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1861F" w14:textId="7C716191" w:rsidR="00B81708" w:rsidRDefault="00B81708" w:rsidP="00705A90">
      <w:pPr>
        <w:pStyle w:val="Heading1"/>
      </w:pPr>
      <w:r>
        <w:t>1NC</w:t>
      </w:r>
    </w:p>
    <w:p w14:paraId="07777850" w14:textId="72C65FD3" w:rsidR="00B81708" w:rsidRDefault="00B81708" w:rsidP="00705A90">
      <w:pPr>
        <w:pStyle w:val="Heading1"/>
      </w:pPr>
      <w:r>
        <w:lastRenderedPageBreak/>
        <w:t>1NC---OFF</w:t>
      </w:r>
    </w:p>
    <w:p w14:paraId="14778446" w14:textId="38E0144C" w:rsidR="00705A90" w:rsidRDefault="00705A90" w:rsidP="00705A90">
      <w:pPr>
        <w:pStyle w:val="Heading1"/>
      </w:pPr>
      <w:r>
        <w:lastRenderedPageBreak/>
        <w:t>T</w:t>
      </w:r>
    </w:p>
    <w:p w14:paraId="481A1E16" w14:textId="77777777" w:rsidR="00705A90" w:rsidRDefault="00705A90" w:rsidP="00705A90">
      <w:pPr>
        <w:pStyle w:val="Heading3"/>
        <w:rPr>
          <w:rFonts w:asciiTheme="minorHAnsi" w:hAnsiTheme="minorHAnsi" w:cstheme="minorHAnsi"/>
        </w:rPr>
      </w:pPr>
      <w:r>
        <w:rPr>
          <w:rFonts w:asciiTheme="minorHAnsi" w:hAnsiTheme="minorHAnsi" w:cstheme="minorHAnsi"/>
        </w:rPr>
        <w:lastRenderedPageBreak/>
        <w:t>T- Actor</w:t>
      </w:r>
    </w:p>
    <w:p w14:paraId="2D0115B9" w14:textId="77777777" w:rsidR="00705A90" w:rsidRPr="00AB35FB" w:rsidRDefault="00705A90" w:rsidP="00705A90">
      <w:pPr>
        <w:pStyle w:val="Heading3"/>
        <w:rPr>
          <w:rFonts w:asciiTheme="minorHAnsi" w:hAnsiTheme="minorHAnsi" w:cstheme="minorHAnsi"/>
        </w:rPr>
      </w:pPr>
      <w:r>
        <w:rPr>
          <w:rFonts w:asciiTheme="minorHAnsi" w:hAnsiTheme="minorHAnsi" w:cstheme="minorHAnsi"/>
        </w:rPr>
        <w:lastRenderedPageBreak/>
        <w:t xml:space="preserve">USfg theory </w:t>
      </w:r>
    </w:p>
    <w:p w14:paraId="1DAB2AFB" w14:textId="77777777" w:rsidR="00705A90" w:rsidRPr="00AB35FB" w:rsidRDefault="00705A90" w:rsidP="00705A90">
      <w:pPr>
        <w:pStyle w:val="Heading4"/>
        <w:rPr>
          <w:rFonts w:asciiTheme="minorHAnsi" w:hAnsiTheme="minorHAnsi" w:cstheme="minorHAnsi"/>
        </w:rPr>
      </w:pPr>
      <w:r w:rsidRPr="00AB35FB">
        <w:rPr>
          <w:rFonts w:asciiTheme="minorHAnsi" w:hAnsiTheme="minorHAnsi" w:cstheme="minorHAnsi"/>
        </w:rPr>
        <w:t>P – Federal Government</w:t>
      </w:r>
    </w:p>
    <w:p w14:paraId="4A9CB1AE" w14:textId="77777777" w:rsidR="00705A90" w:rsidRPr="00AB35FB" w:rsidRDefault="00705A90" w:rsidP="00705A90">
      <w:pPr>
        <w:pStyle w:val="Heading4"/>
        <w:rPr>
          <w:rFonts w:asciiTheme="minorHAnsi" w:hAnsiTheme="minorHAnsi" w:cstheme="minorHAnsi"/>
        </w:rPr>
      </w:pPr>
      <w:r w:rsidRPr="00AB35FB">
        <w:rPr>
          <w:rFonts w:asciiTheme="minorHAnsi" w:hAnsiTheme="minorHAnsi" w:cstheme="minorHAnsi"/>
        </w:rPr>
        <w:t>The Capitalized “federal government” is not an agent that exists</w:t>
      </w:r>
    </w:p>
    <w:p w14:paraId="78593986" w14:textId="77777777" w:rsidR="00705A90" w:rsidRPr="00AB35FB" w:rsidRDefault="00705A90" w:rsidP="00705A90">
      <w:pPr>
        <w:rPr>
          <w:rStyle w:val="Style13ptBold"/>
          <w:rFonts w:asciiTheme="minorHAnsi" w:hAnsiTheme="minorHAnsi" w:cstheme="minorHAnsi"/>
        </w:rPr>
      </w:pPr>
      <w:r w:rsidRPr="00AB35FB">
        <w:rPr>
          <w:rStyle w:val="Style13ptBold"/>
          <w:rFonts w:asciiTheme="minorHAnsi" w:hAnsiTheme="minorHAnsi" w:cstheme="minorHAnsi"/>
        </w:rPr>
        <w:t xml:space="preserve">NPS ND </w:t>
      </w:r>
    </w:p>
    <w:p w14:paraId="1200B74E" w14:textId="77777777" w:rsidR="00705A90" w:rsidRPr="00AB35FB" w:rsidRDefault="00705A90" w:rsidP="00705A90">
      <w:pPr>
        <w:rPr>
          <w:rFonts w:asciiTheme="minorHAnsi" w:hAnsiTheme="minorHAnsi" w:cstheme="minorHAnsi"/>
        </w:rPr>
      </w:pPr>
      <w:r w:rsidRPr="00AB35FB">
        <w:rPr>
          <w:rFonts w:asciiTheme="minorHAnsi" w:hAnsiTheme="minorHAnsi" w:cstheme="minorHAnsi"/>
        </w:rPr>
        <w:t xml:space="preserve">(Naval Postgraduate School, </w:t>
      </w:r>
      <w:hyperlink r:id="rId8" w:history="1">
        <w:r w:rsidRPr="00AB35FB">
          <w:rPr>
            <w:rStyle w:val="Hyperlink"/>
            <w:rFonts w:asciiTheme="minorHAnsi" w:hAnsiTheme="minorHAnsi" w:cstheme="minorHAnsi"/>
          </w:rPr>
          <w:t>https://my.nps.edu/documents/105790666/106471207/Capitalization+Reference+Sheet/9b1faaa4-ba79-4944-a2ef-cee20e6a0b12)</w:t>
        </w:r>
      </w:hyperlink>
      <w:r w:rsidRPr="00AB35FB">
        <w:rPr>
          <w:rStyle w:val="Hyperlink"/>
          <w:rFonts w:asciiTheme="minorHAnsi" w:hAnsiTheme="minorHAnsi" w:cstheme="minorHAnsi"/>
        </w:rPr>
        <w:t>//KP</w:t>
      </w:r>
    </w:p>
    <w:p w14:paraId="4084D4EC" w14:textId="77777777" w:rsidR="00705A90" w:rsidRPr="00AB35FB" w:rsidRDefault="00705A90" w:rsidP="00705A90">
      <w:pPr>
        <w:rPr>
          <w:rStyle w:val="StyleUnderline"/>
          <w:rFonts w:asciiTheme="minorHAnsi" w:hAnsiTheme="minorHAnsi" w:cstheme="minorHAnsi"/>
        </w:rPr>
      </w:pPr>
      <w:r w:rsidRPr="00AB35FB">
        <w:rPr>
          <w:rFonts w:asciiTheme="minorHAnsi" w:hAnsiTheme="minorHAnsi" w:cstheme="minorHAnsi"/>
          <w:sz w:val="16"/>
        </w:rPr>
        <w:t xml:space="preserve">Only </w:t>
      </w:r>
      <w:r w:rsidRPr="00AB35FB">
        <w:rPr>
          <w:rStyle w:val="StyleUnderline"/>
          <w:rFonts w:asciiTheme="minorHAnsi" w:hAnsiTheme="minorHAnsi" w:cstheme="minorHAnsi"/>
        </w:rPr>
        <w:t>proper nouns are capitalized</w:t>
      </w:r>
      <w:r w:rsidRPr="00AB35FB">
        <w:rPr>
          <w:rFonts w:asciiTheme="minorHAnsi" w:hAnsiTheme="minorHAnsi" w:cstheme="minorHAnsi"/>
          <w:sz w:val="16"/>
        </w:rPr>
        <w:t xml:space="preserve">. Examples: Capitalize President Obama, but otherwise use “the president” because there is more than one president in the world. </w:t>
      </w:r>
      <w:r w:rsidRPr="00AB35FB">
        <w:rPr>
          <w:rStyle w:val="StyleUnderline"/>
          <w:rFonts w:asciiTheme="minorHAnsi" w:hAnsiTheme="minorHAnsi" w:cstheme="minorHAnsi"/>
        </w:rPr>
        <w:t>Capitalize U.S.</w:t>
      </w:r>
      <w:r w:rsidRPr="00AB35FB">
        <w:rPr>
          <w:rStyle w:val="StyleUnderline"/>
          <w:rFonts w:asciiTheme="minorHAnsi" w:hAnsiTheme="minorHAnsi" w:cstheme="minorHAnsi"/>
          <w:sz w:val="12"/>
        </w:rPr>
        <w:t xml:space="preserve"> </w:t>
      </w:r>
      <w:r w:rsidRPr="00AB35FB">
        <w:rPr>
          <w:rStyle w:val="StyleUnderline"/>
          <w:rFonts w:asciiTheme="minorHAnsi" w:hAnsiTheme="minorHAnsi" w:cstheme="minorHAnsi"/>
        </w:rPr>
        <w:t>Congress because there is only one</w:t>
      </w:r>
      <w:r w:rsidRPr="00AB35FB">
        <w:rPr>
          <w:rFonts w:asciiTheme="minorHAnsi" w:hAnsiTheme="minorHAnsi" w:cstheme="minorHAnsi"/>
          <w:sz w:val="16"/>
        </w:rPr>
        <w:t xml:space="preserve">, and it is a proper noun; </w:t>
      </w:r>
      <w:r w:rsidRPr="00AB35FB">
        <w:rPr>
          <w:rStyle w:val="StyleUnderline"/>
          <w:rFonts w:asciiTheme="minorHAnsi" w:hAnsiTheme="minorHAnsi" w:cstheme="minorHAnsi"/>
        </w:rPr>
        <w:t>however</w:t>
      </w:r>
      <w:r w:rsidRPr="00AB35FB">
        <w:rPr>
          <w:rFonts w:asciiTheme="minorHAnsi" w:hAnsiTheme="minorHAnsi" w:cstheme="minorHAnsi"/>
          <w:sz w:val="16"/>
        </w:rPr>
        <w:t>, U.S. government, or “</w:t>
      </w:r>
      <w:r w:rsidRPr="00AB35FB">
        <w:rPr>
          <w:rStyle w:val="StyleUnderline"/>
          <w:rFonts w:asciiTheme="minorHAnsi" w:hAnsiTheme="minorHAnsi" w:cstheme="minorHAnsi"/>
        </w:rPr>
        <w:t xml:space="preserve">the </w:t>
      </w:r>
      <w:r w:rsidRPr="00AB35FB">
        <w:rPr>
          <w:rStyle w:val="StyleUnderline"/>
          <w:rFonts w:asciiTheme="minorHAnsi" w:hAnsiTheme="minorHAnsi" w:cstheme="minorHAnsi"/>
          <w:highlight w:val="green"/>
        </w:rPr>
        <w:t>federal government,” is not capitalized because the</w:t>
      </w:r>
      <w:r w:rsidRPr="00AB35FB">
        <w:rPr>
          <w:rStyle w:val="StyleUnderline"/>
          <w:rFonts w:asciiTheme="minorHAnsi" w:hAnsiTheme="minorHAnsi" w:cstheme="minorHAnsi"/>
          <w:sz w:val="12"/>
          <w:highlight w:val="green"/>
        </w:rPr>
        <w:t xml:space="preserve"> </w:t>
      </w:r>
      <w:r w:rsidRPr="00AB35FB">
        <w:rPr>
          <w:rStyle w:val="StyleUnderline"/>
          <w:rFonts w:asciiTheme="minorHAnsi" w:hAnsiTheme="minorHAnsi" w:cstheme="minorHAnsi"/>
          <w:highlight w:val="green"/>
        </w:rPr>
        <w:t>government is not monolithic or a proper noun</w:t>
      </w:r>
    </w:p>
    <w:p w14:paraId="42E9344E" w14:textId="77777777" w:rsidR="00705A90" w:rsidRPr="00AB35FB" w:rsidRDefault="00705A90" w:rsidP="00705A90">
      <w:pPr>
        <w:pStyle w:val="Heading4"/>
        <w:rPr>
          <w:rStyle w:val="StyleTimesNewRoman9pt"/>
          <w:rFonts w:asciiTheme="minorHAnsi" w:hAnsiTheme="minorHAnsi" w:cstheme="minorHAnsi"/>
          <w:sz w:val="14"/>
        </w:rPr>
      </w:pPr>
    </w:p>
    <w:p w14:paraId="0788749F" w14:textId="77777777" w:rsidR="00705A90" w:rsidRPr="00AB35FB" w:rsidRDefault="00705A90" w:rsidP="00705A90">
      <w:pPr>
        <w:pStyle w:val="Heading4"/>
        <w:rPr>
          <w:rFonts w:asciiTheme="minorHAnsi" w:hAnsiTheme="minorHAnsi" w:cstheme="minorHAnsi"/>
        </w:rPr>
      </w:pPr>
      <w:r w:rsidRPr="00AB35FB">
        <w:rPr>
          <w:rFonts w:asciiTheme="minorHAnsi" w:hAnsiTheme="minorHAnsi" w:cstheme="minorHAnsi"/>
        </w:rPr>
        <w:t>Violation -- The plan text has the federal government capitalized</w:t>
      </w:r>
    </w:p>
    <w:p w14:paraId="18EEBAE6" w14:textId="77777777" w:rsidR="00705A90" w:rsidRPr="00AB35FB" w:rsidRDefault="00705A90" w:rsidP="00705A90">
      <w:pPr>
        <w:rPr>
          <w:rStyle w:val="StyleTimesNewRoman9pt"/>
          <w:rFonts w:asciiTheme="minorHAnsi" w:hAnsiTheme="minorHAnsi" w:cstheme="minorHAnsi"/>
          <w:sz w:val="14"/>
        </w:rPr>
      </w:pPr>
    </w:p>
    <w:p w14:paraId="1984D9CE" w14:textId="77777777" w:rsidR="00705A90" w:rsidRPr="00AB35FB" w:rsidRDefault="00705A90" w:rsidP="00705A90">
      <w:pPr>
        <w:pStyle w:val="Heading4"/>
        <w:rPr>
          <w:rFonts w:asciiTheme="minorHAnsi" w:hAnsiTheme="minorHAnsi" w:cstheme="minorHAnsi"/>
        </w:rPr>
      </w:pPr>
      <w:r w:rsidRPr="00AB35FB">
        <w:rPr>
          <w:rFonts w:asciiTheme="minorHAnsi" w:hAnsiTheme="minorHAnsi" w:cstheme="minorHAnsi"/>
        </w:rPr>
        <w:t xml:space="preserve">That means the plan functionally does nothing because it doesn’t use an existing agent, vote negative on presumption </w:t>
      </w:r>
    </w:p>
    <w:p w14:paraId="18A47BEB" w14:textId="77777777" w:rsidR="00705A90" w:rsidRPr="00AB35FB" w:rsidRDefault="00705A90" w:rsidP="00705A90">
      <w:pPr>
        <w:rPr>
          <w:rFonts w:asciiTheme="minorHAnsi" w:hAnsiTheme="minorHAnsi" w:cstheme="minorHAnsi"/>
        </w:rPr>
      </w:pPr>
    </w:p>
    <w:p w14:paraId="7932B62B" w14:textId="77777777" w:rsidR="00705A90" w:rsidRPr="00AB35FB" w:rsidRDefault="00705A90" w:rsidP="00705A90">
      <w:pPr>
        <w:pStyle w:val="Heading4"/>
        <w:rPr>
          <w:rFonts w:asciiTheme="minorHAnsi" w:hAnsiTheme="minorHAnsi" w:cstheme="minorHAnsi"/>
        </w:rPr>
      </w:pPr>
      <w:r w:rsidRPr="00AB35FB">
        <w:rPr>
          <w:rFonts w:asciiTheme="minorHAnsi" w:hAnsiTheme="minorHAnsi" w:cstheme="minorHAnsi"/>
        </w:rPr>
        <w:t>At best, legal imprecision opens the door to circumvention and non-enforcement.</w:t>
      </w:r>
    </w:p>
    <w:p w14:paraId="29837A9F" w14:textId="77777777" w:rsidR="00705A90" w:rsidRDefault="00705A90" w:rsidP="00705A90">
      <w:pPr>
        <w:pStyle w:val="Heading2"/>
      </w:pPr>
      <w:r>
        <w:lastRenderedPageBreak/>
        <w:t>T- CBRs</w:t>
      </w:r>
    </w:p>
    <w:p w14:paraId="3403E7ED" w14:textId="77777777" w:rsidR="00705A90" w:rsidRPr="0023513B" w:rsidRDefault="00705A90" w:rsidP="00705A90">
      <w:pPr>
        <w:pStyle w:val="Heading4"/>
        <w:rPr>
          <w:u w:val="single"/>
        </w:rPr>
      </w:pPr>
      <w:r>
        <w:t xml:space="preserve">The only topical plans that ‘strengthen CBRs’ either alter requirements for </w:t>
      </w:r>
      <w:r>
        <w:rPr>
          <w:u w:val="single"/>
        </w:rPr>
        <w:t>arbitration</w:t>
      </w:r>
      <w:r>
        <w:t xml:space="preserve"> or </w:t>
      </w:r>
      <w:r w:rsidRPr="004163EB">
        <w:rPr>
          <w:u w:val="single"/>
        </w:rPr>
        <w:t>representativity</w:t>
      </w:r>
      <w:r>
        <w:t xml:space="preserve">, or </w:t>
      </w:r>
      <w:r w:rsidRPr="004163EB">
        <w:t>repeal</w:t>
      </w:r>
      <w:r>
        <w:t xml:space="preserve"> exemptions for </w:t>
      </w:r>
      <w:r>
        <w:rPr>
          <w:u w:val="single"/>
        </w:rPr>
        <w:t xml:space="preserve">federal, ag, gig, or domestic workers. </w:t>
      </w:r>
    </w:p>
    <w:p w14:paraId="14E5317D" w14:textId="77777777" w:rsidR="00705A90" w:rsidRDefault="00705A90" w:rsidP="00705A90">
      <w:r w:rsidRPr="00EB0234">
        <w:rPr>
          <w:rStyle w:val="Style13ptBold"/>
        </w:rPr>
        <w:t>ITUC ’25</w:t>
      </w:r>
      <w:r>
        <w:t xml:space="preserve"> [International Trade Union Confederation (ITUC); June 6; ITUC is confederation of national trade union centres, each of which links trade unions in that particular country, representing 200 million workers in 170 countries with 341 national affiliates; 12th edition of the ITUC Global Rights Index the only comprehensive, worldwide annual study of the violation of workers’ rights, “United States” global profile, </w:t>
      </w:r>
      <w:hyperlink r:id="rId9" w:history="1">
        <w:r w:rsidRPr="00D755D5">
          <w:rPr>
            <w:rStyle w:val="Hyperlink"/>
          </w:rPr>
          <w:t>https://www.ituc-csi.org/spip.php?]page=legal_info&amp;cc=USA&amp;lang=en</w:t>
        </w:r>
      </w:hyperlink>
      <w:r>
        <w:t>]</w:t>
      </w:r>
    </w:p>
    <w:p w14:paraId="37A83957" w14:textId="77777777" w:rsidR="00705A90" w:rsidRPr="0023513B" w:rsidRDefault="00705A90" w:rsidP="00705A90">
      <w:pPr>
        <w:rPr>
          <w:rStyle w:val="Emphasis"/>
        </w:rPr>
      </w:pPr>
      <w:r w:rsidRPr="0023513B">
        <w:rPr>
          <w:rStyle w:val="Emphasis"/>
        </w:rPr>
        <w:t>Right to collective bargaining</w:t>
      </w:r>
    </w:p>
    <w:p w14:paraId="4BAC8989" w14:textId="77777777" w:rsidR="00705A90" w:rsidRPr="0023513B" w:rsidRDefault="00705A90" w:rsidP="00705A90">
      <w:pPr>
        <w:rPr>
          <w:b/>
          <w:bCs/>
          <w:u w:val="single"/>
        </w:rPr>
      </w:pPr>
      <w:r w:rsidRPr="0023513B">
        <w:rPr>
          <w:b/>
          <w:bCs/>
          <w:u w:val="single"/>
        </w:rPr>
        <w:t>Right to collective bargaining</w:t>
      </w:r>
    </w:p>
    <w:p w14:paraId="352518D3" w14:textId="77777777" w:rsidR="00705A90" w:rsidRPr="0023513B" w:rsidRDefault="00705A90" w:rsidP="00705A90">
      <w:pPr>
        <w:rPr>
          <w:b/>
          <w:bCs/>
          <w:sz w:val="16"/>
        </w:rPr>
      </w:pPr>
      <w:r w:rsidRPr="0023513B">
        <w:rPr>
          <w:b/>
          <w:bCs/>
          <w:sz w:val="16"/>
        </w:rPr>
        <w:t>The right to collective bargaining is recognised by law.</w:t>
      </w:r>
    </w:p>
    <w:p w14:paraId="6B361823" w14:textId="77777777" w:rsidR="00705A90" w:rsidRPr="0023513B" w:rsidRDefault="00705A90" w:rsidP="00705A90">
      <w:pPr>
        <w:rPr>
          <w:sz w:val="16"/>
        </w:rPr>
      </w:pPr>
      <w:r w:rsidRPr="0023513B">
        <w:rPr>
          <w:sz w:val="16"/>
        </w:rPr>
        <w:t>Restrictions on the principle of free and voluntary bargaining</w:t>
      </w:r>
    </w:p>
    <w:p w14:paraId="1548ED7B" w14:textId="77777777" w:rsidR="00705A90" w:rsidRPr="0023513B" w:rsidRDefault="00705A90" w:rsidP="00705A90">
      <w:pPr>
        <w:rPr>
          <w:b/>
          <w:bCs/>
          <w:sz w:val="16"/>
        </w:rPr>
      </w:pPr>
      <w:r w:rsidRPr="0023513B">
        <w:rPr>
          <w:b/>
          <w:bCs/>
          <w:sz w:val="16"/>
        </w:rPr>
        <w:t>Exclusion of certain matters from the scope of bargaining (e.g. wages, hours)</w:t>
      </w:r>
    </w:p>
    <w:p w14:paraId="29CB376A" w14:textId="77777777" w:rsidR="00705A90" w:rsidRPr="0023513B" w:rsidRDefault="00705A90" w:rsidP="00705A90">
      <w:pPr>
        <w:rPr>
          <w:sz w:val="16"/>
        </w:rPr>
      </w:pPr>
      <w:r w:rsidRPr="0023513B">
        <w:rPr>
          <w:rStyle w:val="StyleUnderline"/>
        </w:rPr>
        <w:t xml:space="preserve">The </w:t>
      </w:r>
      <w:r w:rsidRPr="0023513B">
        <w:rPr>
          <w:rStyle w:val="Emphasis"/>
          <w:highlight w:val="cyan"/>
        </w:rPr>
        <w:t>F</w:t>
      </w:r>
      <w:r w:rsidRPr="0023513B">
        <w:rPr>
          <w:rStyle w:val="StyleUnderline"/>
        </w:rPr>
        <w:t xml:space="preserve">ederal </w:t>
      </w:r>
      <w:r w:rsidRPr="0023513B">
        <w:rPr>
          <w:rStyle w:val="Emphasis"/>
          <w:highlight w:val="cyan"/>
        </w:rPr>
        <w:t>L</w:t>
      </w:r>
      <w:r w:rsidRPr="0023513B">
        <w:rPr>
          <w:rStyle w:val="StyleUnderline"/>
        </w:rPr>
        <w:t xml:space="preserve">abor </w:t>
      </w:r>
      <w:r w:rsidRPr="0023513B">
        <w:rPr>
          <w:rStyle w:val="Emphasis"/>
          <w:highlight w:val="cyan"/>
        </w:rPr>
        <w:t>R</w:t>
      </w:r>
      <w:r w:rsidRPr="0023513B">
        <w:rPr>
          <w:rStyle w:val="StyleUnderline"/>
        </w:rPr>
        <w:t xml:space="preserve">elations </w:t>
      </w:r>
      <w:r w:rsidRPr="0023513B">
        <w:rPr>
          <w:rStyle w:val="Emphasis"/>
          <w:highlight w:val="cyan"/>
        </w:rPr>
        <w:t>A</w:t>
      </w:r>
      <w:r w:rsidRPr="0023513B">
        <w:rPr>
          <w:rStyle w:val="StyleUnderline"/>
        </w:rPr>
        <w:t xml:space="preserve">ct, covering federal employees, </w:t>
      </w:r>
      <w:r w:rsidRPr="0023513B">
        <w:rPr>
          <w:rStyle w:val="StyleUnderline"/>
          <w:highlight w:val="cyan"/>
        </w:rPr>
        <w:t xml:space="preserve">proscribes collective bargaining over </w:t>
      </w:r>
      <w:r w:rsidRPr="0023513B">
        <w:rPr>
          <w:rStyle w:val="Emphasis"/>
          <w:highlight w:val="cyan"/>
        </w:rPr>
        <w:t>hours</w:t>
      </w:r>
      <w:r w:rsidRPr="0023513B">
        <w:rPr>
          <w:rStyle w:val="StyleUnderline"/>
        </w:rPr>
        <w:t xml:space="preserve">, </w:t>
      </w:r>
      <w:r w:rsidRPr="0023513B">
        <w:rPr>
          <w:rStyle w:val="Emphasis"/>
          <w:highlight w:val="cyan"/>
        </w:rPr>
        <w:t>wages</w:t>
      </w:r>
      <w:r w:rsidRPr="0023513B">
        <w:rPr>
          <w:rStyle w:val="StyleUnderline"/>
        </w:rPr>
        <w:t xml:space="preserve"> </w:t>
      </w:r>
      <w:r w:rsidRPr="0023513B">
        <w:rPr>
          <w:rStyle w:val="StyleUnderline"/>
          <w:highlight w:val="cyan"/>
        </w:rPr>
        <w:t>and</w:t>
      </w:r>
      <w:r w:rsidRPr="0023513B">
        <w:rPr>
          <w:rStyle w:val="StyleUnderline"/>
        </w:rPr>
        <w:t xml:space="preserve"> economic </w:t>
      </w:r>
      <w:r w:rsidRPr="0023513B">
        <w:rPr>
          <w:rStyle w:val="Emphasis"/>
          <w:highlight w:val="cyan"/>
        </w:rPr>
        <w:t>benefits</w:t>
      </w:r>
      <w:r w:rsidRPr="0023513B">
        <w:rPr>
          <w:sz w:val="16"/>
        </w:rPr>
        <w:t>. It also imposes extensive management rights that further limit the scope of collective bargaining. Terms and conditions of employment subject to collective bargaining are also restricted by law for public employees in many states that allow public employee collective bargaining.</w:t>
      </w:r>
    </w:p>
    <w:p w14:paraId="7419AC08" w14:textId="77777777" w:rsidR="00705A90" w:rsidRPr="0023513B" w:rsidRDefault="00705A90" w:rsidP="00705A90">
      <w:pPr>
        <w:rPr>
          <w:rStyle w:val="Emphasis"/>
        </w:rPr>
      </w:pPr>
      <w:r w:rsidRPr="0023513B">
        <w:rPr>
          <w:rStyle w:val="Emphasis"/>
          <w:highlight w:val="cyan"/>
        </w:rPr>
        <w:t>Other limitations</w:t>
      </w:r>
    </w:p>
    <w:p w14:paraId="17E99689" w14:textId="77777777" w:rsidR="00705A90" w:rsidRPr="0023513B" w:rsidRDefault="00705A90" w:rsidP="00705A90">
      <w:pPr>
        <w:rPr>
          <w:b/>
          <w:bCs/>
          <w:sz w:val="16"/>
        </w:rPr>
      </w:pPr>
      <w:r w:rsidRPr="0023513B">
        <w:rPr>
          <w:b/>
          <w:bCs/>
          <w:sz w:val="16"/>
        </w:rPr>
        <w:t>Other limitations</w:t>
      </w:r>
    </w:p>
    <w:p w14:paraId="7740C156" w14:textId="77777777" w:rsidR="00705A90" w:rsidRPr="0023513B" w:rsidRDefault="00705A90" w:rsidP="00705A90">
      <w:pPr>
        <w:rPr>
          <w:rStyle w:val="StyleUnderline"/>
        </w:rPr>
      </w:pPr>
      <w:r w:rsidRPr="0023513B">
        <w:rPr>
          <w:rStyle w:val="StyleUnderline"/>
          <w:highlight w:val="cyan"/>
        </w:rPr>
        <w:t>Judicial decisions</w:t>
      </w:r>
      <w:r w:rsidRPr="0023513B">
        <w:rPr>
          <w:sz w:val="16"/>
        </w:rPr>
        <w:t xml:space="preserve"> have interpreted federal law to </w:t>
      </w:r>
      <w:r w:rsidRPr="0023513B">
        <w:rPr>
          <w:rStyle w:val="StyleUnderline"/>
          <w:highlight w:val="cyan"/>
        </w:rPr>
        <w:t xml:space="preserve">permit employers to </w:t>
      </w:r>
      <w:r w:rsidRPr="0023513B">
        <w:rPr>
          <w:rStyle w:val="Emphasis"/>
          <w:highlight w:val="cyan"/>
        </w:rPr>
        <w:t>unilaterally</w:t>
      </w:r>
      <w:r w:rsidRPr="0023513B">
        <w:rPr>
          <w:sz w:val="16"/>
        </w:rPr>
        <w:t xml:space="preserve"> </w:t>
      </w:r>
      <w:r w:rsidRPr="0023513B">
        <w:rPr>
          <w:rStyle w:val="StyleUnderline"/>
          <w:highlight w:val="cyan"/>
        </w:rPr>
        <w:t xml:space="preserve">impose </w:t>
      </w:r>
      <w:r w:rsidRPr="0023513B">
        <w:rPr>
          <w:rStyle w:val="StyleUnderline"/>
        </w:rPr>
        <w:t xml:space="preserve">terms and conditions of </w:t>
      </w:r>
      <w:r w:rsidRPr="0023513B">
        <w:rPr>
          <w:rStyle w:val="Emphasis"/>
          <w:highlight w:val="cyan"/>
        </w:rPr>
        <w:t>employment</w:t>
      </w:r>
      <w:r w:rsidRPr="0023513B">
        <w:rPr>
          <w:sz w:val="16"/>
        </w:rPr>
        <w:t xml:space="preserve"> </w:t>
      </w:r>
      <w:r w:rsidRPr="0023513B">
        <w:rPr>
          <w:rStyle w:val="StyleUnderline"/>
        </w:rPr>
        <w:t>if the parties have failed to reach agreement and have bargained to impasse.</w:t>
      </w:r>
    </w:p>
    <w:p w14:paraId="0A45E998" w14:textId="77777777" w:rsidR="00705A90" w:rsidRPr="0023513B" w:rsidRDefault="00705A90" w:rsidP="00705A90">
      <w:pPr>
        <w:rPr>
          <w:b/>
          <w:bCs/>
          <w:sz w:val="16"/>
        </w:rPr>
      </w:pPr>
      <w:r w:rsidRPr="0023513B">
        <w:rPr>
          <w:b/>
          <w:bCs/>
          <w:sz w:val="16"/>
        </w:rPr>
        <w:t>Barriers to the recognition of collective bargaining agents</w:t>
      </w:r>
    </w:p>
    <w:p w14:paraId="371F2E88" w14:textId="77777777" w:rsidR="00705A90" w:rsidRPr="0023513B" w:rsidRDefault="00705A90" w:rsidP="00705A90">
      <w:pPr>
        <w:rPr>
          <w:rStyle w:val="StyleUnderline"/>
        </w:rPr>
      </w:pPr>
      <w:r w:rsidRPr="0023513B">
        <w:rPr>
          <w:rStyle w:val="Emphasis"/>
          <w:highlight w:val="cyan"/>
        </w:rPr>
        <w:t>Excessive requirements</w:t>
      </w:r>
      <w:r w:rsidRPr="0023513B">
        <w:rPr>
          <w:sz w:val="16"/>
        </w:rPr>
        <w:t xml:space="preserve"> </w:t>
      </w:r>
      <w:r w:rsidRPr="0023513B">
        <w:rPr>
          <w:rStyle w:val="StyleUnderline"/>
          <w:highlight w:val="cyan"/>
        </w:rPr>
        <w:t xml:space="preserve">in respect to </w:t>
      </w:r>
      <w:r w:rsidRPr="0023513B">
        <w:rPr>
          <w:rStyle w:val="StyleUnderline"/>
        </w:rPr>
        <w:t>trade unions’ representativity</w:t>
      </w:r>
      <w:r w:rsidRPr="0023513B">
        <w:rPr>
          <w:sz w:val="16"/>
        </w:rPr>
        <w:t xml:space="preserve"> or </w:t>
      </w:r>
      <w:r w:rsidRPr="0023513B">
        <w:rPr>
          <w:rStyle w:val="Emphasis"/>
          <w:highlight w:val="cyan"/>
        </w:rPr>
        <w:t>minimum number</w:t>
      </w:r>
      <w:r w:rsidRPr="0023513B">
        <w:rPr>
          <w:rStyle w:val="StyleUnderline"/>
        </w:rPr>
        <w:t xml:space="preserve"> </w:t>
      </w:r>
      <w:r w:rsidRPr="0023513B">
        <w:rPr>
          <w:rStyle w:val="StyleUnderline"/>
          <w:highlight w:val="cyan"/>
        </w:rPr>
        <w:t>of members</w:t>
      </w:r>
      <w:r w:rsidRPr="0023513B">
        <w:rPr>
          <w:rStyle w:val="StyleUnderline"/>
        </w:rPr>
        <w:t xml:space="preserve"> required to bargaining collectively</w:t>
      </w:r>
    </w:p>
    <w:p w14:paraId="4248E7BB" w14:textId="77777777" w:rsidR="00705A90" w:rsidRPr="0023513B" w:rsidRDefault="00705A90" w:rsidP="00705A90">
      <w:pPr>
        <w:rPr>
          <w:rStyle w:val="StyleUnderline"/>
        </w:rPr>
      </w:pPr>
      <w:r w:rsidRPr="0023513B">
        <w:rPr>
          <w:rStyle w:val="StyleUnderline"/>
        </w:rPr>
        <w:t>Employers have no legal obligation to recognize and bargain with a union unless a majority of workers in an “appropriate bargaining unit</w:t>
      </w:r>
      <w:r w:rsidRPr="0023513B">
        <w:rPr>
          <w:sz w:val="16"/>
        </w:rPr>
        <w:t xml:space="preserve">” have authorized the union to represent them. </w:t>
      </w:r>
      <w:r w:rsidRPr="0023513B">
        <w:rPr>
          <w:rStyle w:val="StyleUnderline"/>
          <w:highlight w:val="cyan"/>
        </w:rPr>
        <w:t>Employers can</w:t>
      </w:r>
      <w:r w:rsidRPr="0023513B">
        <w:rPr>
          <w:sz w:val="16"/>
        </w:rPr>
        <w:t xml:space="preserve"> </w:t>
      </w:r>
      <w:r w:rsidRPr="0023513B">
        <w:rPr>
          <w:u w:val="single"/>
        </w:rPr>
        <w:t xml:space="preserve">choose to recognize a union on the basis of signed authorization cards from a majority of the workers, </w:t>
      </w:r>
      <w:r w:rsidRPr="0023513B">
        <w:rPr>
          <w:rStyle w:val="StyleUnderline"/>
          <w:highlight w:val="cyan"/>
        </w:rPr>
        <w:t>but</w:t>
      </w:r>
      <w:r w:rsidRPr="0023513B">
        <w:rPr>
          <w:u w:val="single"/>
        </w:rPr>
        <w:t xml:space="preserve"> alternatively </w:t>
      </w:r>
      <w:r w:rsidRPr="0023513B">
        <w:rPr>
          <w:highlight w:val="cyan"/>
          <w:u w:val="single"/>
        </w:rPr>
        <w:t xml:space="preserve">can </w:t>
      </w:r>
      <w:r w:rsidRPr="0023513B">
        <w:rPr>
          <w:rStyle w:val="StyleUnderline"/>
          <w:highlight w:val="cyan"/>
        </w:rPr>
        <w:t>insist</w:t>
      </w:r>
      <w:r w:rsidRPr="0023513B">
        <w:rPr>
          <w:u w:val="single"/>
        </w:rPr>
        <w:t xml:space="preserve"> that </w:t>
      </w:r>
      <w:r w:rsidRPr="0023513B">
        <w:rPr>
          <w:rStyle w:val="StyleUnderline"/>
          <w:highlight w:val="cyan"/>
        </w:rPr>
        <w:t xml:space="preserve">the </w:t>
      </w:r>
      <w:r w:rsidRPr="0023513B">
        <w:rPr>
          <w:rStyle w:val="Emphasis"/>
          <w:highlight w:val="cyan"/>
        </w:rPr>
        <w:t>union</w:t>
      </w:r>
      <w:r w:rsidRPr="0023513B">
        <w:rPr>
          <w:rStyle w:val="StyleUnderline"/>
          <w:highlight w:val="cyan"/>
        </w:rPr>
        <w:t xml:space="preserve"> prove</w:t>
      </w:r>
      <w:r w:rsidRPr="0023513B">
        <w:rPr>
          <w:u w:val="single"/>
        </w:rPr>
        <w:t xml:space="preserve"> its </w:t>
      </w:r>
      <w:r w:rsidRPr="0023513B">
        <w:rPr>
          <w:rStyle w:val="StyleUnderline"/>
          <w:highlight w:val="cyan"/>
        </w:rPr>
        <w:t xml:space="preserve">majority support in a </w:t>
      </w:r>
      <w:r w:rsidRPr="0023513B">
        <w:rPr>
          <w:rStyle w:val="Emphasis"/>
          <w:highlight w:val="cyan"/>
        </w:rPr>
        <w:t>secret ballot</w:t>
      </w:r>
      <w:r w:rsidRPr="0023513B">
        <w:rPr>
          <w:rStyle w:val="StyleUnderline"/>
          <w:highlight w:val="cyan"/>
        </w:rPr>
        <w:t xml:space="preserve"> </w:t>
      </w:r>
      <w:r w:rsidRPr="0023513B">
        <w:rPr>
          <w:rStyle w:val="StyleUnderline"/>
        </w:rPr>
        <w:t>election.</w:t>
      </w:r>
    </w:p>
    <w:p w14:paraId="01EEBFFD" w14:textId="77777777" w:rsidR="00705A90" w:rsidRPr="0023513B" w:rsidRDefault="00705A90" w:rsidP="00705A90">
      <w:pPr>
        <w:rPr>
          <w:rStyle w:val="StyleUnderline"/>
        </w:rPr>
      </w:pPr>
      <w:r w:rsidRPr="0023513B">
        <w:rPr>
          <w:rStyle w:val="StyleUnderline"/>
          <w:highlight w:val="cyan"/>
        </w:rPr>
        <w:t>Limitations</w:t>
      </w:r>
      <w:r w:rsidRPr="0023513B">
        <w:rPr>
          <w:rStyle w:val="StyleUnderline"/>
        </w:rPr>
        <w:t xml:space="preserve"> or </w:t>
      </w:r>
      <w:r w:rsidRPr="0023513B">
        <w:rPr>
          <w:rStyle w:val="Emphasis"/>
          <w:highlight w:val="cyan"/>
        </w:rPr>
        <w:t>ban</w:t>
      </w:r>
      <w:r w:rsidRPr="0023513B">
        <w:rPr>
          <w:rStyle w:val="StyleUnderline"/>
        </w:rPr>
        <w:t xml:space="preserve"> </w:t>
      </w:r>
      <w:r w:rsidRPr="0023513B">
        <w:rPr>
          <w:rStyle w:val="StyleUnderline"/>
          <w:highlight w:val="cyan"/>
        </w:rPr>
        <w:t>on</w:t>
      </w:r>
      <w:r w:rsidRPr="0023513B">
        <w:rPr>
          <w:rStyle w:val="StyleUnderline"/>
        </w:rPr>
        <w:t xml:space="preserve"> collective bargaining in certain </w:t>
      </w:r>
      <w:r w:rsidRPr="0023513B">
        <w:rPr>
          <w:rStyle w:val="Emphasis"/>
          <w:highlight w:val="cyan"/>
        </w:rPr>
        <w:t>sectors</w:t>
      </w:r>
    </w:p>
    <w:p w14:paraId="3F47F23A" w14:textId="77777777" w:rsidR="00705A90" w:rsidRPr="0023513B" w:rsidRDefault="00705A90" w:rsidP="00705A90">
      <w:pPr>
        <w:rPr>
          <w:rStyle w:val="StyleUnderline"/>
        </w:rPr>
      </w:pPr>
      <w:r w:rsidRPr="0023513B">
        <w:rPr>
          <w:rStyle w:val="StyleUnderline"/>
        </w:rPr>
        <w:t>Other civil servants and public employees</w:t>
      </w:r>
    </w:p>
    <w:p w14:paraId="46246015" w14:textId="77777777" w:rsidR="00705A90" w:rsidRPr="0023513B" w:rsidRDefault="00705A90" w:rsidP="00705A90">
      <w:pPr>
        <w:rPr>
          <w:sz w:val="16"/>
        </w:rPr>
      </w:pPr>
      <w:r w:rsidRPr="0023513B">
        <w:rPr>
          <w:sz w:val="16"/>
        </w:rPr>
        <w:t xml:space="preserve">The Federal Labor Relations Act </w:t>
      </w:r>
      <w:r w:rsidRPr="0023513B">
        <w:rPr>
          <w:rStyle w:val="StyleUnderline"/>
        </w:rPr>
        <w:t>gives limited collective bargaining rights to most federal sector workers</w:t>
      </w:r>
      <w:r w:rsidRPr="0023513B">
        <w:rPr>
          <w:sz w:val="16"/>
        </w:rPr>
        <w:t xml:space="preserve">, and about </w:t>
      </w:r>
      <w:r w:rsidRPr="0023513B">
        <w:rPr>
          <w:rStyle w:val="StyleUnderline"/>
        </w:rPr>
        <w:t>half the states</w:t>
      </w:r>
      <w:r w:rsidRPr="0023513B">
        <w:rPr>
          <w:sz w:val="16"/>
        </w:rPr>
        <w:t xml:space="preserve"> have statutes or other rules establishing collective bargaining rights for state and local government workers. The rest of the states </w:t>
      </w:r>
      <w:r w:rsidRPr="0023513B">
        <w:rPr>
          <w:rStyle w:val="StyleUnderline"/>
          <w:highlight w:val="cyan"/>
        </w:rPr>
        <w:t>provide</w:t>
      </w:r>
      <w:r w:rsidRPr="0023513B">
        <w:rPr>
          <w:sz w:val="16"/>
        </w:rPr>
        <w:t xml:space="preserve"> either </w:t>
      </w:r>
      <w:r w:rsidRPr="0023513B">
        <w:rPr>
          <w:rStyle w:val="StyleUnderline"/>
          <w:highlight w:val="cyan"/>
        </w:rPr>
        <w:t>no collective bargaining rights for public sectors</w:t>
      </w:r>
      <w:r w:rsidRPr="0023513B">
        <w:rPr>
          <w:rStyle w:val="StyleUnderline"/>
        </w:rPr>
        <w:t xml:space="preserve"> </w:t>
      </w:r>
      <w:r w:rsidRPr="0023513B">
        <w:rPr>
          <w:sz w:val="16"/>
        </w:rPr>
        <w:t xml:space="preserve">or provide such rights for only limited categories of workers. Altogether, </w:t>
      </w:r>
      <w:r w:rsidRPr="0023513B">
        <w:rPr>
          <w:rStyle w:val="StyleUnderline"/>
          <w:highlight w:val="cyan"/>
        </w:rPr>
        <w:t>only</w:t>
      </w:r>
      <w:r w:rsidRPr="0023513B">
        <w:rPr>
          <w:sz w:val="16"/>
        </w:rPr>
        <w:t xml:space="preserve"> about </w:t>
      </w:r>
      <w:r w:rsidRPr="0023513B">
        <w:rPr>
          <w:rStyle w:val="StyleUnderline"/>
          <w:highlight w:val="cyan"/>
        </w:rPr>
        <w:t xml:space="preserve">75% of public sector workers have a right to </w:t>
      </w:r>
      <w:r w:rsidRPr="0023513B">
        <w:rPr>
          <w:rStyle w:val="Emphasis"/>
          <w:highlight w:val="cyan"/>
        </w:rPr>
        <w:t>collectively bargain</w:t>
      </w:r>
      <w:r w:rsidRPr="0023513B">
        <w:rPr>
          <w:sz w:val="16"/>
        </w:rPr>
        <w:t xml:space="preserve">. The ongoing \"War on Terrorism\" has been used as a pretext to significantly roll back labour rights for employees of the U.S. government. Under the 2004 National Defense Authorization Act, the Department of Defense was authorised to curtail collective bargaining rights until 2009 for its civilian employees. A panel of the U.S. Court of Appeals for the District of Columbia also struck down portions of the rules applying to employees of the </w:t>
      </w:r>
      <w:r w:rsidRPr="0023513B">
        <w:rPr>
          <w:sz w:val="16"/>
        </w:rPr>
        <w:lastRenderedPageBreak/>
        <w:t>Department of Homeland Security that abrogated certain collective bargaining agreements and limited the scope of collective bargaining. In North Carolina, for example, all public employees are denied collective bargaining rights.</w:t>
      </w:r>
    </w:p>
    <w:p w14:paraId="7C86DB45" w14:textId="77777777" w:rsidR="00705A90" w:rsidRPr="0023513B" w:rsidRDefault="00705A90" w:rsidP="00705A90">
      <w:pPr>
        <w:rPr>
          <w:rStyle w:val="Emphasis"/>
        </w:rPr>
      </w:pPr>
      <w:r w:rsidRPr="0023513B">
        <w:rPr>
          <w:rStyle w:val="Emphasis"/>
        </w:rPr>
        <w:t>Other categories</w:t>
      </w:r>
    </w:p>
    <w:p w14:paraId="5C96D782" w14:textId="77777777" w:rsidR="00705A90" w:rsidRDefault="00705A90" w:rsidP="00705A90">
      <w:pPr>
        <w:rPr>
          <w:sz w:val="16"/>
        </w:rPr>
      </w:pPr>
      <w:r w:rsidRPr="0023513B">
        <w:rPr>
          <w:rStyle w:val="Emphasis"/>
        </w:rPr>
        <w:t>Managerial</w:t>
      </w:r>
      <w:r w:rsidRPr="0023513B">
        <w:rPr>
          <w:sz w:val="16"/>
        </w:rPr>
        <w:t xml:space="preserve"> and </w:t>
      </w:r>
      <w:r w:rsidRPr="0023513B">
        <w:rPr>
          <w:rStyle w:val="Emphasis"/>
        </w:rPr>
        <w:t>supervisory</w:t>
      </w:r>
      <w:r w:rsidRPr="0023513B">
        <w:rPr>
          <w:sz w:val="16"/>
        </w:rPr>
        <w:t xml:space="preserve"> employees </w:t>
      </w:r>
      <w:r w:rsidRPr="0023513B">
        <w:rPr>
          <w:rStyle w:val="StyleUnderline"/>
        </w:rPr>
        <w:t>and</w:t>
      </w:r>
      <w:r w:rsidRPr="0023513B">
        <w:rPr>
          <w:sz w:val="16"/>
        </w:rPr>
        <w:t xml:space="preserve"> </w:t>
      </w:r>
      <w:r w:rsidRPr="0023513B">
        <w:rPr>
          <w:rStyle w:val="Emphasis"/>
          <w:highlight w:val="cyan"/>
        </w:rPr>
        <w:t>domestic workers</w:t>
      </w:r>
      <w:r w:rsidRPr="0023513B">
        <w:rPr>
          <w:sz w:val="16"/>
        </w:rPr>
        <w:t xml:space="preserve"> are excluded from the Act, as are independent </w:t>
      </w:r>
      <w:r w:rsidRPr="0023513B">
        <w:rPr>
          <w:rStyle w:val="Emphasis"/>
          <w:highlight w:val="cyan"/>
        </w:rPr>
        <w:t>contractors</w:t>
      </w:r>
      <w:r w:rsidRPr="0023513B">
        <w:rPr>
          <w:sz w:val="16"/>
        </w:rPr>
        <w:t xml:space="preserve">, even when they are economically dependent on a single employer. Except in a few states, </w:t>
      </w:r>
      <w:r w:rsidRPr="0023513B">
        <w:rPr>
          <w:rStyle w:val="Emphasis"/>
          <w:highlight w:val="cyan"/>
        </w:rPr>
        <w:t>agricultural workers</w:t>
      </w:r>
      <w:r w:rsidRPr="0023513B">
        <w:rPr>
          <w:sz w:val="16"/>
        </w:rPr>
        <w:t xml:space="preserve"> also </w:t>
      </w:r>
      <w:r w:rsidRPr="0023513B">
        <w:rPr>
          <w:rStyle w:val="Emphasis"/>
          <w:highlight w:val="cyan"/>
        </w:rPr>
        <w:t>lack</w:t>
      </w:r>
      <w:r w:rsidRPr="0023513B">
        <w:rPr>
          <w:sz w:val="16"/>
        </w:rPr>
        <w:t xml:space="preserve"> </w:t>
      </w:r>
      <w:r w:rsidRPr="0023513B">
        <w:rPr>
          <w:rStyle w:val="Emphasis"/>
          <w:highlight w:val="cyan"/>
        </w:rPr>
        <w:t>c</w:t>
      </w:r>
      <w:r w:rsidRPr="0023513B">
        <w:rPr>
          <w:sz w:val="16"/>
        </w:rPr>
        <w:t xml:space="preserve">ollective </w:t>
      </w:r>
      <w:r w:rsidRPr="0023513B">
        <w:rPr>
          <w:rStyle w:val="Emphasis"/>
          <w:highlight w:val="cyan"/>
        </w:rPr>
        <w:t>b</w:t>
      </w:r>
      <w:r w:rsidRPr="0023513B">
        <w:rPr>
          <w:sz w:val="16"/>
        </w:rPr>
        <w:t xml:space="preserve">argaining </w:t>
      </w:r>
      <w:r w:rsidRPr="0023513B">
        <w:rPr>
          <w:rStyle w:val="Emphasis"/>
          <w:highlight w:val="cyan"/>
        </w:rPr>
        <w:t>r</w:t>
      </w:r>
      <w:r w:rsidRPr="0023513B">
        <w:rPr>
          <w:sz w:val="16"/>
        </w:rPr>
        <w:t>ight</w:t>
      </w:r>
      <w:r w:rsidRPr="0023513B">
        <w:rPr>
          <w:rStyle w:val="StyleUnderline"/>
          <w:highlight w:val="cyan"/>
        </w:rPr>
        <w:t>s</w:t>
      </w:r>
      <w:r w:rsidRPr="0023513B">
        <w:rPr>
          <w:sz w:val="16"/>
        </w:rPr>
        <w:t>.</w:t>
      </w:r>
    </w:p>
    <w:p w14:paraId="21D67038" w14:textId="77777777" w:rsidR="00705A90" w:rsidRPr="004163EB" w:rsidRDefault="00705A90" w:rsidP="00705A90">
      <w:pPr>
        <w:pStyle w:val="Heading4"/>
      </w:pPr>
      <w:r>
        <w:t xml:space="preserve">That’s the most predictable way to define ‘CBRs’ comprehensively. It </w:t>
      </w:r>
      <w:r>
        <w:rPr>
          <w:u w:val="single"/>
        </w:rPr>
        <w:t>excludes</w:t>
      </w:r>
      <w:r>
        <w:t xml:space="preserve"> the right to strike.</w:t>
      </w:r>
    </w:p>
    <w:p w14:paraId="3A9BCD97" w14:textId="77777777" w:rsidR="00705A90" w:rsidRPr="00EA01B2" w:rsidRDefault="00705A90" w:rsidP="00705A90">
      <w:r w:rsidRPr="00EB0234">
        <w:rPr>
          <w:rStyle w:val="Style13ptBold"/>
        </w:rPr>
        <w:t>ITUC ’25</w:t>
      </w:r>
      <w:r>
        <w:t xml:space="preserve"> [International Trade Union Confederation (ITUC); June 6; ITUC is confederation of national trade union centres, each of which links trade unions in that particular country, representing 200 million workers in 170 countries with 341 national affiliates; 12th edition of the “ITUC Global Rights Index,” the only comprehensive, worldwide annual study of the violation of workers’ rights, https://www.ituc-csi.org/IMG/pdf/en__global_right_index_2025__final_web.pdf]</w:t>
      </w:r>
    </w:p>
    <w:p w14:paraId="062AEB02" w14:textId="77777777" w:rsidR="00705A90" w:rsidRPr="00B2398E" w:rsidRDefault="00705A90" w:rsidP="00705A90">
      <w:pPr>
        <w:rPr>
          <w:sz w:val="16"/>
        </w:rPr>
      </w:pPr>
      <w:r w:rsidRPr="00B2398E">
        <w:rPr>
          <w:sz w:val="16"/>
        </w:rPr>
        <w:t>LIST OF INDICATORS</w:t>
      </w:r>
    </w:p>
    <w:p w14:paraId="37865457" w14:textId="77777777" w:rsidR="00705A90" w:rsidRPr="00064897" w:rsidRDefault="00705A90" w:rsidP="00705A90">
      <w:pPr>
        <w:rPr>
          <w:rStyle w:val="Emphasis"/>
        </w:rPr>
      </w:pPr>
      <w:r w:rsidRPr="004163EB">
        <w:rPr>
          <w:rStyle w:val="Emphasis"/>
        </w:rPr>
        <w:t>ITUC Global Rights Index</w:t>
      </w:r>
    </w:p>
    <w:p w14:paraId="375E5251" w14:textId="77777777" w:rsidR="00705A90" w:rsidRPr="00B2398E" w:rsidRDefault="00705A90" w:rsidP="00705A90">
      <w:pPr>
        <w:rPr>
          <w:sz w:val="16"/>
        </w:rPr>
      </w:pPr>
      <w:r w:rsidRPr="00B2398E">
        <w:rPr>
          <w:sz w:val="16"/>
        </w:rPr>
        <w:t xml:space="preserve">List </w:t>
      </w:r>
      <w:r w:rsidRPr="004163EB">
        <w:rPr>
          <w:rStyle w:val="StyleUnderline"/>
        </w:rPr>
        <w:t>of composite indicators</w:t>
      </w:r>
    </w:p>
    <w:p w14:paraId="3888B68E" w14:textId="77777777" w:rsidR="00705A90" w:rsidRDefault="00705A90" w:rsidP="00705A90">
      <w:pPr>
        <w:rPr>
          <w:rStyle w:val="StyleUnderline"/>
        </w:rPr>
      </w:pPr>
      <w:r w:rsidRPr="00064897">
        <w:rPr>
          <w:rStyle w:val="StyleUnderline"/>
          <w:highlight w:val="cyan"/>
        </w:rPr>
        <w:t xml:space="preserve">The </w:t>
      </w:r>
      <w:r w:rsidRPr="004163EB">
        <w:rPr>
          <w:rStyle w:val="Emphasis"/>
          <w:highlight w:val="cyan"/>
        </w:rPr>
        <w:t>methodology</w:t>
      </w:r>
      <w:r w:rsidRPr="00064897">
        <w:rPr>
          <w:rStyle w:val="StyleUnderline"/>
          <w:highlight w:val="cyan"/>
        </w:rPr>
        <w:t xml:space="preserve"> is </w:t>
      </w:r>
      <w:r w:rsidRPr="004163EB">
        <w:rPr>
          <w:rStyle w:val="Emphasis"/>
        </w:rPr>
        <w:t>grounded</w:t>
      </w:r>
      <w:r w:rsidRPr="004163EB">
        <w:rPr>
          <w:rStyle w:val="StyleUnderline"/>
        </w:rPr>
        <w:t xml:space="preserve"> in </w:t>
      </w:r>
      <w:r w:rsidRPr="004163EB">
        <w:rPr>
          <w:rStyle w:val="Emphasis"/>
        </w:rPr>
        <w:t>standards</w:t>
      </w:r>
      <w:r w:rsidRPr="004163EB">
        <w:rPr>
          <w:rStyle w:val="StyleUnderline"/>
        </w:rPr>
        <w:t xml:space="preserve"> of fundamental rights at work, </w:t>
      </w:r>
      <w:r w:rsidRPr="00064897">
        <w:rPr>
          <w:rStyle w:val="StyleUnderline"/>
          <w:highlight w:val="cyan"/>
        </w:rPr>
        <w:t>based on international human rights law</w:t>
      </w:r>
      <w:r w:rsidRPr="00B2398E">
        <w:rPr>
          <w:sz w:val="16"/>
        </w:rPr>
        <w:t xml:space="preserve">, and in particular ILO Conventions Nos. 87 and 98, </w:t>
      </w:r>
      <w:r w:rsidRPr="00064897">
        <w:rPr>
          <w:rStyle w:val="StyleUnderline"/>
          <w:highlight w:val="cyan"/>
        </w:rPr>
        <w:t xml:space="preserve">as well as the jurisprudence developed by the </w:t>
      </w:r>
      <w:r w:rsidRPr="004163EB">
        <w:rPr>
          <w:rStyle w:val="Emphasis"/>
          <w:highlight w:val="cyan"/>
        </w:rPr>
        <w:t>ILO</w:t>
      </w:r>
      <w:r w:rsidRPr="00064897">
        <w:rPr>
          <w:rStyle w:val="StyleUnderline"/>
          <w:highlight w:val="cyan"/>
        </w:rPr>
        <w:t xml:space="preserve"> </w:t>
      </w:r>
      <w:r w:rsidRPr="004163EB">
        <w:rPr>
          <w:rStyle w:val="StyleUnderline"/>
        </w:rPr>
        <w:t>supervisory mechanisms1.</w:t>
      </w:r>
    </w:p>
    <w:p w14:paraId="6FD04A36" w14:textId="77777777" w:rsidR="00705A90" w:rsidRDefault="00705A90" w:rsidP="00705A90">
      <w:pPr>
        <w:rPr>
          <w:rStyle w:val="Emphasis"/>
        </w:rPr>
      </w:pPr>
      <w:r w:rsidRPr="0023513B">
        <w:rPr>
          <w:rStyle w:val="Emphasis"/>
        </w:rPr>
        <w:t>I.</w:t>
      </w:r>
      <w:r>
        <w:rPr>
          <w:rStyle w:val="Emphasis"/>
        </w:rPr>
        <w:t xml:space="preserve"> </w:t>
      </w:r>
      <w:r w:rsidRPr="0023513B">
        <w:rPr>
          <w:rStyle w:val="Emphasis"/>
        </w:rPr>
        <w:t>Civil liberties</w:t>
      </w:r>
    </w:p>
    <w:p w14:paraId="24BBF7A6" w14:textId="77777777" w:rsidR="00705A90" w:rsidRPr="00B2398E" w:rsidRDefault="00705A90" w:rsidP="00705A90">
      <w:pPr>
        <w:rPr>
          <w:sz w:val="4"/>
          <w:szCs w:val="4"/>
        </w:rPr>
      </w:pPr>
      <w:r w:rsidRPr="00B2398E">
        <w:rPr>
          <w:sz w:val="4"/>
          <w:szCs w:val="4"/>
        </w:rPr>
        <w:t>A. Violations in law</w:t>
      </w:r>
    </w:p>
    <w:p w14:paraId="5A1862B6" w14:textId="77777777" w:rsidR="00705A90" w:rsidRPr="00B2398E" w:rsidRDefault="00705A90" w:rsidP="00705A90">
      <w:pPr>
        <w:rPr>
          <w:sz w:val="4"/>
          <w:szCs w:val="4"/>
        </w:rPr>
      </w:pPr>
      <w:r w:rsidRPr="00B2398E">
        <w:rPr>
          <w:sz w:val="4"/>
          <w:szCs w:val="4"/>
        </w:rPr>
        <w:t>1. Arrest, detention, imprisonment, charging and fining of trade unionists</w:t>
      </w:r>
    </w:p>
    <w:p w14:paraId="748FBDED" w14:textId="77777777" w:rsidR="00705A90" w:rsidRPr="00B2398E" w:rsidRDefault="00705A90" w:rsidP="00705A90">
      <w:pPr>
        <w:rPr>
          <w:sz w:val="4"/>
          <w:szCs w:val="4"/>
        </w:rPr>
      </w:pPr>
      <w:r w:rsidRPr="00B2398E">
        <w:rPr>
          <w:sz w:val="4"/>
          <w:szCs w:val="4"/>
        </w:rPr>
        <w:t>ILO Compilation of CFA decisions paras. 119-159 General Survey 1994 paras. 31-32</w:t>
      </w:r>
    </w:p>
    <w:p w14:paraId="497616D2" w14:textId="77777777" w:rsidR="00705A90" w:rsidRPr="00B2398E" w:rsidRDefault="00705A90" w:rsidP="00705A90">
      <w:pPr>
        <w:rPr>
          <w:sz w:val="4"/>
          <w:szCs w:val="4"/>
        </w:rPr>
      </w:pPr>
      <w:r w:rsidRPr="00B2398E">
        <w:rPr>
          <w:sz w:val="4"/>
          <w:szCs w:val="4"/>
        </w:rPr>
        <w:t>General Survey 2012 paras. 59-62</w:t>
      </w:r>
    </w:p>
    <w:p w14:paraId="52565B84" w14:textId="77777777" w:rsidR="00705A90" w:rsidRPr="00B2398E" w:rsidRDefault="00705A90" w:rsidP="00705A90">
      <w:pPr>
        <w:rPr>
          <w:sz w:val="4"/>
          <w:szCs w:val="4"/>
        </w:rPr>
      </w:pPr>
      <w:r w:rsidRPr="00B2398E">
        <w:rPr>
          <w:sz w:val="4"/>
          <w:szCs w:val="4"/>
        </w:rPr>
        <w:t>2. Violation of trade unionists’ basic freedoms (freedom of movement; rights of assembly and demonstration; freedom of opinion and expression) ILO Compilation of CFA decisions paras. 190-201; 202-232; 233-268</w:t>
      </w:r>
    </w:p>
    <w:p w14:paraId="5601C000" w14:textId="77777777" w:rsidR="00705A90" w:rsidRPr="00B2398E" w:rsidRDefault="00705A90" w:rsidP="00705A90">
      <w:pPr>
        <w:rPr>
          <w:sz w:val="4"/>
          <w:szCs w:val="4"/>
        </w:rPr>
      </w:pPr>
      <w:r w:rsidRPr="00B2398E">
        <w:rPr>
          <w:sz w:val="4"/>
          <w:szCs w:val="4"/>
        </w:rPr>
        <w:t>General Survey 1994 paras. 35-39</w:t>
      </w:r>
    </w:p>
    <w:p w14:paraId="1C2FB32B" w14:textId="77777777" w:rsidR="00705A90" w:rsidRPr="00B2398E" w:rsidRDefault="00705A90" w:rsidP="00705A90">
      <w:pPr>
        <w:rPr>
          <w:sz w:val="4"/>
          <w:szCs w:val="4"/>
        </w:rPr>
      </w:pPr>
      <w:r w:rsidRPr="00B2398E">
        <w:rPr>
          <w:sz w:val="4"/>
          <w:szCs w:val="4"/>
        </w:rPr>
        <w:t>General Survey 2012 paras. 59-62</w:t>
      </w:r>
    </w:p>
    <w:p w14:paraId="6CF93310" w14:textId="77777777" w:rsidR="00705A90" w:rsidRPr="00B2398E" w:rsidRDefault="00705A90" w:rsidP="00705A90">
      <w:pPr>
        <w:rPr>
          <w:sz w:val="4"/>
          <w:szCs w:val="4"/>
        </w:rPr>
      </w:pPr>
      <w:r w:rsidRPr="00B2398E">
        <w:rPr>
          <w:sz w:val="4"/>
          <w:szCs w:val="4"/>
        </w:rPr>
        <w:t>3. Violation of trade unions’ and trade unionists’ right to protection of their premises and property</w:t>
      </w:r>
    </w:p>
    <w:p w14:paraId="2F28E0BA" w14:textId="77777777" w:rsidR="00705A90" w:rsidRPr="00B2398E" w:rsidRDefault="00705A90" w:rsidP="00705A90">
      <w:pPr>
        <w:rPr>
          <w:sz w:val="4"/>
          <w:szCs w:val="4"/>
        </w:rPr>
      </w:pPr>
      <w:r w:rsidRPr="00B2398E">
        <w:rPr>
          <w:sz w:val="4"/>
          <w:szCs w:val="4"/>
        </w:rPr>
        <w:t>ILO Compilation of CFA decisions paras. 275-292 General Survey 1994 paras. 40</w:t>
      </w:r>
    </w:p>
    <w:p w14:paraId="4E421969" w14:textId="77777777" w:rsidR="00705A90" w:rsidRPr="00B2398E" w:rsidRDefault="00705A90" w:rsidP="00705A90">
      <w:pPr>
        <w:rPr>
          <w:sz w:val="4"/>
          <w:szCs w:val="4"/>
        </w:rPr>
      </w:pPr>
      <w:r w:rsidRPr="00B2398E">
        <w:rPr>
          <w:sz w:val="4"/>
          <w:szCs w:val="4"/>
        </w:rPr>
        <w:t>General Survey 2012 paras. 59-62</w:t>
      </w:r>
    </w:p>
    <w:p w14:paraId="58D5A2D1" w14:textId="77777777" w:rsidR="00705A90" w:rsidRPr="00B2398E" w:rsidRDefault="00705A90" w:rsidP="00705A90">
      <w:pPr>
        <w:rPr>
          <w:sz w:val="4"/>
          <w:szCs w:val="4"/>
        </w:rPr>
      </w:pPr>
      <w:r w:rsidRPr="00B2398E">
        <w:rPr>
          <w:sz w:val="4"/>
          <w:szCs w:val="4"/>
        </w:rPr>
        <w:t>4. Lack of guarantee of due process of law and/or justice re violations nos. 1-3</w:t>
      </w:r>
    </w:p>
    <w:p w14:paraId="16D40551" w14:textId="77777777" w:rsidR="00705A90" w:rsidRPr="00B2398E" w:rsidRDefault="00705A90" w:rsidP="00705A90">
      <w:pPr>
        <w:rPr>
          <w:sz w:val="4"/>
          <w:szCs w:val="4"/>
        </w:rPr>
      </w:pPr>
      <w:r w:rsidRPr="00B2398E">
        <w:rPr>
          <w:sz w:val="4"/>
          <w:szCs w:val="4"/>
        </w:rPr>
        <w:t>ILO Compilation of CFA decisions paras. 160-189 General Survey 1994 paras. 29-32</w:t>
      </w:r>
    </w:p>
    <w:p w14:paraId="5EDCC2A6" w14:textId="77777777" w:rsidR="00705A90" w:rsidRPr="00B2398E" w:rsidRDefault="00705A90" w:rsidP="00705A90">
      <w:pPr>
        <w:rPr>
          <w:sz w:val="4"/>
          <w:szCs w:val="4"/>
        </w:rPr>
      </w:pPr>
      <w:r w:rsidRPr="00B2398E">
        <w:rPr>
          <w:sz w:val="4"/>
          <w:szCs w:val="4"/>
        </w:rPr>
        <w:t>General Survey 2012 paras. 60-62</w:t>
      </w:r>
    </w:p>
    <w:p w14:paraId="56244C6B" w14:textId="77777777" w:rsidR="00705A90" w:rsidRPr="00B2398E" w:rsidRDefault="00705A90" w:rsidP="00705A90">
      <w:pPr>
        <w:rPr>
          <w:sz w:val="4"/>
          <w:szCs w:val="4"/>
        </w:rPr>
      </w:pPr>
      <w:r w:rsidRPr="00B2398E">
        <w:rPr>
          <w:sz w:val="4"/>
          <w:szCs w:val="4"/>
        </w:rPr>
        <w:t>B. Violations in practice</w:t>
      </w:r>
    </w:p>
    <w:p w14:paraId="49949736" w14:textId="77777777" w:rsidR="00705A90" w:rsidRPr="00B2398E" w:rsidRDefault="00705A90" w:rsidP="00705A90">
      <w:pPr>
        <w:rPr>
          <w:sz w:val="4"/>
          <w:szCs w:val="4"/>
        </w:rPr>
      </w:pPr>
      <w:r w:rsidRPr="00B2398E">
        <w:rPr>
          <w:sz w:val="4"/>
          <w:szCs w:val="4"/>
        </w:rPr>
        <w:t>5. Killing or enforced disappearance of trade unionists ILO Compilation of CFA decisions paras. 81-118 General Survey 1994 paras. 28-30</w:t>
      </w:r>
    </w:p>
    <w:p w14:paraId="6479D37F" w14:textId="77777777" w:rsidR="00705A90" w:rsidRPr="00B2398E" w:rsidRDefault="00705A90" w:rsidP="00705A90">
      <w:pPr>
        <w:rPr>
          <w:sz w:val="4"/>
          <w:szCs w:val="4"/>
        </w:rPr>
      </w:pPr>
      <w:r w:rsidRPr="00B2398E">
        <w:rPr>
          <w:sz w:val="4"/>
          <w:szCs w:val="4"/>
        </w:rPr>
        <w:t>General Survey 2012 paras. 59-62</w:t>
      </w:r>
    </w:p>
    <w:p w14:paraId="30B3AA05" w14:textId="77777777" w:rsidR="00705A90" w:rsidRPr="00B2398E" w:rsidRDefault="00705A90" w:rsidP="00705A90">
      <w:pPr>
        <w:rPr>
          <w:sz w:val="4"/>
          <w:szCs w:val="4"/>
        </w:rPr>
      </w:pPr>
      <w:r w:rsidRPr="00B2398E">
        <w:rPr>
          <w:sz w:val="4"/>
          <w:szCs w:val="4"/>
        </w:rPr>
        <w:t>6. Committed against trade union leaders</w:t>
      </w:r>
    </w:p>
    <w:p w14:paraId="778E5775" w14:textId="77777777" w:rsidR="00705A90" w:rsidRPr="00B2398E" w:rsidRDefault="00705A90" w:rsidP="00705A90">
      <w:pPr>
        <w:rPr>
          <w:sz w:val="4"/>
          <w:szCs w:val="4"/>
        </w:rPr>
      </w:pPr>
      <w:r w:rsidRPr="00B2398E">
        <w:rPr>
          <w:sz w:val="4"/>
          <w:szCs w:val="4"/>
        </w:rPr>
        <w:t>Violation of (5) is committed against a union leader</w:t>
      </w:r>
    </w:p>
    <w:p w14:paraId="2ABE14F2" w14:textId="77777777" w:rsidR="00705A90" w:rsidRPr="00B2398E" w:rsidRDefault="00705A90" w:rsidP="00705A90">
      <w:pPr>
        <w:rPr>
          <w:sz w:val="4"/>
          <w:szCs w:val="4"/>
        </w:rPr>
      </w:pPr>
      <w:r w:rsidRPr="00B2398E">
        <w:rPr>
          <w:sz w:val="4"/>
          <w:szCs w:val="4"/>
        </w:rPr>
        <w:t>7. Other types of physical violence</w:t>
      </w:r>
    </w:p>
    <w:p w14:paraId="593661E7" w14:textId="77777777" w:rsidR="00705A90" w:rsidRPr="00B2398E" w:rsidRDefault="00705A90" w:rsidP="00705A90">
      <w:pPr>
        <w:rPr>
          <w:sz w:val="4"/>
          <w:szCs w:val="4"/>
        </w:rPr>
      </w:pPr>
      <w:r w:rsidRPr="00B2398E">
        <w:rPr>
          <w:sz w:val="4"/>
          <w:szCs w:val="4"/>
        </w:rPr>
        <w:t>ILO Compilation of CFA decisions paras. 67-118; 275-298</w:t>
      </w:r>
    </w:p>
    <w:p w14:paraId="1656BA88" w14:textId="77777777" w:rsidR="00705A90" w:rsidRPr="00B2398E" w:rsidRDefault="00705A90" w:rsidP="00705A90">
      <w:pPr>
        <w:rPr>
          <w:sz w:val="4"/>
          <w:szCs w:val="4"/>
        </w:rPr>
      </w:pPr>
      <w:r w:rsidRPr="00B2398E">
        <w:rPr>
          <w:sz w:val="4"/>
          <w:szCs w:val="4"/>
        </w:rPr>
        <w:t>General Survey 1994 paras. 28-30, 33; 35-39</w:t>
      </w:r>
    </w:p>
    <w:p w14:paraId="183E9E31" w14:textId="77777777" w:rsidR="00705A90" w:rsidRPr="00B2398E" w:rsidRDefault="00705A90" w:rsidP="00705A90">
      <w:pPr>
        <w:rPr>
          <w:sz w:val="4"/>
          <w:szCs w:val="4"/>
        </w:rPr>
      </w:pPr>
      <w:r w:rsidRPr="00B2398E">
        <w:rPr>
          <w:sz w:val="4"/>
          <w:szCs w:val="4"/>
        </w:rPr>
        <w:t>General Survey 2012 paras. 59-62</w:t>
      </w:r>
    </w:p>
    <w:p w14:paraId="35478CC7" w14:textId="77777777" w:rsidR="00705A90" w:rsidRPr="00B2398E" w:rsidRDefault="00705A90" w:rsidP="00705A90">
      <w:pPr>
        <w:rPr>
          <w:sz w:val="4"/>
          <w:szCs w:val="4"/>
        </w:rPr>
      </w:pPr>
      <w:r w:rsidRPr="00B2398E">
        <w:rPr>
          <w:sz w:val="4"/>
          <w:szCs w:val="4"/>
        </w:rPr>
        <w:t>1. Committee of Experts on the Application of Conventions and Recommendations (CEACR), Committee on the Application of Standards (CAS) and Committee on Freedom of Association (CFA). See in particular:</w:t>
      </w:r>
    </w:p>
    <w:p w14:paraId="14F07301" w14:textId="77777777" w:rsidR="00705A90" w:rsidRPr="00B2398E" w:rsidRDefault="00705A90" w:rsidP="00705A90">
      <w:pPr>
        <w:rPr>
          <w:sz w:val="4"/>
          <w:szCs w:val="4"/>
        </w:rPr>
      </w:pPr>
      <w:r w:rsidRPr="00B2398E">
        <w:rPr>
          <w:sz w:val="4"/>
          <w:szCs w:val="4"/>
        </w:rPr>
        <w:t>• The Compilation of decisions of the Committee on Freedom of Association (https://www.ilo.org/dyn/normlex/en/f?p=NORMLEXPUB:70001:0::NO),</w:t>
      </w:r>
    </w:p>
    <w:p w14:paraId="6778B67E" w14:textId="77777777" w:rsidR="00705A90" w:rsidRPr="00B2398E" w:rsidRDefault="00705A90" w:rsidP="00705A90">
      <w:pPr>
        <w:rPr>
          <w:sz w:val="4"/>
          <w:szCs w:val="4"/>
        </w:rPr>
      </w:pPr>
      <w:r w:rsidRPr="00B2398E">
        <w:rPr>
          <w:sz w:val="4"/>
          <w:szCs w:val="4"/>
        </w:rPr>
        <w:t>• ILO General Survey 1994 on Freedom of Association and Collective Bargaining, 1994 (https://www.ilo.org/public/libdoc/ilo/P/09661/09661(1994-81-4B).pdf) and</w:t>
      </w:r>
    </w:p>
    <w:p w14:paraId="1CFDE468" w14:textId="77777777" w:rsidR="00705A90" w:rsidRPr="00B2398E" w:rsidRDefault="00705A90" w:rsidP="00705A90">
      <w:pPr>
        <w:rPr>
          <w:sz w:val="4"/>
          <w:szCs w:val="4"/>
        </w:rPr>
      </w:pPr>
      <w:r w:rsidRPr="00B2398E">
        <w:rPr>
          <w:sz w:val="4"/>
          <w:szCs w:val="4"/>
        </w:rPr>
        <w:t>• ILO General Survey 2012 on fundamental Conventions (https://www.ilo.org/wcmsp5/groups/public/---ed_norm/---relconf/documents/meetingdocument/ wcms_174846.pdf).</w:t>
      </w:r>
    </w:p>
    <w:p w14:paraId="53301B15" w14:textId="77777777" w:rsidR="00705A90" w:rsidRPr="00B2398E" w:rsidRDefault="00705A90" w:rsidP="00705A90">
      <w:pPr>
        <w:rPr>
          <w:sz w:val="4"/>
          <w:szCs w:val="4"/>
        </w:rPr>
      </w:pPr>
      <w:r w:rsidRPr="00B2398E">
        <w:rPr>
          <w:sz w:val="4"/>
          <w:szCs w:val="4"/>
        </w:rPr>
        <w:t>The list of indicators is adapted from David Kucera and Dora Sari. 2018. “New Labour Rights Indicators: Method and Trends for 2000-2015”, International Labour Review (Accepted manuscript online: 9 MAR 2018).</w:t>
      </w:r>
    </w:p>
    <w:p w14:paraId="778BE265" w14:textId="77777777" w:rsidR="00705A90" w:rsidRPr="00B2398E" w:rsidRDefault="00705A90" w:rsidP="00705A90">
      <w:pPr>
        <w:rPr>
          <w:sz w:val="4"/>
          <w:szCs w:val="4"/>
        </w:rPr>
      </w:pPr>
      <w:r w:rsidRPr="00B2398E">
        <w:rPr>
          <w:sz w:val="4"/>
          <w:szCs w:val="4"/>
        </w:rPr>
        <w:t>8. Committed against trade union leaders</w:t>
      </w:r>
    </w:p>
    <w:p w14:paraId="4C7940DD" w14:textId="77777777" w:rsidR="00705A90" w:rsidRPr="00B2398E" w:rsidRDefault="00705A90" w:rsidP="00705A90">
      <w:pPr>
        <w:rPr>
          <w:sz w:val="4"/>
          <w:szCs w:val="4"/>
        </w:rPr>
      </w:pPr>
      <w:r w:rsidRPr="00B2398E">
        <w:rPr>
          <w:sz w:val="4"/>
          <w:szCs w:val="4"/>
        </w:rPr>
        <w:lastRenderedPageBreak/>
        <w:t>Violation of (7) is committed against a union leader</w:t>
      </w:r>
    </w:p>
    <w:p w14:paraId="62BA4802" w14:textId="77777777" w:rsidR="00705A90" w:rsidRPr="00B2398E" w:rsidRDefault="00705A90" w:rsidP="00705A90">
      <w:pPr>
        <w:rPr>
          <w:sz w:val="4"/>
          <w:szCs w:val="4"/>
        </w:rPr>
      </w:pPr>
      <w:r w:rsidRPr="00B2398E">
        <w:rPr>
          <w:sz w:val="4"/>
          <w:szCs w:val="4"/>
        </w:rPr>
        <w:t>9. Threats, intimidation and harassment</w:t>
      </w:r>
    </w:p>
    <w:p w14:paraId="1F6959E2" w14:textId="77777777" w:rsidR="00705A90" w:rsidRPr="00B2398E" w:rsidRDefault="00705A90" w:rsidP="00705A90">
      <w:pPr>
        <w:rPr>
          <w:sz w:val="4"/>
          <w:szCs w:val="4"/>
        </w:rPr>
      </w:pPr>
      <w:r w:rsidRPr="00B2398E">
        <w:rPr>
          <w:sz w:val="4"/>
          <w:szCs w:val="4"/>
        </w:rPr>
        <w:t>ILO Compilation of CFA decisions paras. 67-118 General Survey 1994 paras. 28-30, 33</w:t>
      </w:r>
    </w:p>
    <w:p w14:paraId="27A9EED2" w14:textId="77777777" w:rsidR="00705A90" w:rsidRPr="00B2398E" w:rsidRDefault="00705A90" w:rsidP="00705A90">
      <w:pPr>
        <w:rPr>
          <w:sz w:val="4"/>
          <w:szCs w:val="4"/>
        </w:rPr>
      </w:pPr>
      <w:r w:rsidRPr="00B2398E">
        <w:rPr>
          <w:sz w:val="4"/>
          <w:szCs w:val="4"/>
        </w:rPr>
        <w:t>General Survey 2012 paras. 59-62</w:t>
      </w:r>
    </w:p>
    <w:p w14:paraId="3D3BBF36" w14:textId="77777777" w:rsidR="00705A90" w:rsidRPr="00B2398E" w:rsidRDefault="00705A90" w:rsidP="00705A90">
      <w:pPr>
        <w:rPr>
          <w:sz w:val="4"/>
          <w:szCs w:val="4"/>
        </w:rPr>
      </w:pPr>
      <w:r w:rsidRPr="00B2398E">
        <w:rPr>
          <w:sz w:val="4"/>
          <w:szCs w:val="4"/>
        </w:rPr>
        <w:t>10. Committed against trade union leaders</w:t>
      </w:r>
    </w:p>
    <w:p w14:paraId="38235B0D" w14:textId="77777777" w:rsidR="00705A90" w:rsidRPr="00B2398E" w:rsidRDefault="00705A90" w:rsidP="00705A90">
      <w:pPr>
        <w:rPr>
          <w:sz w:val="4"/>
          <w:szCs w:val="4"/>
        </w:rPr>
      </w:pPr>
      <w:r w:rsidRPr="00B2398E">
        <w:rPr>
          <w:sz w:val="4"/>
          <w:szCs w:val="4"/>
        </w:rPr>
        <w:t>Violation of (9) is committed against a union leader</w:t>
      </w:r>
    </w:p>
    <w:p w14:paraId="3F68D2CC" w14:textId="77777777" w:rsidR="00705A90" w:rsidRPr="00B2398E" w:rsidRDefault="00705A90" w:rsidP="00705A90">
      <w:pPr>
        <w:rPr>
          <w:sz w:val="4"/>
          <w:szCs w:val="4"/>
        </w:rPr>
      </w:pPr>
      <w:r w:rsidRPr="00B2398E">
        <w:rPr>
          <w:sz w:val="4"/>
          <w:szCs w:val="4"/>
        </w:rPr>
        <w:t>11. Arrest, detention, imprisonment, charging and fining of trade unionists</w:t>
      </w:r>
    </w:p>
    <w:p w14:paraId="336BA41E" w14:textId="77777777" w:rsidR="00705A90" w:rsidRPr="00B2398E" w:rsidRDefault="00705A90" w:rsidP="00705A90">
      <w:pPr>
        <w:rPr>
          <w:sz w:val="4"/>
          <w:szCs w:val="4"/>
        </w:rPr>
      </w:pPr>
      <w:r w:rsidRPr="00B2398E">
        <w:rPr>
          <w:sz w:val="4"/>
          <w:szCs w:val="4"/>
        </w:rPr>
        <w:t>ILO Compilation of CFA decisions paras. 119-159 General Survey 1994 paras. 31-32</w:t>
      </w:r>
    </w:p>
    <w:p w14:paraId="4383DBBB" w14:textId="77777777" w:rsidR="00705A90" w:rsidRPr="00B2398E" w:rsidRDefault="00705A90" w:rsidP="00705A90">
      <w:pPr>
        <w:rPr>
          <w:sz w:val="4"/>
          <w:szCs w:val="4"/>
        </w:rPr>
      </w:pPr>
      <w:r w:rsidRPr="00B2398E">
        <w:rPr>
          <w:sz w:val="4"/>
          <w:szCs w:val="4"/>
        </w:rPr>
        <w:t>General Survey 2012 paras 59-62</w:t>
      </w:r>
    </w:p>
    <w:p w14:paraId="34915DB1" w14:textId="77777777" w:rsidR="00705A90" w:rsidRPr="00B2398E" w:rsidRDefault="00705A90" w:rsidP="00705A90">
      <w:pPr>
        <w:rPr>
          <w:sz w:val="4"/>
          <w:szCs w:val="4"/>
        </w:rPr>
      </w:pPr>
      <w:r w:rsidRPr="00B2398E">
        <w:rPr>
          <w:sz w:val="4"/>
          <w:szCs w:val="4"/>
        </w:rPr>
        <w:t>12. Committed against trade union leaders</w:t>
      </w:r>
    </w:p>
    <w:p w14:paraId="47C41116" w14:textId="77777777" w:rsidR="00705A90" w:rsidRPr="00B2398E" w:rsidRDefault="00705A90" w:rsidP="00705A90">
      <w:pPr>
        <w:rPr>
          <w:sz w:val="4"/>
          <w:szCs w:val="4"/>
        </w:rPr>
      </w:pPr>
      <w:r w:rsidRPr="00B2398E">
        <w:rPr>
          <w:sz w:val="4"/>
          <w:szCs w:val="4"/>
        </w:rPr>
        <w:t>Violation of (11) is committed against a union leader</w:t>
      </w:r>
    </w:p>
    <w:p w14:paraId="47D06543" w14:textId="77777777" w:rsidR="00705A90" w:rsidRPr="00B2398E" w:rsidRDefault="00705A90" w:rsidP="00705A90">
      <w:pPr>
        <w:rPr>
          <w:sz w:val="4"/>
          <w:szCs w:val="4"/>
        </w:rPr>
      </w:pPr>
      <w:r w:rsidRPr="00B2398E">
        <w:rPr>
          <w:sz w:val="4"/>
          <w:szCs w:val="4"/>
        </w:rPr>
        <w:t>13. Infringement of the right to freedom of expression ILO Compilation of CFA decisions paras. 233-268 General Survey 1994 paras. 35-39</w:t>
      </w:r>
    </w:p>
    <w:p w14:paraId="20C9A73D" w14:textId="77777777" w:rsidR="00705A90" w:rsidRPr="00B2398E" w:rsidRDefault="00705A90" w:rsidP="00705A90">
      <w:pPr>
        <w:rPr>
          <w:sz w:val="4"/>
          <w:szCs w:val="4"/>
        </w:rPr>
      </w:pPr>
      <w:r w:rsidRPr="00B2398E">
        <w:rPr>
          <w:sz w:val="4"/>
          <w:szCs w:val="4"/>
        </w:rPr>
        <w:t>General Survey 2012 paras. 59-62</w:t>
      </w:r>
    </w:p>
    <w:p w14:paraId="73219836" w14:textId="77777777" w:rsidR="00705A90" w:rsidRPr="00B2398E" w:rsidRDefault="00705A90" w:rsidP="00705A90">
      <w:pPr>
        <w:rPr>
          <w:sz w:val="4"/>
          <w:szCs w:val="4"/>
        </w:rPr>
      </w:pPr>
      <w:r w:rsidRPr="00B2398E">
        <w:rPr>
          <w:sz w:val="4"/>
          <w:szCs w:val="4"/>
        </w:rPr>
        <w:t>14. Infringement of the right to freedom of assembly and demonstration</w:t>
      </w:r>
    </w:p>
    <w:p w14:paraId="6AD953A3" w14:textId="77777777" w:rsidR="00705A90" w:rsidRPr="00B2398E" w:rsidRDefault="00705A90" w:rsidP="00705A90">
      <w:pPr>
        <w:rPr>
          <w:sz w:val="4"/>
          <w:szCs w:val="4"/>
        </w:rPr>
      </w:pPr>
      <w:r w:rsidRPr="00B2398E">
        <w:rPr>
          <w:sz w:val="4"/>
          <w:szCs w:val="4"/>
        </w:rPr>
        <w:t>ILO Compilation of CFA decisions paras. 202-232 General Survey 1994 paras. 34-39</w:t>
      </w:r>
    </w:p>
    <w:p w14:paraId="2E6A965E" w14:textId="77777777" w:rsidR="00705A90" w:rsidRPr="00B2398E" w:rsidRDefault="00705A90" w:rsidP="00705A90">
      <w:pPr>
        <w:rPr>
          <w:sz w:val="4"/>
          <w:szCs w:val="4"/>
        </w:rPr>
      </w:pPr>
      <w:r w:rsidRPr="00B2398E">
        <w:rPr>
          <w:sz w:val="4"/>
          <w:szCs w:val="4"/>
        </w:rPr>
        <w:t>General Survey 2012 paras. 59-62</w:t>
      </w:r>
    </w:p>
    <w:p w14:paraId="4A175B41" w14:textId="77777777" w:rsidR="00705A90" w:rsidRPr="00B2398E" w:rsidRDefault="00705A90" w:rsidP="00705A90">
      <w:pPr>
        <w:rPr>
          <w:sz w:val="4"/>
          <w:szCs w:val="4"/>
        </w:rPr>
      </w:pPr>
      <w:r w:rsidRPr="00B2398E">
        <w:rPr>
          <w:sz w:val="4"/>
          <w:szCs w:val="4"/>
        </w:rPr>
        <w:t>15. Restrictions to the right to freedom of movement ILO Compilation of CFA decisions paras. 190-201 General Survey 1994) para. 34</w:t>
      </w:r>
    </w:p>
    <w:p w14:paraId="7D14B4E9" w14:textId="77777777" w:rsidR="00705A90" w:rsidRPr="00B2398E" w:rsidRDefault="00705A90" w:rsidP="00705A90">
      <w:pPr>
        <w:rPr>
          <w:sz w:val="4"/>
          <w:szCs w:val="4"/>
        </w:rPr>
      </w:pPr>
      <w:r w:rsidRPr="00B2398E">
        <w:rPr>
          <w:sz w:val="4"/>
          <w:szCs w:val="4"/>
        </w:rPr>
        <w:t>General Survey 2012 paras 59-62</w:t>
      </w:r>
    </w:p>
    <w:p w14:paraId="1E6D48DB" w14:textId="77777777" w:rsidR="00705A90" w:rsidRPr="00B2398E" w:rsidRDefault="00705A90" w:rsidP="00705A90">
      <w:pPr>
        <w:rPr>
          <w:sz w:val="4"/>
          <w:szCs w:val="4"/>
        </w:rPr>
      </w:pPr>
      <w:r w:rsidRPr="00B2398E">
        <w:rPr>
          <w:sz w:val="4"/>
          <w:szCs w:val="4"/>
        </w:rPr>
        <w:t>16. Committed against trade union leaders</w:t>
      </w:r>
    </w:p>
    <w:p w14:paraId="6190B6EC" w14:textId="77777777" w:rsidR="00705A90" w:rsidRPr="00B2398E" w:rsidRDefault="00705A90" w:rsidP="00705A90">
      <w:pPr>
        <w:rPr>
          <w:sz w:val="4"/>
          <w:szCs w:val="4"/>
        </w:rPr>
      </w:pPr>
      <w:r w:rsidRPr="00B2398E">
        <w:rPr>
          <w:sz w:val="4"/>
          <w:szCs w:val="4"/>
        </w:rPr>
        <w:t>Violations (13) to (15) are committed against a union leader</w:t>
      </w:r>
    </w:p>
    <w:p w14:paraId="07C672E0" w14:textId="77777777" w:rsidR="00705A90" w:rsidRPr="00B2398E" w:rsidRDefault="00705A90" w:rsidP="00705A90">
      <w:pPr>
        <w:rPr>
          <w:sz w:val="4"/>
          <w:szCs w:val="4"/>
        </w:rPr>
      </w:pPr>
      <w:r w:rsidRPr="00B2398E">
        <w:rPr>
          <w:sz w:val="4"/>
          <w:szCs w:val="4"/>
        </w:rPr>
        <w:t>17. Attacks against trade unions’ and trade unionists’ premises and property</w:t>
      </w:r>
    </w:p>
    <w:p w14:paraId="6331A782" w14:textId="77777777" w:rsidR="00705A90" w:rsidRPr="00B2398E" w:rsidRDefault="00705A90" w:rsidP="00705A90">
      <w:pPr>
        <w:rPr>
          <w:sz w:val="4"/>
          <w:szCs w:val="4"/>
        </w:rPr>
      </w:pPr>
      <w:r w:rsidRPr="00B2398E">
        <w:rPr>
          <w:sz w:val="4"/>
          <w:szCs w:val="4"/>
        </w:rPr>
        <w:t>ILO Compilation of CFA decisions paras. 275-292 General Survey 1994 paras. 40</w:t>
      </w:r>
    </w:p>
    <w:p w14:paraId="02F3FF8C" w14:textId="77777777" w:rsidR="00705A90" w:rsidRPr="00B2398E" w:rsidRDefault="00705A90" w:rsidP="00705A90">
      <w:pPr>
        <w:rPr>
          <w:sz w:val="4"/>
          <w:szCs w:val="4"/>
        </w:rPr>
      </w:pPr>
      <w:r w:rsidRPr="00B2398E">
        <w:rPr>
          <w:sz w:val="4"/>
          <w:szCs w:val="4"/>
        </w:rPr>
        <w:t>General Survey 2012 paras. 59-62</w:t>
      </w:r>
    </w:p>
    <w:p w14:paraId="659F3EC0" w14:textId="77777777" w:rsidR="00705A90" w:rsidRPr="00B2398E" w:rsidRDefault="00705A90" w:rsidP="00705A90">
      <w:pPr>
        <w:rPr>
          <w:sz w:val="4"/>
          <w:szCs w:val="4"/>
        </w:rPr>
      </w:pPr>
      <w:r w:rsidRPr="00B2398E">
        <w:rPr>
          <w:sz w:val="4"/>
          <w:szCs w:val="4"/>
        </w:rPr>
        <w:t>18. Severity</w:t>
      </w:r>
    </w:p>
    <w:p w14:paraId="293741FE" w14:textId="77777777" w:rsidR="00705A90" w:rsidRPr="00B2398E" w:rsidRDefault="00705A90" w:rsidP="00705A90">
      <w:pPr>
        <w:rPr>
          <w:sz w:val="4"/>
          <w:szCs w:val="4"/>
        </w:rPr>
      </w:pPr>
      <w:r w:rsidRPr="00B2398E">
        <w:rPr>
          <w:sz w:val="4"/>
          <w:szCs w:val="4"/>
        </w:rPr>
        <w:t>Widespread and/or systematic violation regarding violations re (5)-(17)</w:t>
      </w:r>
    </w:p>
    <w:p w14:paraId="47EB6984" w14:textId="77777777" w:rsidR="00705A90" w:rsidRPr="00B2398E" w:rsidRDefault="00705A90" w:rsidP="00705A90">
      <w:pPr>
        <w:rPr>
          <w:sz w:val="4"/>
          <w:szCs w:val="4"/>
        </w:rPr>
      </w:pPr>
      <w:r w:rsidRPr="00B2398E">
        <w:rPr>
          <w:sz w:val="4"/>
          <w:szCs w:val="4"/>
        </w:rPr>
        <w:t>19. Lack of guarantee of due process of law and/or justice</w:t>
      </w:r>
    </w:p>
    <w:p w14:paraId="2D3BC84B" w14:textId="77777777" w:rsidR="00705A90" w:rsidRPr="00B2398E" w:rsidRDefault="00705A90" w:rsidP="00705A90">
      <w:pPr>
        <w:rPr>
          <w:sz w:val="4"/>
          <w:szCs w:val="4"/>
        </w:rPr>
      </w:pPr>
      <w:r w:rsidRPr="00B2398E">
        <w:rPr>
          <w:sz w:val="4"/>
          <w:szCs w:val="4"/>
        </w:rPr>
        <w:t>ILO Compilation of CFA decisions paras. 160-189 General Survey 1994 paras. 29, 31-32</w:t>
      </w:r>
    </w:p>
    <w:p w14:paraId="697FA8D4" w14:textId="77777777" w:rsidR="00705A90" w:rsidRPr="00B2398E" w:rsidRDefault="00705A90" w:rsidP="00705A90">
      <w:pPr>
        <w:rPr>
          <w:sz w:val="4"/>
          <w:szCs w:val="4"/>
        </w:rPr>
      </w:pPr>
      <w:r w:rsidRPr="00B2398E">
        <w:rPr>
          <w:sz w:val="4"/>
          <w:szCs w:val="4"/>
        </w:rPr>
        <w:t>General Survey 2012 paras. 59-62</w:t>
      </w:r>
    </w:p>
    <w:p w14:paraId="617CC712" w14:textId="77777777" w:rsidR="00705A90" w:rsidRDefault="00705A90" w:rsidP="00705A90">
      <w:pPr>
        <w:rPr>
          <w:rStyle w:val="StyleUnderline"/>
        </w:rPr>
      </w:pPr>
      <w:r w:rsidRPr="0023513B">
        <w:rPr>
          <w:rStyle w:val="Emphasis"/>
        </w:rPr>
        <w:t>II.</w:t>
      </w:r>
      <w:r w:rsidRPr="00B2398E">
        <w:rPr>
          <w:sz w:val="16"/>
        </w:rPr>
        <w:t xml:space="preserve"> </w:t>
      </w:r>
      <w:r w:rsidRPr="00EB0234">
        <w:rPr>
          <w:rStyle w:val="StyleUnderline"/>
        </w:rPr>
        <w:t>Right to establish and join unions</w:t>
      </w:r>
    </w:p>
    <w:p w14:paraId="0AEDF9A0" w14:textId="77777777" w:rsidR="00705A90" w:rsidRPr="00B2398E" w:rsidRDefault="00705A90" w:rsidP="00705A90">
      <w:pPr>
        <w:rPr>
          <w:sz w:val="16"/>
        </w:rPr>
      </w:pPr>
      <w:r w:rsidRPr="00B2398E">
        <w:rPr>
          <w:sz w:val="16"/>
        </w:rPr>
        <w:t>A. Violations in law</w:t>
      </w:r>
    </w:p>
    <w:p w14:paraId="668E1ACE" w14:textId="77777777" w:rsidR="00705A90" w:rsidRPr="00B2398E" w:rsidRDefault="00705A90" w:rsidP="00705A90">
      <w:pPr>
        <w:rPr>
          <w:sz w:val="16"/>
        </w:rPr>
      </w:pPr>
      <w:r w:rsidRPr="00B2398E">
        <w:rPr>
          <w:sz w:val="16"/>
        </w:rPr>
        <w:t>20. General prohibition of the right to establish and/or join trade unions</w:t>
      </w:r>
    </w:p>
    <w:p w14:paraId="74A74D10" w14:textId="77777777" w:rsidR="00705A90" w:rsidRPr="00B2398E" w:rsidRDefault="00705A90" w:rsidP="00705A90">
      <w:pPr>
        <w:rPr>
          <w:sz w:val="16"/>
        </w:rPr>
      </w:pPr>
      <w:r w:rsidRPr="00B2398E">
        <w:rPr>
          <w:sz w:val="16"/>
        </w:rPr>
        <w:t>General Survey 1994 paras. 12, 93</w:t>
      </w:r>
    </w:p>
    <w:p w14:paraId="51446528" w14:textId="77777777" w:rsidR="00705A90" w:rsidRPr="00B2398E" w:rsidRDefault="00705A90" w:rsidP="00705A90">
      <w:pPr>
        <w:rPr>
          <w:sz w:val="16"/>
        </w:rPr>
      </w:pPr>
      <w:r w:rsidRPr="00B2398E">
        <w:rPr>
          <w:sz w:val="16"/>
        </w:rPr>
        <w:t>General Survey 2012 para. 51</w:t>
      </w:r>
    </w:p>
    <w:p w14:paraId="47E9A398" w14:textId="77777777" w:rsidR="00705A90" w:rsidRPr="00B2398E" w:rsidRDefault="00705A90" w:rsidP="00705A90">
      <w:pPr>
        <w:rPr>
          <w:sz w:val="16"/>
        </w:rPr>
      </w:pPr>
      <w:r w:rsidRPr="00B2398E">
        <w:rPr>
          <w:sz w:val="16"/>
        </w:rPr>
        <w:t>21. Exclusion of specific categories of workers from the right to establish and/or join trade unions</w:t>
      </w:r>
    </w:p>
    <w:p w14:paraId="6935E5EB" w14:textId="77777777" w:rsidR="00705A90" w:rsidRPr="00B2398E" w:rsidRDefault="00705A90" w:rsidP="00705A90">
      <w:pPr>
        <w:rPr>
          <w:sz w:val="16"/>
        </w:rPr>
      </w:pPr>
      <w:r w:rsidRPr="00B2398E">
        <w:rPr>
          <w:sz w:val="16"/>
        </w:rPr>
        <w:t>ILO Compilation of CFA decisions paras. 315-418 General Survey 1994 paras. 45-67</w:t>
      </w:r>
    </w:p>
    <w:p w14:paraId="53C25132" w14:textId="77777777" w:rsidR="00705A90" w:rsidRPr="00B2398E" w:rsidRDefault="00705A90" w:rsidP="00705A90">
      <w:pPr>
        <w:rPr>
          <w:sz w:val="16"/>
        </w:rPr>
      </w:pPr>
      <w:r w:rsidRPr="00B2398E">
        <w:rPr>
          <w:sz w:val="16"/>
        </w:rPr>
        <w:t>22. Restrictions on the freedom of choice of union structure and composition</w:t>
      </w:r>
    </w:p>
    <w:p w14:paraId="60B1C96C" w14:textId="77777777" w:rsidR="00705A90" w:rsidRPr="00B2398E" w:rsidRDefault="00705A90" w:rsidP="00705A90">
      <w:pPr>
        <w:rPr>
          <w:sz w:val="16"/>
        </w:rPr>
      </w:pPr>
      <w:r w:rsidRPr="00B2398E">
        <w:rPr>
          <w:sz w:val="16"/>
        </w:rPr>
        <w:t>ILO Compilation of CFA decisions paras. 472-513; 546-560</w:t>
      </w:r>
    </w:p>
    <w:p w14:paraId="1F892168" w14:textId="77777777" w:rsidR="00705A90" w:rsidRPr="00B2398E" w:rsidRDefault="00705A90" w:rsidP="00705A90">
      <w:pPr>
        <w:rPr>
          <w:sz w:val="16"/>
        </w:rPr>
      </w:pPr>
      <w:r w:rsidRPr="00B2398E">
        <w:rPr>
          <w:sz w:val="16"/>
        </w:rPr>
        <w:t>General Survey 1994 paras. 79-90</w:t>
      </w:r>
    </w:p>
    <w:p w14:paraId="6AD35F35" w14:textId="77777777" w:rsidR="00705A90" w:rsidRPr="00B2398E" w:rsidRDefault="00705A90" w:rsidP="00705A90">
      <w:pPr>
        <w:rPr>
          <w:sz w:val="16"/>
        </w:rPr>
      </w:pPr>
      <w:r w:rsidRPr="00B2398E">
        <w:rPr>
          <w:sz w:val="16"/>
        </w:rPr>
        <w:t>23. Previous authorisation requirements for union registration</w:t>
      </w:r>
    </w:p>
    <w:p w14:paraId="49F85895" w14:textId="77777777" w:rsidR="00705A90" w:rsidRPr="00B2398E" w:rsidRDefault="00705A90" w:rsidP="00705A90">
      <w:pPr>
        <w:rPr>
          <w:sz w:val="16"/>
        </w:rPr>
      </w:pPr>
      <w:r w:rsidRPr="00B2398E">
        <w:rPr>
          <w:sz w:val="16"/>
        </w:rPr>
        <w:t>ILO Compilation of CFA decisions paras. 419-444; 448-471</w:t>
      </w:r>
    </w:p>
    <w:p w14:paraId="576B2E5C" w14:textId="77777777" w:rsidR="00705A90" w:rsidRPr="00B2398E" w:rsidRDefault="00705A90" w:rsidP="00705A90">
      <w:pPr>
        <w:rPr>
          <w:sz w:val="16"/>
        </w:rPr>
      </w:pPr>
      <w:r w:rsidRPr="00B2398E">
        <w:rPr>
          <w:sz w:val="16"/>
        </w:rPr>
        <w:t>General Survey 1994 paras. 68-70</w:t>
      </w:r>
    </w:p>
    <w:p w14:paraId="45DE5E48" w14:textId="77777777" w:rsidR="00705A90" w:rsidRPr="00B2398E" w:rsidRDefault="00705A90" w:rsidP="00705A90">
      <w:pPr>
        <w:rPr>
          <w:sz w:val="16"/>
        </w:rPr>
      </w:pPr>
      <w:r w:rsidRPr="00B2398E">
        <w:rPr>
          <w:sz w:val="16"/>
        </w:rPr>
        <w:t>General Survey 2012 paras. 82-87; 89-90</w:t>
      </w:r>
    </w:p>
    <w:p w14:paraId="7ED3C858" w14:textId="77777777" w:rsidR="00705A90" w:rsidRPr="00B2398E" w:rsidRDefault="00705A90" w:rsidP="00705A90">
      <w:pPr>
        <w:rPr>
          <w:sz w:val="16"/>
        </w:rPr>
      </w:pPr>
      <w:r w:rsidRPr="00B2398E">
        <w:rPr>
          <w:sz w:val="16"/>
        </w:rPr>
        <w:t>24. Union monopoly</w:t>
      </w:r>
    </w:p>
    <w:p w14:paraId="1DB9D028" w14:textId="77777777" w:rsidR="00705A90" w:rsidRPr="00B2398E" w:rsidRDefault="00705A90" w:rsidP="00705A90">
      <w:pPr>
        <w:rPr>
          <w:sz w:val="16"/>
        </w:rPr>
      </w:pPr>
      <w:r w:rsidRPr="00B2398E">
        <w:rPr>
          <w:sz w:val="16"/>
        </w:rPr>
        <w:t>ILO Compilation of CFA decisions paras. 475-501 General Survey 1994 para. 91</w:t>
      </w:r>
    </w:p>
    <w:p w14:paraId="7C734F7E" w14:textId="77777777" w:rsidR="00705A90" w:rsidRPr="00B2398E" w:rsidRDefault="00705A90" w:rsidP="00705A90">
      <w:pPr>
        <w:rPr>
          <w:sz w:val="16"/>
        </w:rPr>
      </w:pPr>
      <w:r w:rsidRPr="00B2398E">
        <w:rPr>
          <w:sz w:val="16"/>
        </w:rPr>
        <w:t>25. Dissolution/</w:t>
      </w:r>
      <w:r w:rsidRPr="00B2398E">
        <w:rPr>
          <w:rStyle w:val="StyleUnderline"/>
        </w:rPr>
        <w:t>suspension of legally functioning trade unions</w:t>
      </w:r>
    </w:p>
    <w:p w14:paraId="6EBD811E" w14:textId="77777777" w:rsidR="00705A90" w:rsidRPr="00B2398E" w:rsidRDefault="00705A90" w:rsidP="00705A90">
      <w:pPr>
        <w:rPr>
          <w:sz w:val="16"/>
        </w:rPr>
      </w:pPr>
      <w:r w:rsidRPr="00B2398E">
        <w:rPr>
          <w:sz w:val="16"/>
        </w:rPr>
        <w:t>ILO Compilation of CFA decisions paras. 979-1013 General Survey 1994 paras. 180-188</w:t>
      </w:r>
    </w:p>
    <w:p w14:paraId="770F4EC3" w14:textId="77777777" w:rsidR="00705A90" w:rsidRPr="00B2398E" w:rsidRDefault="00705A90" w:rsidP="00705A90">
      <w:pPr>
        <w:rPr>
          <w:sz w:val="4"/>
          <w:szCs w:val="4"/>
        </w:rPr>
      </w:pPr>
      <w:r w:rsidRPr="00B2398E">
        <w:rPr>
          <w:sz w:val="4"/>
          <w:szCs w:val="4"/>
        </w:rPr>
        <w:t>General Survey 2012 para. 162</w:t>
      </w:r>
    </w:p>
    <w:p w14:paraId="214D7A37" w14:textId="77777777" w:rsidR="00705A90" w:rsidRPr="00B2398E" w:rsidRDefault="00705A90" w:rsidP="00705A90">
      <w:pPr>
        <w:rPr>
          <w:sz w:val="4"/>
          <w:szCs w:val="4"/>
        </w:rPr>
      </w:pPr>
      <w:r w:rsidRPr="00B2398E">
        <w:rPr>
          <w:sz w:val="4"/>
          <w:szCs w:val="4"/>
        </w:rPr>
        <w:lastRenderedPageBreak/>
        <w:t>26. Provisions in law allowing for anti-union discriminatory measures (dismissal, suspension, transfer, downgrading)</w:t>
      </w:r>
    </w:p>
    <w:p w14:paraId="34564EB2" w14:textId="77777777" w:rsidR="00705A90" w:rsidRPr="00B2398E" w:rsidRDefault="00705A90" w:rsidP="00705A90">
      <w:pPr>
        <w:rPr>
          <w:sz w:val="4"/>
          <w:szCs w:val="4"/>
        </w:rPr>
      </w:pPr>
      <w:r w:rsidRPr="00B2398E">
        <w:rPr>
          <w:sz w:val="4"/>
          <w:szCs w:val="4"/>
        </w:rPr>
        <w:t>ILO Compilation of CFA decisions paras. 1072-1185 General Survey 1994 paras. 199-210, 213</w:t>
      </w:r>
    </w:p>
    <w:p w14:paraId="6E15DDC6" w14:textId="77777777" w:rsidR="00705A90" w:rsidRPr="00B2398E" w:rsidRDefault="00705A90" w:rsidP="00705A90">
      <w:pPr>
        <w:rPr>
          <w:sz w:val="4"/>
          <w:szCs w:val="4"/>
        </w:rPr>
      </w:pPr>
      <w:r w:rsidRPr="00B2398E">
        <w:rPr>
          <w:sz w:val="4"/>
          <w:szCs w:val="4"/>
        </w:rPr>
        <w:t>27. Lack of effective legal guarantees against anti-union discriminatory measures</w:t>
      </w:r>
    </w:p>
    <w:p w14:paraId="57E9F056" w14:textId="77777777" w:rsidR="00705A90" w:rsidRPr="00B2398E" w:rsidRDefault="00705A90" w:rsidP="00705A90">
      <w:pPr>
        <w:rPr>
          <w:sz w:val="4"/>
          <w:szCs w:val="4"/>
        </w:rPr>
      </w:pPr>
      <w:r w:rsidRPr="00B2398E">
        <w:rPr>
          <w:sz w:val="4"/>
          <w:szCs w:val="4"/>
        </w:rPr>
        <w:t>ILO Compilation of CFA decisions paras. 1134-1162 General Survey 1994 paras. 214-224</w:t>
      </w:r>
    </w:p>
    <w:p w14:paraId="44B5F360" w14:textId="77777777" w:rsidR="00705A90" w:rsidRPr="00B2398E" w:rsidRDefault="00705A90" w:rsidP="00705A90">
      <w:pPr>
        <w:rPr>
          <w:sz w:val="4"/>
          <w:szCs w:val="4"/>
        </w:rPr>
      </w:pPr>
      <w:r w:rsidRPr="00B2398E">
        <w:rPr>
          <w:sz w:val="4"/>
          <w:szCs w:val="4"/>
        </w:rPr>
        <w:t>General Survey 2012 paras 166-167; 173-193</w:t>
      </w:r>
    </w:p>
    <w:p w14:paraId="13468571" w14:textId="77777777" w:rsidR="00705A90" w:rsidRPr="00B2398E" w:rsidRDefault="00705A90" w:rsidP="00705A90">
      <w:pPr>
        <w:rPr>
          <w:sz w:val="4"/>
          <w:szCs w:val="4"/>
        </w:rPr>
      </w:pPr>
      <w:r w:rsidRPr="00B2398E">
        <w:rPr>
          <w:sz w:val="4"/>
          <w:szCs w:val="4"/>
        </w:rPr>
        <w:t>28. Provisions in law allowing for interference of employers and/or public authorities</w:t>
      </w:r>
    </w:p>
    <w:p w14:paraId="1379F22E" w14:textId="77777777" w:rsidR="00705A90" w:rsidRPr="00B2398E" w:rsidRDefault="00705A90" w:rsidP="00705A90">
      <w:pPr>
        <w:rPr>
          <w:sz w:val="4"/>
          <w:szCs w:val="4"/>
        </w:rPr>
      </w:pPr>
      <w:r w:rsidRPr="00B2398E">
        <w:rPr>
          <w:sz w:val="4"/>
          <w:szCs w:val="4"/>
        </w:rPr>
        <w:t>ILO Compilation of CFA decisions paras 1215-1219 General Survey 1994 paras. 225-234</w:t>
      </w:r>
    </w:p>
    <w:p w14:paraId="484C960B" w14:textId="77777777" w:rsidR="00705A90" w:rsidRPr="00B2398E" w:rsidRDefault="00705A90" w:rsidP="00705A90">
      <w:pPr>
        <w:rPr>
          <w:sz w:val="4"/>
          <w:szCs w:val="4"/>
        </w:rPr>
      </w:pPr>
      <w:r w:rsidRPr="00B2398E">
        <w:rPr>
          <w:sz w:val="4"/>
          <w:szCs w:val="4"/>
        </w:rPr>
        <w:t>General Survey 2012 paras. 194-196</w:t>
      </w:r>
    </w:p>
    <w:p w14:paraId="3D24FAD7" w14:textId="77777777" w:rsidR="00705A90" w:rsidRPr="00B2398E" w:rsidRDefault="00705A90" w:rsidP="00705A90">
      <w:pPr>
        <w:rPr>
          <w:sz w:val="4"/>
          <w:szCs w:val="4"/>
        </w:rPr>
      </w:pPr>
      <w:r w:rsidRPr="00B2398E">
        <w:rPr>
          <w:sz w:val="4"/>
          <w:szCs w:val="4"/>
        </w:rPr>
        <w:t>29. Lack of effective legal guarantees against acts of interference</w:t>
      </w:r>
    </w:p>
    <w:p w14:paraId="4EB7D196" w14:textId="77777777" w:rsidR="00705A90" w:rsidRPr="00B2398E" w:rsidRDefault="00705A90" w:rsidP="00705A90">
      <w:pPr>
        <w:rPr>
          <w:sz w:val="4"/>
          <w:szCs w:val="4"/>
        </w:rPr>
      </w:pPr>
      <w:r w:rsidRPr="00B2398E">
        <w:rPr>
          <w:sz w:val="4"/>
          <w:szCs w:val="4"/>
        </w:rPr>
        <w:t>ILO Compilation of CFA decisions paras 1187-1230 General Survey 1994 paras. 189-198</w:t>
      </w:r>
    </w:p>
    <w:p w14:paraId="7CF04C44" w14:textId="77777777" w:rsidR="00705A90" w:rsidRPr="00B2398E" w:rsidRDefault="00705A90" w:rsidP="00705A90">
      <w:pPr>
        <w:rPr>
          <w:sz w:val="4"/>
          <w:szCs w:val="4"/>
        </w:rPr>
      </w:pPr>
      <w:r w:rsidRPr="00B2398E">
        <w:rPr>
          <w:sz w:val="4"/>
          <w:szCs w:val="4"/>
        </w:rPr>
        <w:t>General Survey 2012 para. 163</w:t>
      </w:r>
    </w:p>
    <w:p w14:paraId="29AAD8AC" w14:textId="77777777" w:rsidR="00705A90" w:rsidRPr="00B2398E" w:rsidRDefault="00705A90" w:rsidP="00705A90">
      <w:pPr>
        <w:rPr>
          <w:sz w:val="4"/>
          <w:szCs w:val="4"/>
        </w:rPr>
      </w:pPr>
      <w:r w:rsidRPr="00B2398E">
        <w:rPr>
          <w:sz w:val="4"/>
          <w:szCs w:val="4"/>
        </w:rPr>
        <w:t>30. Right to establish and/or join federations and confederations and to affiliate with international organisations of workers</w:t>
      </w:r>
    </w:p>
    <w:p w14:paraId="1A46FDA7" w14:textId="77777777" w:rsidR="00705A90" w:rsidRPr="00B2398E" w:rsidRDefault="00705A90" w:rsidP="00705A90">
      <w:pPr>
        <w:rPr>
          <w:sz w:val="4"/>
          <w:szCs w:val="4"/>
        </w:rPr>
      </w:pPr>
      <w:r w:rsidRPr="00B2398E">
        <w:rPr>
          <w:sz w:val="4"/>
          <w:szCs w:val="4"/>
        </w:rPr>
        <w:t>ILO Compilation of CFA decisions paras. 1014-1071 General Survey 1994 paras. 189-198</w:t>
      </w:r>
    </w:p>
    <w:p w14:paraId="307DA7DE" w14:textId="77777777" w:rsidR="00705A90" w:rsidRPr="00B2398E" w:rsidRDefault="00705A90" w:rsidP="00705A90">
      <w:pPr>
        <w:rPr>
          <w:sz w:val="4"/>
          <w:szCs w:val="4"/>
        </w:rPr>
      </w:pPr>
      <w:r w:rsidRPr="00B2398E">
        <w:rPr>
          <w:sz w:val="4"/>
          <w:szCs w:val="4"/>
        </w:rPr>
        <w:t>General Survey 2012 para. 163</w:t>
      </w:r>
    </w:p>
    <w:p w14:paraId="5F9DABF7" w14:textId="77777777" w:rsidR="00705A90" w:rsidRPr="00B2398E" w:rsidRDefault="00705A90" w:rsidP="00705A90">
      <w:pPr>
        <w:rPr>
          <w:sz w:val="4"/>
          <w:szCs w:val="4"/>
        </w:rPr>
      </w:pPr>
      <w:r w:rsidRPr="00B2398E">
        <w:rPr>
          <w:sz w:val="4"/>
          <w:szCs w:val="4"/>
        </w:rPr>
        <w:t>31. Lack of guarantee of due process of law</w:t>
      </w:r>
    </w:p>
    <w:p w14:paraId="3EDB0509" w14:textId="77777777" w:rsidR="00705A90" w:rsidRPr="00B2398E" w:rsidRDefault="00705A90" w:rsidP="00705A90">
      <w:pPr>
        <w:rPr>
          <w:sz w:val="4"/>
          <w:szCs w:val="4"/>
        </w:rPr>
      </w:pPr>
      <w:r w:rsidRPr="00B2398E">
        <w:rPr>
          <w:sz w:val="4"/>
          <w:szCs w:val="4"/>
        </w:rPr>
        <w:t>Lack of due process regarding violations (20)-(30)</w:t>
      </w:r>
    </w:p>
    <w:p w14:paraId="735D1018" w14:textId="77777777" w:rsidR="00705A90" w:rsidRPr="00B2398E" w:rsidRDefault="00705A90" w:rsidP="00705A90">
      <w:pPr>
        <w:rPr>
          <w:sz w:val="4"/>
          <w:szCs w:val="4"/>
        </w:rPr>
      </w:pPr>
      <w:r w:rsidRPr="00B2398E">
        <w:rPr>
          <w:sz w:val="4"/>
          <w:szCs w:val="4"/>
        </w:rPr>
        <w:t>B. Violations in practice</w:t>
      </w:r>
    </w:p>
    <w:p w14:paraId="543F6327" w14:textId="77777777" w:rsidR="00705A90" w:rsidRPr="00B2398E" w:rsidRDefault="00705A90" w:rsidP="00705A90">
      <w:pPr>
        <w:rPr>
          <w:sz w:val="4"/>
          <w:szCs w:val="4"/>
        </w:rPr>
      </w:pPr>
      <w:r w:rsidRPr="00B2398E">
        <w:rPr>
          <w:sz w:val="4"/>
          <w:szCs w:val="4"/>
        </w:rPr>
        <w:t>32. Serious obstacle to exercise the right to establish and/or join trade unions</w:t>
      </w:r>
    </w:p>
    <w:p w14:paraId="1ECBA15E" w14:textId="77777777" w:rsidR="00705A90" w:rsidRPr="00B2398E" w:rsidRDefault="00705A90" w:rsidP="00705A90">
      <w:pPr>
        <w:rPr>
          <w:sz w:val="4"/>
          <w:szCs w:val="4"/>
        </w:rPr>
      </w:pPr>
      <w:r w:rsidRPr="00B2398E">
        <w:rPr>
          <w:sz w:val="4"/>
          <w:szCs w:val="4"/>
        </w:rPr>
        <w:t>The vast majority of the population is excluded from this right in practice</w:t>
      </w:r>
    </w:p>
    <w:p w14:paraId="04FA5098" w14:textId="77777777" w:rsidR="00705A90" w:rsidRPr="00B2398E" w:rsidRDefault="00705A90" w:rsidP="00705A90">
      <w:pPr>
        <w:rPr>
          <w:sz w:val="4"/>
          <w:szCs w:val="4"/>
        </w:rPr>
      </w:pPr>
      <w:r w:rsidRPr="00B2398E">
        <w:rPr>
          <w:sz w:val="4"/>
          <w:szCs w:val="4"/>
        </w:rPr>
        <w:t>General Survey 1994 paras. 12, 93</w:t>
      </w:r>
    </w:p>
    <w:p w14:paraId="11F2889A" w14:textId="77777777" w:rsidR="00705A90" w:rsidRPr="00B2398E" w:rsidRDefault="00705A90" w:rsidP="00705A90">
      <w:pPr>
        <w:rPr>
          <w:sz w:val="4"/>
          <w:szCs w:val="4"/>
        </w:rPr>
      </w:pPr>
      <w:r w:rsidRPr="00B2398E">
        <w:rPr>
          <w:sz w:val="4"/>
          <w:szCs w:val="4"/>
        </w:rPr>
        <w:t>General Survey 2012 para. 51</w:t>
      </w:r>
    </w:p>
    <w:p w14:paraId="206F23F6" w14:textId="77777777" w:rsidR="00705A90" w:rsidRPr="00B2398E" w:rsidRDefault="00705A90" w:rsidP="00705A90">
      <w:pPr>
        <w:rPr>
          <w:sz w:val="4"/>
          <w:szCs w:val="4"/>
        </w:rPr>
      </w:pPr>
      <w:r w:rsidRPr="00B2398E">
        <w:rPr>
          <w:sz w:val="4"/>
          <w:szCs w:val="4"/>
        </w:rPr>
        <w:t>33. Exclusion of specific categories of workers from the right to establish and/or join trade unions</w:t>
      </w:r>
    </w:p>
    <w:p w14:paraId="62C347B1" w14:textId="77777777" w:rsidR="00705A90" w:rsidRPr="00B2398E" w:rsidRDefault="00705A90" w:rsidP="00705A90">
      <w:pPr>
        <w:rPr>
          <w:sz w:val="4"/>
          <w:szCs w:val="4"/>
        </w:rPr>
      </w:pPr>
      <w:r w:rsidRPr="00B2398E">
        <w:rPr>
          <w:sz w:val="4"/>
          <w:szCs w:val="4"/>
        </w:rPr>
        <w:t>ILO Compilation of CFA decisions paras. 315-418 General Survey 1994 paras. 45-67</w:t>
      </w:r>
    </w:p>
    <w:p w14:paraId="78A23B65" w14:textId="77777777" w:rsidR="00705A90" w:rsidRPr="00B2398E" w:rsidRDefault="00705A90" w:rsidP="00705A90">
      <w:pPr>
        <w:rPr>
          <w:sz w:val="4"/>
          <w:szCs w:val="4"/>
        </w:rPr>
      </w:pPr>
      <w:r w:rsidRPr="00B2398E">
        <w:rPr>
          <w:sz w:val="4"/>
          <w:szCs w:val="4"/>
        </w:rPr>
        <w:t>34. Restrictions on the freedom of choice of union structure and composition</w:t>
      </w:r>
    </w:p>
    <w:p w14:paraId="02CD99B1" w14:textId="77777777" w:rsidR="00705A90" w:rsidRPr="00B2398E" w:rsidRDefault="00705A90" w:rsidP="00705A90">
      <w:pPr>
        <w:rPr>
          <w:sz w:val="4"/>
          <w:szCs w:val="4"/>
        </w:rPr>
      </w:pPr>
      <w:r w:rsidRPr="00B2398E">
        <w:rPr>
          <w:sz w:val="4"/>
          <w:szCs w:val="4"/>
        </w:rPr>
        <w:t>ILO Compilation of CFA decisions paras. 472-513; 546-560</w:t>
      </w:r>
    </w:p>
    <w:p w14:paraId="248DC27E" w14:textId="77777777" w:rsidR="00705A90" w:rsidRPr="00B2398E" w:rsidRDefault="00705A90" w:rsidP="00705A90">
      <w:pPr>
        <w:rPr>
          <w:sz w:val="4"/>
          <w:szCs w:val="4"/>
        </w:rPr>
      </w:pPr>
      <w:r w:rsidRPr="00B2398E">
        <w:rPr>
          <w:sz w:val="4"/>
          <w:szCs w:val="4"/>
        </w:rPr>
        <w:t>General Survey 1994 paras. 79-90</w:t>
      </w:r>
    </w:p>
    <w:p w14:paraId="6D6B0F2D" w14:textId="77777777" w:rsidR="00705A90" w:rsidRPr="00B2398E" w:rsidRDefault="00705A90" w:rsidP="00705A90">
      <w:pPr>
        <w:rPr>
          <w:sz w:val="4"/>
          <w:szCs w:val="4"/>
        </w:rPr>
      </w:pPr>
      <w:r w:rsidRPr="00B2398E">
        <w:rPr>
          <w:sz w:val="4"/>
          <w:szCs w:val="4"/>
        </w:rPr>
        <w:t>35. Previous authorisation requirements for union registration</w:t>
      </w:r>
    </w:p>
    <w:p w14:paraId="3F32130E" w14:textId="77777777" w:rsidR="00705A90" w:rsidRPr="00B2398E" w:rsidRDefault="00705A90" w:rsidP="00705A90">
      <w:pPr>
        <w:rPr>
          <w:sz w:val="4"/>
          <w:szCs w:val="4"/>
        </w:rPr>
      </w:pPr>
      <w:r w:rsidRPr="00B2398E">
        <w:rPr>
          <w:sz w:val="4"/>
          <w:szCs w:val="4"/>
        </w:rPr>
        <w:t>ILO Compilation of CFA decisions paras. 427-444 General Survey 1994 paras. 68-70</w:t>
      </w:r>
    </w:p>
    <w:p w14:paraId="7F11D487" w14:textId="77777777" w:rsidR="00705A90" w:rsidRPr="00B2398E" w:rsidRDefault="00705A90" w:rsidP="00705A90">
      <w:pPr>
        <w:rPr>
          <w:sz w:val="4"/>
          <w:szCs w:val="4"/>
        </w:rPr>
      </w:pPr>
      <w:r w:rsidRPr="00B2398E">
        <w:rPr>
          <w:sz w:val="4"/>
          <w:szCs w:val="4"/>
        </w:rPr>
        <w:t>General Survey 2012 paras. 82-87; 89-90</w:t>
      </w:r>
    </w:p>
    <w:p w14:paraId="6A133414" w14:textId="77777777" w:rsidR="00705A90" w:rsidRPr="00B2398E" w:rsidRDefault="00705A90" w:rsidP="00705A90">
      <w:pPr>
        <w:rPr>
          <w:sz w:val="4"/>
          <w:szCs w:val="4"/>
        </w:rPr>
      </w:pPr>
      <w:r w:rsidRPr="00B2398E">
        <w:rPr>
          <w:sz w:val="4"/>
          <w:szCs w:val="4"/>
        </w:rPr>
        <w:t>36. Union monopoly</w:t>
      </w:r>
    </w:p>
    <w:p w14:paraId="7DC1D8D3" w14:textId="77777777" w:rsidR="00705A90" w:rsidRPr="00B2398E" w:rsidRDefault="00705A90" w:rsidP="00705A90">
      <w:pPr>
        <w:rPr>
          <w:sz w:val="4"/>
          <w:szCs w:val="4"/>
        </w:rPr>
      </w:pPr>
      <w:r w:rsidRPr="00B2398E">
        <w:rPr>
          <w:sz w:val="4"/>
          <w:szCs w:val="4"/>
        </w:rPr>
        <w:t>ILO Compilation of CFA decisions paras. 475-501 General Survey 1994 para. 91</w:t>
      </w:r>
    </w:p>
    <w:p w14:paraId="10A816A2" w14:textId="77777777" w:rsidR="00705A90" w:rsidRPr="00B2398E" w:rsidRDefault="00705A90" w:rsidP="00705A90">
      <w:pPr>
        <w:rPr>
          <w:sz w:val="4"/>
          <w:szCs w:val="4"/>
        </w:rPr>
      </w:pPr>
      <w:r w:rsidRPr="00B2398E">
        <w:rPr>
          <w:sz w:val="4"/>
          <w:szCs w:val="4"/>
        </w:rPr>
        <w:t>37. Dissolution/suspension of legally functioning trade union dismissal, suspension, transfer, downgrading) ILO Compilation of CFA decisions paras. 1072-1185 General Survey 1994 paras. 199-210, 213</w:t>
      </w:r>
    </w:p>
    <w:p w14:paraId="1B79019F" w14:textId="77777777" w:rsidR="00705A90" w:rsidRPr="00B2398E" w:rsidRDefault="00705A90" w:rsidP="00705A90">
      <w:pPr>
        <w:rPr>
          <w:sz w:val="4"/>
          <w:szCs w:val="4"/>
        </w:rPr>
      </w:pPr>
      <w:r w:rsidRPr="00B2398E">
        <w:rPr>
          <w:sz w:val="4"/>
          <w:szCs w:val="4"/>
        </w:rPr>
        <w:t>38. Anti-union discriminatory measures (including dismissal, suspension, transfer, downgrading)</w:t>
      </w:r>
    </w:p>
    <w:p w14:paraId="0C3FF028" w14:textId="77777777" w:rsidR="00705A90" w:rsidRPr="00B2398E" w:rsidRDefault="00705A90" w:rsidP="00705A90">
      <w:pPr>
        <w:rPr>
          <w:sz w:val="4"/>
          <w:szCs w:val="4"/>
        </w:rPr>
      </w:pPr>
      <w:r w:rsidRPr="00B2398E">
        <w:rPr>
          <w:sz w:val="4"/>
          <w:szCs w:val="4"/>
        </w:rPr>
        <w:t>ILO Compilation of CFA decisions paras. 1072-1185 General Survey 1994 paras. 199-210, 213</w:t>
      </w:r>
    </w:p>
    <w:p w14:paraId="0BECD546" w14:textId="77777777" w:rsidR="00705A90" w:rsidRPr="00B2398E" w:rsidRDefault="00705A90" w:rsidP="00705A90">
      <w:pPr>
        <w:rPr>
          <w:sz w:val="4"/>
          <w:szCs w:val="4"/>
        </w:rPr>
      </w:pPr>
      <w:r w:rsidRPr="00B2398E">
        <w:rPr>
          <w:sz w:val="4"/>
          <w:szCs w:val="4"/>
        </w:rPr>
        <w:t>39. Committed against trade union leaders Violation (38) is committed against a trade union leader</w:t>
      </w:r>
    </w:p>
    <w:p w14:paraId="17BE8E63" w14:textId="77777777" w:rsidR="00705A90" w:rsidRPr="00B2398E" w:rsidRDefault="00705A90" w:rsidP="00705A90">
      <w:pPr>
        <w:rPr>
          <w:sz w:val="4"/>
          <w:szCs w:val="4"/>
        </w:rPr>
      </w:pPr>
      <w:r w:rsidRPr="00B2398E">
        <w:rPr>
          <w:sz w:val="4"/>
          <w:szCs w:val="4"/>
        </w:rPr>
        <w:t>40. Lack of effective legal guarantees against anti-union discriminatory measures</w:t>
      </w:r>
    </w:p>
    <w:p w14:paraId="04692909" w14:textId="77777777" w:rsidR="00705A90" w:rsidRPr="00B2398E" w:rsidRDefault="00705A90" w:rsidP="00705A90">
      <w:pPr>
        <w:rPr>
          <w:sz w:val="4"/>
          <w:szCs w:val="4"/>
        </w:rPr>
      </w:pPr>
      <w:r w:rsidRPr="00B2398E">
        <w:rPr>
          <w:sz w:val="4"/>
          <w:szCs w:val="4"/>
        </w:rPr>
        <w:t>ILO Compilation of CFA decisions paras. 1134-1162 General Survey 1994 paras. 214-224</w:t>
      </w:r>
    </w:p>
    <w:p w14:paraId="5157F32B" w14:textId="77777777" w:rsidR="00705A90" w:rsidRPr="00B2398E" w:rsidRDefault="00705A90" w:rsidP="00705A90">
      <w:pPr>
        <w:rPr>
          <w:sz w:val="4"/>
          <w:szCs w:val="4"/>
        </w:rPr>
      </w:pPr>
      <w:r w:rsidRPr="00B2398E">
        <w:rPr>
          <w:sz w:val="4"/>
          <w:szCs w:val="4"/>
        </w:rPr>
        <w:t>General Survey 2012 paras 166-167; 173-193</w:t>
      </w:r>
    </w:p>
    <w:p w14:paraId="36189B9A" w14:textId="77777777" w:rsidR="00705A90" w:rsidRPr="00B2398E" w:rsidRDefault="00705A90" w:rsidP="00705A90">
      <w:pPr>
        <w:rPr>
          <w:sz w:val="4"/>
          <w:szCs w:val="4"/>
        </w:rPr>
      </w:pPr>
      <w:r w:rsidRPr="00B2398E">
        <w:rPr>
          <w:sz w:val="4"/>
          <w:szCs w:val="4"/>
        </w:rPr>
        <w:t>41. Acts of interference of employers and/or public authorities</w:t>
      </w:r>
    </w:p>
    <w:p w14:paraId="69163AC2" w14:textId="77777777" w:rsidR="00705A90" w:rsidRPr="00B2398E" w:rsidRDefault="00705A90" w:rsidP="00705A90">
      <w:pPr>
        <w:rPr>
          <w:sz w:val="4"/>
          <w:szCs w:val="4"/>
        </w:rPr>
      </w:pPr>
      <w:r w:rsidRPr="00B2398E">
        <w:rPr>
          <w:sz w:val="4"/>
          <w:szCs w:val="4"/>
        </w:rPr>
        <w:t>ILO Compilation of CFA decisions paras 1215-1219 General Survey 1994 paras. 225-234</w:t>
      </w:r>
    </w:p>
    <w:p w14:paraId="14D92030" w14:textId="77777777" w:rsidR="00705A90" w:rsidRPr="00B2398E" w:rsidRDefault="00705A90" w:rsidP="00705A90">
      <w:pPr>
        <w:rPr>
          <w:sz w:val="4"/>
          <w:szCs w:val="4"/>
        </w:rPr>
      </w:pPr>
      <w:r w:rsidRPr="00B2398E">
        <w:rPr>
          <w:sz w:val="4"/>
          <w:szCs w:val="4"/>
        </w:rPr>
        <w:t>General Survey 2012 paras. 194-196</w:t>
      </w:r>
    </w:p>
    <w:p w14:paraId="68B480A4" w14:textId="77777777" w:rsidR="00705A90" w:rsidRPr="00B2398E" w:rsidRDefault="00705A90" w:rsidP="00705A90">
      <w:pPr>
        <w:rPr>
          <w:sz w:val="4"/>
          <w:szCs w:val="4"/>
        </w:rPr>
      </w:pPr>
      <w:r w:rsidRPr="00B2398E">
        <w:rPr>
          <w:sz w:val="4"/>
          <w:szCs w:val="4"/>
        </w:rPr>
        <w:t>42. Lack of effective legal guarantees against acts of interference of employers and/or public authorities ILO Compilation of CFA decisions paras 1187-1230 General Survey 1994 paras. 189-198</w:t>
      </w:r>
    </w:p>
    <w:p w14:paraId="6FB7FE0C" w14:textId="77777777" w:rsidR="00705A90" w:rsidRPr="00B2398E" w:rsidRDefault="00705A90" w:rsidP="00705A90">
      <w:pPr>
        <w:rPr>
          <w:sz w:val="4"/>
          <w:szCs w:val="4"/>
        </w:rPr>
      </w:pPr>
      <w:r w:rsidRPr="00B2398E">
        <w:rPr>
          <w:sz w:val="4"/>
          <w:szCs w:val="4"/>
        </w:rPr>
        <w:t>General Survey 2012 para. 163</w:t>
      </w:r>
    </w:p>
    <w:p w14:paraId="009A16D6" w14:textId="77777777" w:rsidR="00705A90" w:rsidRPr="00B2398E" w:rsidRDefault="00705A90" w:rsidP="00705A90">
      <w:pPr>
        <w:rPr>
          <w:sz w:val="4"/>
          <w:szCs w:val="4"/>
        </w:rPr>
      </w:pPr>
      <w:r w:rsidRPr="00B2398E">
        <w:rPr>
          <w:sz w:val="4"/>
          <w:szCs w:val="4"/>
        </w:rPr>
        <w:t>43. Infringement of the right to establish and join federations and confederations and to affiliate with international organisations of workers</w:t>
      </w:r>
    </w:p>
    <w:p w14:paraId="326AC89D" w14:textId="77777777" w:rsidR="00705A90" w:rsidRPr="00B2398E" w:rsidRDefault="00705A90" w:rsidP="00705A90">
      <w:pPr>
        <w:rPr>
          <w:sz w:val="4"/>
          <w:szCs w:val="4"/>
        </w:rPr>
      </w:pPr>
      <w:r w:rsidRPr="00B2398E">
        <w:rPr>
          <w:sz w:val="4"/>
          <w:szCs w:val="4"/>
        </w:rPr>
        <w:t>ILO Compilation of CFA decisions paras. 1014-1071 General Survey 1994 paras. 189-198</w:t>
      </w:r>
    </w:p>
    <w:p w14:paraId="459F03B5" w14:textId="77777777" w:rsidR="00705A90" w:rsidRPr="00B2398E" w:rsidRDefault="00705A90" w:rsidP="00705A90">
      <w:pPr>
        <w:rPr>
          <w:sz w:val="4"/>
          <w:szCs w:val="4"/>
        </w:rPr>
      </w:pPr>
      <w:r w:rsidRPr="00B2398E">
        <w:rPr>
          <w:sz w:val="4"/>
          <w:szCs w:val="4"/>
        </w:rPr>
        <w:t>General Survey 2012 para. 163</w:t>
      </w:r>
    </w:p>
    <w:p w14:paraId="005DFF7A" w14:textId="77777777" w:rsidR="00705A90" w:rsidRPr="00B2398E" w:rsidRDefault="00705A90" w:rsidP="00705A90">
      <w:pPr>
        <w:rPr>
          <w:sz w:val="4"/>
          <w:szCs w:val="4"/>
        </w:rPr>
      </w:pPr>
      <w:r w:rsidRPr="00B2398E">
        <w:rPr>
          <w:sz w:val="4"/>
          <w:szCs w:val="4"/>
        </w:rPr>
        <w:t>44. Lack of guarantee of due process of law and/or justice</w:t>
      </w:r>
    </w:p>
    <w:p w14:paraId="311E967B" w14:textId="77777777" w:rsidR="00705A90" w:rsidRPr="00B2398E" w:rsidRDefault="00705A90" w:rsidP="00705A90">
      <w:pPr>
        <w:rPr>
          <w:sz w:val="4"/>
          <w:szCs w:val="4"/>
        </w:rPr>
      </w:pPr>
      <w:r w:rsidRPr="00B2398E">
        <w:rPr>
          <w:sz w:val="4"/>
          <w:szCs w:val="4"/>
        </w:rPr>
        <w:t>Lack of due process regarding violations (32) - (43)</w:t>
      </w:r>
    </w:p>
    <w:p w14:paraId="7D7FB822" w14:textId="77777777" w:rsidR="00705A90" w:rsidRPr="00B2398E" w:rsidRDefault="00705A90" w:rsidP="00705A90">
      <w:pPr>
        <w:rPr>
          <w:sz w:val="16"/>
        </w:rPr>
      </w:pPr>
      <w:r w:rsidRPr="00B2398E">
        <w:rPr>
          <w:sz w:val="16"/>
        </w:rPr>
        <w:t xml:space="preserve">III. </w:t>
      </w:r>
      <w:r w:rsidRPr="00B2398E">
        <w:rPr>
          <w:rStyle w:val="Emphasis"/>
        </w:rPr>
        <w:t>Trade union activities</w:t>
      </w:r>
    </w:p>
    <w:p w14:paraId="27C7FB92" w14:textId="77777777" w:rsidR="00705A90" w:rsidRPr="00B2398E" w:rsidRDefault="00705A90" w:rsidP="00705A90">
      <w:pPr>
        <w:rPr>
          <w:sz w:val="16"/>
        </w:rPr>
      </w:pPr>
      <w:r w:rsidRPr="00B2398E">
        <w:rPr>
          <w:sz w:val="16"/>
        </w:rPr>
        <w:t>A. Violations in law</w:t>
      </w:r>
    </w:p>
    <w:p w14:paraId="3E0AD63F" w14:textId="77777777" w:rsidR="00705A90" w:rsidRPr="0023513B" w:rsidRDefault="00705A90" w:rsidP="00705A90">
      <w:pPr>
        <w:rPr>
          <w:rStyle w:val="StyleUnderline"/>
        </w:rPr>
      </w:pPr>
      <w:r w:rsidRPr="00B2398E">
        <w:rPr>
          <w:sz w:val="16"/>
        </w:rPr>
        <w:t xml:space="preserve">45. </w:t>
      </w:r>
      <w:r w:rsidRPr="0023513B">
        <w:rPr>
          <w:rStyle w:val="StyleUnderline"/>
          <w:highlight w:val="cyan"/>
        </w:rPr>
        <w:t>Infringement of the right to freely elect representatives</w:t>
      </w:r>
    </w:p>
    <w:p w14:paraId="40CA104B" w14:textId="77777777" w:rsidR="00705A90" w:rsidRPr="00B2398E" w:rsidRDefault="00705A90" w:rsidP="00705A90">
      <w:pPr>
        <w:rPr>
          <w:sz w:val="16"/>
        </w:rPr>
      </w:pPr>
      <w:r w:rsidRPr="00B2398E">
        <w:rPr>
          <w:sz w:val="16"/>
        </w:rPr>
        <w:t>ILO Compilation of CFA decisions paras. 585-665 General Survey 1994 paras. 112-121</w:t>
      </w:r>
    </w:p>
    <w:p w14:paraId="22DFEC2F" w14:textId="77777777" w:rsidR="00705A90" w:rsidRPr="00B2398E" w:rsidRDefault="00705A90" w:rsidP="00705A90">
      <w:pPr>
        <w:rPr>
          <w:sz w:val="16"/>
        </w:rPr>
      </w:pPr>
      <w:r w:rsidRPr="00B2398E">
        <w:rPr>
          <w:sz w:val="16"/>
        </w:rPr>
        <w:t>General Survey 2012 paras. 101-107</w:t>
      </w:r>
    </w:p>
    <w:p w14:paraId="03747FE0" w14:textId="77777777" w:rsidR="00705A90" w:rsidRPr="00B2398E" w:rsidRDefault="00705A90" w:rsidP="00705A90">
      <w:pPr>
        <w:rPr>
          <w:sz w:val="16"/>
        </w:rPr>
      </w:pPr>
      <w:r w:rsidRPr="00B2398E">
        <w:rPr>
          <w:sz w:val="16"/>
        </w:rPr>
        <w:t xml:space="preserve">46. </w:t>
      </w:r>
      <w:r w:rsidRPr="00B2398E">
        <w:rPr>
          <w:rStyle w:val="StyleUnderline"/>
        </w:rPr>
        <w:t>Infringement of the right to freely draw up constitutions and internal rules and administration ILO Compilation of CFA decisions paras</w:t>
      </w:r>
      <w:r w:rsidRPr="00B2398E">
        <w:rPr>
          <w:sz w:val="16"/>
        </w:rPr>
        <w:t>. 561-584; 666-679</w:t>
      </w:r>
    </w:p>
    <w:p w14:paraId="275A5BB7" w14:textId="77777777" w:rsidR="00705A90" w:rsidRPr="00B2398E" w:rsidRDefault="00705A90" w:rsidP="00705A90">
      <w:pPr>
        <w:rPr>
          <w:sz w:val="16"/>
        </w:rPr>
      </w:pPr>
      <w:r w:rsidRPr="00B2398E">
        <w:rPr>
          <w:sz w:val="16"/>
        </w:rPr>
        <w:lastRenderedPageBreak/>
        <w:t>General Survey 1994 paras. 108-111</w:t>
      </w:r>
    </w:p>
    <w:p w14:paraId="507D3CD1" w14:textId="77777777" w:rsidR="00705A90" w:rsidRPr="00B2398E" w:rsidRDefault="00705A90" w:rsidP="00705A90">
      <w:pPr>
        <w:rPr>
          <w:sz w:val="16"/>
        </w:rPr>
      </w:pPr>
      <w:r w:rsidRPr="00B2398E">
        <w:rPr>
          <w:sz w:val="16"/>
        </w:rPr>
        <w:t>General Survey 2012 paras. 100,112-114</w:t>
      </w:r>
    </w:p>
    <w:p w14:paraId="6F9306BF" w14:textId="77777777" w:rsidR="00705A90" w:rsidRPr="00B2398E" w:rsidRDefault="00705A90" w:rsidP="00705A90">
      <w:pPr>
        <w:rPr>
          <w:sz w:val="16"/>
        </w:rPr>
      </w:pPr>
      <w:r w:rsidRPr="00B2398E">
        <w:rPr>
          <w:sz w:val="16"/>
        </w:rPr>
        <w:t xml:space="preserve">47. Infringement of the right to freely </w:t>
      </w:r>
      <w:r w:rsidRPr="0023513B">
        <w:rPr>
          <w:rStyle w:val="StyleUnderline"/>
          <w:highlight w:val="cyan"/>
        </w:rPr>
        <w:t>organise</w:t>
      </w:r>
      <w:r w:rsidRPr="00B2398E">
        <w:rPr>
          <w:sz w:val="16"/>
        </w:rPr>
        <w:t xml:space="preserve"> and control financial administration</w:t>
      </w:r>
    </w:p>
    <w:p w14:paraId="7676D202" w14:textId="77777777" w:rsidR="00705A90" w:rsidRPr="00B2398E" w:rsidRDefault="00705A90" w:rsidP="00705A90">
      <w:pPr>
        <w:rPr>
          <w:sz w:val="16"/>
        </w:rPr>
      </w:pPr>
      <w:r w:rsidRPr="00B2398E">
        <w:rPr>
          <w:sz w:val="16"/>
        </w:rPr>
        <w:t>ILO Compilation of CFA decisions paras. 680-715 General Survey 1994 paras. 108, 124-127</w:t>
      </w:r>
    </w:p>
    <w:p w14:paraId="476383E6" w14:textId="77777777" w:rsidR="00705A90" w:rsidRPr="00B2398E" w:rsidRDefault="00705A90" w:rsidP="00705A90">
      <w:pPr>
        <w:rPr>
          <w:sz w:val="16"/>
        </w:rPr>
      </w:pPr>
      <w:r w:rsidRPr="00B2398E">
        <w:rPr>
          <w:sz w:val="16"/>
        </w:rPr>
        <w:t>General Survey 2012 paras. 108-111</w:t>
      </w:r>
    </w:p>
    <w:p w14:paraId="4FC7DB0E" w14:textId="77777777" w:rsidR="00705A90" w:rsidRPr="00B2398E" w:rsidRDefault="00705A90" w:rsidP="00705A90">
      <w:pPr>
        <w:rPr>
          <w:sz w:val="16"/>
        </w:rPr>
      </w:pPr>
      <w:r w:rsidRPr="00B2398E">
        <w:rPr>
          <w:sz w:val="16"/>
        </w:rPr>
        <w:t>48. Infringement of the right to freely organise activities and to formulate programmes</w:t>
      </w:r>
    </w:p>
    <w:p w14:paraId="412B9362" w14:textId="77777777" w:rsidR="00705A90" w:rsidRPr="00B2398E" w:rsidRDefault="00705A90" w:rsidP="00705A90">
      <w:pPr>
        <w:rPr>
          <w:sz w:val="16"/>
        </w:rPr>
      </w:pPr>
      <w:r w:rsidRPr="00B2398E">
        <w:rPr>
          <w:sz w:val="16"/>
        </w:rPr>
        <w:t>ILO Compilation of CFA decisions paras. 716-750 General Survey 1994 paras. 108-112, 124-127</w:t>
      </w:r>
    </w:p>
    <w:p w14:paraId="3FC1F4A3" w14:textId="77777777" w:rsidR="00705A90" w:rsidRPr="00B2398E" w:rsidRDefault="00705A90" w:rsidP="00705A90">
      <w:pPr>
        <w:rPr>
          <w:sz w:val="16"/>
        </w:rPr>
      </w:pPr>
      <w:r w:rsidRPr="00B2398E">
        <w:rPr>
          <w:sz w:val="16"/>
        </w:rPr>
        <w:t>General Survey 2012 paras. 100,112-114</w:t>
      </w:r>
    </w:p>
    <w:p w14:paraId="0ED2E97C" w14:textId="77777777" w:rsidR="00705A90" w:rsidRPr="00B2398E" w:rsidRDefault="00705A90" w:rsidP="00705A90">
      <w:pPr>
        <w:rPr>
          <w:sz w:val="16"/>
        </w:rPr>
      </w:pPr>
      <w:r w:rsidRPr="00B2398E">
        <w:rPr>
          <w:sz w:val="16"/>
        </w:rPr>
        <w:t>49. Lack of guarantee of due process of law</w:t>
      </w:r>
    </w:p>
    <w:p w14:paraId="4C53EC79" w14:textId="77777777" w:rsidR="00705A90" w:rsidRPr="00B2398E" w:rsidRDefault="00705A90" w:rsidP="00705A90">
      <w:pPr>
        <w:rPr>
          <w:sz w:val="16"/>
        </w:rPr>
      </w:pPr>
      <w:r w:rsidRPr="00B2398E">
        <w:rPr>
          <w:sz w:val="16"/>
        </w:rPr>
        <w:t>Lack of due process regarding violations (45) - (48)</w:t>
      </w:r>
    </w:p>
    <w:p w14:paraId="4AA3C129" w14:textId="77777777" w:rsidR="00705A90" w:rsidRPr="00B2398E" w:rsidRDefault="00705A90" w:rsidP="00705A90">
      <w:pPr>
        <w:rPr>
          <w:sz w:val="16"/>
        </w:rPr>
      </w:pPr>
      <w:r w:rsidRPr="00B2398E">
        <w:rPr>
          <w:sz w:val="16"/>
        </w:rPr>
        <w:t>B. Violations in practice</w:t>
      </w:r>
    </w:p>
    <w:p w14:paraId="07362E9F" w14:textId="77777777" w:rsidR="00705A90" w:rsidRPr="00B2398E" w:rsidRDefault="00705A90" w:rsidP="00705A90">
      <w:pPr>
        <w:rPr>
          <w:sz w:val="16"/>
        </w:rPr>
      </w:pPr>
      <w:r w:rsidRPr="00B2398E">
        <w:rPr>
          <w:sz w:val="16"/>
        </w:rPr>
        <w:t>50. Infringements of the right to freely elect representatives</w:t>
      </w:r>
    </w:p>
    <w:p w14:paraId="44A72C61" w14:textId="77777777" w:rsidR="00705A90" w:rsidRPr="00B2398E" w:rsidRDefault="00705A90" w:rsidP="00705A90">
      <w:pPr>
        <w:rPr>
          <w:sz w:val="16"/>
        </w:rPr>
      </w:pPr>
      <w:r w:rsidRPr="00B2398E">
        <w:rPr>
          <w:sz w:val="16"/>
        </w:rPr>
        <w:t>ILO Compilation of CFA decisions paras. 585-665 General Survey 1994 paras. 112-121</w:t>
      </w:r>
    </w:p>
    <w:p w14:paraId="5C5E5BEE" w14:textId="77777777" w:rsidR="00705A90" w:rsidRPr="00B2398E" w:rsidRDefault="00705A90" w:rsidP="00705A90">
      <w:pPr>
        <w:rPr>
          <w:sz w:val="16"/>
        </w:rPr>
      </w:pPr>
      <w:r w:rsidRPr="00B2398E">
        <w:rPr>
          <w:sz w:val="16"/>
        </w:rPr>
        <w:t>General Survey 2012 paras. 101-107</w:t>
      </w:r>
    </w:p>
    <w:p w14:paraId="2AF9995F" w14:textId="77777777" w:rsidR="00705A90" w:rsidRPr="00B2398E" w:rsidRDefault="00705A90" w:rsidP="00705A90">
      <w:pPr>
        <w:rPr>
          <w:sz w:val="16"/>
        </w:rPr>
      </w:pPr>
      <w:r w:rsidRPr="00B2398E">
        <w:rPr>
          <w:sz w:val="16"/>
        </w:rPr>
        <w:t>51. Infringement of the right to freely draw up constitutions and internal rules and administration ILO Compilation of CFA decisions paras. 561-584; 666-679</w:t>
      </w:r>
    </w:p>
    <w:p w14:paraId="447D982B" w14:textId="77777777" w:rsidR="00705A90" w:rsidRPr="00B2398E" w:rsidRDefault="00705A90" w:rsidP="00705A90">
      <w:pPr>
        <w:rPr>
          <w:sz w:val="16"/>
        </w:rPr>
      </w:pPr>
      <w:r w:rsidRPr="00B2398E">
        <w:rPr>
          <w:sz w:val="16"/>
        </w:rPr>
        <w:t>General Survey 1994 paras. 108-111</w:t>
      </w:r>
    </w:p>
    <w:p w14:paraId="21438E7A" w14:textId="77777777" w:rsidR="00705A90" w:rsidRPr="00B2398E" w:rsidRDefault="00705A90" w:rsidP="00705A90">
      <w:pPr>
        <w:rPr>
          <w:sz w:val="16"/>
        </w:rPr>
      </w:pPr>
      <w:r w:rsidRPr="00B2398E">
        <w:rPr>
          <w:sz w:val="16"/>
        </w:rPr>
        <w:t>General Survey 2012 paras. 100,112-114</w:t>
      </w:r>
    </w:p>
    <w:p w14:paraId="37BDA487" w14:textId="77777777" w:rsidR="00705A90" w:rsidRPr="00B2398E" w:rsidRDefault="00705A90" w:rsidP="00705A90">
      <w:pPr>
        <w:rPr>
          <w:sz w:val="16"/>
        </w:rPr>
      </w:pPr>
      <w:r w:rsidRPr="00B2398E">
        <w:rPr>
          <w:sz w:val="16"/>
        </w:rPr>
        <w:t>52. Infringement of the right to freely organise and control financial administration</w:t>
      </w:r>
    </w:p>
    <w:p w14:paraId="015DB074" w14:textId="77777777" w:rsidR="00705A90" w:rsidRPr="00B2398E" w:rsidRDefault="00705A90" w:rsidP="00705A90">
      <w:pPr>
        <w:rPr>
          <w:sz w:val="16"/>
        </w:rPr>
      </w:pPr>
      <w:r w:rsidRPr="00B2398E">
        <w:rPr>
          <w:sz w:val="16"/>
        </w:rPr>
        <w:t>ILO Compilation of CFA decisions paras. 680-715 General Survey 1994 paras. 108, 124-127</w:t>
      </w:r>
    </w:p>
    <w:p w14:paraId="02470AB7" w14:textId="77777777" w:rsidR="00705A90" w:rsidRPr="00B2398E" w:rsidRDefault="00705A90" w:rsidP="00705A90">
      <w:pPr>
        <w:rPr>
          <w:sz w:val="16"/>
        </w:rPr>
      </w:pPr>
      <w:r w:rsidRPr="00B2398E">
        <w:rPr>
          <w:sz w:val="16"/>
        </w:rPr>
        <w:t>General Survey 2012 paras. 108-111</w:t>
      </w:r>
    </w:p>
    <w:p w14:paraId="7A72C746" w14:textId="77777777" w:rsidR="00705A90" w:rsidRPr="00B2398E" w:rsidRDefault="00705A90" w:rsidP="00705A90">
      <w:pPr>
        <w:rPr>
          <w:sz w:val="16"/>
        </w:rPr>
      </w:pPr>
      <w:r w:rsidRPr="00B2398E">
        <w:rPr>
          <w:sz w:val="16"/>
        </w:rPr>
        <w:t>53. Infringement of the right to freely organise activities and to formulate programmes</w:t>
      </w:r>
    </w:p>
    <w:p w14:paraId="2053C7FF" w14:textId="77777777" w:rsidR="00705A90" w:rsidRPr="00B2398E" w:rsidRDefault="00705A90" w:rsidP="00705A90">
      <w:pPr>
        <w:rPr>
          <w:sz w:val="16"/>
        </w:rPr>
      </w:pPr>
      <w:r w:rsidRPr="00B2398E">
        <w:rPr>
          <w:sz w:val="16"/>
        </w:rPr>
        <w:t>ILO Compilation of CFA decisions paras. 716-750 General Survey 1994 paras. 108-112, 124-127</w:t>
      </w:r>
    </w:p>
    <w:p w14:paraId="492C3AA8" w14:textId="77777777" w:rsidR="00705A90" w:rsidRPr="00B2398E" w:rsidRDefault="00705A90" w:rsidP="00705A90">
      <w:pPr>
        <w:rPr>
          <w:sz w:val="16"/>
        </w:rPr>
      </w:pPr>
      <w:r w:rsidRPr="00B2398E">
        <w:rPr>
          <w:sz w:val="16"/>
        </w:rPr>
        <w:t>General Survey 2012 paras. 100,112-114</w:t>
      </w:r>
    </w:p>
    <w:p w14:paraId="40D321A3" w14:textId="77777777" w:rsidR="00705A90" w:rsidRPr="00B2398E" w:rsidRDefault="00705A90" w:rsidP="00705A90">
      <w:pPr>
        <w:rPr>
          <w:sz w:val="16"/>
        </w:rPr>
      </w:pPr>
      <w:r w:rsidRPr="00B2398E">
        <w:rPr>
          <w:sz w:val="16"/>
        </w:rPr>
        <w:t>54. Lack of guarantee of due process of law and/or justice</w:t>
      </w:r>
    </w:p>
    <w:p w14:paraId="7EBE458D" w14:textId="77777777" w:rsidR="00705A90" w:rsidRPr="00B2398E" w:rsidRDefault="00705A90" w:rsidP="00705A90">
      <w:pPr>
        <w:rPr>
          <w:sz w:val="16"/>
        </w:rPr>
      </w:pPr>
      <w:r w:rsidRPr="00B2398E">
        <w:rPr>
          <w:sz w:val="16"/>
        </w:rPr>
        <w:t>Lack of due process regarding violations (50)-(53)</w:t>
      </w:r>
    </w:p>
    <w:p w14:paraId="647F1C2B" w14:textId="77777777" w:rsidR="00705A90" w:rsidRPr="00B2398E" w:rsidRDefault="00705A90" w:rsidP="00705A90">
      <w:pPr>
        <w:rPr>
          <w:sz w:val="16"/>
        </w:rPr>
      </w:pPr>
      <w:r w:rsidRPr="00B2398E">
        <w:rPr>
          <w:rStyle w:val="Emphasis"/>
          <w:highlight w:val="cyan"/>
        </w:rPr>
        <w:t xml:space="preserve">IV. Right </w:t>
      </w:r>
      <w:r w:rsidRPr="00467DBA">
        <w:rPr>
          <w:rStyle w:val="Emphasis"/>
          <w:highlight w:val="cyan"/>
        </w:rPr>
        <w:t>to collective bargaining</w:t>
      </w:r>
    </w:p>
    <w:p w14:paraId="7B6897AD" w14:textId="77777777" w:rsidR="00705A90" w:rsidRPr="00B2398E" w:rsidRDefault="00705A90" w:rsidP="00705A90">
      <w:pPr>
        <w:rPr>
          <w:sz w:val="16"/>
        </w:rPr>
      </w:pPr>
      <w:r w:rsidRPr="00B2398E">
        <w:rPr>
          <w:sz w:val="16"/>
        </w:rPr>
        <w:t>A. Violations in law</w:t>
      </w:r>
    </w:p>
    <w:p w14:paraId="768FC3ED" w14:textId="77777777" w:rsidR="00705A90" w:rsidRPr="00B2398E" w:rsidRDefault="00705A90" w:rsidP="00705A90">
      <w:pPr>
        <w:rPr>
          <w:rStyle w:val="StyleUnderline"/>
        </w:rPr>
      </w:pPr>
      <w:r w:rsidRPr="00467DBA">
        <w:rPr>
          <w:rStyle w:val="StyleUnderline"/>
        </w:rPr>
        <w:t>55.</w:t>
      </w:r>
      <w:r>
        <w:rPr>
          <w:rStyle w:val="StyleUnderline"/>
        </w:rPr>
        <w:t xml:space="preserve"> </w:t>
      </w:r>
      <w:r w:rsidRPr="00B2398E">
        <w:rPr>
          <w:rStyle w:val="StyleUnderline"/>
        </w:rPr>
        <w:t>General prohibition of the right to collective bargaining</w:t>
      </w:r>
    </w:p>
    <w:p w14:paraId="045C5383" w14:textId="77777777" w:rsidR="00705A90" w:rsidRPr="00B2398E" w:rsidRDefault="00705A90" w:rsidP="00705A90">
      <w:pPr>
        <w:rPr>
          <w:sz w:val="16"/>
        </w:rPr>
      </w:pPr>
      <w:r w:rsidRPr="00B2398E">
        <w:rPr>
          <w:sz w:val="16"/>
        </w:rPr>
        <w:t>General Survey 1994 paras. 12, 93</w:t>
      </w:r>
    </w:p>
    <w:p w14:paraId="64FC782B" w14:textId="77777777" w:rsidR="00705A90" w:rsidRPr="00B2398E" w:rsidRDefault="00705A90" w:rsidP="00705A90">
      <w:pPr>
        <w:rPr>
          <w:sz w:val="16"/>
        </w:rPr>
      </w:pPr>
      <w:r w:rsidRPr="00B2398E">
        <w:rPr>
          <w:sz w:val="16"/>
        </w:rPr>
        <w:t>General Survey 2012 para. 51</w:t>
      </w:r>
    </w:p>
    <w:p w14:paraId="449AF093" w14:textId="77777777" w:rsidR="00705A90" w:rsidRPr="00467DBA" w:rsidRDefault="00705A90" w:rsidP="00705A90">
      <w:pPr>
        <w:rPr>
          <w:rStyle w:val="StyleUnderline"/>
        </w:rPr>
      </w:pPr>
      <w:r w:rsidRPr="00B2398E">
        <w:rPr>
          <w:sz w:val="16"/>
        </w:rPr>
        <w:t>56. Insufficient promotion of collective bargaining</w:t>
      </w:r>
    </w:p>
    <w:p w14:paraId="070C00E9" w14:textId="77777777" w:rsidR="00705A90" w:rsidRPr="00467DBA" w:rsidRDefault="00705A90" w:rsidP="00705A90">
      <w:pPr>
        <w:rPr>
          <w:rStyle w:val="StyleUnderline"/>
        </w:rPr>
      </w:pPr>
      <w:r w:rsidRPr="00467DBA">
        <w:rPr>
          <w:rStyle w:val="StyleUnderline"/>
        </w:rPr>
        <w:t>ILO Compilation of CFA decisions paras 1318; 1322- 1326; 1517-1567; 1569-1578</w:t>
      </w:r>
    </w:p>
    <w:p w14:paraId="728BA563" w14:textId="77777777" w:rsidR="00705A90" w:rsidRPr="00B2398E" w:rsidRDefault="00705A90" w:rsidP="00705A90">
      <w:pPr>
        <w:rPr>
          <w:sz w:val="16"/>
        </w:rPr>
      </w:pPr>
      <w:r w:rsidRPr="00B2398E">
        <w:rPr>
          <w:sz w:val="16"/>
        </w:rPr>
        <w:t>General Survey 1994 paras. 235-236, 244-247</w:t>
      </w:r>
    </w:p>
    <w:p w14:paraId="7254B063" w14:textId="77777777" w:rsidR="00705A90" w:rsidRPr="00B2398E" w:rsidRDefault="00705A90" w:rsidP="00705A90">
      <w:pPr>
        <w:rPr>
          <w:sz w:val="16"/>
        </w:rPr>
      </w:pPr>
      <w:r w:rsidRPr="00B2398E">
        <w:rPr>
          <w:sz w:val="16"/>
        </w:rPr>
        <w:t>General Survey 2012 paras. 166-167, 198-199</w:t>
      </w:r>
    </w:p>
    <w:p w14:paraId="35FFB5AF" w14:textId="77777777" w:rsidR="00705A90" w:rsidRPr="00B2398E" w:rsidRDefault="00705A90" w:rsidP="00705A90">
      <w:pPr>
        <w:rPr>
          <w:sz w:val="16"/>
        </w:rPr>
      </w:pPr>
      <w:r w:rsidRPr="00B2398E">
        <w:rPr>
          <w:sz w:val="16"/>
        </w:rPr>
        <w:lastRenderedPageBreak/>
        <w:t xml:space="preserve">57. </w:t>
      </w:r>
      <w:r w:rsidRPr="00B2398E">
        <w:rPr>
          <w:rStyle w:val="StyleUnderline"/>
        </w:rPr>
        <w:t>Exclusion of specific categories of workers from</w:t>
      </w:r>
      <w:r w:rsidRPr="00B2398E">
        <w:rPr>
          <w:sz w:val="16"/>
        </w:rPr>
        <w:t xml:space="preserve"> the right to </w:t>
      </w:r>
      <w:r w:rsidRPr="00B2398E">
        <w:rPr>
          <w:rStyle w:val="Emphasis"/>
        </w:rPr>
        <w:t>collective bargaining</w:t>
      </w:r>
    </w:p>
    <w:p w14:paraId="2DE9CDD2" w14:textId="77777777" w:rsidR="00705A90" w:rsidRPr="00B2398E" w:rsidRDefault="00705A90" w:rsidP="00705A90">
      <w:pPr>
        <w:rPr>
          <w:sz w:val="16"/>
        </w:rPr>
      </w:pPr>
      <w:r w:rsidRPr="00B2398E">
        <w:rPr>
          <w:sz w:val="16"/>
        </w:rPr>
        <w:t>ILO Compilation of CFA decisions paras. 1239-1288 General Survey 1994 paras. 261-264</w:t>
      </w:r>
    </w:p>
    <w:p w14:paraId="7D89C38F" w14:textId="77777777" w:rsidR="00705A90" w:rsidRPr="00B2398E" w:rsidRDefault="00705A90" w:rsidP="00705A90">
      <w:pPr>
        <w:rPr>
          <w:sz w:val="16"/>
        </w:rPr>
      </w:pPr>
      <w:r w:rsidRPr="00B2398E">
        <w:rPr>
          <w:sz w:val="16"/>
        </w:rPr>
        <w:t>General Survey 2012 paras. 168; 209</w:t>
      </w:r>
    </w:p>
    <w:p w14:paraId="29202FB9" w14:textId="77777777" w:rsidR="00705A90" w:rsidRPr="00B2398E" w:rsidRDefault="00705A90" w:rsidP="00705A90">
      <w:pPr>
        <w:rPr>
          <w:rStyle w:val="StyleUnderline"/>
        </w:rPr>
      </w:pPr>
      <w:r w:rsidRPr="00B2398E">
        <w:rPr>
          <w:sz w:val="16"/>
        </w:rPr>
        <w:t>58. Exclusion/</w:t>
      </w:r>
      <w:r w:rsidRPr="00B2398E">
        <w:rPr>
          <w:rStyle w:val="StyleUnderline"/>
        </w:rPr>
        <w:t>restriction of subjects covered by collective bargaining</w:t>
      </w:r>
    </w:p>
    <w:p w14:paraId="52D39FE7" w14:textId="77777777" w:rsidR="00705A90" w:rsidRPr="00B2398E" w:rsidRDefault="00705A90" w:rsidP="00705A90">
      <w:pPr>
        <w:rPr>
          <w:sz w:val="16"/>
        </w:rPr>
      </w:pPr>
      <w:r w:rsidRPr="00B2398E">
        <w:rPr>
          <w:sz w:val="16"/>
        </w:rPr>
        <w:t>ILO Compilation of CFA decisions paras. 1289-1312 General Survey 1994 para. 250</w:t>
      </w:r>
    </w:p>
    <w:p w14:paraId="1BAA36A3" w14:textId="77777777" w:rsidR="00705A90" w:rsidRPr="00B2398E" w:rsidRDefault="00705A90" w:rsidP="00705A90">
      <w:pPr>
        <w:rPr>
          <w:rStyle w:val="StyleUnderline"/>
        </w:rPr>
      </w:pPr>
      <w:r w:rsidRPr="00B2398E">
        <w:rPr>
          <w:sz w:val="16"/>
        </w:rPr>
        <w:t xml:space="preserve">59. </w:t>
      </w:r>
      <w:r w:rsidRPr="00B2398E">
        <w:rPr>
          <w:rStyle w:val="Emphasis"/>
        </w:rPr>
        <w:t>Compulsory arbitration</w:t>
      </w:r>
      <w:r w:rsidRPr="00B2398E">
        <w:rPr>
          <w:sz w:val="16"/>
        </w:rPr>
        <w:t xml:space="preserve"> </w:t>
      </w:r>
      <w:r w:rsidRPr="00B2398E">
        <w:rPr>
          <w:rStyle w:val="StyleUnderline"/>
        </w:rPr>
        <w:t>imposed on collective bargaining</w:t>
      </w:r>
    </w:p>
    <w:p w14:paraId="6BFEDD42" w14:textId="77777777" w:rsidR="00705A90" w:rsidRPr="00B2398E" w:rsidRDefault="00705A90" w:rsidP="00705A90">
      <w:pPr>
        <w:rPr>
          <w:sz w:val="16"/>
        </w:rPr>
      </w:pPr>
      <w:r w:rsidRPr="00B2398E">
        <w:rPr>
          <w:sz w:val="16"/>
        </w:rPr>
        <w:t>ILO Compilation of CFA decisions paras. 1415-1419 General Survey 1994 paras. 254-259</w:t>
      </w:r>
    </w:p>
    <w:p w14:paraId="2B7B2936" w14:textId="77777777" w:rsidR="00705A90" w:rsidRPr="00B2398E" w:rsidRDefault="00705A90" w:rsidP="00705A90">
      <w:pPr>
        <w:rPr>
          <w:sz w:val="16"/>
        </w:rPr>
      </w:pPr>
      <w:r w:rsidRPr="00B2398E">
        <w:rPr>
          <w:sz w:val="16"/>
        </w:rPr>
        <w:t>General Survey 2012 paras. 246-250</w:t>
      </w:r>
    </w:p>
    <w:p w14:paraId="2EE8B63D" w14:textId="77777777" w:rsidR="00705A90" w:rsidRPr="00B2398E" w:rsidRDefault="00705A90" w:rsidP="00705A90">
      <w:pPr>
        <w:rPr>
          <w:sz w:val="16"/>
        </w:rPr>
      </w:pPr>
      <w:r w:rsidRPr="00B2398E">
        <w:rPr>
          <w:sz w:val="16"/>
        </w:rPr>
        <w:t xml:space="preserve">60. </w:t>
      </w:r>
      <w:r w:rsidRPr="00B2398E">
        <w:rPr>
          <w:rStyle w:val="Emphasis"/>
        </w:rPr>
        <w:t>Excessive requirements</w:t>
      </w:r>
      <w:r w:rsidRPr="00B2398E">
        <w:rPr>
          <w:sz w:val="16"/>
        </w:rPr>
        <w:t xml:space="preserve"> and/or lack of objective, pre-established and precise criteria for the determination/recognition of trade unions entitled to collective bargaining (including infringements to the rights of minority unions)</w:t>
      </w:r>
    </w:p>
    <w:p w14:paraId="30A40FCA" w14:textId="77777777" w:rsidR="00705A90" w:rsidRPr="00B2398E" w:rsidRDefault="00705A90" w:rsidP="00705A90">
      <w:pPr>
        <w:rPr>
          <w:sz w:val="16"/>
        </w:rPr>
      </w:pPr>
      <w:r w:rsidRPr="00B2398E">
        <w:rPr>
          <w:sz w:val="16"/>
        </w:rPr>
        <w:t>ILO Compilation of CFA decisions paras. 1342-1403 General Survey 1994 paras. 238-243</w:t>
      </w:r>
    </w:p>
    <w:p w14:paraId="20FE72C1" w14:textId="77777777" w:rsidR="00705A90" w:rsidRPr="00B2398E" w:rsidRDefault="00705A90" w:rsidP="00705A90">
      <w:pPr>
        <w:rPr>
          <w:sz w:val="16"/>
        </w:rPr>
      </w:pPr>
      <w:r w:rsidRPr="00B2398E">
        <w:rPr>
          <w:sz w:val="16"/>
        </w:rPr>
        <w:t>General Survey 2012 paras. 224-240</w:t>
      </w:r>
    </w:p>
    <w:p w14:paraId="5C851CB2" w14:textId="77777777" w:rsidR="00705A90" w:rsidRPr="00B2398E" w:rsidRDefault="00705A90" w:rsidP="00705A90">
      <w:pPr>
        <w:rPr>
          <w:rStyle w:val="StyleUnderline"/>
        </w:rPr>
      </w:pPr>
      <w:r w:rsidRPr="00B2398E">
        <w:rPr>
          <w:sz w:val="16"/>
        </w:rPr>
        <w:t xml:space="preserve">61. </w:t>
      </w:r>
      <w:r w:rsidRPr="00B2398E">
        <w:rPr>
          <w:rStyle w:val="StyleUnderline"/>
        </w:rPr>
        <w:t>Acts of interference in collective bargaining (including imposing the level of bargaining, discouraging time-limits, offering better working conditions through individual agreements)</w:t>
      </w:r>
    </w:p>
    <w:p w14:paraId="79AAB68C" w14:textId="77777777" w:rsidR="00705A90" w:rsidRPr="00B2398E" w:rsidRDefault="00705A90" w:rsidP="00705A90">
      <w:pPr>
        <w:rPr>
          <w:sz w:val="16"/>
        </w:rPr>
      </w:pPr>
      <w:r w:rsidRPr="00B2398E">
        <w:rPr>
          <w:sz w:val="16"/>
        </w:rPr>
        <w:t>ILO Compilation of CFA decisions paras. 1420-1470 General Survey 1994 paras. 244-249</w:t>
      </w:r>
    </w:p>
    <w:p w14:paraId="252A098E" w14:textId="77777777" w:rsidR="00705A90" w:rsidRPr="00B2398E" w:rsidRDefault="00705A90" w:rsidP="00705A90">
      <w:pPr>
        <w:rPr>
          <w:sz w:val="16"/>
        </w:rPr>
      </w:pPr>
      <w:r w:rsidRPr="00B2398E">
        <w:rPr>
          <w:sz w:val="16"/>
        </w:rPr>
        <w:t>General Survey 2012 paras. 198, 200, 208, 214, 222-</w:t>
      </w:r>
    </w:p>
    <w:p w14:paraId="58BD4741" w14:textId="77777777" w:rsidR="00705A90" w:rsidRPr="00B2398E" w:rsidRDefault="00705A90" w:rsidP="00705A90">
      <w:pPr>
        <w:rPr>
          <w:sz w:val="16"/>
        </w:rPr>
      </w:pPr>
      <w:r w:rsidRPr="00B2398E">
        <w:rPr>
          <w:sz w:val="16"/>
        </w:rPr>
        <w:t>223</w:t>
      </w:r>
    </w:p>
    <w:p w14:paraId="70636B11" w14:textId="77777777" w:rsidR="00705A90" w:rsidRPr="00B2398E" w:rsidRDefault="00705A90" w:rsidP="00705A90">
      <w:pPr>
        <w:rPr>
          <w:rStyle w:val="StyleUnderline"/>
        </w:rPr>
      </w:pPr>
      <w:r w:rsidRPr="00B2398E">
        <w:rPr>
          <w:sz w:val="16"/>
        </w:rPr>
        <w:t xml:space="preserve">62. </w:t>
      </w:r>
      <w:r w:rsidRPr="00B2398E">
        <w:rPr>
          <w:rStyle w:val="StyleUnderline"/>
        </w:rPr>
        <w:t>Violation of concluded collective agreements</w:t>
      </w:r>
    </w:p>
    <w:p w14:paraId="310F5EF1" w14:textId="77777777" w:rsidR="00705A90" w:rsidRPr="00B2398E" w:rsidRDefault="00705A90" w:rsidP="00705A90">
      <w:pPr>
        <w:rPr>
          <w:sz w:val="16"/>
        </w:rPr>
      </w:pPr>
      <w:r w:rsidRPr="00B2398E">
        <w:rPr>
          <w:sz w:val="16"/>
        </w:rPr>
        <w:t>ILO Compilation of CFA decisions paras. 1313-1321; 1327-1341</w:t>
      </w:r>
    </w:p>
    <w:p w14:paraId="35BA0F74" w14:textId="77777777" w:rsidR="00705A90" w:rsidRPr="00B2398E" w:rsidRDefault="00705A90" w:rsidP="00705A90">
      <w:pPr>
        <w:rPr>
          <w:sz w:val="16"/>
        </w:rPr>
      </w:pPr>
      <w:r w:rsidRPr="00B2398E">
        <w:rPr>
          <w:sz w:val="16"/>
        </w:rPr>
        <w:t>General Survey 1994 paras. 251-253</w:t>
      </w:r>
    </w:p>
    <w:p w14:paraId="3DEFAF0E" w14:textId="77777777" w:rsidR="00705A90" w:rsidRPr="00B2398E" w:rsidRDefault="00705A90" w:rsidP="00705A90">
      <w:pPr>
        <w:rPr>
          <w:sz w:val="16"/>
        </w:rPr>
      </w:pPr>
      <w:r w:rsidRPr="00B2398E">
        <w:rPr>
          <w:sz w:val="16"/>
        </w:rPr>
        <w:t>General Survey 2012 paras. 201-207</w:t>
      </w:r>
    </w:p>
    <w:p w14:paraId="2F1B84BA" w14:textId="77777777" w:rsidR="00705A90" w:rsidRPr="00B2398E" w:rsidRDefault="00705A90" w:rsidP="00705A90">
      <w:pPr>
        <w:rPr>
          <w:rStyle w:val="StyleUnderline"/>
        </w:rPr>
      </w:pPr>
      <w:r w:rsidRPr="00B2398E">
        <w:rPr>
          <w:sz w:val="16"/>
        </w:rPr>
        <w:t xml:space="preserve">63. </w:t>
      </w:r>
      <w:r w:rsidRPr="00B2398E">
        <w:rPr>
          <w:rStyle w:val="StyleUnderline"/>
        </w:rPr>
        <w:t>Infringements of the consultation with workers’ organisations</w:t>
      </w:r>
    </w:p>
    <w:p w14:paraId="4DBFA8D7" w14:textId="77777777" w:rsidR="00705A90" w:rsidRPr="00B2398E" w:rsidRDefault="00705A90" w:rsidP="00705A90">
      <w:pPr>
        <w:rPr>
          <w:sz w:val="16"/>
        </w:rPr>
      </w:pPr>
      <w:r w:rsidRPr="00B2398E">
        <w:rPr>
          <w:sz w:val="16"/>
        </w:rPr>
        <w:t>ILO Compilation of CFA decisions paras 1318; 1322- 1326; 1517-1567; 1569-1578</w:t>
      </w:r>
    </w:p>
    <w:p w14:paraId="4CBD0EB4" w14:textId="77777777" w:rsidR="00705A90" w:rsidRPr="00B2398E" w:rsidRDefault="00705A90" w:rsidP="00705A90">
      <w:pPr>
        <w:rPr>
          <w:sz w:val="16"/>
        </w:rPr>
      </w:pPr>
      <w:r w:rsidRPr="00B2398E">
        <w:rPr>
          <w:sz w:val="16"/>
        </w:rPr>
        <w:t>General Survey 1994 paras. 235-236, 244-247</w:t>
      </w:r>
    </w:p>
    <w:p w14:paraId="0BE9FDFD" w14:textId="77777777" w:rsidR="00705A90" w:rsidRPr="00B2398E" w:rsidRDefault="00705A90" w:rsidP="00705A90">
      <w:pPr>
        <w:rPr>
          <w:sz w:val="16"/>
        </w:rPr>
      </w:pPr>
      <w:r w:rsidRPr="00B2398E">
        <w:rPr>
          <w:sz w:val="16"/>
        </w:rPr>
        <w:t>General Survey 2012 paras. 166-167, 198-199</w:t>
      </w:r>
    </w:p>
    <w:p w14:paraId="2AC18A49" w14:textId="77777777" w:rsidR="00705A90" w:rsidRPr="00467DBA" w:rsidRDefault="00705A90" w:rsidP="00705A90">
      <w:pPr>
        <w:rPr>
          <w:rStyle w:val="StyleUnderline"/>
        </w:rPr>
      </w:pPr>
      <w:r w:rsidRPr="00B2398E">
        <w:rPr>
          <w:sz w:val="16"/>
        </w:rPr>
        <w:t xml:space="preserve">64. </w:t>
      </w:r>
      <w:r w:rsidRPr="00B2398E">
        <w:rPr>
          <w:rStyle w:val="Emphasis"/>
        </w:rPr>
        <w:t>Lack of guarantee of due process</w:t>
      </w:r>
      <w:r w:rsidRPr="00467DBA">
        <w:rPr>
          <w:rStyle w:val="StyleUnderline"/>
        </w:rPr>
        <w:t xml:space="preserve"> of law</w:t>
      </w:r>
    </w:p>
    <w:p w14:paraId="5DE2CEE9" w14:textId="77777777" w:rsidR="00705A90" w:rsidRPr="00B2398E" w:rsidRDefault="00705A90" w:rsidP="00705A90">
      <w:pPr>
        <w:rPr>
          <w:sz w:val="4"/>
          <w:szCs w:val="4"/>
        </w:rPr>
      </w:pPr>
      <w:r w:rsidRPr="00B2398E">
        <w:rPr>
          <w:sz w:val="4"/>
          <w:szCs w:val="4"/>
        </w:rPr>
        <w:t>Lack of due process regarding violations (55)-(63)</w:t>
      </w:r>
    </w:p>
    <w:p w14:paraId="6128A9EB" w14:textId="77777777" w:rsidR="00705A90" w:rsidRPr="00B2398E" w:rsidRDefault="00705A90" w:rsidP="00705A90">
      <w:pPr>
        <w:rPr>
          <w:sz w:val="4"/>
          <w:szCs w:val="4"/>
        </w:rPr>
      </w:pPr>
      <w:r w:rsidRPr="00B2398E">
        <w:rPr>
          <w:sz w:val="4"/>
          <w:szCs w:val="4"/>
        </w:rPr>
        <w:t>B. Violations in practice</w:t>
      </w:r>
    </w:p>
    <w:p w14:paraId="700B7E13" w14:textId="77777777" w:rsidR="00705A90" w:rsidRPr="00B2398E" w:rsidRDefault="00705A90" w:rsidP="00705A90">
      <w:pPr>
        <w:rPr>
          <w:sz w:val="4"/>
          <w:szCs w:val="4"/>
        </w:rPr>
      </w:pPr>
      <w:r w:rsidRPr="00B2398E">
        <w:rPr>
          <w:sz w:val="4"/>
          <w:szCs w:val="4"/>
        </w:rPr>
        <w:t>65. Serious obstacle to exercise the right to collective bargaining</w:t>
      </w:r>
    </w:p>
    <w:p w14:paraId="03F099B7" w14:textId="77777777" w:rsidR="00705A90" w:rsidRPr="00B2398E" w:rsidRDefault="00705A90" w:rsidP="00705A90">
      <w:pPr>
        <w:rPr>
          <w:sz w:val="4"/>
          <w:szCs w:val="4"/>
        </w:rPr>
      </w:pPr>
      <w:r w:rsidRPr="00B2398E">
        <w:rPr>
          <w:sz w:val="4"/>
          <w:szCs w:val="4"/>
        </w:rPr>
        <w:t>The vast majority of the population is excluded from this right in practice</w:t>
      </w:r>
    </w:p>
    <w:p w14:paraId="4045A9DE" w14:textId="77777777" w:rsidR="00705A90" w:rsidRPr="00B2398E" w:rsidRDefault="00705A90" w:rsidP="00705A90">
      <w:pPr>
        <w:rPr>
          <w:sz w:val="4"/>
          <w:szCs w:val="4"/>
        </w:rPr>
      </w:pPr>
      <w:r w:rsidRPr="00B2398E">
        <w:rPr>
          <w:sz w:val="4"/>
          <w:szCs w:val="4"/>
        </w:rPr>
        <w:t>66. Insufficient promotion of collective bargaining</w:t>
      </w:r>
    </w:p>
    <w:p w14:paraId="4B927FD1" w14:textId="77777777" w:rsidR="00705A90" w:rsidRPr="00B2398E" w:rsidRDefault="00705A90" w:rsidP="00705A90">
      <w:pPr>
        <w:rPr>
          <w:sz w:val="4"/>
          <w:szCs w:val="4"/>
        </w:rPr>
      </w:pPr>
      <w:r w:rsidRPr="00B2398E">
        <w:rPr>
          <w:sz w:val="4"/>
          <w:szCs w:val="4"/>
        </w:rPr>
        <w:t>ILO Compilation of CFA decisions paras 1318; 1322- 1326; 1517-1567; 1569-1578</w:t>
      </w:r>
    </w:p>
    <w:p w14:paraId="4E3E4A6B" w14:textId="77777777" w:rsidR="00705A90" w:rsidRPr="00B2398E" w:rsidRDefault="00705A90" w:rsidP="00705A90">
      <w:pPr>
        <w:rPr>
          <w:sz w:val="4"/>
          <w:szCs w:val="4"/>
        </w:rPr>
      </w:pPr>
      <w:r w:rsidRPr="00B2398E">
        <w:rPr>
          <w:sz w:val="4"/>
          <w:szCs w:val="4"/>
        </w:rPr>
        <w:t>General Survey 1994 paras. 235-236, 244-247</w:t>
      </w:r>
    </w:p>
    <w:p w14:paraId="46B9CE60" w14:textId="77777777" w:rsidR="00705A90" w:rsidRPr="00B2398E" w:rsidRDefault="00705A90" w:rsidP="00705A90">
      <w:pPr>
        <w:rPr>
          <w:sz w:val="4"/>
          <w:szCs w:val="4"/>
        </w:rPr>
      </w:pPr>
      <w:r w:rsidRPr="00B2398E">
        <w:rPr>
          <w:sz w:val="4"/>
          <w:szCs w:val="4"/>
        </w:rPr>
        <w:t>General Survey 2012 paras. 166-167, 198-199</w:t>
      </w:r>
    </w:p>
    <w:p w14:paraId="612F1B1B" w14:textId="77777777" w:rsidR="00705A90" w:rsidRPr="00B2398E" w:rsidRDefault="00705A90" w:rsidP="00705A90">
      <w:pPr>
        <w:rPr>
          <w:sz w:val="4"/>
          <w:szCs w:val="4"/>
        </w:rPr>
      </w:pPr>
      <w:r w:rsidRPr="00B2398E">
        <w:rPr>
          <w:sz w:val="4"/>
          <w:szCs w:val="4"/>
        </w:rPr>
        <w:t>67. Exclusion of specific categories of workers from the right to collective bargaining</w:t>
      </w:r>
    </w:p>
    <w:p w14:paraId="672FB9AA" w14:textId="77777777" w:rsidR="00705A90" w:rsidRPr="00B2398E" w:rsidRDefault="00705A90" w:rsidP="00705A90">
      <w:pPr>
        <w:rPr>
          <w:sz w:val="4"/>
          <w:szCs w:val="4"/>
        </w:rPr>
      </w:pPr>
      <w:r w:rsidRPr="00B2398E">
        <w:rPr>
          <w:sz w:val="4"/>
          <w:szCs w:val="4"/>
        </w:rPr>
        <w:t>ILO Compilation of CFA decisions paras. 1239-1288 General Survey 1994 paras. 261-264</w:t>
      </w:r>
    </w:p>
    <w:p w14:paraId="2CF2AD50" w14:textId="77777777" w:rsidR="00705A90" w:rsidRPr="00B2398E" w:rsidRDefault="00705A90" w:rsidP="00705A90">
      <w:pPr>
        <w:rPr>
          <w:sz w:val="4"/>
          <w:szCs w:val="4"/>
        </w:rPr>
      </w:pPr>
      <w:r w:rsidRPr="00B2398E">
        <w:rPr>
          <w:sz w:val="4"/>
          <w:szCs w:val="4"/>
        </w:rPr>
        <w:t>General Survey 2012 paras. 168; 209</w:t>
      </w:r>
    </w:p>
    <w:p w14:paraId="74EFA7E2" w14:textId="77777777" w:rsidR="00705A90" w:rsidRPr="00B2398E" w:rsidRDefault="00705A90" w:rsidP="00705A90">
      <w:pPr>
        <w:rPr>
          <w:sz w:val="4"/>
          <w:szCs w:val="4"/>
        </w:rPr>
      </w:pPr>
      <w:r w:rsidRPr="00B2398E">
        <w:rPr>
          <w:sz w:val="4"/>
          <w:szCs w:val="4"/>
        </w:rPr>
        <w:t>68. Exclusion/restriction of subjects covered by collective bargaining</w:t>
      </w:r>
    </w:p>
    <w:p w14:paraId="2908706E" w14:textId="77777777" w:rsidR="00705A90" w:rsidRPr="00B2398E" w:rsidRDefault="00705A90" w:rsidP="00705A90">
      <w:pPr>
        <w:rPr>
          <w:sz w:val="4"/>
          <w:szCs w:val="4"/>
        </w:rPr>
      </w:pPr>
      <w:r w:rsidRPr="00B2398E">
        <w:rPr>
          <w:sz w:val="4"/>
          <w:szCs w:val="4"/>
        </w:rPr>
        <w:t>ILO Compilation of CFA decisions paras. 1289-1312 General Survey 1994 para. 250</w:t>
      </w:r>
    </w:p>
    <w:p w14:paraId="43CDF205" w14:textId="77777777" w:rsidR="00705A90" w:rsidRPr="00B2398E" w:rsidRDefault="00705A90" w:rsidP="00705A90">
      <w:pPr>
        <w:rPr>
          <w:sz w:val="4"/>
          <w:szCs w:val="4"/>
        </w:rPr>
      </w:pPr>
      <w:r w:rsidRPr="00B2398E">
        <w:rPr>
          <w:sz w:val="4"/>
          <w:szCs w:val="4"/>
        </w:rPr>
        <w:t>69. Compulsory arbitration imposed on collective bargaining</w:t>
      </w:r>
    </w:p>
    <w:p w14:paraId="4ECA7D49" w14:textId="77777777" w:rsidR="00705A90" w:rsidRPr="00B2398E" w:rsidRDefault="00705A90" w:rsidP="00705A90">
      <w:pPr>
        <w:rPr>
          <w:sz w:val="4"/>
          <w:szCs w:val="4"/>
        </w:rPr>
      </w:pPr>
      <w:r w:rsidRPr="00B2398E">
        <w:rPr>
          <w:sz w:val="4"/>
          <w:szCs w:val="4"/>
        </w:rPr>
        <w:lastRenderedPageBreak/>
        <w:t>ILO Compilation of CFA decisions paras. 1415-1419 General Survey 1994 paras. 254-259</w:t>
      </w:r>
    </w:p>
    <w:p w14:paraId="493540B2" w14:textId="77777777" w:rsidR="00705A90" w:rsidRPr="00B2398E" w:rsidRDefault="00705A90" w:rsidP="00705A90">
      <w:pPr>
        <w:rPr>
          <w:sz w:val="4"/>
          <w:szCs w:val="4"/>
        </w:rPr>
      </w:pPr>
      <w:r w:rsidRPr="00B2398E">
        <w:rPr>
          <w:sz w:val="4"/>
          <w:szCs w:val="4"/>
        </w:rPr>
        <w:t>General Survey 2012 paras. 246-250</w:t>
      </w:r>
    </w:p>
    <w:p w14:paraId="1AFFCB14" w14:textId="77777777" w:rsidR="00705A90" w:rsidRPr="00B2398E" w:rsidRDefault="00705A90" w:rsidP="00705A90">
      <w:pPr>
        <w:rPr>
          <w:sz w:val="4"/>
          <w:szCs w:val="4"/>
        </w:rPr>
      </w:pPr>
      <w:r w:rsidRPr="00B2398E">
        <w:rPr>
          <w:sz w:val="4"/>
          <w:szCs w:val="4"/>
        </w:rPr>
        <w:t>70. Excessive requirements and/or lack of objective, pre-established and precise criteria for the determination/recognition of trade unions entitled to collective bargaining (including infringements to the rights of minority unions)</w:t>
      </w:r>
    </w:p>
    <w:p w14:paraId="621E6CA5" w14:textId="77777777" w:rsidR="00705A90" w:rsidRPr="00B2398E" w:rsidRDefault="00705A90" w:rsidP="00705A90">
      <w:pPr>
        <w:rPr>
          <w:sz w:val="4"/>
          <w:szCs w:val="4"/>
        </w:rPr>
      </w:pPr>
      <w:r w:rsidRPr="00B2398E">
        <w:rPr>
          <w:sz w:val="4"/>
          <w:szCs w:val="4"/>
        </w:rPr>
        <w:t>ILO Compilation of CFA decisions paras. 1342-1403 General Survey 1994 paras. 238-243</w:t>
      </w:r>
    </w:p>
    <w:p w14:paraId="443AE07D" w14:textId="77777777" w:rsidR="00705A90" w:rsidRPr="00B2398E" w:rsidRDefault="00705A90" w:rsidP="00705A90">
      <w:pPr>
        <w:rPr>
          <w:sz w:val="4"/>
          <w:szCs w:val="4"/>
        </w:rPr>
      </w:pPr>
      <w:r w:rsidRPr="00B2398E">
        <w:rPr>
          <w:sz w:val="4"/>
          <w:szCs w:val="4"/>
        </w:rPr>
        <w:t>General Survey 2012 paras. 224-240</w:t>
      </w:r>
    </w:p>
    <w:p w14:paraId="21C3007E" w14:textId="77777777" w:rsidR="00705A90" w:rsidRPr="00B2398E" w:rsidRDefault="00705A90" w:rsidP="00705A90">
      <w:pPr>
        <w:rPr>
          <w:sz w:val="4"/>
          <w:szCs w:val="4"/>
        </w:rPr>
      </w:pPr>
      <w:r w:rsidRPr="00B2398E">
        <w:rPr>
          <w:sz w:val="4"/>
          <w:szCs w:val="4"/>
        </w:rPr>
        <w:t>71. Acts of interference in collective bargaining (including imposing the level of bargaining, discouraging time-limits, offering better working conditions through individual agreements)</w:t>
      </w:r>
    </w:p>
    <w:p w14:paraId="50F69686" w14:textId="77777777" w:rsidR="00705A90" w:rsidRPr="00B2398E" w:rsidRDefault="00705A90" w:rsidP="00705A90">
      <w:pPr>
        <w:rPr>
          <w:sz w:val="4"/>
          <w:szCs w:val="4"/>
        </w:rPr>
      </w:pPr>
      <w:r w:rsidRPr="00B2398E">
        <w:rPr>
          <w:sz w:val="4"/>
          <w:szCs w:val="4"/>
        </w:rPr>
        <w:t>ILO Compilation of CFA decisions paras. 1420-1470 General Survey 1994 paras. 244-249</w:t>
      </w:r>
    </w:p>
    <w:p w14:paraId="1EF967BA" w14:textId="77777777" w:rsidR="00705A90" w:rsidRPr="00B2398E" w:rsidRDefault="00705A90" w:rsidP="00705A90">
      <w:pPr>
        <w:rPr>
          <w:sz w:val="4"/>
          <w:szCs w:val="4"/>
        </w:rPr>
      </w:pPr>
      <w:r w:rsidRPr="00B2398E">
        <w:rPr>
          <w:sz w:val="4"/>
          <w:szCs w:val="4"/>
        </w:rPr>
        <w:t>General Survey 2012 paras. 198, 200, 208, 214, 222-</w:t>
      </w:r>
    </w:p>
    <w:p w14:paraId="610D0443" w14:textId="77777777" w:rsidR="00705A90" w:rsidRPr="00B2398E" w:rsidRDefault="00705A90" w:rsidP="00705A90">
      <w:pPr>
        <w:rPr>
          <w:sz w:val="4"/>
          <w:szCs w:val="4"/>
        </w:rPr>
      </w:pPr>
      <w:r w:rsidRPr="00B2398E">
        <w:rPr>
          <w:sz w:val="4"/>
          <w:szCs w:val="4"/>
        </w:rPr>
        <w:t>223</w:t>
      </w:r>
    </w:p>
    <w:p w14:paraId="4B69794C" w14:textId="77777777" w:rsidR="00705A90" w:rsidRPr="00B2398E" w:rsidRDefault="00705A90" w:rsidP="00705A90">
      <w:pPr>
        <w:rPr>
          <w:sz w:val="4"/>
          <w:szCs w:val="4"/>
        </w:rPr>
      </w:pPr>
      <w:r w:rsidRPr="00B2398E">
        <w:rPr>
          <w:sz w:val="4"/>
          <w:szCs w:val="4"/>
        </w:rPr>
        <w:t>72. Violation of concluded collective agreements</w:t>
      </w:r>
    </w:p>
    <w:p w14:paraId="285F3539" w14:textId="77777777" w:rsidR="00705A90" w:rsidRPr="00B2398E" w:rsidRDefault="00705A90" w:rsidP="00705A90">
      <w:pPr>
        <w:rPr>
          <w:sz w:val="4"/>
          <w:szCs w:val="4"/>
        </w:rPr>
      </w:pPr>
      <w:r w:rsidRPr="00B2398E">
        <w:rPr>
          <w:sz w:val="4"/>
          <w:szCs w:val="4"/>
        </w:rPr>
        <w:t>ILO Compilation of CFA decisions paras. 1313-1321; 1327-1341</w:t>
      </w:r>
    </w:p>
    <w:p w14:paraId="678992A9" w14:textId="77777777" w:rsidR="00705A90" w:rsidRPr="00B2398E" w:rsidRDefault="00705A90" w:rsidP="00705A90">
      <w:pPr>
        <w:rPr>
          <w:sz w:val="4"/>
          <w:szCs w:val="4"/>
        </w:rPr>
      </w:pPr>
      <w:r w:rsidRPr="00B2398E">
        <w:rPr>
          <w:sz w:val="4"/>
          <w:szCs w:val="4"/>
        </w:rPr>
        <w:t>General Survey 1994 paras. 251-253</w:t>
      </w:r>
    </w:p>
    <w:p w14:paraId="23CC5E20" w14:textId="77777777" w:rsidR="00705A90" w:rsidRPr="00B2398E" w:rsidRDefault="00705A90" w:rsidP="00705A90">
      <w:pPr>
        <w:rPr>
          <w:sz w:val="4"/>
          <w:szCs w:val="4"/>
        </w:rPr>
      </w:pPr>
      <w:r w:rsidRPr="00B2398E">
        <w:rPr>
          <w:sz w:val="4"/>
          <w:szCs w:val="4"/>
        </w:rPr>
        <w:t>General Survey 2012 paras. 201-207</w:t>
      </w:r>
    </w:p>
    <w:p w14:paraId="7243A759" w14:textId="77777777" w:rsidR="00705A90" w:rsidRPr="00B2398E" w:rsidRDefault="00705A90" w:rsidP="00705A90">
      <w:pPr>
        <w:rPr>
          <w:sz w:val="4"/>
          <w:szCs w:val="4"/>
        </w:rPr>
      </w:pPr>
      <w:r w:rsidRPr="00B2398E">
        <w:rPr>
          <w:sz w:val="4"/>
          <w:szCs w:val="4"/>
        </w:rPr>
        <w:t>73. Absence of consultation with workers’ organisations ILO Compilation of CFA decisions paras 1318; 1322- 1326; 1517-1567; 1569-1578</w:t>
      </w:r>
    </w:p>
    <w:p w14:paraId="2877E43D" w14:textId="77777777" w:rsidR="00705A90" w:rsidRPr="00B2398E" w:rsidRDefault="00705A90" w:rsidP="00705A90">
      <w:pPr>
        <w:rPr>
          <w:sz w:val="4"/>
          <w:szCs w:val="4"/>
        </w:rPr>
      </w:pPr>
      <w:r w:rsidRPr="00B2398E">
        <w:rPr>
          <w:sz w:val="4"/>
          <w:szCs w:val="4"/>
        </w:rPr>
        <w:t>General Survey 1994 paras. 235-236, 244-247</w:t>
      </w:r>
    </w:p>
    <w:p w14:paraId="1A7BC903" w14:textId="77777777" w:rsidR="00705A90" w:rsidRPr="00B2398E" w:rsidRDefault="00705A90" w:rsidP="00705A90">
      <w:pPr>
        <w:rPr>
          <w:sz w:val="4"/>
          <w:szCs w:val="4"/>
        </w:rPr>
      </w:pPr>
      <w:r w:rsidRPr="00B2398E">
        <w:rPr>
          <w:sz w:val="4"/>
          <w:szCs w:val="4"/>
        </w:rPr>
        <w:t>General Survey 2012 paras. 166-167, 198-199</w:t>
      </w:r>
    </w:p>
    <w:p w14:paraId="19DB2B32" w14:textId="77777777" w:rsidR="00705A90" w:rsidRPr="00B2398E" w:rsidRDefault="00705A90" w:rsidP="00705A90">
      <w:pPr>
        <w:rPr>
          <w:sz w:val="4"/>
          <w:szCs w:val="4"/>
        </w:rPr>
      </w:pPr>
      <w:r w:rsidRPr="00B2398E">
        <w:rPr>
          <w:sz w:val="4"/>
          <w:szCs w:val="4"/>
        </w:rPr>
        <w:t>74. Lack of guarantee of due process of law and/or justice</w:t>
      </w:r>
    </w:p>
    <w:p w14:paraId="0814CBFF" w14:textId="77777777" w:rsidR="00705A90" w:rsidRPr="00B2398E" w:rsidRDefault="00705A90" w:rsidP="00705A90">
      <w:pPr>
        <w:rPr>
          <w:sz w:val="4"/>
          <w:szCs w:val="4"/>
        </w:rPr>
      </w:pPr>
      <w:r w:rsidRPr="00B2398E">
        <w:rPr>
          <w:sz w:val="4"/>
          <w:szCs w:val="4"/>
        </w:rPr>
        <w:t>Lack of due process regarding violations (65)-(73)</w:t>
      </w:r>
    </w:p>
    <w:p w14:paraId="20E2BD45" w14:textId="77777777" w:rsidR="00705A90" w:rsidRDefault="00705A90" w:rsidP="00705A90">
      <w:pPr>
        <w:rPr>
          <w:rStyle w:val="Emphasis"/>
        </w:rPr>
      </w:pPr>
      <w:r w:rsidRPr="00467DBA">
        <w:rPr>
          <w:rStyle w:val="Emphasis"/>
          <w:highlight w:val="cyan"/>
        </w:rPr>
        <w:t>V.</w:t>
      </w:r>
      <w:r>
        <w:rPr>
          <w:rStyle w:val="Emphasis"/>
          <w:highlight w:val="cyan"/>
        </w:rPr>
        <w:t xml:space="preserve"> </w:t>
      </w:r>
      <w:r w:rsidRPr="00467DBA">
        <w:rPr>
          <w:rStyle w:val="Emphasis"/>
          <w:highlight w:val="cyan"/>
        </w:rPr>
        <w:t>Right to strike</w:t>
      </w:r>
    </w:p>
    <w:p w14:paraId="3583CC6B" w14:textId="77777777" w:rsidR="00705A90" w:rsidRPr="00B2398E" w:rsidRDefault="00705A90" w:rsidP="00705A90">
      <w:pPr>
        <w:rPr>
          <w:sz w:val="16"/>
        </w:rPr>
      </w:pPr>
      <w:r w:rsidRPr="00B2398E">
        <w:rPr>
          <w:sz w:val="16"/>
        </w:rPr>
        <w:t>A. Violations in law</w:t>
      </w:r>
    </w:p>
    <w:p w14:paraId="1C46023C" w14:textId="77777777" w:rsidR="00705A90" w:rsidRPr="00B2398E" w:rsidRDefault="00705A90" w:rsidP="00705A90">
      <w:pPr>
        <w:rPr>
          <w:sz w:val="16"/>
        </w:rPr>
      </w:pPr>
      <w:r w:rsidRPr="00B2398E">
        <w:rPr>
          <w:sz w:val="16"/>
        </w:rPr>
        <w:t>75. General prohibition of the right to strike General Survey 1994 paras. 152-153, 170-171</w:t>
      </w:r>
    </w:p>
    <w:p w14:paraId="44D077B6" w14:textId="77777777" w:rsidR="00705A90" w:rsidRPr="00B2398E" w:rsidRDefault="00705A90" w:rsidP="00705A90">
      <w:pPr>
        <w:rPr>
          <w:sz w:val="16"/>
        </w:rPr>
      </w:pPr>
      <w:r w:rsidRPr="00B2398E">
        <w:rPr>
          <w:sz w:val="16"/>
        </w:rPr>
        <w:t>General Survey 2012. paras. 122, 140, 144, 159</w:t>
      </w:r>
    </w:p>
    <w:p w14:paraId="0C8D58A3" w14:textId="77777777" w:rsidR="00705A90" w:rsidRPr="00B2398E" w:rsidRDefault="00705A90" w:rsidP="00705A90">
      <w:pPr>
        <w:rPr>
          <w:sz w:val="16"/>
        </w:rPr>
      </w:pPr>
      <w:r w:rsidRPr="00B2398E">
        <w:rPr>
          <w:sz w:val="16"/>
        </w:rPr>
        <w:t>76. Exclusion of specific categories of workers from the right to strike (including overly broad definition of essential services)</w:t>
      </w:r>
    </w:p>
    <w:p w14:paraId="258E1EB0" w14:textId="77777777" w:rsidR="00705A90" w:rsidRPr="00B2398E" w:rsidRDefault="00705A90" w:rsidP="00705A90">
      <w:pPr>
        <w:rPr>
          <w:sz w:val="16"/>
        </w:rPr>
      </w:pPr>
      <w:r w:rsidRPr="00B2398E">
        <w:rPr>
          <w:sz w:val="16"/>
        </w:rPr>
        <w:t>General Survey 1994 paras. 154-160</w:t>
      </w:r>
    </w:p>
    <w:p w14:paraId="583C05A0" w14:textId="77777777" w:rsidR="00705A90" w:rsidRPr="00B2398E" w:rsidRDefault="00705A90" w:rsidP="00705A90">
      <w:pPr>
        <w:rPr>
          <w:sz w:val="16"/>
        </w:rPr>
      </w:pPr>
      <w:r w:rsidRPr="00B2398E">
        <w:rPr>
          <w:sz w:val="16"/>
        </w:rPr>
        <w:t>General Survey 2012 para. 127</w:t>
      </w:r>
    </w:p>
    <w:p w14:paraId="11B0B41A" w14:textId="77777777" w:rsidR="00705A90" w:rsidRPr="00B2398E" w:rsidRDefault="00705A90" w:rsidP="00705A90">
      <w:pPr>
        <w:rPr>
          <w:sz w:val="16"/>
        </w:rPr>
      </w:pPr>
      <w:r w:rsidRPr="00B2398E">
        <w:rPr>
          <w:sz w:val="16"/>
        </w:rPr>
        <w:t>77. Exclusion/</w:t>
      </w:r>
      <w:r w:rsidRPr="00467DBA">
        <w:rPr>
          <w:rStyle w:val="StyleUnderline"/>
          <w:highlight w:val="cyan"/>
        </w:rPr>
        <w:t>restriction based on the</w:t>
      </w:r>
      <w:r w:rsidRPr="00B2398E">
        <w:rPr>
          <w:sz w:val="16"/>
        </w:rPr>
        <w:t xml:space="preserve"> objective and /or </w:t>
      </w:r>
      <w:r w:rsidRPr="00467DBA">
        <w:rPr>
          <w:rStyle w:val="Emphasis"/>
          <w:highlight w:val="cyan"/>
        </w:rPr>
        <w:t>type</w:t>
      </w:r>
      <w:r w:rsidRPr="00B2398E">
        <w:rPr>
          <w:sz w:val="16"/>
        </w:rPr>
        <w:t xml:space="preserve"> </w:t>
      </w:r>
      <w:r w:rsidRPr="00B2398E">
        <w:rPr>
          <w:sz w:val="16"/>
          <w:highlight w:val="cyan"/>
        </w:rPr>
        <w:t xml:space="preserve">of the </w:t>
      </w:r>
      <w:r w:rsidRPr="00467DBA">
        <w:rPr>
          <w:rStyle w:val="Emphasis"/>
          <w:highlight w:val="cyan"/>
        </w:rPr>
        <w:t>strike</w:t>
      </w:r>
    </w:p>
    <w:p w14:paraId="42FA0F47" w14:textId="77777777" w:rsidR="00705A90" w:rsidRPr="00B2398E" w:rsidRDefault="00705A90" w:rsidP="00705A90">
      <w:pPr>
        <w:rPr>
          <w:sz w:val="16"/>
        </w:rPr>
      </w:pPr>
      <w:r w:rsidRPr="00B2398E">
        <w:rPr>
          <w:sz w:val="16"/>
        </w:rPr>
        <w:t>ILO Compilation of CFA decisions paras. 758-786 General Survey 1994 paras. 165-168, 173</w:t>
      </w:r>
    </w:p>
    <w:p w14:paraId="0E28FBBA" w14:textId="77777777" w:rsidR="00705A90" w:rsidRPr="00B2398E" w:rsidRDefault="00705A90" w:rsidP="00705A90">
      <w:pPr>
        <w:rPr>
          <w:sz w:val="16"/>
        </w:rPr>
      </w:pPr>
      <w:r w:rsidRPr="00B2398E">
        <w:rPr>
          <w:sz w:val="16"/>
        </w:rPr>
        <w:t>General Survey 2012 paras. 124-126, 142</w:t>
      </w:r>
    </w:p>
    <w:p w14:paraId="554DB562" w14:textId="77777777" w:rsidR="00705A90" w:rsidRPr="00B2398E" w:rsidRDefault="00705A90" w:rsidP="00705A90">
      <w:pPr>
        <w:rPr>
          <w:sz w:val="16"/>
        </w:rPr>
      </w:pPr>
      <w:r w:rsidRPr="00B2398E">
        <w:rPr>
          <w:sz w:val="16"/>
        </w:rPr>
        <w:t>78. Excessive prerequisites required for exercising the right to strike</w:t>
      </w:r>
    </w:p>
    <w:p w14:paraId="21344DE4" w14:textId="77777777" w:rsidR="00705A90" w:rsidRPr="00B2398E" w:rsidRDefault="00705A90" w:rsidP="00705A90">
      <w:pPr>
        <w:rPr>
          <w:sz w:val="16"/>
        </w:rPr>
      </w:pPr>
      <w:r w:rsidRPr="00B2398E">
        <w:rPr>
          <w:sz w:val="16"/>
        </w:rPr>
        <w:t>ILO Compilation of CFA decisions paras. 789-814 General Survey 1994 paras. 170-172</w:t>
      </w:r>
    </w:p>
    <w:p w14:paraId="6E9CDCC5" w14:textId="77777777" w:rsidR="00705A90" w:rsidRPr="00B2398E" w:rsidRDefault="00705A90" w:rsidP="00705A90">
      <w:pPr>
        <w:rPr>
          <w:sz w:val="16"/>
        </w:rPr>
      </w:pPr>
      <w:r w:rsidRPr="00B2398E">
        <w:rPr>
          <w:sz w:val="16"/>
        </w:rPr>
        <w:t>General Survey 2012 paras. 144-148</w:t>
      </w:r>
    </w:p>
    <w:p w14:paraId="12CE7392" w14:textId="77777777" w:rsidR="00705A90" w:rsidRPr="00B2398E" w:rsidRDefault="00705A90" w:rsidP="00705A90">
      <w:pPr>
        <w:rPr>
          <w:sz w:val="16"/>
        </w:rPr>
      </w:pPr>
      <w:r w:rsidRPr="00B2398E">
        <w:rPr>
          <w:sz w:val="16"/>
        </w:rPr>
        <w:t>79. Compulsory arbitration imposed on strike action ILO Compilation of CFA decisions paras. 816-823 General Survey 1994 para. 153</w:t>
      </w:r>
    </w:p>
    <w:p w14:paraId="15346136" w14:textId="77777777" w:rsidR="00705A90" w:rsidRPr="00B2398E" w:rsidRDefault="00705A90" w:rsidP="00705A90">
      <w:pPr>
        <w:rPr>
          <w:sz w:val="16"/>
        </w:rPr>
      </w:pPr>
      <w:r w:rsidRPr="00B2398E">
        <w:rPr>
          <w:sz w:val="16"/>
        </w:rPr>
        <w:t>General Survey 2012 paras. 153-156</w:t>
      </w:r>
    </w:p>
    <w:p w14:paraId="15821ECD" w14:textId="77777777" w:rsidR="00705A90" w:rsidRPr="00B2398E" w:rsidRDefault="00705A90" w:rsidP="00705A90">
      <w:pPr>
        <w:rPr>
          <w:sz w:val="16"/>
        </w:rPr>
      </w:pPr>
      <w:r w:rsidRPr="00B2398E">
        <w:rPr>
          <w:sz w:val="16"/>
        </w:rPr>
        <w:t xml:space="preserve">80. Provisions in law allowing for the suspension and/or declaration of </w:t>
      </w:r>
      <w:r w:rsidRPr="0023513B">
        <w:rPr>
          <w:u w:val="single"/>
        </w:rPr>
        <w:t>illegality of strikes by</w:t>
      </w:r>
      <w:r w:rsidRPr="00B2398E">
        <w:rPr>
          <w:sz w:val="16"/>
        </w:rPr>
        <w:t xml:space="preserve"> administrative authorities</w:t>
      </w:r>
    </w:p>
    <w:p w14:paraId="3BE44B35" w14:textId="77777777" w:rsidR="00705A90" w:rsidRPr="00B2398E" w:rsidRDefault="00705A90" w:rsidP="00705A90">
      <w:pPr>
        <w:rPr>
          <w:sz w:val="16"/>
        </w:rPr>
      </w:pPr>
      <w:r w:rsidRPr="00B2398E">
        <w:rPr>
          <w:sz w:val="16"/>
        </w:rPr>
        <w:t>ILO Compilation of CFA decisions Paras. 907-913 General Survey 2012 para. 157</w:t>
      </w:r>
    </w:p>
    <w:p w14:paraId="4025F497" w14:textId="77777777" w:rsidR="00705A90" w:rsidRPr="00B2398E" w:rsidRDefault="00705A90" w:rsidP="00705A90">
      <w:pPr>
        <w:rPr>
          <w:sz w:val="16"/>
        </w:rPr>
      </w:pPr>
      <w:r w:rsidRPr="00B2398E">
        <w:rPr>
          <w:sz w:val="16"/>
        </w:rPr>
        <w:t>81. Infringements of the determination of minimum services</w:t>
      </w:r>
    </w:p>
    <w:p w14:paraId="0B251183" w14:textId="77777777" w:rsidR="00705A90" w:rsidRPr="00B2398E" w:rsidRDefault="00705A90" w:rsidP="00705A90">
      <w:pPr>
        <w:rPr>
          <w:sz w:val="16"/>
        </w:rPr>
      </w:pPr>
      <w:r w:rsidRPr="00B2398E">
        <w:rPr>
          <w:sz w:val="16"/>
        </w:rPr>
        <w:t>ILO Compilation of CFA decisions paras 864-906 General Survey 1994 paras. 161-162</w:t>
      </w:r>
    </w:p>
    <w:p w14:paraId="281D7B19" w14:textId="77777777" w:rsidR="00705A90" w:rsidRPr="00B2398E" w:rsidRDefault="00705A90" w:rsidP="00705A90">
      <w:pPr>
        <w:rPr>
          <w:sz w:val="16"/>
        </w:rPr>
      </w:pPr>
      <w:r w:rsidRPr="00B2398E">
        <w:rPr>
          <w:sz w:val="16"/>
        </w:rPr>
        <w:t>General Survey 2012 paras 136-139</w:t>
      </w:r>
    </w:p>
    <w:p w14:paraId="0E0843E1" w14:textId="77777777" w:rsidR="00705A90" w:rsidRPr="00B2398E" w:rsidRDefault="00705A90" w:rsidP="00705A90">
      <w:pPr>
        <w:rPr>
          <w:sz w:val="16"/>
        </w:rPr>
      </w:pPr>
      <w:r w:rsidRPr="00B2398E">
        <w:rPr>
          <w:sz w:val="16"/>
        </w:rPr>
        <w:t>82. Absence or inadequacy of compensatory guarantees for lawful restrictions on the right to strike</w:t>
      </w:r>
    </w:p>
    <w:p w14:paraId="6E20C163" w14:textId="77777777" w:rsidR="00705A90" w:rsidRPr="00B2398E" w:rsidRDefault="00705A90" w:rsidP="00705A90">
      <w:pPr>
        <w:rPr>
          <w:sz w:val="16"/>
        </w:rPr>
      </w:pPr>
      <w:r w:rsidRPr="00B2398E">
        <w:rPr>
          <w:sz w:val="16"/>
        </w:rPr>
        <w:t>ILO Compilation of CFA decisions paras. 824-852 General Survey 1994 paras. 164</w:t>
      </w:r>
    </w:p>
    <w:p w14:paraId="79A7EB12" w14:textId="77777777" w:rsidR="00705A90" w:rsidRPr="00B2398E" w:rsidRDefault="00705A90" w:rsidP="00705A90">
      <w:pPr>
        <w:rPr>
          <w:sz w:val="16"/>
        </w:rPr>
      </w:pPr>
      <w:r w:rsidRPr="00B2398E">
        <w:rPr>
          <w:sz w:val="16"/>
        </w:rPr>
        <w:t>General Survey 2012 paras. 141</w:t>
      </w:r>
    </w:p>
    <w:p w14:paraId="39F21856" w14:textId="77777777" w:rsidR="00705A90" w:rsidRPr="00B2398E" w:rsidRDefault="00705A90" w:rsidP="00705A90">
      <w:pPr>
        <w:rPr>
          <w:sz w:val="16"/>
        </w:rPr>
      </w:pPr>
      <w:r w:rsidRPr="00B2398E">
        <w:rPr>
          <w:sz w:val="16"/>
        </w:rPr>
        <w:lastRenderedPageBreak/>
        <w:t xml:space="preserve">83. Interference of employers and/or authorities during the course of strike action allowed under the legislation (including </w:t>
      </w:r>
      <w:r w:rsidRPr="0023513B">
        <w:rPr>
          <w:rStyle w:val="StyleUnderline"/>
        </w:rPr>
        <w:t>back-to-work order</w:t>
      </w:r>
      <w:r w:rsidRPr="00B2398E">
        <w:rPr>
          <w:sz w:val="16"/>
        </w:rPr>
        <w:t>s, hiring of workers during a strike, requisitioning orders)</w:t>
      </w:r>
    </w:p>
    <w:p w14:paraId="179C6C64" w14:textId="77777777" w:rsidR="00705A90" w:rsidRPr="00B2398E" w:rsidRDefault="00705A90" w:rsidP="00705A90">
      <w:pPr>
        <w:rPr>
          <w:sz w:val="16"/>
        </w:rPr>
      </w:pPr>
      <w:r w:rsidRPr="00B2398E">
        <w:rPr>
          <w:sz w:val="16"/>
        </w:rPr>
        <w:t>ILO Compilation of CFA decisions paras. 917-926; 927-929</w:t>
      </w:r>
    </w:p>
    <w:p w14:paraId="66F7074D" w14:textId="77777777" w:rsidR="00705A90" w:rsidRPr="00B2398E" w:rsidRDefault="00705A90" w:rsidP="00705A90">
      <w:pPr>
        <w:rPr>
          <w:sz w:val="16"/>
        </w:rPr>
      </w:pPr>
      <w:r w:rsidRPr="00B2398E">
        <w:rPr>
          <w:sz w:val="16"/>
        </w:rPr>
        <w:t>General Survey 1994 paras. 163; 174-175</w:t>
      </w:r>
    </w:p>
    <w:p w14:paraId="2DE0000C" w14:textId="77777777" w:rsidR="00705A90" w:rsidRPr="00B2398E" w:rsidRDefault="00705A90" w:rsidP="00705A90">
      <w:pPr>
        <w:rPr>
          <w:sz w:val="16"/>
        </w:rPr>
      </w:pPr>
      <w:r w:rsidRPr="00B2398E">
        <w:rPr>
          <w:sz w:val="16"/>
        </w:rPr>
        <w:t>General Survey 2012 paras. 149-152</w:t>
      </w:r>
    </w:p>
    <w:p w14:paraId="056E957E" w14:textId="77777777" w:rsidR="00705A90" w:rsidRPr="00B2398E" w:rsidRDefault="00705A90" w:rsidP="00705A90">
      <w:pPr>
        <w:rPr>
          <w:sz w:val="16"/>
        </w:rPr>
      </w:pPr>
      <w:r w:rsidRPr="00B2398E">
        <w:rPr>
          <w:sz w:val="16"/>
        </w:rPr>
        <w:t>84. Excessive sanctions for the legitimate exercise of the right to strike</w:t>
      </w:r>
    </w:p>
    <w:p w14:paraId="7E69C109" w14:textId="77777777" w:rsidR="00705A90" w:rsidRPr="00B2398E" w:rsidRDefault="00705A90" w:rsidP="00705A90">
      <w:pPr>
        <w:rPr>
          <w:sz w:val="16"/>
        </w:rPr>
      </w:pPr>
      <w:r w:rsidRPr="00B2398E">
        <w:rPr>
          <w:sz w:val="16"/>
        </w:rPr>
        <w:t>ILO Compilation of CFA decisions paras. 951-976 General Survey 1994 paras. 176-178</w:t>
      </w:r>
    </w:p>
    <w:p w14:paraId="3A1F744D" w14:textId="77777777" w:rsidR="00705A90" w:rsidRPr="00B2398E" w:rsidRDefault="00705A90" w:rsidP="00705A90">
      <w:pPr>
        <w:rPr>
          <w:sz w:val="16"/>
        </w:rPr>
      </w:pPr>
      <w:r w:rsidRPr="00B2398E">
        <w:rPr>
          <w:sz w:val="16"/>
        </w:rPr>
        <w:t>General Survey 2012 paras. 157-160</w:t>
      </w:r>
    </w:p>
    <w:p w14:paraId="63BD7561" w14:textId="77777777" w:rsidR="00705A90" w:rsidRPr="00B2398E" w:rsidRDefault="00705A90" w:rsidP="00705A90">
      <w:pPr>
        <w:rPr>
          <w:sz w:val="16"/>
        </w:rPr>
      </w:pPr>
      <w:r w:rsidRPr="00B2398E">
        <w:rPr>
          <w:sz w:val="16"/>
        </w:rPr>
        <w:t>85. Lack of guarantee of due process of law</w:t>
      </w:r>
    </w:p>
    <w:p w14:paraId="764CE80C" w14:textId="77777777" w:rsidR="00705A90" w:rsidRPr="00B2398E" w:rsidRDefault="00705A90" w:rsidP="00705A90">
      <w:pPr>
        <w:rPr>
          <w:sz w:val="16"/>
        </w:rPr>
      </w:pPr>
      <w:r w:rsidRPr="00B2398E">
        <w:rPr>
          <w:sz w:val="16"/>
        </w:rPr>
        <w:t>Lack of due process regarding violations (75)-(84)</w:t>
      </w:r>
    </w:p>
    <w:p w14:paraId="7F6EFE14" w14:textId="77777777" w:rsidR="00705A90" w:rsidRPr="00B2398E" w:rsidRDefault="00705A90" w:rsidP="00705A90">
      <w:pPr>
        <w:rPr>
          <w:sz w:val="4"/>
          <w:szCs w:val="4"/>
        </w:rPr>
      </w:pPr>
      <w:r w:rsidRPr="00B2398E">
        <w:rPr>
          <w:sz w:val="4"/>
          <w:szCs w:val="4"/>
        </w:rPr>
        <w:t>B. Violations in practice</w:t>
      </w:r>
    </w:p>
    <w:p w14:paraId="601650DB" w14:textId="77777777" w:rsidR="00705A90" w:rsidRPr="00B2398E" w:rsidRDefault="00705A90" w:rsidP="00705A90">
      <w:pPr>
        <w:rPr>
          <w:sz w:val="4"/>
          <w:szCs w:val="4"/>
        </w:rPr>
      </w:pPr>
      <w:r w:rsidRPr="00B2398E">
        <w:rPr>
          <w:sz w:val="4"/>
          <w:szCs w:val="4"/>
        </w:rPr>
        <w:t>86. Serious obstacle to exercise the right in practice Vast majority of population is excluded from this right in practice</w:t>
      </w:r>
    </w:p>
    <w:p w14:paraId="5328CAAF" w14:textId="77777777" w:rsidR="00705A90" w:rsidRPr="00B2398E" w:rsidRDefault="00705A90" w:rsidP="00705A90">
      <w:pPr>
        <w:rPr>
          <w:sz w:val="4"/>
          <w:szCs w:val="4"/>
        </w:rPr>
      </w:pPr>
      <w:r w:rsidRPr="00B2398E">
        <w:rPr>
          <w:sz w:val="4"/>
          <w:szCs w:val="4"/>
        </w:rPr>
        <w:t>87. Exclusion of specific categories of workers from the right to strike (including overly broad definition of essential services)</w:t>
      </w:r>
    </w:p>
    <w:p w14:paraId="5EF46F58" w14:textId="77777777" w:rsidR="00705A90" w:rsidRPr="00B2398E" w:rsidRDefault="00705A90" w:rsidP="00705A90">
      <w:pPr>
        <w:rPr>
          <w:sz w:val="4"/>
          <w:szCs w:val="4"/>
        </w:rPr>
      </w:pPr>
      <w:r w:rsidRPr="00B2398E">
        <w:rPr>
          <w:sz w:val="4"/>
          <w:szCs w:val="4"/>
        </w:rPr>
        <w:t>General Survey 1994 paras. 154-160</w:t>
      </w:r>
    </w:p>
    <w:p w14:paraId="62605FA7" w14:textId="77777777" w:rsidR="00705A90" w:rsidRPr="00B2398E" w:rsidRDefault="00705A90" w:rsidP="00705A90">
      <w:pPr>
        <w:rPr>
          <w:sz w:val="4"/>
          <w:szCs w:val="4"/>
        </w:rPr>
      </w:pPr>
      <w:r w:rsidRPr="00B2398E">
        <w:rPr>
          <w:sz w:val="4"/>
          <w:szCs w:val="4"/>
        </w:rPr>
        <w:t>General Survey 2012 paras. 127, 129-135</w:t>
      </w:r>
    </w:p>
    <w:p w14:paraId="26427DF5" w14:textId="77777777" w:rsidR="00705A90" w:rsidRPr="00B2398E" w:rsidRDefault="00705A90" w:rsidP="00705A90">
      <w:pPr>
        <w:rPr>
          <w:sz w:val="4"/>
          <w:szCs w:val="4"/>
        </w:rPr>
      </w:pPr>
      <w:r w:rsidRPr="00B2398E">
        <w:rPr>
          <w:sz w:val="4"/>
          <w:szCs w:val="4"/>
        </w:rPr>
        <w:t>88. Exclusion/restriction based on the objective and/or type of the strike</w:t>
      </w:r>
    </w:p>
    <w:p w14:paraId="5FE6F63F" w14:textId="77777777" w:rsidR="00705A90" w:rsidRPr="00B2398E" w:rsidRDefault="00705A90" w:rsidP="00705A90">
      <w:pPr>
        <w:rPr>
          <w:sz w:val="4"/>
          <w:szCs w:val="4"/>
        </w:rPr>
      </w:pPr>
      <w:r w:rsidRPr="00B2398E">
        <w:rPr>
          <w:sz w:val="4"/>
          <w:szCs w:val="4"/>
        </w:rPr>
        <w:t>ILO Compilation of CFA decisions paras. 758-786 General Survey 1994 paras. 165-168, 173</w:t>
      </w:r>
    </w:p>
    <w:p w14:paraId="3A81AB59" w14:textId="77777777" w:rsidR="00705A90" w:rsidRPr="00B2398E" w:rsidRDefault="00705A90" w:rsidP="00705A90">
      <w:pPr>
        <w:rPr>
          <w:sz w:val="4"/>
          <w:szCs w:val="4"/>
        </w:rPr>
      </w:pPr>
      <w:r w:rsidRPr="00B2398E">
        <w:rPr>
          <w:sz w:val="4"/>
          <w:szCs w:val="4"/>
        </w:rPr>
        <w:t>General Survey 2012 paras. 124-126, 142</w:t>
      </w:r>
    </w:p>
    <w:p w14:paraId="1B9754B8" w14:textId="77777777" w:rsidR="00705A90" w:rsidRPr="00B2398E" w:rsidRDefault="00705A90" w:rsidP="00705A90">
      <w:pPr>
        <w:rPr>
          <w:sz w:val="4"/>
          <w:szCs w:val="4"/>
        </w:rPr>
      </w:pPr>
      <w:r w:rsidRPr="00B2398E">
        <w:rPr>
          <w:sz w:val="4"/>
          <w:szCs w:val="4"/>
        </w:rPr>
        <w:t>89. Excessive prerequisites required for exercising the right to strike</w:t>
      </w:r>
    </w:p>
    <w:p w14:paraId="1799D317" w14:textId="77777777" w:rsidR="00705A90" w:rsidRPr="00B2398E" w:rsidRDefault="00705A90" w:rsidP="00705A90">
      <w:pPr>
        <w:rPr>
          <w:sz w:val="4"/>
          <w:szCs w:val="4"/>
        </w:rPr>
      </w:pPr>
      <w:r w:rsidRPr="00B2398E">
        <w:rPr>
          <w:sz w:val="4"/>
          <w:szCs w:val="4"/>
        </w:rPr>
        <w:t>ILO Compilation of CFA decisions paras. 789-814 General Survey 1994 paras. 170-172</w:t>
      </w:r>
    </w:p>
    <w:p w14:paraId="0343CE55" w14:textId="77777777" w:rsidR="00705A90" w:rsidRPr="00B2398E" w:rsidRDefault="00705A90" w:rsidP="00705A90">
      <w:pPr>
        <w:rPr>
          <w:sz w:val="4"/>
          <w:szCs w:val="4"/>
        </w:rPr>
      </w:pPr>
      <w:r w:rsidRPr="00B2398E">
        <w:rPr>
          <w:sz w:val="4"/>
          <w:szCs w:val="4"/>
        </w:rPr>
        <w:t>General Survey 2012 paras. 144-148</w:t>
      </w:r>
    </w:p>
    <w:p w14:paraId="5B4F5676" w14:textId="77777777" w:rsidR="00705A90" w:rsidRPr="00B2398E" w:rsidRDefault="00705A90" w:rsidP="00705A90">
      <w:pPr>
        <w:rPr>
          <w:sz w:val="4"/>
          <w:szCs w:val="4"/>
        </w:rPr>
      </w:pPr>
      <w:r w:rsidRPr="00B2398E">
        <w:rPr>
          <w:sz w:val="4"/>
          <w:szCs w:val="4"/>
        </w:rPr>
        <w:t>90. Compulsory arbitration imposed on strike action ILO Compilation of CFA decisions paras. 816-823 General Survey 1994 para. 153</w:t>
      </w:r>
    </w:p>
    <w:p w14:paraId="0DB4E6EE" w14:textId="77777777" w:rsidR="00705A90" w:rsidRPr="00B2398E" w:rsidRDefault="00705A90" w:rsidP="00705A90">
      <w:pPr>
        <w:rPr>
          <w:sz w:val="4"/>
          <w:szCs w:val="4"/>
        </w:rPr>
      </w:pPr>
      <w:r w:rsidRPr="00B2398E">
        <w:rPr>
          <w:sz w:val="4"/>
          <w:szCs w:val="4"/>
        </w:rPr>
        <w:t>General Survey 2012 paras. 153-156</w:t>
      </w:r>
    </w:p>
    <w:p w14:paraId="700BFED1" w14:textId="77777777" w:rsidR="00705A90" w:rsidRPr="00B2398E" w:rsidRDefault="00705A90" w:rsidP="00705A90">
      <w:pPr>
        <w:rPr>
          <w:sz w:val="4"/>
          <w:szCs w:val="4"/>
        </w:rPr>
      </w:pPr>
      <w:r w:rsidRPr="00B2398E">
        <w:rPr>
          <w:sz w:val="4"/>
          <w:szCs w:val="4"/>
        </w:rPr>
        <w:t>91. Suspension and/or declaration of illegality of strikes by administrative authorities</w:t>
      </w:r>
    </w:p>
    <w:p w14:paraId="173B8746" w14:textId="77777777" w:rsidR="00705A90" w:rsidRPr="00B2398E" w:rsidRDefault="00705A90" w:rsidP="00705A90">
      <w:pPr>
        <w:rPr>
          <w:sz w:val="4"/>
          <w:szCs w:val="4"/>
        </w:rPr>
      </w:pPr>
      <w:r w:rsidRPr="00B2398E">
        <w:rPr>
          <w:sz w:val="4"/>
          <w:szCs w:val="4"/>
        </w:rPr>
        <w:t>ILO Compilation of CFA decisions Paras. 907-913 General Survey 2012 para. 157</w:t>
      </w:r>
    </w:p>
    <w:p w14:paraId="61C138C2" w14:textId="77777777" w:rsidR="00705A90" w:rsidRPr="00B2398E" w:rsidRDefault="00705A90" w:rsidP="00705A90">
      <w:pPr>
        <w:rPr>
          <w:sz w:val="4"/>
          <w:szCs w:val="4"/>
        </w:rPr>
      </w:pPr>
      <w:r w:rsidRPr="00B2398E">
        <w:rPr>
          <w:sz w:val="4"/>
          <w:szCs w:val="4"/>
        </w:rPr>
        <w:t>92. Infringements of the determination of minimum services</w:t>
      </w:r>
    </w:p>
    <w:p w14:paraId="4CAB4A62" w14:textId="77777777" w:rsidR="00705A90" w:rsidRPr="00B2398E" w:rsidRDefault="00705A90" w:rsidP="00705A90">
      <w:pPr>
        <w:rPr>
          <w:sz w:val="4"/>
          <w:szCs w:val="4"/>
        </w:rPr>
      </w:pPr>
      <w:r w:rsidRPr="00B2398E">
        <w:rPr>
          <w:sz w:val="4"/>
          <w:szCs w:val="4"/>
        </w:rPr>
        <w:t>ILO Compilation of CFA decisions paras 864-906 General Survey 1994 paras. 161-162</w:t>
      </w:r>
    </w:p>
    <w:p w14:paraId="62517E9F" w14:textId="77777777" w:rsidR="00705A90" w:rsidRPr="00B2398E" w:rsidRDefault="00705A90" w:rsidP="00705A90">
      <w:pPr>
        <w:rPr>
          <w:sz w:val="4"/>
          <w:szCs w:val="4"/>
        </w:rPr>
      </w:pPr>
      <w:r w:rsidRPr="00B2398E">
        <w:rPr>
          <w:sz w:val="4"/>
          <w:szCs w:val="4"/>
        </w:rPr>
        <w:t>General Survey 2012 paras 136-139</w:t>
      </w:r>
    </w:p>
    <w:p w14:paraId="6B737E9D" w14:textId="77777777" w:rsidR="00705A90" w:rsidRPr="00B2398E" w:rsidRDefault="00705A90" w:rsidP="00705A90">
      <w:pPr>
        <w:rPr>
          <w:sz w:val="4"/>
          <w:szCs w:val="4"/>
        </w:rPr>
      </w:pPr>
      <w:r w:rsidRPr="00B2398E">
        <w:rPr>
          <w:sz w:val="4"/>
          <w:szCs w:val="4"/>
        </w:rPr>
        <w:t>93. Absence or inadequacy of compensatory guarantees for lawful restrictions on the right to strike</w:t>
      </w:r>
    </w:p>
    <w:p w14:paraId="48CD399B" w14:textId="77777777" w:rsidR="00705A90" w:rsidRPr="00B2398E" w:rsidRDefault="00705A90" w:rsidP="00705A90">
      <w:pPr>
        <w:rPr>
          <w:sz w:val="4"/>
          <w:szCs w:val="4"/>
        </w:rPr>
      </w:pPr>
      <w:r w:rsidRPr="00B2398E">
        <w:rPr>
          <w:sz w:val="4"/>
          <w:szCs w:val="4"/>
        </w:rPr>
        <w:t>ILO Compilation of CFA decisions paras. 824-852 General Survey 1994 paras. 164</w:t>
      </w:r>
    </w:p>
    <w:p w14:paraId="0427D0CB" w14:textId="77777777" w:rsidR="00705A90" w:rsidRPr="00B2398E" w:rsidRDefault="00705A90" w:rsidP="00705A90">
      <w:pPr>
        <w:rPr>
          <w:sz w:val="4"/>
          <w:szCs w:val="4"/>
        </w:rPr>
      </w:pPr>
      <w:r w:rsidRPr="00B2398E">
        <w:rPr>
          <w:sz w:val="4"/>
          <w:szCs w:val="4"/>
        </w:rPr>
        <w:t>General Survey 2012 paras. 141</w:t>
      </w:r>
    </w:p>
    <w:p w14:paraId="0681BB4A" w14:textId="77777777" w:rsidR="00705A90" w:rsidRPr="00B2398E" w:rsidRDefault="00705A90" w:rsidP="00705A90">
      <w:pPr>
        <w:rPr>
          <w:sz w:val="4"/>
          <w:szCs w:val="4"/>
        </w:rPr>
      </w:pPr>
      <w:r w:rsidRPr="00B2398E">
        <w:rPr>
          <w:sz w:val="4"/>
          <w:szCs w:val="4"/>
        </w:rPr>
        <w:t>94. Interference of employers and/or authorities during the course of strike action (including back- to-work orders, hiring of workers during a strike, requisitioning orders)</w:t>
      </w:r>
    </w:p>
    <w:p w14:paraId="39FABA8F" w14:textId="77777777" w:rsidR="00705A90" w:rsidRPr="00B2398E" w:rsidRDefault="00705A90" w:rsidP="00705A90">
      <w:pPr>
        <w:rPr>
          <w:sz w:val="4"/>
          <w:szCs w:val="4"/>
        </w:rPr>
      </w:pPr>
      <w:r w:rsidRPr="00B2398E">
        <w:rPr>
          <w:sz w:val="4"/>
          <w:szCs w:val="4"/>
        </w:rPr>
        <w:t>ILO Compilation of CFA decisions paras. 917-929 General Survey 1994 paras. 163; 174-175</w:t>
      </w:r>
    </w:p>
    <w:p w14:paraId="62D3CE06" w14:textId="77777777" w:rsidR="00705A90" w:rsidRPr="00B2398E" w:rsidRDefault="00705A90" w:rsidP="00705A90">
      <w:pPr>
        <w:rPr>
          <w:sz w:val="4"/>
          <w:szCs w:val="4"/>
        </w:rPr>
      </w:pPr>
      <w:r w:rsidRPr="00B2398E">
        <w:rPr>
          <w:sz w:val="4"/>
          <w:szCs w:val="4"/>
        </w:rPr>
        <w:t>General Survey 2012 paras. 149-152</w:t>
      </w:r>
    </w:p>
    <w:p w14:paraId="7293A05B" w14:textId="77777777" w:rsidR="00705A90" w:rsidRPr="00B2398E" w:rsidRDefault="00705A90" w:rsidP="00705A90">
      <w:pPr>
        <w:rPr>
          <w:sz w:val="4"/>
          <w:szCs w:val="4"/>
        </w:rPr>
      </w:pPr>
      <w:r w:rsidRPr="00B2398E">
        <w:rPr>
          <w:sz w:val="4"/>
          <w:szCs w:val="4"/>
        </w:rPr>
        <w:t>95. Excessive sanctions for the legitimate exercise of the right to strike</w:t>
      </w:r>
    </w:p>
    <w:p w14:paraId="247BBDA5" w14:textId="77777777" w:rsidR="00705A90" w:rsidRPr="00B2398E" w:rsidRDefault="00705A90" w:rsidP="00705A90">
      <w:pPr>
        <w:rPr>
          <w:sz w:val="4"/>
          <w:szCs w:val="4"/>
        </w:rPr>
      </w:pPr>
      <w:r w:rsidRPr="00B2398E">
        <w:rPr>
          <w:sz w:val="4"/>
          <w:szCs w:val="4"/>
        </w:rPr>
        <w:t>ILO Compilation of CFA decisions paras. 951-976 General Survey 1994 paras. 176-178</w:t>
      </w:r>
    </w:p>
    <w:p w14:paraId="3A271CB6" w14:textId="77777777" w:rsidR="00705A90" w:rsidRPr="00B2398E" w:rsidRDefault="00705A90" w:rsidP="00705A90">
      <w:pPr>
        <w:rPr>
          <w:sz w:val="4"/>
          <w:szCs w:val="4"/>
        </w:rPr>
      </w:pPr>
      <w:r w:rsidRPr="00B2398E">
        <w:rPr>
          <w:sz w:val="4"/>
          <w:szCs w:val="4"/>
        </w:rPr>
        <w:t>General Survey 2012 paras. 157-160</w:t>
      </w:r>
    </w:p>
    <w:p w14:paraId="09854DAF" w14:textId="77777777" w:rsidR="00705A90" w:rsidRPr="00B2398E" w:rsidRDefault="00705A90" w:rsidP="00705A90">
      <w:pPr>
        <w:rPr>
          <w:sz w:val="4"/>
          <w:szCs w:val="4"/>
        </w:rPr>
      </w:pPr>
      <w:r w:rsidRPr="00B2398E">
        <w:rPr>
          <w:sz w:val="4"/>
          <w:szCs w:val="4"/>
        </w:rPr>
        <w:t>96. Committed against trade union leaders Violation (95) is committed against a trade union leader</w:t>
      </w:r>
    </w:p>
    <w:p w14:paraId="5A01E4B3" w14:textId="77777777" w:rsidR="00705A90" w:rsidRPr="00B2398E" w:rsidRDefault="00705A90" w:rsidP="00705A90">
      <w:pPr>
        <w:rPr>
          <w:sz w:val="4"/>
          <w:szCs w:val="4"/>
        </w:rPr>
      </w:pPr>
      <w:r w:rsidRPr="00B2398E">
        <w:rPr>
          <w:sz w:val="4"/>
          <w:szCs w:val="4"/>
        </w:rPr>
        <w:t>97. Lack of guarantee of due process of law and/or justice</w:t>
      </w:r>
    </w:p>
    <w:p w14:paraId="15AF94BA" w14:textId="77777777" w:rsidR="00705A90" w:rsidRPr="00B2398E" w:rsidRDefault="00705A90" w:rsidP="00705A90">
      <w:pPr>
        <w:rPr>
          <w:sz w:val="4"/>
          <w:szCs w:val="4"/>
        </w:rPr>
      </w:pPr>
      <w:r w:rsidRPr="00B2398E">
        <w:rPr>
          <w:sz w:val="4"/>
          <w:szCs w:val="4"/>
        </w:rPr>
        <w:t>Lack of due process regarding violations (86)-(96)</w:t>
      </w:r>
    </w:p>
    <w:p w14:paraId="0BE9540D" w14:textId="77777777" w:rsidR="00705A90" w:rsidRDefault="00705A90" w:rsidP="00705A90">
      <w:pPr>
        <w:pStyle w:val="Heading4"/>
      </w:pPr>
      <w:r>
        <w:t xml:space="preserve"> </w:t>
      </w:r>
      <w:r w:rsidRPr="000A5E10">
        <w:rPr>
          <w:u w:val="single"/>
        </w:rPr>
        <w:t>Vote neg</w:t>
      </w:r>
      <w:r>
        <w:t xml:space="preserve">---they </w:t>
      </w:r>
      <w:r>
        <w:rPr>
          <w:u w:val="single"/>
        </w:rPr>
        <w:t>destroy</w:t>
      </w:r>
      <w:r>
        <w:t xml:space="preserve"> any predictable topic, exploding the neg research burden and undermining preparedness for all debates. </w:t>
      </w:r>
    </w:p>
    <w:p w14:paraId="114A3E35" w14:textId="77777777" w:rsidR="00705A90" w:rsidRPr="00286D65" w:rsidRDefault="00705A90" w:rsidP="00705A90"/>
    <w:p w14:paraId="684135AB" w14:textId="77777777" w:rsidR="00705A90" w:rsidRPr="00A24C9D" w:rsidRDefault="00705A90" w:rsidP="00705A90">
      <w:pPr>
        <w:pStyle w:val="Heading1"/>
        <w:rPr>
          <w:rFonts w:asciiTheme="minorHAnsi" w:hAnsiTheme="minorHAnsi" w:cstheme="minorHAnsi"/>
        </w:rPr>
      </w:pPr>
      <w:r w:rsidRPr="00A24C9D">
        <w:rPr>
          <w:rFonts w:asciiTheme="minorHAnsi" w:hAnsiTheme="minorHAnsi" w:cstheme="minorHAnsi"/>
        </w:rPr>
        <w:lastRenderedPageBreak/>
        <w:t>Productivity DA---Labor</w:t>
      </w:r>
    </w:p>
    <w:p w14:paraId="28B4C6BA" w14:textId="77777777" w:rsidR="00705A90" w:rsidRDefault="00705A90" w:rsidP="00705A90">
      <w:pPr>
        <w:pStyle w:val="Heading2"/>
      </w:pPr>
      <w:r>
        <w:lastRenderedPageBreak/>
        <w:t>1NC</w:t>
      </w:r>
    </w:p>
    <w:p w14:paraId="3A388CBC" w14:textId="77777777" w:rsidR="00705A90" w:rsidRPr="00D4237A" w:rsidRDefault="00705A90" w:rsidP="00705A90">
      <w:pPr>
        <w:pStyle w:val="Heading3"/>
      </w:pPr>
      <w:r>
        <w:lastRenderedPageBreak/>
        <w:t>1NC</w:t>
      </w:r>
    </w:p>
    <w:p w14:paraId="267BE6DC" w14:textId="77777777" w:rsidR="00705A90" w:rsidRPr="00F34132" w:rsidRDefault="00705A90" w:rsidP="00705A90">
      <w:pPr>
        <w:pStyle w:val="Analytic"/>
      </w:pPr>
      <w:r w:rsidRPr="00F34132">
        <w:t>Productivity DA:</w:t>
      </w:r>
    </w:p>
    <w:p w14:paraId="7A54423C" w14:textId="77777777" w:rsidR="00705A90" w:rsidRPr="00A24C9D" w:rsidRDefault="00705A90" w:rsidP="00705A90">
      <w:pPr>
        <w:pStyle w:val="Heading4"/>
        <w:rPr>
          <w:rFonts w:asciiTheme="minorHAnsi" w:hAnsiTheme="minorHAnsi" w:cstheme="minorHAnsi"/>
        </w:rPr>
      </w:pPr>
      <w:r>
        <w:rPr>
          <w:rFonts w:asciiTheme="minorHAnsi" w:hAnsiTheme="minorHAnsi" w:cstheme="minorHAnsi"/>
        </w:rPr>
        <w:t xml:space="preserve">It’s </w:t>
      </w:r>
      <w:r w:rsidRPr="00993430">
        <w:rPr>
          <w:rFonts w:asciiTheme="minorHAnsi" w:hAnsiTheme="minorHAnsi" w:cstheme="minorHAnsi"/>
          <w:u w:val="single"/>
        </w:rPr>
        <w:t>growing</w:t>
      </w:r>
      <w:r>
        <w:rPr>
          <w:rFonts w:asciiTheme="minorHAnsi" w:hAnsiTheme="minorHAnsi" w:cstheme="minorHAnsi"/>
        </w:rPr>
        <w:t xml:space="preserve"> now. Contrary stats are </w:t>
      </w:r>
      <w:r w:rsidRPr="002B7FB2">
        <w:rPr>
          <w:rFonts w:asciiTheme="minorHAnsi" w:hAnsiTheme="minorHAnsi" w:cstheme="minorHAnsi"/>
          <w:u w:val="single"/>
        </w:rPr>
        <w:t>statistical noise</w:t>
      </w:r>
      <w:r>
        <w:rPr>
          <w:rFonts w:asciiTheme="minorHAnsi" w:hAnsiTheme="minorHAnsi" w:cstheme="minorHAnsi"/>
        </w:rPr>
        <w:t>.</w:t>
      </w:r>
    </w:p>
    <w:p w14:paraId="0D7E0078" w14:textId="77777777" w:rsidR="00705A90" w:rsidRPr="00A24C9D" w:rsidRDefault="00705A90" w:rsidP="00705A90">
      <w:pPr>
        <w:rPr>
          <w:rFonts w:asciiTheme="minorHAnsi" w:hAnsiTheme="minorHAnsi" w:cstheme="minorHAnsi"/>
        </w:rPr>
      </w:pPr>
      <w:r w:rsidRPr="00A24C9D">
        <w:rPr>
          <w:rStyle w:val="Style13ptBold"/>
          <w:rFonts w:asciiTheme="minorHAnsi" w:hAnsiTheme="minorHAnsi" w:cstheme="minorHAnsi"/>
        </w:rPr>
        <w:t>Goolsbee ’25</w:t>
      </w:r>
      <w:r w:rsidRPr="00A24C9D">
        <w:rPr>
          <w:rFonts w:asciiTheme="minorHAnsi" w:hAnsiTheme="minorHAnsi" w:cstheme="minorHAnsi"/>
        </w:rPr>
        <w:t xml:space="preserve"> [Austan interviewed by Adrian Ma and Wailin Wong; June 5; PhD, president of the Federal Reserve Bank of Chicago and Professor of Economics at the University of Chicago's Booth School of Business; NPR, </w:t>
      </w:r>
      <w:r>
        <w:rPr>
          <w:rFonts w:asciiTheme="minorHAnsi" w:hAnsiTheme="minorHAnsi" w:cstheme="minorHAnsi"/>
        </w:rPr>
        <w:t>“</w:t>
      </w:r>
      <w:r w:rsidRPr="00A24C9D">
        <w:rPr>
          <w:rFonts w:asciiTheme="minorHAnsi" w:hAnsiTheme="minorHAnsi" w:cstheme="minorHAnsi"/>
        </w:rPr>
        <w:t>Why U.S. workers keep getting more productive,</w:t>
      </w:r>
      <w:r>
        <w:rPr>
          <w:rFonts w:asciiTheme="minorHAnsi" w:hAnsiTheme="minorHAnsi" w:cstheme="minorHAnsi"/>
        </w:rPr>
        <w:t>”</w:t>
      </w:r>
      <w:r w:rsidRPr="00A24C9D">
        <w:rPr>
          <w:rFonts w:asciiTheme="minorHAnsi" w:hAnsiTheme="minorHAnsi" w:cstheme="minorHAnsi"/>
        </w:rPr>
        <w:t xml:space="preserve"> https://www.npr.org/2025/06/06/1253756245/the-indicator-from-planet-money-draft-06-06-2025]</w:t>
      </w:r>
    </w:p>
    <w:p w14:paraId="35E4BB0F" w14:textId="77777777" w:rsidR="00705A90" w:rsidRPr="00A24C9D" w:rsidRDefault="00705A90" w:rsidP="00705A90">
      <w:pPr>
        <w:rPr>
          <w:rFonts w:asciiTheme="minorHAnsi" w:hAnsiTheme="minorHAnsi" w:cstheme="minorHAnsi"/>
          <w:sz w:val="12"/>
          <w:szCs w:val="18"/>
        </w:rPr>
      </w:pPr>
      <w:r w:rsidRPr="00A24C9D">
        <w:rPr>
          <w:rFonts w:asciiTheme="minorHAnsi" w:hAnsiTheme="minorHAnsi" w:cstheme="minorHAnsi"/>
          <w:sz w:val="12"/>
          <w:szCs w:val="18"/>
        </w:rPr>
        <w:t>AUSTAN GOOLSBEE: It's the greatest unsung series that if you say, what should we be watching, that's what you should be watching.</w:t>
      </w:r>
    </w:p>
    <w:p w14:paraId="22E90285" w14:textId="77777777" w:rsidR="00705A90" w:rsidRPr="00A24C9D" w:rsidRDefault="00705A90" w:rsidP="00705A90">
      <w:pPr>
        <w:rPr>
          <w:rFonts w:asciiTheme="minorHAnsi" w:hAnsiTheme="minorHAnsi" w:cstheme="minorHAnsi"/>
          <w:sz w:val="12"/>
          <w:szCs w:val="18"/>
        </w:rPr>
      </w:pPr>
      <w:r w:rsidRPr="00A24C9D">
        <w:rPr>
          <w:rFonts w:asciiTheme="minorHAnsi" w:hAnsiTheme="minorHAnsi" w:cstheme="minorHAnsi"/>
          <w:sz w:val="12"/>
          <w:szCs w:val="18"/>
        </w:rPr>
        <w:t>MA: I would recognize that economist voice anywhere.</w:t>
      </w:r>
    </w:p>
    <w:p w14:paraId="60127A83" w14:textId="77777777" w:rsidR="00705A90" w:rsidRPr="00A24C9D" w:rsidRDefault="00705A90" w:rsidP="00705A90">
      <w:pPr>
        <w:rPr>
          <w:rFonts w:asciiTheme="minorHAnsi" w:hAnsiTheme="minorHAnsi" w:cstheme="minorHAnsi"/>
          <w:sz w:val="12"/>
          <w:szCs w:val="18"/>
        </w:rPr>
      </w:pPr>
      <w:r w:rsidRPr="00A24C9D">
        <w:rPr>
          <w:rFonts w:asciiTheme="minorHAnsi" w:hAnsiTheme="minorHAnsi" w:cstheme="minorHAnsi"/>
          <w:sz w:val="12"/>
          <w:szCs w:val="18"/>
        </w:rPr>
        <w:t>WONG: Oh, yes. Welcome back to the chat Austan Goolsbee, President of the Federal Reserve--</w:t>
      </w:r>
    </w:p>
    <w:p w14:paraId="3FF2D765" w14:textId="77777777" w:rsidR="00705A90" w:rsidRPr="00A24C9D" w:rsidRDefault="00705A90" w:rsidP="00705A90">
      <w:pPr>
        <w:rPr>
          <w:rFonts w:asciiTheme="minorHAnsi" w:hAnsiTheme="minorHAnsi" w:cstheme="minorHAnsi"/>
          <w:sz w:val="12"/>
          <w:szCs w:val="18"/>
        </w:rPr>
      </w:pPr>
      <w:r w:rsidRPr="00A24C9D">
        <w:rPr>
          <w:rFonts w:asciiTheme="minorHAnsi" w:hAnsiTheme="minorHAnsi" w:cstheme="minorHAnsi"/>
          <w:sz w:val="12"/>
          <w:szCs w:val="18"/>
        </w:rPr>
        <w:t>MA: The Gools.</w:t>
      </w:r>
    </w:p>
    <w:p w14:paraId="623E156E"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 xml:space="preserve">WONG: --Bank of Chicago. Yes, he is back. And this unsung data series he's obsessed with is </w:t>
      </w:r>
      <w:r w:rsidRPr="00A24C9D">
        <w:rPr>
          <w:rStyle w:val="StyleUnderline"/>
          <w:rFonts w:asciiTheme="minorHAnsi" w:hAnsiTheme="minorHAnsi" w:cstheme="minorHAnsi"/>
        </w:rPr>
        <w:t xml:space="preserve">labor </w:t>
      </w:r>
      <w:r w:rsidRPr="00A24C9D">
        <w:rPr>
          <w:rStyle w:val="Emphasis"/>
          <w:rFonts w:asciiTheme="minorHAnsi" w:hAnsiTheme="minorHAnsi" w:cstheme="minorHAnsi"/>
          <w:highlight w:val="cyan"/>
        </w:rPr>
        <w:t>productivity</w:t>
      </w:r>
      <w:r w:rsidRPr="00A24C9D">
        <w:rPr>
          <w:rStyle w:val="StyleUnderline"/>
          <w:rFonts w:asciiTheme="minorHAnsi" w:hAnsiTheme="minorHAnsi" w:cstheme="minorHAnsi"/>
          <w:highlight w:val="cyan"/>
        </w:rPr>
        <w:t xml:space="preserve"> growth</w:t>
      </w:r>
      <w:r w:rsidRPr="00A24C9D">
        <w:rPr>
          <w:rFonts w:asciiTheme="minorHAnsi" w:hAnsiTheme="minorHAnsi" w:cstheme="minorHAnsi"/>
          <w:sz w:val="16"/>
        </w:rPr>
        <w:t xml:space="preserve">. It's a measure of worker output. </w:t>
      </w:r>
      <w:r w:rsidRPr="00A24C9D">
        <w:rPr>
          <w:rStyle w:val="StyleUnderline"/>
          <w:rFonts w:asciiTheme="minorHAnsi" w:hAnsiTheme="minorHAnsi" w:cstheme="minorHAnsi"/>
          <w:highlight w:val="cyan"/>
        </w:rPr>
        <w:t>For</w:t>
      </w:r>
      <w:r w:rsidRPr="00A24C9D">
        <w:rPr>
          <w:rStyle w:val="StyleUnderline"/>
          <w:rFonts w:asciiTheme="minorHAnsi" w:hAnsiTheme="minorHAnsi" w:cstheme="minorHAnsi"/>
        </w:rPr>
        <w:t xml:space="preserve"> the last couple of </w:t>
      </w:r>
      <w:r w:rsidRPr="00A24C9D">
        <w:rPr>
          <w:rStyle w:val="Emphasis"/>
          <w:rFonts w:asciiTheme="minorHAnsi" w:hAnsiTheme="minorHAnsi" w:cstheme="minorHAnsi"/>
          <w:highlight w:val="cyan"/>
        </w:rPr>
        <w:t>years</w:t>
      </w:r>
      <w:r w:rsidRPr="00A24C9D">
        <w:rPr>
          <w:rFonts w:asciiTheme="minorHAnsi" w:hAnsiTheme="minorHAnsi" w:cstheme="minorHAnsi"/>
          <w:sz w:val="16"/>
        </w:rPr>
        <w:t xml:space="preserve">, this number, for the most part, </w:t>
      </w:r>
      <w:r w:rsidRPr="00A24C9D">
        <w:rPr>
          <w:rStyle w:val="StyleUnderline"/>
          <w:rFonts w:asciiTheme="minorHAnsi" w:hAnsiTheme="minorHAnsi" w:cstheme="minorHAnsi"/>
          <w:highlight w:val="cyan"/>
        </w:rPr>
        <w:t xml:space="preserve">has been </w:t>
      </w:r>
      <w:r w:rsidRPr="00A24C9D">
        <w:rPr>
          <w:rStyle w:val="Emphasis"/>
          <w:rFonts w:asciiTheme="minorHAnsi" w:hAnsiTheme="minorHAnsi" w:cstheme="minorHAnsi"/>
          <w:highlight w:val="cyan"/>
        </w:rPr>
        <w:t>increasing</w:t>
      </w:r>
      <w:r w:rsidRPr="00A24C9D">
        <w:rPr>
          <w:rStyle w:val="StyleUnderline"/>
          <w:rFonts w:asciiTheme="minorHAnsi" w:hAnsiTheme="minorHAnsi" w:cstheme="minorHAnsi"/>
        </w:rPr>
        <w:t xml:space="preserve"> in a </w:t>
      </w:r>
      <w:r w:rsidRPr="00A24C9D">
        <w:rPr>
          <w:rStyle w:val="Emphasis"/>
          <w:rFonts w:asciiTheme="minorHAnsi" w:hAnsiTheme="minorHAnsi" w:cstheme="minorHAnsi"/>
        </w:rPr>
        <w:t>significant way</w:t>
      </w:r>
      <w:r w:rsidRPr="00A24C9D">
        <w:rPr>
          <w:rFonts w:asciiTheme="minorHAnsi" w:hAnsiTheme="minorHAnsi" w:cstheme="minorHAnsi"/>
          <w:sz w:val="16"/>
        </w:rPr>
        <w:t>. And the thing is, economists don't know exactly why.</w:t>
      </w:r>
    </w:p>
    <w:p w14:paraId="02C911B4" w14:textId="77777777" w:rsidR="00705A90" w:rsidRPr="00A24C9D" w:rsidRDefault="00705A90" w:rsidP="00705A90">
      <w:pPr>
        <w:rPr>
          <w:rFonts w:asciiTheme="minorHAnsi" w:hAnsiTheme="minorHAnsi" w:cstheme="minorHAnsi"/>
          <w:sz w:val="12"/>
          <w:szCs w:val="18"/>
        </w:rPr>
      </w:pPr>
      <w:r w:rsidRPr="00A24C9D">
        <w:rPr>
          <w:rFonts w:asciiTheme="minorHAnsi" w:hAnsiTheme="minorHAnsi" w:cstheme="minorHAnsi"/>
          <w:sz w:val="12"/>
          <w:szCs w:val="18"/>
        </w:rPr>
        <w:t>[MUSIC PLAYING]</w:t>
      </w:r>
    </w:p>
    <w:p w14:paraId="76B8D9B7" w14:textId="77777777" w:rsidR="00705A90" w:rsidRPr="00A24C9D" w:rsidRDefault="00705A90" w:rsidP="00705A90">
      <w:pPr>
        <w:rPr>
          <w:rFonts w:asciiTheme="minorHAnsi" w:hAnsiTheme="minorHAnsi" w:cstheme="minorHAnsi"/>
          <w:sz w:val="12"/>
          <w:szCs w:val="18"/>
        </w:rPr>
      </w:pPr>
      <w:r w:rsidRPr="00A24C9D">
        <w:rPr>
          <w:rFonts w:asciiTheme="minorHAnsi" w:hAnsiTheme="minorHAnsi" w:cstheme="minorHAnsi"/>
          <w:sz w:val="12"/>
          <w:szCs w:val="18"/>
        </w:rPr>
        <w:t>MA: So today on the show, Austan Goolsbee takes us on an economic mystery hunt of sorts. He walks us through some of the different theories about why this number has been going up. It's the case of the perplexing productivity growth.</w:t>
      </w:r>
    </w:p>
    <w:p w14:paraId="2C852B95" w14:textId="77777777" w:rsidR="00705A90" w:rsidRPr="00A24C9D" w:rsidRDefault="00705A90" w:rsidP="00705A90">
      <w:pPr>
        <w:rPr>
          <w:rFonts w:asciiTheme="minorHAnsi" w:hAnsiTheme="minorHAnsi" w:cstheme="minorHAnsi"/>
          <w:sz w:val="12"/>
          <w:szCs w:val="18"/>
        </w:rPr>
      </w:pPr>
      <w:r w:rsidRPr="00A24C9D">
        <w:rPr>
          <w:rFonts w:asciiTheme="minorHAnsi" w:hAnsiTheme="minorHAnsi" w:cstheme="minorHAnsi"/>
          <w:sz w:val="12"/>
          <w:szCs w:val="18"/>
        </w:rPr>
        <w:t>WONG: The basic measure of labor productivity is output per hour. Economists use data from gross domestic product reports to calculate this number.</w:t>
      </w:r>
    </w:p>
    <w:p w14:paraId="0BE5C554" w14:textId="77777777" w:rsidR="00705A90" w:rsidRPr="00A24C9D" w:rsidRDefault="00705A90" w:rsidP="00705A90">
      <w:pPr>
        <w:rPr>
          <w:rFonts w:asciiTheme="minorHAnsi" w:hAnsiTheme="minorHAnsi" w:cstheme="minorHAnsi"/>
          <w:sz w:val="12"/>
          <w:szCs w:val="18"/>
        </w:rPr>
      </w:pPr>
      <w:r w:rsidRPr="00A24C9D">
        <w:rPr>
          <w:rFonts w:asciiTheme="minorHAnsi" w:hAnsiTheme="minorHAnsi" w:cstheme="minorHAnsi"/>
          <w:sz w:val="12"/>
          <w:szCs w:val="18"/>
        </w:rPr>
        <w:t>MA: Oh, so there are not literally Bureau of Labor Statistics employees just fanning across the country, counting how many widgets every factory is making?</w:t>
      </w:r>
    </w:p>
    <w:p w14:paraId="08CFE4F6" w14:textId="77777777" w:rsidR="00705A90" w:rsidRPr="00A24C9D" w:rsidRDefault="00705A90" w:rsidP="00705A90">
      <w:pPr>
        <w:rPr>
          <w:rStyle w:val="StyleUnderline"/>
          <w:rFonts w:asciiTheme="minorHAnsi" w:hAnsiTheme="minorHAnsi" w:cstheme="minorHAnsi"/>
        </w:rPr>
      </w:pPr>
      <w:r w:rsidRPr="00A24C9D">
        <w:rPr>
          <w:rFonts w:asciiTheme="minorHAnsi" w:hAnsiTheme="minorHAnsi" w:cstheme="minorHAnsi"/>
          <w:sz w:val="16"/>
        </w:rPr>
        <w:t xml:space="preserve">WONG: Yeah, they're not like, oh, five zipper teeth today. Yeah, it's actually tallying up the value of those widgets. Or for a restaurant, it would measure sales per worker. That is how the BLS calculates productivity. Now, when we talked to Chicago Fed President Austan Goolsbee in April, he told us that </w:t>
      </w:r>
      <w:r w:rsidRPr="00A24C9D">
        <w:rPr>
          <w:rStyle w:val="StyleUnderline"/>
          <w:rFonts w:asciiTheme="minorHAnsi" w:hAnsiTheme="minorHAnsi" w:cstheme="minorHAnsi"/>
        </w:rPr>
        <w:t>patterns in</w:t>
      </w:r>
      <w:r w:rsidRPr="00A24C9D">
        <w:rPr>
          <w:rFonts w:asciiTheme="minorHAnsi" w:hAnsiTheme="minorHAnsi" w:cstheme="minorHAnsi"/>
          <w:sz w:val="16"/>
        </w:rPr>
        <w:t xml:space="preserve"> the </w:t>
      </w:r>
      <w:r w:rsidRPr="00A24C9D">
        <w:rPr>
          <w:rStyle w:val="StyleUnderline"/>
          <w:rFonts w:asciiTheme="minorHAnsi" w:hAnsiTheme="minorHAnsi" w:cstheme="minorHAnsi"/>
        </w:rPr>
        <w:t>productivity</w:t>
      </w:r>
      <w:r w:rsidRPr="00A24C9D">
        <w:rPr>
          <w:rFonts w:asciiTheme="minorHAnsi" w:hAnsiTheme="minorHAnsi" w:cstheme="minorHAnsi"/>
          <w:sz w:val="16"/>
        </w:rPr>
        <w:t xml:space="preserve"> data </w:t>
      </w:r>
      <w:r w:rsidRPr="00A24C9D">
        <w:rPr>
          <w:rStyle w:val="StyleUnderline"/>
          <w:rFonts w:asciiTheme="minorHAnsi" w:hAnsiTheme="minorHAnsi" w:cstheme="minorHAnsi"/>
        </w:rPr>
        <w:t xml:space="preserve">can be </w:t>
      </w:r>
      <w:r w:rsidRPr="00A24C9D">
        <w:rPr>
          <w:rStyle w:val="Emphasis"/>
          <w:rFonts w:asciiTheme="minorHAnsi" w:hAnsiTheme="minorHAnsi" w:cstheme="minorHAnsi"/>
        </w:rPr>
        <w:t>hard</w:t>
      </w:r>
      <w:r w:rsidRPr="00A24C9D">
        <w:rPr>
          <w:rStyle w:val="StyleUnderline"/>
          <w:rFonts w:asciiTheme="minorHAnsi" w:hAnsiTheme="minorHAnsi" w:cstheme="minorHAnsi"/>
        </w:rPr>
        <w:t xml:space="preserve"> to spot.</w:t>
      </w:r>
    </w:p>
    <w:p w14:paraId="2A8F62BF"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[AUDIO PLAYBACK]</w:t>
      </w:r>
    </w:p>
    <w:p w14:paraId="59CC07C3"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GOOLSBEE: It's like, your-- you know, when your kids are growing, you can look back at markers of pencil on the door frame, but in the moment, they just look the same as they always looked.</w:t>
      </w:r>
    </w:p>
    <w:p w14:paraId="03529D88"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[END PLAYBACK]</w:t>
      </w:r>
    </w:p>
    <w:p w14:paraId="13722E25"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 xml:space="preserve">MA: When Austan studied those pencil marks on the door frame of the economy, he noticed something. </w:t>
      </w:r>
      <w:r w:rsidRPr="00A24C9D">
        <w:rPr>
          <w:rStyle w:val="StyleUnderline"/>
          <w:rFonts w:asciiTheme="minorHAnsi" w:hAnsiTheme="minorHAnsi" w:cstheme="minorHAnsi"/>
        </w:rPr>
        <w:t>Productivity took a hit at the start of the pandemic</w:t>
      </w:r>
      <w:r w:rsidRPr="00A24C9D">
        <w:rPr>
          <w:rFonts w:asciiTheme="minorHAnsi" w:hAnsiTheme="minorHAnsi" w:cstheme="minorHAnsi"/>
          <w:sz w:val="16"/>
        </w:rPr>
        <w:t xml:space="preserve">, which is not surprising. And </w:t>
      </w:r>
      <w:r w:rsidRPr="00A24C9D">
        <w:rPr>
          <w:rStyle w:val="StyleUnderline"/>
          <w:rFonts w:asciiTheme="minorHAnsi" w:hAnsiTheme="minorHAnsi" w:cstheme="minorHAnsi"/>
        </w:rPr>
        <w:t xml:space="preserve">then it started </w:t>
      </w:r>
      <w:r w:rsidRPr="00A24C9D">
        <w:rPr>
          <w:rStyle w:val="Emphasis"/>
          <w:rFonts w:asciiTheme="minorHAnsi" w:hAnsiTheme="minorHAnsi" w:cstheme="minorHAnsi"/>
        </w:rPr>
        <w:t>rebounding</w:t>
      </w:r>
      <w:r w:rsidRPr="00A24C9D">
        <w:rPr>
          <w:rFonts w:asciiTheme="minorHAnsi" w:hAnsiTheme="minorHAnsi" w:cstheme="minorHAnsi"/>
          <w:sz w:val="16"/>
        </w:rPr>
        <w:t xml:space="preserve"> in late 2022, which is maybe also not surprising. But then--</w:t>
      </w:r>
    </w:p>
    <w:p w14:paraId="1E60FCB7"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[AUDIO PLAYBACK]</w:t>
      </w:r>
    </w:p>
    <w:p w14:paraId="09CBB69A"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 xml:space="preserve">GOOLSBEE: </w:t>
      </w:r>
      <w:r w:rsidRPr="00A24C9D">
        <w:rPr>
          <w:rStyle w:val="StyleUnderline"/>
          <w:rFonts w:asciiTheme="minorHAnsi" w:hAnsiTheme="minorHAnsi" w:cstheme="minorHAnsi"/>
        </w:rPr>
        <w:t>It kept looking</w:t>
      </w:r>
      <w:r w:rsidRPr="00A24C9D">
        <w:rPr>
          <w:rFonts w:asciiTheme="minorHAnsi" w:hAnsiTheme="minorHAnsi" w:cstheme="minorHAnsi"/>
          <w:sz w:val="16"/>
        </w:rPr>
        <w:t xml:space="preserve"> really </w:t>
      </w:r>
      <w:r w:rsidRPr="00A24C9D">
        <w:rPr>
          <w:rStyle w:val="Emphasis"/>
          <w:rFonts w:asciiTheme="minorHAnsi" w:hAnsiTheme="minorHAnsi" w:cstheme="minorHAnsi"/>
        </w:rPr>
        <w:t>quite good</w:t>
      </w:r>
      <w:r w:rsidRPr="00A24C9D">
        <w:rPr>
          <w:rStyle w:val="StyleUnderline"/>
          <w:rFonts w:asciiTheme="minorHAnsi" w:hAnsiTheme="minorHAnsi" w:cstheme="minorHAnsi"/>
        </w:rPr>
        <w:t xml:space="preserve">, </w:t>
      </w:r>
      <w:r w:rsidRPr="00A24C9D">
        <w:rPr>
          <w:rStyle w:val="Emphasis"/>
          <w:rFonts w:asciiTheme="minorHAnsi" w:hAnsiTheme="minorHAnsi" w:cstheme="minorHAnsi"/>
          <w:highlight w:val="cyan"/>
        </w:rPr>
        <w:t>better</w:t>
      </w:r>
      <w:r w:rsidRPr="00A24C9D">
        <w:rPr>
          <w:rStyle w:val="StyleUnderline"/>
          <w:rFonts w:asciiTheme="minorHAnsi" w:hAnsiTheme="minorHAnsi" w:cstheme="minorHAnsi"/>
          <w:highlight w:val="cyan"/>
        </w:rPr>
        <w:t xml:space="preserve"> than </w:t>
      </w:r>
      <w:r w:rsidRPr="00A24C9D">
        <w:rPr>
          <w:rStyle w:val="Emphasis"/>
          <w:rFonts w:asciiTheme="minorHAnsi" w:hAnsiTheme="minorHAnsi" w:cstheme="minorHAnsi"/>
          <w:highlight w:val="cyan"/>
        </w:rPr>
        <w:t>pre-COVID</w:t>
      </w:r>
      <w:r w:rsidRPr="00A24C9D">
        <w:rPr>
          <w:rFonts w:asciiTheme="minorHAnsi" w:hAnsiTheme="minorHAnsi" w:cstheme="minorHAnsi"/>
          <w:sz w:val="16"/>
        </w:rPr>
        <w:t xml:space="preserve">. And </w:t>
      </w:r>
      <w:r w:rsidRPr="00A24C9D">
        <w:rPr>
          <w:rStyle w:val="StyleUnderline"/>
          <w:rFonts w:asciiTheme="minorHAnsi" w:hAnsiTheme="minorHAnsi" w:cstheme="minorHAnsi"/>
        </w:rPr>
        <w:t xml:space="preserve">now </w:t>
      </w:r>
      <w:r w:rsidRPr="00A24C9D">
        <w:rPr>
          <w:rStyle w:val="StyleUnderline"/>
          <w:rFonts w:asciiTheme="minorHAnsi" w:hAnsiTheme="minorHAnsi" w:cstheme="minorHAnsi"/>
          <w:highlight w:val="cyan"/>
        </w:rPr>
        <w:t xml:space="preserve">we've got </w:t>
      </w:r>
      <w:r w:rsidRPr="00A24C9D">
        <w:rPr>
          <w:rStyle w:val="Emphasis"/>
          <w:rFonts w:asciiTheme="minorHAnsi" w:hAnsiTheme="minorHAnsi" w:cstheme="minorHAnsi"/>
          <w:highlight w:val="cyan"/>
        </w:rPr>
        <w:t>two</w:t>
      </w:r>
      <w:r w:rsidRPr="00A24C9D">
        <w:rPr>
          <w:rFonts w:asciiTheme="minorHAnsi" w:hAnsiTheme="minorHAnsi" w:cstheme="minorHAnsi"/>
          <w:sz w:val="16"/>
        </w:rPr>
        <w:t xml:space="preserve"> solid </w:t>
      </w:r>
      <w:r w:rsidRPr="00A24C9D">
        <w:rPr>
          <w:rStyle w:val="Emphasis"/>
          <w:rFonts w:asciiTheme="minorHAnsi" w:hAnsiTheme="minorHAnsi" w:cstheme="minorHAnsi"/>
          <w:highlight w:val="cyan"/>
        </w:rPr>
        <w:t>years</w:t>
      </w:r>
      <w:r w:rsidRPr="00A24C9D">
        <w:rPr>
          <w:rStyle w:val="StyleUnderline"/>
          <w:rFonts w:asciiTheme="minorHAnsi" w:hAnsiTheme="minorHAnsi" w:cstheme="minorHAnsi"/>
          <w:highlight w:val="cyan"/>
        </w:rPr>
        <w:t xml:space="preserve"> where </w:t>
      </w:r>
      <w:r w:rsidRPr="00A24C9D">
        <w:rPr>
          <w:rStyle w:val="Emphasis"/>
          <w:rFonts w:asciiTheme="minorHAnsi" w:hAnsiTheme="minorHAnsi" w:cstheme="minorHAnsi"/>
          <w:highlight w:val="cyan"/>
        </w:rPr>
        <w:t>productivity</w:t>
      </w:r>
      <w:r w:rsidRPr="00A24C9D">
        <w:rPr>
          <w:rStyle w:val="Emphasis"/>
          <w:rFonts w:asciiTheme="minorHAnsi" w:hAnsiTheme="minorHAnsi" w:cstheme="minorHAnsi"/>
        </w:rPr>
        <w:t xml:space="preserve"> growth</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 xml:space="preserve">has been </w:t>
      </w:r>
      <w:r w:rsidRPr="00A24C9D">
        <w:rPr>
          <w:rStyle w:val="Emphasis"/>
          <w:rFonts w:asciiTheme="minorHAnsi" w:hAnsiTheme="minorHAnsi" w:cstheme="minorHAnsi"/>
          <w:highlight w:val="cyan"/>
        </w:rPr>
        <w:t>well above</w:t>
      </w:r>
      <w:r w:rsidRPr="00A24C9D">
        <w:rPr>
          <w:rFonts w:asciiTheme="minorHAnsi" w:hAnsiTheme="minorHAnsi" w:cstheme="minorHAnsi"/>
          <w:sz w:val="16"/>
          <w:highlight w:val="cyan"/>
        </w:rPr>
        <w:t xml:space="preserve"> </w:t>
      </w:r>
      <w:r w:rsidRPr="00A24C9D">
        <w:rPr>
          <w:rStyle w:val="StyleUnderline"/>
          <w:rFonts w:asciiTheme="minorHAnsi" w:hAnsiTheme="minorHAnsi" w:cstheme="minorHAnsi"/>
          <w:highlight w:val="cyan"/>
        </w:rPr>
        <w:t>the</w:t>
      </w:r>
      <w:r w:rsidRPr="00A24C9D">
        <w:rPr>
          <w:rStyle w:val="StyleUnderline"/>
          <w:rFonts w:asciiTheme="minorHAnsi" w:hAnsiTheme="minorHAnsi" w:cstheme="minorHAnsi"/>
        </w:rPr>
        <w:t xml:space="preserve"> previous </w:t>
      </w:r>
      <w:r w:rsidRPr="00A24C9D">
        <w:rPr>
          <w:rStyle w:val="Emphasis"/>
          <w:rFonts w:asciiTheme="minorHAnsi" w:hAnsiTheme="minorHAnsi" w:cstheme="minorHAnsi"/>
          <w:highlight w:val="cyan"/>
        </w:rPr>
        <w:t>decade</w:t>
      </w:r>
      <w:r w:rsidRPr="00A24C9D">
        <w:rPr>
          <w:rStyle w:val="StyleUnderline"/>
          <w:rFonts w:asciiTheme="minorHAnsi" w:hAnsiTheme="minorHAnsi" w:cstheme="minorHAnsi"/>
        </w:rPr>
        <w:t xml:space="preserve"> or two </w:t>
      </w:r>
      <w:r w:rsidRPr="00A24C9D">
        <w:rPr>
          <w:rStyle w:val="Emphasis"/>
          <w:rFonts w:asciiTheme="minorHAnsi" w:hAnsiTheme="minorHAnsi" w:cstheme="minorHAnsi"/>
          <w:highlight w:val="cyan"/>
        </w:rPr>
        <w:t>trendline</w:t>
      </w:r>
      <w:r w:rsidRPr="00A24C9D">
        <w:rPr>
          <w:rFonts w:asciiTheme="minorHAnsi" w:hAnsiTheme="minorHAnsi" w:cstheme="minorHAnsi"/>
          <w:sz w:val="16"/>
        </w:rPr>
        <w:t>. And that's really where the mystery began.</w:t>
      </w:r>
    </w:p>
    <w:p w14:paraId="6728D54F"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[END PLAYBACK]</w:t>
      </w:r>
    </w:p>
    <w:p w14:paraId="248C2DB7" w14:textId="77777777" w:rsidR="00705A90" w:rsidRPr="00A24C9D" w:rsidRDefault="00705A90" w:rsidP="00705A90">
      <w:pPr>
        <w:rPr>
          <w:rFonts w:asciiTheme="minorHAnsi" w:hAnsiTheme="minorHAnsi" w:cstheme="minorHAnsi"/>
          <w:sz w:val="16"/>
        </w:rPr>
      </w:pPr>
      <w:r w:rsidRPr="00FB633F">
        <w:rPr>
          <w:rFonts w:asciiTheme="minorHAnsi" w:hAnsiTheme="minorHAnsi" w:cstheme="minorHAnsi"/>
          <w:sz w:val="16"/>
        </w:rPr>
        <w:t xml:space="preserve">MA: If you look at data from the 2010s, labor productivity grew around 1% a year. But compare that with </w:t>
      </w:r>
      <w:r w:rsidRPr="00FB633F">
        <w:rPr>
          <w:rStyle w:val="StyleUnderline"/>
          <w:rFonts w:asciiTheme="minorHAnsi" w:hAnsiTheme="minorHAnsi" w:cstheme="minorHAnsi"/>
        </w:rPr>
        <w:t>rates</w:t>
      </w:r>
      <w:r w:rsidRPr="00FB633F">
        <w:rPr>
          <w:rFonts w:asciiTheme="minorHAnsi" w:hAnsiTheme="minorHAnsi" w:cstheme="minorHAnsi"/>
          <w:sz w:val="16"/>
        </w:rPr>
        <w:t xml:space="preserve"> that </w:t>
      </w:r>
      <w:r w:rsidRPr="00FB633F">
        <w:rPr>
          <w:rStyle w:val="Emphasis"/>
          <w:rFonts w:asciiTheme="minorHAnsi" w:hAnsiTheme="minorHAnsi" w:cstheme="minorHAnsi"/>
        </w:rPr>
        <w:t>we've seen</w:t>
      </w:r>
      <w:r w:rsidRPr="00FB633F">
        <w:rPr>
          <w:rFonts w:asciiTheme="minorHAnsi" w:hAnsiTheme="minorHAnsi" w:cstheme="minorHAnsi"/>
          <w:sz w:val="16"/>
        </w:rPr>
        <w:t xml:space="preserve"> more recently, which </w:t>
      </w:r>
      <w:r w:rsidRPr="00FB633F">
        <w:rPr>
          <w:rStyle w:val="StyleUnderline"/>
          <w:rFonts w:asciiTheme="minorHAnsi" w:hAnsiTheme="minorHAnsi" w:cstheme="minorHAnsi"/>
        </w:rPr>
        <w:t xml:space="preserve">are more like </w:t>
      </w:r>
      <w:r w:rsidRPr="00FB633F">
        <w:rPr>
          <w:rStyle w:val="Emphasis"/>
          <w:rFonts w:asciiTheme="minorHAnsi" w:hAnsiTheme="minorHAnsi" w:cstheme="minorHAnsi"/>
        </w:rPr>
        <w:t>2%</w:t>
      </w:r>
      <w:r w:rsidRPr="00FB633F">
        <w:rPr>
          <w:rFonts w:asciiTheme="minorHAnsi" w:hAnsiTheme="minorHAnsi" w:cstheme="minorHAnsi"/>
          <w:sz w:val="16"/>
        </w:rPr>
        <w:t xml:space="preserve"> a year.</w:t>
      </w:r>
    </w:p>
    <w:p w14:paraId="30C27C2E"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WONG: But aren't there always twists and turns in a mystery? BLS data released yesterday showed that productivity growth actually fell 1.5% in the first quarter of 2025. So we called up Austan to see what he made of this drop.</w:t>
      </w:r>
    </w:p>
    <w:p w14:paraId="3022BB1E"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GOOLSBEE: Productivity is a really number, so you've got to be careful.</w:t>
      </w:r>
    </w:p>
    <w:p w14:paraId="3F712F89"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lastRenderedPageBreak/>
        <w:t xml:space="preserve">WONG: Austan said, </w:t>
      </w:r>
      <w:r w:rsidRPr="00A24C9D">
        <w:rPr>
          <w:rStyle w:val="StyleUnderline"/>
          <w:rFonts w:asciiTheme="minorHAnsi" w:hAnsiTheme="minorHAnsi" w:cstheme="minorHAnsi"/>
        </w:rPr>
        <w:t xml:space="preserve">if you look at </w:t>
      </w:r>
      <w:r w:rsidRPr="00A24C9D">
        <w:rPr>
          <w:rStyle w:val="Emphasis"/>
          <w:rFonts w:asciiTheme="minorHAnsi" w:hAnsiTheme="minorHAnsi" w:cstheme="minorHAnsi"/>
          <w:highlight w:val="cyan"/>
        </w:rPr>
        <w:t>first quarter</w:t>
      </w:r>
      <w:r w:rsidRPr="00A24C9D">
        <w:rPr>
          <w:rStyle w:val="StyleUnderline"/>
          <w:rFonts w:asciiTheme="minorHAnsi" w:hAnsiTheme="minorHAnsi" w:cstheme="minorHAnsi"/>
          <w:highlight w:val="cyan"/>
        </w:rPr>
        <w:t xml:space="preserve"> GDP</w:t>
      </w:r>
      <w:r w:rsidRPr="00A24C9D">
        <w:rPr>
          <w:rStyle w:val="StyleUnderline"/>
          <w:rFonts w:asciiTheme="minorHAnsi" w:hAnsiTheme="minorHAnsi" w:cstheme="minorHAnsi"/>
        </w:rPr>
        <w:t xml:space="preserve">, that number </w:t>
      </w:r>
      <w:r w:rsidRPr="00A24C9D">
        <w:rPr>
          <w:rStyle w:val="StyleUnderline"/>
          <w:rFonts w:asciiTheme="minorHAnsi" w:hAnsiTheme="minorHAnsi" w:cstheme="minorHAnsi"/>
          <w:highlight w:val="cyan"/>
        </w:rPr>
        <w:t>was</w:t>
      </w:r>
      <w:r w:rsidRPr="00A24C9D">
        <w:rPr>
          <w:rFonts w:asciiTheme="minorHAnsi" w:hAnsiTheme="minorHAnsi" w:cstheme="minorHAnsi"/>
          <w:sz w:val="16"/>
        </w:rPr>
        <w:t xml:space="preserve"> a little </w:t>
      </w:r>
      <w:r w:rsidRPr="00A24C9D">
        <w:rPr>
          <w:rStyle w:val="Emphasis"/>
          <w:rFonts w:asciiTheme="minorHAnsi" w:hAnsiTheme="minorHAnsi" w:cstheme="minorHAnsi"/>
          <w:highlight w:val="cyan"/>
        </w:rPr>
        <w:t>weird</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It showed a </w:t>
      </w:r>
      <w:r w:rsidRPr="00A24C9D">
        <w:rPr>
          <w:rStyle w:val="Emphasis"/>
          <w:rFonts w:asciiTheme="minorHAnsi" w:hAnsiTheme="minorHAnsi" w:cstheme="minorHAnsi"/>
          <w:highlight w:val="cyan"/>
        </w:rPr>
        <w:t>decrease</w:t>
      </w:r>
      <w:r w:rsidRPr="00A24C9D">
        <w:rPr>
          <w:rStyle w:val="StyleUnderline"/>
          <w:rFonts w:asciiTheme="minorHAnsi" w:hAnsiTheme="minorHAnsi" w:cstheme="minorHAnsi"/>
          <w:highlight w:val="cyan"/>
        </w:rPr>
        <w:t xml:space="preserve"> because of</w:t>
      </w:r>
      <w:r w:rsidRPr="00AD7B43">
        <w:rPr>
          <w:rStyle w:val="StyleUnderline"/>
          <w:rFonts w:asciiTheme="minorHAnsi" w:hAnsiTheme="minorHAnsi" w:cstheme="minorHAnsi"/>
        </w:rPr>
        <w:t xml:space="preserve"> a </w:t>
      </w:r>
      <w:r w:rsidRPr="00AD7B43">
        <w:rPr>
          <w:rStyle w:val="Emphasis"/>
          <w:rFonts w:asciiTheme="minorHAnsi" w:hAnsiTheme="minorHAnsi" w:cstheme="minorHAnsi"/>
        </w:rPr>
        <w:t>surge</w:t>
      </w:r>
      <w:r w:rsidRPr="00AD7B43">
        <w:rPr>
          <w:rStyle w:val="StyleUnderline"/>
          <w:rFonts w:asciiTheme="minorHAnsi" w:hAnsiTheme="minorHAnsi" w:cstheme="minorHAnsi"/>
        </w:rPr>
        <w:t xml:space="preserve"> in </w:t>
      </w:r>
      <w:r w:rsidRPr="00A24C9D">
        <w:rPr>
          <w:rStyle w:val="Emphasis"/>
          <w:rFonts w:asciiTheme="minorHAnsi" w:hAnsiTheme="minorHAnsi" w:cstheme="minorHAnsi"/>
          <w:highlight w:val="cyan"/>
        </w:rPr>
        <w:t>imports</w:t>
      </w:r>
      <w:r w:rsidRPr="00A24C9D">
        <w:rPr>
          <w:rStyle w:val="StyleUnderline"/>
          <w:rFonts w:asciiTheme="minorHAnsi" w:hAnsiTheme="minorHAnsi" w:cstheme="minorHAnsi"/>
        </w:rPr>
        <w:t xml:space="preserve"> ahead of tariffs.</w:t>
      </w:r>
      <w:r w:rsidRPr="00A24C9D">
        <w:rPr>
          <w:rFonts w:asciiTheme="minorHAnsi" w:hAnsiTheme="minorHAnsi" w:cstheme="minorHAnsi"/>
          <w:sz w:val="16"/>
        </w:rPr>
        <w:t xml:space="preserve"> And remember, GDP numbers feed into the productivity number.</w:t>
      </w:r>
    </w:p>
    <w:p w14:paraId="7439791A"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 xml:space="preserve">GOOLSBEE: Just recognize, </w:t>
      </w:r>
      <w:r w:rsidRPr="00A24C9D">
        <w:rPr>
          <w:rStyle w:val="StyleUnderline"/>
          <w:rFonts w:asciiTheme="minorHAnsi" w:hAnsiTheme="minorHAnsi" w:cstheme="minorHAnsi"/>
        </w:rPr>
        <w:t xml:space="preserve">stuff like that </w:t>
      </w:r>
      <w:r w:rsidRPr="00A24C9D">
        <w:rPr>
          <w:rStyle w:val="Emphasis"/>
          <w:rFonts w:asciiTheme="minorHAnsi" w:hAnsiTheme="minorHAnsi" w:cstheme="minorHAnsi"/>
        </w:rPr>
        <w:t>goes up</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down</w:t>
      </w:r>
      <w:r w:rsidRPr="00A24C9D">
        <w:rPr>
          <w:rStyle w:val="StyleUnderline"/>
          <w:rFonts w:asciiTheme="minorHAnsi" w:hAnsiTheme="minorHAnsi" w:cstheme="minorHAnsi"/>
        </w:rPr>
        <w:t xml:space="preserve"> a lot </w:t>
      </w:r>
      <w:r w:rsidRPr="00A24C9D">
        <w:rPr>
          <w:rStyle w:val="Emphasis"/>
          <w:rFonts w:asciiTheme="minorHAnsi" w:hAnsiTheme="minorHAnsi" w:cstheme="minorHAnsi"/>
          <w:highlight w:val="cyan"/>
        </w:rPr>
        <w:t>over</w:t>
      </w:r>
      <w:r w:rsidRPr="00A24C9D">
        <w:rPr>
          <w:rStyle w:val="StyleUnderline"/>
          <w:rFonts w:asciiTheme="minorHAnsi" w:hAnsiTheme="minorHAnsi" w:cstheme="minorHAnsi"/>
        </w:rPr>
        <w:t xml:space="preserve"> a year, </w:t>
      </w:r>
      <w:r w:rsidRPr="00A24C9D">
        <w:rPr>
          <w:rStyle w:val="StyleUnderline"/>
          <w:rFonts w:asciiTheme="minorHAnsi" w:hAnsiTheme="minorHAnsi" w:cstheme="minorHAnsi"/>
          <w:highlight w:val="cyan"/>
        </w:rPr>
        <w:t xml:space="preserve">a </w:t>
      </w:r>
      <w:r w:rsidRPr="00A24C9D">
        <w:rPr>
          <w:rStyle w:val="Emphasis"/>
          <w:rFonts w:asciiTheme="minorHAnsi" w:hAnsiTheme="minorHAnsi" w:cstheme="minorHAnsi"/>
          <w:highlight w:val="cyan"/>
        </w:rPr>
        <w:t>decade</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It's</w:t>
      </w:r>
      <w:r w:rsidRPr="00A24C9D">
        <w:rPr>
          <w:rFonts w:asciiTheme="minorHAnsi" w:hAnsiTheme="minorHAnsi" w:cstheme="minorHAnsi"/>
          <w:sz w:val="16"/>
        </w:rPr>
        <w:t xml:space="preserve">, of course, </w:t>
      </w:r>
      <w:r w:rsidRPr="00A24C9D">
        <w:rPr>
          <w:rStyle w:val="StyleUnderline"/>
          <w:rFonts w:asciiTheme="minorHAnsi" w:hAnsiTheme="minorHAnsi" w:cstheme="minorHAnsi"/>
        </w:rPr>
        <w:t xml:space="preserve">much </w:t>
      </w:r>
      <w:r w:rsidRPr="00A24C9D">
        <w:rPr>
          <w:rStyle w:val="Emphasis"/>
          <w:rFonts w:asciiTheme="minorHAnsi" w:hAnsiTheme="minorHAnsi" w:cstheme="minorHAnsi"/>
          <w:highlight w:val="cyan"/>
        </w:rPr>
        <w:t>smoother</w:t>
      </w:r>
      <w:r w:rsidRPr="00A24C9D">
        <w:rPr>
          <w:rStyle w:val="StyleUnderline"/>
          <w:rFonts w:asciiTheme="minorHAnsi" w:hAnsiTheme="minorHAnsi" w:cstheme="minorHAnsi"/>
        </w:rPr>
        <w:t xml:space="preserve">. And </w:t>
      </w:r>
      <w:r w:rsidRPr="00A24C9D">
        <w:rPr>
          <w:rStyle w:val="StyleUnderline"/>
          <w:rFonts w:asciiTheme="minorHAnsi" w:hAnsiTheme="minorHAnsi" w:cstheme="minorHAnsi"/>
          <w:highlight w:val="cyan"/>
        </w:rPr>
        <w:t xml:space="preserve">for </w:t>
      </w:r>
      <w:r w:rsidRPr="00A24C9D">
        <w:rPr>
          <w:rStyle w:val="Emphasis"/>
          <w:rFonts w:asciiTheme="minorHAnsi" w:hAnsiTheme="minorHAnsi" w:cstheme="minorHAnsi"/>
          <w:highlight w:val="cyan"/>
        </w:rPr>
        <w:t>productivity</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that's the </w:t>
      </w:r>
      <w:r w:rsidRPr="00A24C9D">
        <w:rPr>
          <w:rStyle w:val="Emphasis"/>
          <w:rFonts w:asciiTheme="minorHAnsi" w:hAnsiTheme="minorHAnsi" w:cstheme="minorHAnsi"/>
          <w:highlight w:val="cyan"/>
        </w:rPr>
        <w:t>time frame</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 xml:space="preserve">you </w:t>
      </w:r>
      <w:r w:rsidRPr="00A24C9D">
        <w:rPr>
          <w:rStyle w:val="Emphasis"/>
          <w:rFonts w:asciiTheme="minorHAnsi" w:hAnsiTheme="minorHAnsi" w:cstheme="minorHAnsi"/>
          <w:highlight w:val="cyan"/>
        </w:rPr>
        <w:t>want</w:t>
      </w:r>
      <w:r w:rsidRPr="00A24C9D">
        <w:rPr>
          <w:rStyle w:val="StyleUnderline"/>
          <w:rFonts w:asciiTheme="minorHAnsi" w:hAnsiTheme="minorHAnsi" w:cstheme="minorHAnsi"/>
        </w:rPr>
        <w:t xml:space="preserve"> to be thinking about</w:t>
      </w:r>
      <w:r w:rsidRPr="00A24C9D">
        <w:rPr>
          <w:rFonts w:asciiTheme="minorHAnsi" w:hAnsiTheme="minorHAnsi" w:cstheme="minorHAnsi"/>
          <w:sz w:val="16"/>
        </w:rPr>
        <w:t>.</w:t>
      </w:r>
    </w:p>
    <w:p w14:paraId="5BE7CE95"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WONG: And bottom line, Adrian, as Austan told us in April, economists like to root for more productivity.</w:t>
      </w:r>
    </w:p>
    <w:p w14:paraId="66ED18CC" w14:textId="77777777" w:rsidR="00705A90" w:rsidRPr="00A24C9D" w:rsidRDefault="00705A90" w:rsidP="00705A90">
      <w:pPr>
        <w:rPr>
          <w:rFonts w:asciiTheme="minorHAnsi" w:hAnsiTheme="minorHAnsi" w:cstheme="minorHAnsi"/>
          <w:sz w:val="16"/>
        </w:rPr>
      </w:pPr>
      <w:r w:rsidRPr="00CF1B55">
        <w:rPr>
          <w:rFonts w:asciiTheme="minorHAnsi" w:hAnsiTheme="minorHAnsi" w:cstheme="minorHAnsi"/>
          <w:sz w:val="16"/>
        </w:rPr>
        <w:t xml:space="preserve">GOOLSBEE: There is a very real sense in which </w:t>
      </w:r>
      <w:r w:rsidRPr="00CF1B55">
        <w:rPr>
          <w:rStyle w:val="StyleUnderline"/>
          <w:rFonts w:asciiTheme="minorHAnsi" w:hAnsiTheme="minorHAnsi" w:cstheme="minorHAnsi"/>
        </w:rPr>
        <w:t>if productivity growth is</w:t>
      </w:r>
      <w:r w:rsidRPr="00CF1B55">
        <w:rPr>
          <w:rFonts w:asciiTheme="minorHAnsi" w:hAnsiTheme="minorHAnsi" w:cstheme="minorHAnsi"/>
          <w:sz w:val="16"/>
        </w:rPr>
        <w:t xml:space="preserve"> higher, </w:t>
      </w:r>
      <w:r w:rsidRPr="00CF1B55">
        <w:rPr>
          <w:rStyle w:val="StyleUnderline"/>
          <w:rFonts w:asciiTheme="minorHAnsi" w:hAnsiTheme="minorHAnsi" w:cstheme="minorHAnsi"/>
        </w:rPr>
        <w:t xml:space="preserve">even </w:t>
      </w:r>
      <w:r w:rsidRPr="00CF1B55">
        <w:rPr>
          <w:rStyle w:val="Emphasis"/>
          <w:rFonts w:asciiTheme="minorHAnsi" w:hAnsiTheme="minorHAnsi" w:cstheme="minorHAnsi"/>
        </w:rPr>
        <w:t>modestly higher</w:t>
      </w:r>
      <w:r w:rsidRPr="00CF1B55">
        <w:rPr>
          <w:rFonts w:asciiTheme="minorHAnsi" w:hAnsiTheme="minorHAnsi" w:cstheme="minorHAnsi"/>
          <w:sz w:val="16"/>
        </w:rPr>
        <w:t xml:space="preserve">, </w:t>
      </w:r>
      <w:r w:rsidRPr="00CF1B55">
        <w:rPr>
          <w:rStyle w:val="StyleUnderline"/>
          <w:rFonts w:asciiTheme="minorHAnsi" w:hAnsiTheme="minorHAnsi" w:cstheme="minorHAnsi"/>
        </w:rPr>
        <w:t xml:space="preserve">for a </w:t>
      </w:r>
      <w:r w:rsidRPr="00CF1B55">
        <w:rPr>
          <w:rStyle w:val="Emphasis"/>
          <w:rFonts w:asciiTheme="minorHAnsi" w:hAnsiTheme="minorHAnsi" w:cstheme="minorHAnsi"/>
        </w:rPr>
        <w:t>sustained period</w:t>
      </w:r>
      <w:r w:rsidRPr="00CF1B55">
        <w:rPr>
          <w:rStyle w:val="StyleUnderline"/>
          <w:rFonts w:asciiTheme="minorHAnsi" w:hAnsiTheme="minorHAnsi" w:cstheme="minorHAnsi"/>
        </w:rPr>
        <w:t xml:space="preserve">, everything is </w:t>
      </w:r>
      <w:r w:rsidRPr="00CF1B55">
        <w:rPr>
          <w:rStyle w:val="Emphasis"/>
          <w:rFonts w:asciiTheme="minorHAnsi" w:hAnsiTheme="minorHAnsi" w:cstheme="minorHAnsi"/>
        </w:rPr>
        <w:t>wonderful</w:t>
      </w:r>
      <w:r w:rsidRPr="00CF1B55">
        <w:rPr>
          <w:rStyle w:val="StyleUnderline"/>
          <w:rFonts w:asciiTheme="minorHAnsi" w:hAnsiTheme="minorHAnsi" w:cstheme="minorHAnsi"/>
        </w:rPr>
        <w:t xml:space="preserve">. Our wages can </w:t>
      </w:r>
      <w:r w:rsidRPr="00CF1B55">
        <w:rPr>
          <w:rStyle w:val="Emphasis"/>
          <w:rFonts w:asciiTheme="minorHAnsi" w:hAnsiTheme="minorHAnsi" w:cstheme="minorHAnsi"/>
        </w:rPr>
        <w:t>grow</w:t>
      </w:r>
      <w:r w:rsidRPr="00CF1B55">
        <w:rPr>
          <w:rStyle w:val="StyleUnderline"/>
          <w:rFonts w:asciiTheme="minorHAnsi" w:hAnsiTheme="minorHAnsi" w:cstheme="minorHAnsi"/>
        </w:rPr>
        <w:t xml:space="preserve"> faster </w:t>
      </w:r>
      <w:r w:rsidRPr="00CF1B55">
        <w:rPr>
          <w:rStyle w:val="Emphasis"/>
          <w:rFonts w:asciiTheme="minorHAnsi" w:hAnsiTheme="minorHAnsi" w:cstheme="minorHAnsi"/>
        </w:rPr>
        <w:t>without inflation</w:t>
      </w:r>
      <w:r w:rsidRPr="00CF1B55">
        <w:rPr>
          <w:rFonts w:asciiTheme="minorHAnsi" w:hAnsiTheme="minorHAnsi" w:cstheme="minorHAnsi"/>
          <w:sz w:val="16"/>
        </w:rPr>
        <w:t xml:space="preserve">. </w:t>
      </w:r>
      <w:r w:rsidRPr="00CF1B55">
        <w:rPr>
          <w:rStyle w:val="StyleUnderline"/>
          <w:rFonts w:asciiTheme="minorHAnsi" w:hAnsiTheme="minorHAnsi" w:cstheme="minorHAnsi"/>
        </w:rPr>
        <w:t xml:space="preserve">The </w:t>
      </w:r>
      <w:r w:rsidRPr="00CF1B55">
        <w:rPr>
          <w:rStyle w:val="Emphasis"/>
          <w:rFonts w:asciiTheme="minorHAnsi" w:hAnsiTheme="minorHAnsi" w:cstheme="minorHAnsi"/>
        </w:rPr>
        <w:t>interest</w:t>
      </w:r>
      <w:r w:rsidRPr="00CF1B55">
        <w:rPr>
          <w:rStyle w:val="StyleUnderline"/>
          <w:rFonts w:asciiTheme="minorHAnsi" w:hAnsiTheme="minorHAnsi" w:cstheme="minorHAnsi"/>
        </w:rPr>
        <w:t xml:space="preserve"> rate doesn't have to go up</w:t>
      </w:r>
      <w:r w:rsidRPr="00CF1B55">
        <w:rPr>
          <w:rFonts w:asciiTheme="minorHAnsi" w:hAnsiTheme="minorHAnsi" w:cstheme="minorHAnsi"/>
          <w:sz w:val="16"/>
        </w:rPr>
        <w:t xml:space="preserve"> in the short run. At the end of the day, </w:t>
      </w:r>
      <w:r w:rsidRPr="00CF1B55">
        <w:rPr>
          <w:rStyle w:val="StyleUnderline"/>
          <w:rFonts w:asciiTheme="minorHAnsi" w:hAnsiTheme="minorHAnsi" w:cstheme="minorHAnsi"/>
        </w:rPr>
        <w:t xml:space="preserve">it is </w:t>
      </w:r>
      <w:r w:rsidRPr="00CF1B55">
        <w:rPr>
          <w:rStyle w:val="Emphasis"/>
          <w:rFonts w:asciiTheme="minorHAnsi" w:hAnsiTheme="minorHAnsi" w:cstheme="minorHAnsi"/>
        </w:rPr>
        <w:t>productivity</w:t>
      </w:r>
      <w:r w:rsidRPr="00CF1B55">
        <w:rPr>
          <w:rStyle w:val="StyleUnderline"/>
          <w:rFonts w:asciiTheme="minorHAnsi" w:hAnsiTheme="minorHAnsi" w:cstheme="minorHAnsi"/>
        </w:rPr>
        <w:t xml:space="preserve"> that made us the </w:t>
      </w:r>
      <w:r w:rsidRPr="00CF1B55">
        <w:rPr>
          <w:rStyle w:val="Emphasis"/>
          <w:rFonts w:asciiTheme="minorHAnsi" w:hAnsiTheme="minorHAnsi" w:cstheme="minorHAnsi"/>
        </w:rPr>
        <w:t>richest</w:t>
      </w:r>
      <w:r w:rsidRPr="00CF1B55">
        <w:rPr>
          <w:rFonts w:asciiTheme="minorHAnsi" w:hAnsiTheme="minorHAnsi" w:cstheme="minorHAnsi"/>
          <w:sz w:val="16"/>
        </w:rPr>
        <w:t xml:space="preserve"> major </w:t>
      </w:r>
      <w:r w:rsidRPr="00CF1B55">
        <w:rPr>
          <w:rStyle w:val="Emphasis"/>
          <w:rFonts w:asciiTheme="minorHAnsi" w:hAnsiTheme="minorHAnsi" w:cstheme="minorHAnsi"/>
        </w:rPr>
        <w:t>economy</w:t>
      </w:r>
      <w:r w:rsidRPr="00CF1B55">
        <w:rPr>
          <w:rFonts w:asciiTheme="minorHAnsi" w:hAnsiTheme="minorHAnsi" w:cstheme="minorHAnsi"/>
          <w:sz w:val="16"/>
        </w:rPr>
        <w:t xml:space="preserve"> in the world.</w:t>
      </w:r>
    </w:p>
    <w:p w14:paraId="30DD2ED0"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 xml:space="preserve">MA: Yeah, I mean, </w:t>
      </w:r>
      <w:r w:rsidRPr="00A24C9D">
        <w:rPr>
          <w:rStyle w:val="StyleUnderline"/>
          <w:rFonts w:asciiTheme="minorHAnsi" w:hAnsiTheme="minorHAnsi" w:cstheme="minorHAnsi"/>
          <w:highlight w:val="cyan"/>
        </w:rPr>
        <w:t>the US is</w:t>
      </w:r>
      <w:r w:rsidRPr="00A24C9D">
        <w:rPr>
          <w:rStyle w:val="StyleUnderline"/>
          <w:rFonts w:asciiTheme="minorHAnsi" w:hAnsiTheme="minorHAnsi" w:cstheme="minorHAnsi"/>
        </w:rPr>
        <w:t xml:space="preserve"> still </w:t>
      </w:r>
      <w:r w:rsidRPr="00A24C9D">
        <w:rPr>
          <w:rStyle w:val="StyleUnderline"/>
          <w:rFonts w:asciiTheme="minorHAnsi" w:hAnsiTheme="minorHAnsi" w:cstheme="minorHAnsi"/>
          <w:highlight w:val="cyan"/>
        </w:rPr>
        <w:t>a</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global </w:t>
      </w:r>
      <w:r w:rsidRPr="00A24C9D">
        <w:rPr>
          <w:rStyle w:val="Emphasis"/>
          <w:rFonts w:asciiTheme="minorHAnsi" w:hAnsiTheme="minorHAnsi" w:cstheme="minorHAnsi"/>
          <w:highlight w:val="cyan"/>
        </w:rPr>
        <w:t>leader</w:t>
      </w:r>
      <w:r w:rsidRPr="00A24C9D">
        <w:rPr>
          <w:rStyle w:val="StyleUnderline"/>
          <w:rFonts w:asciiTheme="minorHAnsi" w:hAnsiTheme="minorHAnsi" w:cstheme="minorHAnsi"/>
          <w:highlight w:val="cyan"/>
        </w:rPr>
        <w:t xml:space="preserve"> in</w:t>
      </w:r>
      <w:r w:rsidRPr="00A24C9D">
        <w:rPr>
          <w:rStyle w:val="StyleUnderline"/>
          <w:rFonts w:asciiTheme="minorHAnsi" w:hAnsiTheme="minorHAnsi" w:cstheme="minorHAnsi"/>
        </w:rPr>
        <w:t xml:space="preserve"> terms of </w:t>
      </w:r>
      <w:r w:rsidRPr="00A24C9D">
        <w:rPr>
          <w:rStyle w:val="Emphasis"/>
          <w:rFonts w:asciiTheme="minorHAnsi" w:hAnsiTheme="minorHAnsi" w:cstheme="minorHAnsi"/>
          <w:highlight w:val="cyan"/>
        </w:rPr>
        <w:t>productivity</w:t>
      </w:r>
      <w:r w:rsidRPr="00A24C9D">
        <w:rPr>
          <w:rFonts w:asciiTheme="minorHAnsi" w:hAnsiTheme="minorHAnsi" w:cstheme="minorHAnsi"/>
          <w:sz w:val="16"/>
        </w:rPr>
        <w:t>. So you can see why economists like Austan are so fascinated with it. So Austan walked us through four possible explanations.</w:t>
      </w:r>
    </w:p>
    <w:p w14:paraId="3059C033" w14:textId="77777777" w:rsidR="00705A90" w:rsidRPr="00A24C9D" w:rsidRDefault="00705A90" w:rsidP="00705A90">
      <w:pPr>
        <w:rPr>
          <w:rStyle w:val="StyleUnderline"/>
          <w:rFonts w:asciiTheme="minorHAnsi" w:hAnsiTheme="minorHAnsi" w:cstheme="minorHAnsi"/>
        </w:rPr>
      </w:pPr>
      <w:r w:rsidRPr="00A24C9D">
        <w:rPr>
          <w:rFonts w:asciiTheme="minorHAnsi" w:hAnsiTheme="minorHAnsi" w:cstheme="minorHAnsi"/>
          <w:sz w:val="16"/>
        </w:rPr>
        <w:t xml:space="preserve">WONG: Theory number one, </w:t>
      </w:r>
      <w:r w:rsidRPr="00A24C9D">
        <w:rPr>
          <w:rStyle w:val="StyleUnderline"/>
          <w:rFonts w:asciiTheme="minorHAnsi" w:hAnsiTheme="minorHAnsi" w:cstheme="minorHAnsi"/>
        </w:rPr>
        <w:t xml:space="preserve">more people </w:t>
      </w:r>
      <w:r w:rsidRPr="00A24C9D">
        <w:rPr>
          <w:rStyle w:val="Emphasis"/>
          <w:rFonts w:asciiTheme="minorHAnsi" w:hAnsiTheme="minorHAnsi" w:cstheme="minorHAnsi"/>
        </w:rPr>
        <w:t>working from home</w:t>
      </w:r>
      <w:r w:rsidRPr="00A24C9D">
        <w:rPr>
          <w:rStyle w:val="StyleUnderline"/>
          <w:rFonts w:asciiTheme="minorHAnsi" w:hAnsiTheme="minorHAnsi" w:cstheme="minorHAnsi"/>
        </w:rPr>
        <w:t>.</w:t>
      </w:r>
    </w:p>
    <w:p w14:paraId="7E2F27CF" w14:textId="77777777" w:rsidR="00705A90" w:rsidRPr="00A24C9D" w:rsidRDefault="00705A90" w:rsidP="00705A90">
      <w:pPr>
        <w:rPr>
          <w:rFonts w:asciiTheme="minorHAnsi" w:hAnsiTheme="minorHAnsi" w:cstheme="minorHAnsi"/>
          <w:sz w:val="12"/>
          <w:szCs w:val="18"/>
        </w:rPr>
      </w:pPr>
      <w:r w:rsidRPr="00A24C9D">
        <w:rPr>
          <w:rFonts w:asciiTheme="minorHAnsi" w:hAnsiTheme="minorHAnsi" w:cstheme="minorHAnsi"/>
          <w:sz w:val="12"/>
          <w:szCs w:val="18"/>
        </w:rPr>
        <w:t>GOOLSBEE: You've got a couple of researchers going out and making the case that people can be more productive per worker, per hour, if they can have that flexibility.</w:t>
      </w:r>
    </w:p>
    <w:p w14:paraId="721734BF" w14:textId="77777777" w:rsidR="00705A90" w:rsidRPr="00A24C9D" w:rsidRDefault="00705A90" w:rsidP="00705A90">
      <w:pPr>
        <w:rPr>
          <w:rFonts w:asciiTheme="minorHAnsi" w:hAnsiTheme="minorHAnsi" w:cstheme="minorHAnsi"/>
          <w:sz w:val="12"/>
          <w:szCs w:val="18"/>
        </w:rPr>
      </w:pPr>
      <w:r w:rsidRPr="00A24C9D">
        <w:rPr>
          <w:rFonts w:asciiTheme="minorHAnsi" w:hAnsiTheme="minorHAnsi" w:cstheme="minorHAnsi"/>
          <w:sz w:val="12"/>
          <w:szCs w:val="18"/>
        </w:rPr>
        <w:t xml:space="preserve">WONG: When you're kind of kicking the tires on this idea, do you look at, you know, which industries are showing productivity growth? Because that seems like it is a largely </w:t>
      </w:r>
      <w:r>
        <w:rPr>
          <w:rFonts w:asciiTheme="minorHAnsi" w:hAnsiTheme="minorHAnsi" w:cstheme="minorHAnsi"/>
          <w:sz w:val="12"/>
          <w:szCs w:val="18"/>
        </w:rPr>
        <w:t>“</w:t>
      </w:r>
      <w:r w:rsidRPr="00A24C9D">
        <w:rPr>
          <w:rFonts w:asciiTheme="minorHAnsi" w:hAnsiTheme="minorHAnsi" w:cstheme="minorHAnsi"/>
          <w:sz w:val="12"/>
          <w:szCs w:val="18"/>
        </w:rPr>
        <w:t>people typing at their desks</w:t>
      </w:r>
      <w:r>
        <w:rPr>
          <w:rFonts w:asciiTheme="minorHAnsi" w:hAnsiTheme="minorHAnsi" w:cstheme="minorHAnsi"/>
          <w:sz w:val="12"/>
          <w:szCs w:val="18"/>
        </w:rPr>
        <w:t>”</w:t>
      </w:r>
      <w:r w:rsidRPr="00A24C9D">
        <w:rPr>
          <w:rFonts w:asciiTheme="minorHAnsi" w:hAnsiTheme="minorHAnsi" w:cstheme="minorHAnsi"/>
          <w:sz w:val="12"/>
          <w:szCs w:val="18"/>
        </w:rPr>
        <w:t xml:space="preserve"> kind of story.</w:t>
      </w:r>
    </w:p>
    <w:p w14:paraId="7F4F69A9" w14:textId="77777777" w:rsidR="00705A90" w:rsidRPr="00A24C9D" w:rsidRDefault="00705A90" w:rsidP="00705A90">
      <w:pPr>
        <w:rPr>
          <w:rFonts w:asciiTheme="minorHAnsi" w:hAnsiTheme="minorHAnsi" w:cstheme="minorHAnsi"/>
          <w:sz w:val="12"/>
          <w:szCs w:val="18"/>
        </w:rPr>
      </w:pPr>
      <w:r w:rsidRPr="00A24C9D">
        <w:rPr>
          <w:rFonts w:asciiTheme="minorHAnsi" w:hAnsiTheme="minorHAnsi" w:cstheme="minorHAnsi"/>
          <w:sz w:val="12"/>
          <w:szCs w:val="18"/>
        </w:rPr>
        <w:t>GOOLSBEE: Yes, and look, you're channeling your inner economic researcher. That's exactly the thought.</w:t>
      </w:r>
    </w:p>
    <w:p w14:paraId="2495765A" w14:textId="77777777" w:rsidR="00705A90" w:rsidRPr="00A24C9D" w:rsidRDefault="00705A90" w:rsidP="00705A90">
      <w:pPr>
        <w:rPr>
          <w:rFonts w:asciiTheme="minorHAnsi" w:hAnsiTheme="minorHAnsi" w:cstheme="minorHAnsi"/>
          <w:sz w:val="12"/>
          <w:szCs w:val="18"/>
        </w:rPr>
      </w:pPr>
      <w:r w:rsidRPr="00A24C9D">
        <w:rPr>
          <w:rFonts w:asciiTheme="minorHAnsi" w:hAnsiTheme="minorHAnsi" w:cstheme="minorHAnsi"/>
          <w:sz w:val="12"/>
          <w:szCs w:val="18"/>
        </w:rPr>
        <w:t>WONG: Oh, my gosh. That's so nice of you to say.</w:t>
      </w:r>
    </w:p>
    <w:p w14:paraId="14EA1B36" w14:textId="77777777" w:rsidR="00705A90" w:rsidRPr="00A24C9D" w:rsidRDefault="00705A90" w:rsidP="00705A90">
      <w:pPr>
        <w:rPr>
          <w:rFonts w:asciiTheme="minorHAnsi" w:hAnsiTheme="minorHAnsi" w:cstheme="minorHAnsi"/>
          <w:sz w:val="12"/>
          <w:szCs w:val="18"/>
        </w:rPr>
      </w:pPr>
      <w:r w:rsidRPr="00A24C9D">
        <w:rPr>
          <w:rFonts w:asciiTheme="minorHAnsi" w:hAnsiTheme="minorHAnsi" w:cstheme="minorHAnsi"/>
          <w:sz w:val="12"/>
          <w:szCs w:val="18"/>
        </w:rPr>
        <w:t>GOOLSBEE: That's the style. I'm glad you took that as a compliment. That's exactly--</w:t>
      </w:r>
    </w:p>
    <w:p w14:paraId="7422A927" w14:textId="77777777" w:rsidR="00705A90" w:rsidRPr="00A24C9D" w:rsidRDefault="00705A90" w:rsidP="00705A90">
      <w:pPr>
        <w:rPr>
          <w:rFonts w:asciiTheme="minorHAnsi" w:hAnsiTheme="minorHAnsi" w:cstheme="minorHAnsi"/>
          <w:sz w:val="12"/>
          <w:szCs w:val="18"/>
        </w:rPr>
      </w:pPr>
      <w:r w:rsidRPr="00A24C9D">
        <w:rPr>
          <w:rFonts w:asciiTheme="minorHAnsi" w:hAnsiTheme="minorHAnsi" w:cstheme="minorHAnsi"/>
          <w:sz w:val="12"/>
          <w:szCs w:val="18"/>
        </w:rPr>
        <w:t>WONG: [LAUGHS] Is it-- was it not intended as one?</w:t>
      </w:r>
    </w:p>
    <w:p w14:paraId="70C02265" w14:textId="77777777" w:rsidR="00705A90" w:rsidRPr="00A24C9D" w:rsidRDefault="00705A90" w:rsidP="00705A90">
      <w:pPr>
        <w:rPr>
          <w:rFonts w:asciiTheme="minorHAnsi" w:hAnsiTheme="minorHAnsi" w:cstheme="minorHAnsi"/>
          <w:sz w:val="12"/>
          <w:szCs w:val="18"/>
        </w:rPr>
      </w:pPr>
      <w:r w:rsidRPr="00A24C9D">
        <w:rPr>
          <w:rFonts w:asciiTheme="minorHAnsi" w:hAnsiTheme="minorHAnsi" w:cstheme="minorHAnsi"/>
          <w:sz w:val="12"/>
          <w:szCs w:val="18"/>
        </w:rPr>
        <w:t>GOOLSBEE: It was intended as a compliment, but not everyone would take it as such. If that is the main cause, that's just a one-off. That would increase the level of productivity. But that's not a reason why the growth rate would continue.</w:t>
      </w:r>
    </w:p>
    <w:p w14:paraId="15F465D2" w14:textId="77777777" w:rsidR="00705A90" w:rsidRPr="00A24C9D" w:rsidRDefault="00705A90" w:rsidP="00705A90">
      <w:pPr>
        <w:rPr>
          <w:rStyle w:val="StyleUnderline"/>
          <w:rFonts w:asciiTheme="minorHAnsi" w:hAnsiTheme="minorHAnsi" w:cstheme="minorHAnsi"/>
        </w:rPr>
      </w:pPr>
      <w:r w:rsidRPr="00A24C9D">
        <w:rPr>
          <w:rFonts w:asciiTheme="minorHAnsi" w:hAnsiTheme="minorHAnsi" w:cstheme="minorHAnsi"/>
          <w:sz w:val="16"/>
        </w:rPr>
        <w:t xml:space="preserve">MA: So in Austan's view, flexibility does not explain the sustained productivity growth. So let's look at theory number two, what economists call </w:t>
      </w:r>
      <w:r w:rsidRPr="00A24C9D">
        <w:rPr>
          <w:rStyle w:val="StyleUnderline"/>
          <w:rFonts w:asciiTheme="minorHAnsi" w:hAnsiTheme="minorHAnsi" w:cstheme="minorHAnsi"/>
          <w:highlight w:val="cyan"/>
        </w:rPr>
        <w:t xml:space="preserve">labor </w:t>
      </w:r>
      <w:r w:rsidRPr="00A24C9D">
        <w:rPr>
          <w:rStyle w:val="Emphasis"/>
          <w:rFonts w:asciiTheme="minorHAnsi" w:hAnsiTheme="minorHAnsi" w:cstheme="minorHAnsi"/>
          <w:highlight w:val="cyan"/>
        </w:rPr>
        <w:t>reallocation</w:t>
      </w:r>
      <w:r w:rsidRPr="00A24C9D">
        <w:rPr>
          <w:rStyle w:val="StyleUnderline"/>
          <w:rFonts w:asciiTheme="minorHAnsi" w:hAnsiTheme="minorHAnsi" w:cstheme="minorHAnsi"/>
        </w:rPr>
        <w:t>.</w:t>
      </w:r>
    </w:p>
    <w:p w14:paraId="5BF2D6C5"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 xml:space="preserve">GOOLSBEE: That they call it that is exactly why you never want to hire a person with a PhD in economics to work on your marketing, OK? This is just the idea of </w:t>
      </w:r>
      <w:r w:rsidRPr="00A24C9D">
        <w:rPr>
          <w:rStyle w:val="StyleUnderline"/>
          <w:rFonts w:asciiTheme="minorHAnsi" w:hAnsiTheme="minorHAnsi" w:cstheme="minorHAnsi"/>
        </w:rPr>
        <w:t xml:space="preserve">the Great </w:t>
      </w:r>
      <w:r w:rsidRPr="00A24C9D">
        <w:rPr>
          <w:rStyle w:val="Emphasis"/>
          <w:rFonts w:asciiTheme="minorHAnsi" w:hAnsiTheme="minorHAnsi" w:cstheme="minorHAnsi"/>
        </w:rPr>
        <w:t>Resignation</w:t>
      </w:r>
      <w:r w:rsidRPr="00A24C9D">
        <w:rPr>
          <w:rFonts w:asciiTheme="minorHAnsi" w:hAnsiTheme="minorHAnsi" w:cstheme="minorHAnsi"/>
          <w:sz w:val="16"/>
        </w:rPr>
        <w:t xml:space="preserve">. Maybe it </w:t>
      </w:r>
      <w:r w:rsidRPr="00A24C9D">
        <w:rPr>
          <w:rStyle w:val="StyleUnderline"/>
          <w:rFonts w:asciiTheme="minorHAnsi" w:hAnsiTheme="minorHAnsi" w:cstheme="minorHAnsi"/>
          <w:highlight w:val="cyan"/>
        </w:rPr>
        <w:t>allowed</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people to</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leave jobs</w:t>
      </w:r>
      <w:r w:rsidRPr="00A24C9D">
        <w:rPr>
          <w:rStyle w:val="StyleUnderline"/>
          <w:rFonts w:asciiTheme="minorHAnsi" w:hAnsiTheme="minorHAnsi" w:cstheme="minorHAnsi"/>
        </w:rPr>
        <w:t xml:space="preserve"> that they were sick of, </w:t>
      </w:r>
      <w:r w:rsidRPr="00A24C9D">
        <w:rPr>
          <w:rStyle w:val="StyleUnderline"/>
          <w:rFonts w:asciiTheme="minorHAnsi" w:hAnsiTheme="minorHAnsi" w:cstheme="minorHAnsi"/>
          <w:highlight w:val="cyan"/>
        </w:rPr>
        <w:t xml:space="preserve">go </w:t>
      </w:r>
      <w:r w:rsidRPr="00A24C9D">
        <w:rPr>
          <w:rStyle w:val="Emphasis"/>
          <w:rFonts w:asciiTheme="minorHAnsi" w:hAnsiTheme="minorHAnsi" w:cstheme="minorHAnsi"/>
          <w:highlight w:val="cyan"/>
        </w:rPr>
        <w:t>into</w:t>
      </w:r>
      <w:r w:rsidRPr="00A24C9D">
        <w:rPr>
          <w:rStyle w:val="StyleUnderline"/>
          <w:rFonts w:asciiTheme="minorHAnsi" w:hAnsiTheme="minorHAnsi" w:cstheme="minorHAnsi"/>
          <w:highlight w:val="cyan"/>
        </w:rPr>
        <w:t xml:space="preserve"> something that </w:t>
      </w:r>
      <w:r w:rsidRPr="00A24C9D">
        <w:rPr>
          <w:rStyle w:val="Emphasis"/>
          <w:rFonts w:asciiTheme="minorHAnsi" w:hAnsiTheme="minorHAnsi" w:cstheme="minorHAnsi"/>
          <w:highlight w:val="cyan"/>
        </w:rPr>
        <w:t>motivates them</w:t>
      </w:r>
      <w:r w:rsidRPr="00A24C9D">
        <w:rPr>
          <w:rStyle w:val="Emphasis"/>
          <w:rFonts w:asciiTheme="minorHAnsi" w:hAnsiTheme="minorHAnsi" w:cstheme="minorHAnsi"/>
        </w:rPr>
        <w:t xml:space="preserve"> more</w:t>
      </w:r>
      <w:r w:rsidRPr="00A24C9D">
        <w:rPr>
          <w:rFonts w:asciiTheme="minorHAnsi" w:hAnsiTheme="minorHAnsi" w:cstheme="minorHAnsi"/>
          <w:sz w:val="16"/>
        </w:rPr>
        <w:t xml:space="preserve"> or that they're more suited to, </w:t>
      </w:r>
      <w:r w:rsidRPr="00A24C9D">
        <w:rPr>
          <w:rStyle w:val="StyleUnderline"/>
          <w:rFonts w:asciiTheme="minorHAnsi" w:hAnsiTheme="minorHAnsi" w:cstheme="minorHAnsi"/>
          <w:highlight w:val="cyan"/>
        </w:rPr>
        <w:t>and</w:t>
      </w:r>
      <w:r w:rsidRPr="00A24C9D">
        <w:rPr>
          <w:rStyle w:val="StyleUnderline"/>
          <w:rFonts w:asciiTheme="minorHAnsi" w:hAnsiTheme="minorHAnsi" w:cstheme="minorHAnsi"/>
        </w:rPr>
        <w:t xml:space="preserve"> they </w:t>
      </w:r>
      <w:r w:rsidRPr="00A24C9D">
        <w:rPr>
          <w:rStyle w:val="StyleUnderline"/>
          <w:rFonts w:asciiTheme="minorHAnsi" w:hAnsiTheme="minorHAnsi" w:cstheme="minorHAnsi"/>
          <w:highlight w:val="cyan"/>
        </w:rPr>
        <w:t xml:space="preserve">had an </w:t>
      </w:r>
      <w:r w:rsidRPr="00A24C9D">
        <w:rPr>
          <w:rStyle w:val="Emphasis"/>
          <w:rFonts w:asciiTheme="minorHAnsi" w:hAnsiTheme="minorHAnsi" w:cstheme="minorHAnsi"/>
          <w:highlight w:val="cyan"/>
        </w:rPr>
        <w:t>explosion</w:t>
      </w:r>
      <w:r w:rsidRPr="00A24C9D">
        <w:rPr>
          <w:rStyle w:val="StyleUnderline"/>
          <w:rFonts w:asciiTheme="minorHAnsi" w:hAnsiTheme="minorHAnsi" w:cstheme="minorHAnsi"/>
          <w:highlight w:val="cyan"/>
        </w:rPr>
        <w:t xml:space="preserve"> of </w:t>
      </w:r>
      <w:r w:rsidRPr="00A24C9D">
        <w:rPr>
          <w:rStyle w:val="Emphasis"/>
          <w:rFonts w:asciiTheme="minorHAnsi" w:hAnsiTheme="minorHAnsi" w:cstheme="minorHAnsi"/>
          <w:highlight w:val="cyan"/>
        </w:rPr>
        <w:t>productivity</w:t>
      </w:r>
      <w:r w:rsidRPr="00A24C9D">
        <w:rPr>
          <w:rFonts w:asciiTheme="minorHAnsi" w:hAnsiTheme="minorHAnsi" w:cstheme="minorHAnsi"/>
          <w:sz w:val="16"/>
        </w:rPr>
        <w:t>.</w:t>
      </w:r>
    </w:p>
    <w:p w14:paraId="0E262739"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MA: But sort of like the flexibility theory, this reshuffling is also a one-off event, in Austan's view. A lot of workers moved to new jobs they liked better, and they stayed. They didn't keep moving around.</w:t>
      </w:r>
    </w:p>
    <w:p w14:paraId="68BB7F82"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 xml:space="preserve">WONG: So on to theory number three, new business creation. </w:t>
      </w:r>
      <w:r w:rsidRPr="00A24C9D">
        <w:rPr>
          <w:rStyle w:val="StyleUnderline"/>
          <w:rFonts w:asciiTheme="minorHAnsi" w:hAnsiTheme="minorHAnsi" w:cstheme="minorHAnsi"/>
          <w:highlight w:val="cyan"/>
        </w:rPr>
        <w:t xml:space="preserve">There's been a </w:t>
      </w:r>
      <w:r w:rsidRPr="00A24C9D">
        <w:rPr>
          <w:rStyle w:val="Emphasis"/>
          <w:rFonts w:asciiTheme="minorHAnsi" w:hAnsiTheme="minorHAnsi" w:cstheme="minorHAnsi"/>
          <w:highlight w:val="cyan"/>
        </w:rPr>
        <w:t>surge</w:t>
      </w:r>
      <w:r w:rsidRPr="00A24C9D">
        <w:rPr>
          <w:rStyle w:val="StyleUnderline"/>
          <w:rFonts w:asciiTheme="minorHAnsi" w:hAnsiTheme="minorHAnsi" w:cstheme="minorHAnsi"/>
          <w:highlight w:val="cyan"/>
        </w:rPr>
        <w:t xml:space="preserve"> in </w:t>
      </w:r>
      <w:r w:rsidRPr="00A24C9D">
        <w:rPr>
          <w:rStyle w:val="Emphasis"/>
          <w:rFonts w:asciiTheme="minorHAnsi" w:hAnsiTheme="minorHAnsi" w:cstheme="minorHAnsi"/>
          <w:highlight w:val="cyan"/>
        </w:rPr>
        <w:t>new business</w:t>
      </w:r>
      <w:r w:rsidRPr="00A24C9D">
        <w:rPr>
          <w:rStyle w:val="StyleUnderline"/>
          <w:rFonts w:asciiTheme="minorHAnsi" w:hAnsiTheme="minorHAnsi" w:cstheme="minorHAnsi"/>
        </w:rPr>
        <w:t xml:space="preserve"> application</w:t>
      </w:r>
      <w:r w:rsidRPr="00A24C9D">
        <w:rPr>
          <w:rStyle w:val="Emphasis"/>
          <w:rFonts w:asciiTheme="minorHAnsi" w:hAnsiTheme="minorHAnsi" w:cstheme="minorHAnsi"/>
          <w:highlight w:val="cyan"/>
        </w:rPr>
        <w:t>s</w:t>
      </w:r>
      <w:r w:rsidRPr="00A24C9D">
        <w:rPr>
          <w:rStyle w:val="StyleUnderline"/>
          <w:rFonts w:asciiTheme="minorHAnsi" w:hAnsiTheme="minorHAnsi" w:cstheme="minorHAnsi"/>
        </w:rPr>
        <w:t xml:space="preserve"> in the US</w:t>
      </w:r>
      <w:r w:rsidRPr="00A24C9D">
        <w:rPr>
          <w:rFonts w:asciiTheme="minorHAnsi" w:hAnsiTheme="minorHAnsi" w:cstheme="minorHAnsi"/>
          <w:sz w:val="16"/>
        </w:rPr>
        <w:t>, starting during the pandemic.</w:t>
      </w:r>
    </w:p>
    <w:p w14:paraId="7C179B34"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 xml:space="preserve">GOOLSBEE: And historically, </w:t>
      </w:r>
      <w:r w:rsidRPr="00EE5551">
        <w:rPr>
          <w:rStyle w:val="Emphasis"/>
          <w:rFonts w:asciiTheme="minorHAnsi" w:hAnsiTheme="minorHAnsi" w:cstheme="minorHAnsi"/>
        </w:rPr>
        <w:t>new businesses</w:t>
      </w:r>
      <w:r w:rsidRPr="00EE5551">
        <w:rPr>
          <w:rStyle w:val="StyleUnderline"/>
          <w:rFonts w:asciiTheme="minorHAnsi" w:hAnsiTheme="minorHAnsi" w:cstheme="minorHAnsi"/>
        </w:rPr>
        <w:t xml:space="preserve"> often</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 xml:space="preserve">have </w:t>
      </w:r>
      <w:r w:rsidRPr="00A24C9D">
        <w:rPr>
          <w:rStyle w:val="Emphasis"/>
          <w:rFonts w:asciiTheme="minorHAnsi" w:hAnsiTheme="minorHAnsi" w:cstheme="minorHAnsi"/>
          <w:highlight w:val="cyan"/>
        </w:rPr>
        <w:t>faster productivity</w:t>
      </w:r>
      <w:r w:rsidRPr="00A24C9D">
        <w:rPr>
          <w:rStyle w:val="StyleUnderline"/>
          <w:rFonts w:asciiTheme="minorHAnsi" w:hAnsiTheme="minorHAnsi" w:cstheme="minorHAnsi"/>
        </w:rPr>
        <w:t xml:space="preserve"> growth or higher productivity</w:t>
      </w:r>
      <w:r w:rsidRPr="00A24C9D">
        <w:rPr>
          <w:rFonts w:asciiTheme="minorHAnsi" w:hAnsiTheme="minorHAnsi" w:cstheme="minorHAnsi"/>
          <w:sz w:val="16"/>
        </w:rPr>
        <w:t>. So there has been some argument maybe the economy's productivity went up because we have all these new firms. Again, I'm a little nervous that that sounds like a one-time.</w:t>
      </w:r>
    </w:p>
    <w:p w14:paraId="30AA1932"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MA: So we're down to our last theory, and that is artificial intelligence.</w:t>
      </w:r>
    </w:p>
    <w:p w14:paraId="08955E05" w14:textId="77777777" w:rsidR="00705A90" w:rsidRPr="00A24C9D" w:rsidRDefault="00705A90" w:rsidP="00705A90">
      <w:pPr>
        <w:rPr>
          <w:rStyle w:val="StyleUnderline"/>
          <w:rFonts w:asciiTheme="minorHAnsi" w:hAnsiTheme="minorHAnsi" w:cstheme="minorHAnsi"/>
        </w:rPr>
      </w:pPr>
      <w:r w:rsidRPr="00A24C9D">
        <w:rPr>
          <w:rFonts w:asciiTheme="minorHAnsi" w:hAnsiTheme="minorHAnsi" w:cstheme="minorHAnsi"/>
          <w:sz w:val="16"/>
        </w:rPr>
        <w:t xml:space="preserve">WONG: Austan says most economists think it's still too early for the effects of AI to show up in the data. Still, he finds </w:t>
      </w:r>
      <w:r w:rsidRPr="00A24C9D">
        <w:rPr>
          <w:rStyle w:val="Emphasis"/>
          <w:rFonts w:asciiTheme="minorHAnsi" w:hAnsiTheme="minorHAnsi" w:cstheme="minorHAnsi"/>
          <w:highlight w:val="cyan"/>
        </w:rPr>
        <w:t>AI</w:t>
      </w:r>
      <w:r w:rsidRPr="00A24C9D">
        <w:rPr>
          <w:rFonts w:asciiTheme="minorHAnsi" w:hAnsiTheme="minorHAnsi" w:cstheme="minorHAnsi"/>
          <w:sz w:val="16"/>
        </w:rPr>
        <w:t xml:space="preserve"> to be an intriguing lead in this economic mystery. That's because there are historical examples of new technology </w:t>
      </w:r>
      <w:r w:rsidRPr="00A24C9D">
        <w:rPr>
          <w:rStyle w:val="Emphasis"/>
          <w:rFonts w:asciiTheme="minorHAnsi" w:hAnsiTheme="minorHAnsi" w:cstheme="minorHAnsi"/>
          <w:highlight w:val="cyan"/>
        </w:rPr>
        <w:t>le</w:t>
      </w:r>
      <w:r w:rsidRPr="00A24C9D">
        <w:rPr>
          <w:rFonts w:asciiTheme="minorHAnsi" w:hAnsiTheme="minorHAnsi" w:cstheme="minorHAnsi"/>
          <w:sz w:val="16"/>
        </w:rPr>
        <w:t>a</w:t>
      </w:r>
      <w:r w:rsidRPr="00A24C9D">
        <w:rPr>
          <w:rStyle w:val="Emphasis"/>
          <w:rFonts w:asciiTheme="minorHAnsi" w:hAnsiTheme="minorHAnsi" w:cstheme="minorHAnsi"/>
          <w:highlight w:val="cyan"/>
        </w:rPr>
        <w:t>d</w:t>
      </w:r>
      <w:r w:rsidRPr="00A24C9D">
        <w:rPr>
          <w:rFonts w:asciiTheme="minorHAnsi" w:hAnsiTheme="minorHAnsi" w:cstheme="minorHAnsi"/>
          <w:sz w:val="16"/>
        </w:rPr>
        <w:t xml:space="preserve">ing </w:t>
      </w:r>
      <w:r w:rsidRPr="00A24C9D">
        <w:rPr>
          <w:rStyle w:val="StyleUnderline"/>
          <w:rFonts w:asciiTheme="minorHAnsi" w:hAnsiTheme="minorHAnsi" w:cstheme="minorHAnsi"/>
          <w:highlight w:val="cyan"/>
        </w:rPr>
        <w:t>to</w:t>
      </w:r>
      <w:r w:rsidRPr="00A24C9D">
        <w:rPr>
          <w:rStyle w:val="StyleUnderline"/>
          <w:rFonts w:asciiTheme="minorHAnsi" w:hAnsiTheme="minorHAnsi" w:cstheme="minorHAnsi"/>
        </w:rPr>
        <w:t xml:space="preserve"> longer term </w:t>
      </w:r>
      <w:r w:rsidRPr="00A24C9D">
        <w:rPr>
          <w:rStyle w:val="Emphasis"/>
          <w:rFonts w:asciiTheme="minorHAnsi" w:hAnsiTheme="minorHAnsi" w:cstheme="minorHAnsi"/>
          <w:highlight w:val="cyan"/>
        </w:rPr>
        <w:t>productivity booms</w:t>
      </w:r>
      <w:r w:rsidRPr="00A24C9D">
        <w:rPr>
          <w:rStyle w:val="StyleUnderline"/>
          <w:rFonts w:asciiTheme="minorHAnsi" w:hAnsiTheme="minorHAnsi" w:cstheme="minorHAnsi"/>
        </w:rPr>
        <w:t>.</w:t>
      </w:r>
    </w:p>
    <w:p w14:paraId="6544AAE6"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GOOLSBEE: So electricity comes in, it is electricity production where there's a massive increase in productivity. Then, after a little bit of time, it kind of filters its way through the economy, and you see a boom in productivity in the most electricity intensive industries. So aluminum gets more productive. And then with another lag of a lot of years, people start building businesses around the presence of electricity. And then you see the productivity continue.</w:t>
      </w:r>
    </w:p>
    <w:p w14:paraId="165D2587" w14:textId="77777777" w:rsidR="00705A90" w:rsidRPr="00A24C9D" w:rsidRDefault="00705A90" w:rsidP="00705A90">
      <w:pPr>
        <w:rPr>
          <w:rStyle w:val="StyleUnderline"/>
          <w:rFonts w:asciiTheme="minorHAnsi" w:hAnsiTheme="minorHAnsi" w:cstheme="minorHAnsi"/>
        </w:rPr>
      </w:pPr>
      <w:r w:rsidRPr="00A24C9D">
        <w:rPr>
          <w:rFonts w:asciiTheme="minorHAnsi" w:hAnsiTheme="minorHAnsi" w:cstheme="minorHAnsi"/>
          <w:sz w:val="16"/>
        </w:rPr>
        <w:lastRenderedPageBreak/>
        <w:t xml:space="preserve">MA: </w:t>
      </w:r>
      <w:r w:rsidRPr="00A24C9D">
        <w:rPr>
          <w:rStyle w:val="StyleUnderline"/>
          <w:rFonts w:asciiTheme="minorHAnsi" w:hAnsiTheme="minorHAnsi" w:cstheme="minorHAnsi"/>
        </w:rPr>
        <w:t>These tech</w:t>
      </w:r>
      <w:r w:rsidRPr="00A24C9D">
        <w:rPr>
          <w:rFonts w:asciiTheme="minorHAnsi" w:hAnsiTheme="minorHAnsi" w:cstheme="minorHAnsi"/>
          <w:sz w:val="16"/>
        </w:rPr>
        <w:t xml:space="preserve">nological </w:t>
      </w:r>
      <w:r w:rsidRPr="00A24C9D">
        <w:rPr>
          <w:rStyle w:val="Emphasis"/>
          <w:rFonts w:asciiTheme="minorHAnsi" w:hAnsiTheme="minorHAnsi" w:cstheme="minorHAnsi"/>
        </w:rPr>
        <w:t>ripple effects</w:t>
      </w:r>
      <w:r w:rsidRPr="00A24C9D">
        <w:rPr>
          <w:rStyle w:val="StyleUnderline"/>
          <w:rFonts w:asciiTheme="minorHAnsi" w:hAnsiTheme="minorHAnsi" w:cstheme="minorHAnsi"/>
        </w:rPr>
        <w:t xml:space="preserve"> show up throughout history</w:t>
      </w:r>
      <w:r w:rsidRPr="00A24C9D">
        <w:rPr>
          <w:rFonts w:asciiTheme="minorHAnsi" w:hAnsiTheme="minorHAnsi" w:cstheme="minorHAnsi"/>
          <w:sz w:val="16"/>
        </w:rPr>
        <w:t xml:space="preserve">, like in the Gilded Age, which we talked about in yesterday's episode and which we'll link in the show notes. Another place you can see these ripple effects are with the introduction of computers, in the 20th century. So </w:t>
      </w:r>
      <w:r w:rsidRPr="00A24C9D">
        <w:rPr>
          <w:rStyle w:val="StyleUnderline"/>
          <w:rFonts w:asciiTheme="minorHAnsi" w:hAnsiTheme="minorHAnsi" w:cstheme="minorHAnsi"/>
        </w:rPr>
        <w:t>if AI proves</w:t>
      </w:r>
      <w:r w:rsidRPr="00A24C9D">
        <w:rPr>
          <w:rFonts w:asciiTheme="minorHAnsi" w:hAnsiTheme="minorHAnsi" w:cstheme="minorHAnsi"/>
          <w:sz w:val="16"/>
        </w:rPr>
        <w:t xml:space="preserve"> to be as </w:t>
      </w:r>
      <w:r w:rsidRPr="00A24C9D">
        <w:rPr>
          <w:rStyle w:val="Emphasis"/>
          <w:rFonts w:asciiTheme="minorHAnsi" w:hAnsiTheme="minorHAnsi" w:cstheme="minorHAnsi"/>
        </w:rPr>
        <w:t>transformative</w:t>
      </w:r>
      <w:r w:rsidRPr="00A24C9D">
        <w:rPr>
          <w:rFonts w:asciiTheme="minorHAnsi" w:hAnsiTheme="minorHAnsi" w:cstheme="minorHAnsi"/>
          <w:sz w:val="16"/>
        </w:rPr>
        <w:t xml:space="preserve">, </w:t>
      </w:r>
      <w:r w:rsidRPr="00A24C9D">
        <w:rPr>
          <w:rStyle w:val="StyleUnderline"/>
          <w:rFonts w:asciiTheme="minorHAnsi" w:hAnsiTheme="minorHAnsi" w:cstheme="minorHAnsi"/>
        </w:rPr>
        <w:t>that could boost productivity in a lasting way.</w:t>
      </w:r>
    </w:p>
    <w:p w14:paraId="0E757C12"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WONG: Is it tricky to tease out, then, if it could be AI or if it's something that maybe started earlier than what we think of as AI, could you still attribute this to the computer boom that you were talking about earlier?</w:t>
      </w:r>
    </w:p>
    <w:p w14:paraId="4C2571B7" w14:textId="77777777" w:rsidR="00705A90" w:rsidRDefault="00705A90" w:rsidP="00705A90">
      <w:pPr>
        <w:rPr>
          <w:rFonts w:asciiTheme="minorHAnsi" w:hAnsiTheme="minorHAnsi" w:cstheme="minorHAnsi"/>
          <w:sz w:val="16"/>
        </w:rPr>
      </w:pPr>
      <w:r w:rsidRPr="00A24C9D">
        <w:rPr>
          <w:rFonts w:asciiTheme="minorHAnsi" w:hAnsiTheme="minorHAnsi" w:cstheme="minorHAnsi"/>
          <w:sz w:val="16"/>
        </w:rPr>
        <w:t>GOOLSBEE: Now, you're-- there's an old-- he was my teacher, and he was a famous economist, Bob Solow. And he used to have this phrase. He said, when we-- when economists talk about the sources of growth, they always end up going down in a blaze of amateur sociology. And there is a sense in which it might be many things.</w:t>
      </w:r>
    </w:p>
    <w:p w14:paraId="538855A4" w14:textId="77777777" w:rsidR="00705A90" w:rsidRPr="00A24C9D" w:rsidRDefault="00705A90" w:rsidP="00705A90">
      <w:pPr>
        <w:pStyle w:val="Heading4"/>
        <w:rPr>
          <w:rFonts w:asciiTheme="minorHAnsi" w:hAnsiTheme="minorHAnsi" w:cstheme="minorHAnsi"/>
        </w:rPr>
      </w:pPr>
      <w:r w:rsidRPr="00841DE9">
        <w:rPr>
          <w:rFonts w:asciiTheme="minorHAnsi" w:hAnsiTheme="minorHAnsi" w:cstheme="minorHAnsi"/>
        </w:rPr>
        <w:t>Powerful</w:t>
      </w:r>
      <w:r w:rsidRPr="00A24C9D">
        <w:rPr>
          <w:rFonts w:asciiTheme="minorHAnsi" w:hAnsiTheme="minorHAnsi" w:cstheme="minorHAnsi"/>
        </w:rPr>
        <w:t xml:space="preserve"> unions </w:t>
      </w:r>
      <w:r>
        <w:rPr>
          <w:rFonts w:asciiTheme="minorHAnsi" w:hAnsiTheme="minorHAnsi" w:cstheme="minorHAnsi"/>
          <w:u w:val="single"/>
        </w:rPr>
        <w:t>suppress</w:t>
      </w:r>
      <w:r w:rsidRPr="0068026D">
        <w:rPr>
          <w:rFonts w:asciiTheme="minorHAnsi" w:hAnsiTheme="minorHAnsi" w:cstheme="minorHAnsi"/>
        </w:rPr>
        <w:t xml:space="preserve"> </w:t>
      </w:r>
      <w:r w:rsidRPr="00A24C9D">
        <w:rPr>
          <w:rFonts w:asciiTheme="minorHAnsi" w:hAnsiTheme="minorHAnsi" w:cstheme="minorHAnsi"/>
        </w:rPr>
        <w:t xml:space="preserve">productivity </w:t>
      </w:r>
      <w:r>
        <w:rPr>
          <w:rFonts w:asciiTheme="minorHAnsi" w:hAnsiTheme="minorHAnsi" w:cstheme="minorHAnsi"/>
        </w:rPr>
        <w:t>growth</w:t>
      </w:r>
      <w:r w:rsidRPr="00A24C9D">
        <w:rPr>
          <w:rFonts w:asciiTheme="minorHAnsi" w:hAnsiTheme="minorHAnsi" w:cstheme="minorHAnsi"/>
        </w:rPr>
        <w:t xml:space="preserve"> through </w:t>
      </w:r>
      <w:r w:rsidRPr="00A24C9D">
        <w:rPr>
          <w:rFonts w:asciiTheme="minorHAnsi" w:hAnsiTheme="minorHAnsi" w:cstheme="minorHAnsi"/>
          <w:u w:val="single"/>
        </w:rPr>
        <w:t>wage pressure</w:t>
      </w:r>
      <w:r w:rsidRPr="00A24C9D">
        <w:rPr>
          <w:rFonts w:asciiTheme="minorHAnsi" w:hAnsiTheme="minorHAnsi" w:cstheme="minorHAnsi"/>
        </w:rPr>
        <w:t xml:space="preserve">, </w:t>
      </w:r>
      <w:r>
        <w:rPr>
          <w:rFonts w:asciiTheme="minorHAnsi" w:hAnsiTheme="minorHAnsi" w:cstheme="minorHAnsi"/>
          <w:u w:val="single"/>
        </w:rPr>
        <w:t>work restrictions</w:t>
      </w:r>
      <w:r w:rsidRPr="00A24C9D">
        <w:rPr>
          <w:rFonts w:asciiTheme="minorHAnsi" w:hAnsiTheme="minorHAnsi" w:cstheme="minorHAnsi"/>
        </w:rPr>
        <w:t xml:space="preserve">, and </w:t>
      </w:r>
      <w:r>
        <w:rPr>
          <w:rFonts w:asciiTheme="minorHAnsi" w:hAnsiTheme="minorHAnsi" w:cstheme="minorHAnsi"/>
          <w:u w:val="single"/>
        </w:rPr>
        <w:t>investment disincentives</w:t>
      </w:r>
      <w:r w:rsidRPr="00A24C9D">
        <w:rPr>
          <w:rFonts w:asciiTheme="minorHAnsi" w:hAnsiTheme="minorHAnsi" w:cstheme="minorHAnsi"/>
        </w:rPr>
        <w:t>.</w:t>
      </w:r>
    </w:p>
    <w:p w14:paraId="304A5E74" w14:textId="77777777" w:rsidR="00705A90" w:rsidRPr="00A24C9D" w:rsidRDefault="00705A90" w:rsidP="00705A90">
      <w:pPr>
        <w:rPr>
          <w:rFonts w:asciiTheme="minorHAnsi" w:hAnsiTheme="minorHAnsi" w:cstheme="minorHAnsi"/>
        </w:rPr>
      </w:pPr>
      <w:r w:rsidRPr="00A24C9D">
        <w:rPr>
          <w:rStyle w:val="Style13ptBold"/>
          <w:rFonts w:asciiTheme="minorHAnsi" w:hAnsiTheme="minorHAnsi" w:cstheme="minorHAnsi"/>
        </w:rPr>
        <w:t>Palagashvili ’25</w:t>
      </w:r>
      <w:r w:rsidRPr="00A24C9D">
        <w:rPr>
          <w:rFonts w:asciiTheme="minorHAnsi" w:hAnsiTheme="minorHAnsi" w:cstheme="minorHAnsi"/>
        </w:rPr>
        <w:t xml:space="preserve"> [Liya and Revana Sharfuddin; May 7; PhD economics, senior research fellow and director of the Labor Policy Project at the Mercatus Center; MA development economics, predoctoral researcher at the Labor Policy Project at the Mercatus Center; Mercatus Center, </w:t>
      </w:r>
      <w:r>
        <w:rPr>
          <w:rFonts w:asciiTheme="minorHAnsi" w:hAnsiTheme="minorHAnsi" w:cstheme="minorHAnsi"/>
        </w:rPr>
        <w:t>“</w:t>
      </w:r>
      <w:r w:rsidRPr="00A24C9D">
        <w:rPr>
          <w:rFonts w:asciiTheme="minorHAnsi" w:hAnsiTheme="minorHAnsi" w:cstheme="minorHAnsi"/>
        </w:rPr>
        <w:t>Do More Powerful Unions Generate Better Pro-Worker Outcomes?</w:t>
      </w:r>
      <w:r>
        <w:rPr>
          <w:rFonts w:asciiTheme="minorHAnsi" w:hAnsiTheme="minorHAnsi" w:cstheme="minorHAnsi"/>
        </w:rPr>
        <w:t>”</w:t>
      </w:r>
      <w:r w:rsidRPr="00A24C9D">
        <w:rPr>
          <w:rFonts w:asciiTheme="minorHAnsi" w:hAnsiTheme="minorHAnsi" w:cstheme="minorHAnsi"/>
        </w:rPr>
        <w:t xml:space="preserve"> https://www.mercatus.org/research/working-papers/do-more-powerful-unions-generate-better-pro-worker-outcomes]</w:t>
      </w:r>
    </w:p>
    <w:p w14:paraId="301654DE"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Cost at the Firm Level: Productivity, Profits, and Investment</w:t>
      </w:r>
    </w:p>
    <w:p w14:paraId="63C2A27C"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 xml:space="preserve">The costs unions impose on firms play out through three key channels: productivity, profitability, and investment. At their best, </w:t>
      </w:r>
      <w:r w:rsidRPr="00BE615D">
        <w:rPr>
          <w:rStyle w:val="StyleUnderline"/>
          <w:rFonts w:asciiTheme="minorHAnsi" w:hAnsiTheme="minorHAnsi" w:cstheme="minorHAnsi"/>
          <w:highlight w:val="cyan"/>
        </w:rPr>
        <w:t xml:space="preserve">unions </w:t>
      </w:r>
      <w:r w:rsidRPr="00BE615D">
        <w:rPr>
          <w:rStyle w:val="Emphasis"/>
          <w:rFonts w:asciiTheme="minorHAnsi" w:hAnsiTheme="minorHAnsi" w:cstheme="minorHAnsi"/>
          <w:highlight w:val="cyan"/>
        </w:rPr>
        <w:t>can</w:t>
      </w:r>
      <w:r w:rsidRPr="00BE615D">
        <w:rPr>
          <w:rStyle w:val="StyleUnderline"/>
          <w:rFonts w:asciiTheme="minorHAnsi" w:hAnsiTheme="minorHAnsi" w:cstheme="minorHAnsi"/>
          <w:highlight w:val="cyan"/>
        </w:rPr>
        <w:t xml:space="preserve"> boost productivity</w:t>
      </w:r>
      <w:r w:rsidRPr="00A24C9D">
        <w:rPr>
          <w:rFonts w:asciiTheme="minorHAnsi" w:hAnsiTheme="minorHAnsi" w:cstheme="minorHAnsi"/>
          <w:sz w:val="16"/>
        </w:rPr>
        <w:t xml:space="preserve"> by fostering better communication between workers and management, reducing turnover, and creating incentives for efficiency. </w:t>
      </w:r>
      <w:r w:rsidRPr="00BE615D">
        <w:rPr>
          <w:rStyle w:val="StyleUnderline"/>
        </w:rPr>
        <w:t xml:space="preserve">But </w:t>
      </w:r>
      <w:r w:rsidRPr="00BE615D">
        <w:rPr>
          <w:rStyle w:val="Emphasis"/>
          <w:sz w:val="32"/>
          <w:szCs w:val="32"/>
          <w:highlight w:val="cyan"/>
        </w:rPr>
        <w:t>more often</w:t>
      </w:r>
      <w:r w:rsidRPr="00BE615D">
        <w:rPr>
          <w:rStyle w:val="StyleUnderline"/>
        </w:rPr>
        <w:t>,</w:t>
      </w:r>
      <w:r w:rsidRPr="00A24C9D">
        <w:rPr>
          <w:rFonts w:asciiTheme="minorHAnsi" w:hAnsiTheme="minorHAnsi" w:cstheme="minorHAnsi"/>
          <w:sz w:val="16"/>
        </w:rPr>
        <w:t xml:space="preserve"> </w:t>
      </w:r>
      <w:r w:rsidRPr="00E90CC5">
        <w:rPr>
          <w:rStyle w:val="StyleUnderline"/>
        </w:rPr>
        <w:t xml:space="preserve">restrictive </w:t>
      </w:r>
      <w:r w:rsidRPr="00E90CC5">
        <w:rPr>
          <w:rStyle w:val="Emphasis"/>
          <w:highlight w:val="cyan"/>
        </w:rPr>
        <w:t>work rules</w:t>
      </w:r>
      <w:r w:rsidRPr="00A24C9D">
        <w:rPr>
          <w:rFonts w:asciiTheme="minorHAnsi" w:hAnsiTheme="minorHAnsi" w:cstheme="minorHAnsi"/>
          <w:sz w:val="16"/>
        </w:rPr>
        <w:t xml:space="preserve"> </w:t>
      </w:r>
      <w:r w:rsidRPr="00BE615D">
        <w:rPr>
          <w:rStyle w:val="StyleUnderline"/>
          <w:highlight w:val="cyan"/>
        </w:rPr>
        <w:t>and wage-setting</w:t>
      </w:r>
      <w:r w:rsidRPr="00A24C9D">
        <w:rPr>
          <w:rFonts w:asciiTheme="minorHAnsi" w:hAnsiTheme="minorHAnsi" w:cstheme="minorHAnsi"/>
          <w:sz w:val="16"/>
        </w:rPr>
        <w:t xml:space="preserve"> above market rates </w:t>
      </w:r>
      <w:r w:rsidRPr="00BE615D">
        <w:rPr>
          <w:rStyle w:val="Emphasis"/>
          <w:highlight w:val="cyan"/>
        </w:rPr>
        <w:t>stifle flex</w:t>
      </w:r>
      <w:r w:rsidRPr="00A24C9D">
        <w:rPr>
          <w:rFonts w:asciiTheme="minorHAnsi" w:hAnsiTheme="minorHAnsi" w:cstheme="minorHAnsi"/>
          <w:sz w:val="16"/>
        </w:rPr>
        <w:t xml:space="preserve">ibility, </w:t>
      </w:r>
      <w:r w:rsidRPr="00BE615D">
        <w:rPr>
          <w:rStyle w:val="Emphasis"/>
        </w:rPr>
        <w:t>dull</w:t>
      </w:r>
      <w:r w:rsidRPr="00BE615D">
        <w:rPr>
          <w:rStyle w:val="StyleUnderline"/>
        </w:rPr>
        <w:t xml:space="preserve"> incentives</w:t>
      </w:r>
      <w:r w:rsidRPr="00A24C9D">
        <w:rPr>
          <w:rFonts w:asciiTheme="minorHAnsi" w:hAnsiTheme="minorHAnsi" w:cstheme="minorHAnsi"/>
          <w:sz w:val="16"/>
        </w:rPr>
        <w:t xml:space="preserve">, </w:t>
      </w:r>
      <w:r w:rsidRPr="00BE615D">
        <w:rPr>
          <w:rStyle w:val="StyleUnderline"/>
        </w:rPr>
        <w:t xml:space="preserve">and </w:t>
      </w:r>
      <w:r w:rsidRPr="00BE615D">
        <w:rPr>
          <w:rStyle w:val="Emphasis"/>
        </w:rPr>
        <w:t>slow</w:t>
      </w:r>
      <w:r w:rsidRPr="00A24C9D">
        <w:rPr>
          <w:rFonts w:asciiTheme="minorHAnsi" w:hAnsiTheme="minorHAnsi" w:cstheme="minorHAnsi"/>
          <w:sz w:val="16"/>
        </w:rPr>
        <w:t xml:space="preserve"> down </w:t>
      </w:r>
      <w:r w:rsidRPr="00BE615D">
        <w:rPr>
          <w:rStyle w:val="Emphasis"/>
        </w:rPr>
        <w:t>adaptation</w:t>
      </w:r>
      <w:r w:rsidRPr="00A24C9D">
        <w:rPr>
          <w:rFonts w:asciiTheme="minorHAnsi" w:hAnsiTheme="minorHAnsi" w:cstheme="minorHAnsi"/>
          <w:sz w:val="16"/>
        </w:rPr>
        <w:t xml:space="preserve">. The result is lower profitability: </w:t>
      </w:r>
      <w:r w:rsidRPr="00BE615D">
        <w:rPr>
          <w:rStyle w:val="StyleUnderline"/>
        </w:rPr>
        <w:t xml:space="preserve">Higher </w:t>
      </w:r>
      <w:r w:rsidRPr="00BE615D">
        <w:rPr>
          <w:rStyle w:val="Emphasis"/>
        </w:rPr>
        <w:t>wages</w:t>
      </w:r>
      <w:r w:rsidRPr="00A24C9D">
        <w:rPr>
          <w:rFonts w:asciiTheme="minorHAnsi" w:hAnsiTheme="minorHAnsi" w:cstheme="minorHAnsi"/>
          <w:sz w:val="16"/>
        </w:rPr>
        <w:t xml:space="preserve"> that don’t come with matching productivity gains can </w:t>
      </w:r>
      <w:r w:rsidRPr="00BE615D">
        <w:rPr>
          <w:rStyle w:val="Emphasis"/>
        </w:rPr>
        <w:t>squeeze margins</w:t>
      </w:r>
      <w:r w:rsidRPr="00A24C9D">
        <w:rPr>
          <w:rFonts w:asciiTheme="minorHAnsi" w:hAnsiTheme="minorHAnsi" w:cstheme="minorHAnsi"/>
          <w:sz w:val="16"/>
        </w:rPr>
        <w:t xml:space="preserve">, </w:t>
      </w:r>
      <w:r w:rsidRPr="00BE615D">
        <w:rPr>
          <w:rStyle w:val="StyleUnderline"/>
        </w:rPr>
        <w:t xml:space="preserve">limit </w:t>
      </w:r>
      <w:r w:rsidRPr="00BE615D">
        <w:rPr>
          <w:rStyle w:val="Emphasis"/>
        </w:rPr>
        <w:t>reinvestment</w:t>
      </w:r>
      <w:r w:rsidRPr="00A24C9D">
        <w:rPr>
          <w:rFonts w:asciiTheme="minorHAnsi" w:hAnsiTheme="minorHAnsi" w:cstheme="minorHAnsi"/>
          <w:sz w:val="16"/>
        </w:rPr>
        <w:t xml:space="preserve">, </w:t>
      </w:r>
      <w:r w:rsidRPr="00BE615D">
        <w:rPr>
          <w:rStyle w:val="StyleUnderline"/>
        </w:rPr>
        <w:t xml:space="preserve">and weaken firms’ ability to </w:t>
      </w:r>
      <w:r w:rsidRPr="00BE615D">
        <w:rPr>
          <w:rStyle w:val="Emphasis"/>
        </w:rPr>
        <w:t>compete</w:t>
      </w:r>
      <w:r w:rsidRPr="00A24C9D">
        <w:rPr>
          <w:rFonts w:asciiTheme="minorHAnsi" w:hAnsiTheme="minorHAnsi" w:cstheme="minorHAnsi"/>
          <w:sz w:val="16"/>
        </w:rPr>
        <w:t xml:space="preserve"> and grow. And </w:t>
      </w:r>
      <w:r w:rsidRPr="00BE615D">
        <w:rPr>
          <w:rStyle w:val="StyleUnderline"/>
          <w:highlight w:val="cyan"/>
        </w:rPr>
        <w:t xml:space="preserve">when </w:t>
      </w:r>
      <w:r w:rsidRPr="00BE615D">
        <w:rPr>
          <w:rStyle w:val="Emphasis"/>
          <w:highlight w:val="cyan"/>
        </w:rPr>
        <w:t>profits shrink</w:t>
      </w:r>
      <w:r w:rsidRPr="00BE615D">
        <w:rPr>
          <w:rStyle w:val="StyleUnderline"/>
          <w:highlight w:val="cyan"/>
        </w:rPr>
        <w:t xml:space="preserve">, so does </w:t>
      </w:r>
      <w:r w:rsidRPr="00BE615D">
        <w:rPr>
          <w:rStyle w:val="Emphasis"/>
          <w:highlight w:val="cyan"/>
        </w:rPr>
        <w:t>investment</w:t>
      </w:r>
      <w:r w:rsidRPr="00A24C9D">
        <w:rPr>
          <w:rFonts w:asciiTheme="minorHAnsi" w:hAnsiTheme="minorHAnsi" w:cstheme="minorHAnsi"/>
          <w:sz w:val="16"/>
        </w:rPr>
        <w:t xml:space="preserve">. Faced with rising labor costs, </w:t>
      </w:r>
      <w:r w:rsidRPr="00BE615D">
        <w:rPr>
          <w:rStyle w:val="StyleUnderline"/>
          <w:highlight w:val="cyan"/>
        </w:rPr>
        <w:t xml:space="preserve">firms </w:t>
      </w:r>
      <w:r w:rsidRPr="00BE615D">
        <w:rPr>
          <w:rStyle w:val="Emphasis"/>
          <w:highlight w:val="cyan"/>
        </w:rPr>
        <w:t>cut</w:t>
      </w:r>
      <w:r w:rsidRPr="00BE615D">
        <w:rPr>
          <w:rStyle w:val="StyleUnderline"/>
        </w:rPr>
        <w:t xml:space="preserve"> back on</w:t>
      </w:r>
      <w:r w:rsidRPr="00A24C9D">
        <w:rPr>
          <w:rFonts w:asciiTheme="minorHAnsi" w:hAnsiTheme="minorHAnsi" w:cstheme="minorHAnsi"/>
          <w:sz w:val="16"/>
        </w:rPr>
        <w:t xml:space="preserve"> </w:t>
      </w:r>
      <w:r w:rsidRPr="00BE615D">
        <w:rPr>
          <w:rStyle w:val="Emphasis"/>
          <w:highlight w:val="cyan"/>
        </w:rPr>
        <w:t>capital</w:t>
      </w:r>
      <w:r w:rsidRPr="00BE615D">
        <w:rPr>
          <w:rStyle w:val="StyleUnderline"/>
        </w:rPr>
        <w:t xml:space="preserve"> improvements</w:t>
      </w:r>
      <w:r w:rsidRPr="00A24C9D">
        <w:rPr>
          <w:rFonts w:asciiTheme="minorHAnsi" w:hAnsiTheme="minorHAnsi" w:cstheme="minorHAnsi"/>
          <w:sz w:val="16"/>
        </w:rPr>
        <w:t xml:space="preserve">, </w:t>
      </w:r>
      <w:r w:rsidRPr="00BE615D">
        <w:rPr>
          <w:rStyle w:val="Emphasis"/>
          <w:highlight w:val="cyan"/>
        </w:rPr>
        <w:t>tech</w:t>
      </w:r>
      <w:r w:rsidRPr="00A24C9D">
        <w:rPr>
          <w:rFonts w:asciiTheme="minorHAnsi" w:hAnsiTheme="minorHAnsi" w:cstheme="minorHAnsi"/>
          <w:sz w:val="16"/>
        </w:rPr>
        <w:t xml:space="preserve">nology upgrades, </w:t>
      </w:r>
      <w:r w:rsidRPr="00BE615D">
        <w:rPr>
          <w:rStyle w:val="StyleUnderline"/>
          <w:highlight w:val="cyan"/>
        </w:rPr>
        <w:t>and</w:t>
      </w:r>
      <w:r w:rsidRPr="00BE615D">
        <w:rPr>
          <w:rStyle w:val="StyleUnderline"/>
        </w:rPr>
        <w:t xml:space="preserve"> </w:t>
      </w:r>
      <w:r w:rsidRPr="00BE615D">
        <w:rPr>
          <w:rStyle w:val="Emphasis"/>
          <w:highlight w:val="cyan"/>
        </w:rPr>
        <w:t>R&amp;D</w:t>
      </w:r>
      <w:r w:rsidRPr="00A24C9D">
        <w:rPr>
          <w:rFonts w:asciiTheme="minorHAnsi" w:hAnsiTheme="minorHAnsi" w:cstheme="minorHAnsi"/>
          <w:sz w:val="16"/>
        </w:rPr>
        <w:t>, leaving them less competitive in the long run. In the end, while unions may secure short-term benefits for workers, their impact on firms often leads to the very job losses and stagnation they aim to prevent.</w:t>
      </w:r>
    </w:p>
    <w:p w14:paraId="3CE06715" w14:textId="77777777" w:rsidR="00705A90" w:rsidRPr="00B82330" w:rsidRDefault="00705A90" w:rsidP="00705A90">
      <w:pPr>
        <w:rPr>
          <w:rFonts w:asciiTheme="minorHAnsi" w:hAnsiTheme="minorHAnsi" w:cstheme="minorHAnsi"/>
          <w:sz w:val="16"/>
        </w:rPr>
      </w:pPr>
      <w:r w:rsidRPr="00A24C9D">
        <w:rPr>
          <w:rFonts w:asciiTheme="minorHAnsi" w:hAnsiTheme="minorHAnsi" w:cstheme="minorHAnsi"/>
          <w:sz w:val="16"/>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w:t>
      </w:r>
      <w:r>
        <w:rPr>
          <w:rFonts w:asciiTheme="minorHAnsi" w:hAnsiTheme="minorHAnsi" w:cstheme="minorHAnsi"/>
          <w:sz w:val="16"/>
        </w:rPr>
        <w:t>“</w:t>
      </w:r>
      <w:r w:rsidRPr="00A24C9D">
        <w:rPr>
          <w:rFonts w:asciiTheme="minorHAnsi" w:hAnsiTheme="minorHAnsi" w:cstheme="minorHAnsi"/>
          <w:sz w:val="16"/>
        </w:rPr>
        <w:t>employee morale channel,</w:t>
      </w:r>
      <w:r>
        <w:rPr>
          <w:rFonts w:asciiTheme="minorHAnsi" w:hAnsiTheme="minorHAnsi" w:cstheme="minorHAnsi"/>
          <w:sz w:val="16"/>
        </w:rPr>
        <w:t>”</w:t>
      </w:r>
      <w:r w:rsidRPr="00A24C9D">
        <w:rPr>
          <w:rFonts w:asciiTheme="minorHAnsi" w:hAnsiTheme="minorHAnsi" w:cstheme="minorHAnsi"/>
          <w:sz w:val="16"/>
        </w:rPr>
        <w:t xml:space="preserve"> by providing workers with a means of expressing discontent as an alternative to </w:t>
      </w:r>
      <w:r>
        <w:rPr>
          <w:rFonts w:asciiTheme="minorHAnsi" w:hAnsiTheme="minorHAnsi" w:cstheme="minorHAnsi"/>
          <w:sz w:val="16"/>
        </w:rPr>
        <w:t>“</w:t>
      </w:r>
      <w:r w:rsidRPr="00A24C9D">
        <w:rPr>
          <w:rFonts w:asciiTheme="minorHAnsi" w:hAnsiTheme="minorHAnsi" w:cstheme="minorHAnsi"/>
          <w:sz w:val="16"/>
        </w:rPr>
        <w:t>exiting.</w:t>
      </w:r>
      <w:r>
        <w:rPr>
          <w:rFonts w:asciiTheme="minorHAnsi" w:hAnsiTheme="minorHAnsi" w:cstheme="minorHAnsi"/>
          <w:sz w:val="16"/>
        </w:rPr>
        <w:t>”</w:t>
      </w:r>
      <w:r w:rsidRPr="00A24C9D">
        <w:rPr>
          <w:rFonts w:asciiTheme="minorHAnsi" w:hAnsiTheme="minorHAnsi" w:cstheme="minorHAnsi"/>
          <w:sz w:val="16"/>
        </w:rPr>
        <w:t xml:space="preserve">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w:t>
      </w:r>
      <w:r w:rsidRPr="00B82330">
        <w:rPr>
          <w:rFonts w:asciiTheme="minorHAnsi" w:hAnsiTheme="minorHAnsi" w:cstheme="minorHAnsi"/>
          <w:sz w:val="16"/>
        </w:rPr>
        <w:t xml:space="preserve">productivity-enhancing effects can potentially offset the efficiency losses from greater unionization. </w:t>
      </w:r>
    </w:p>
    <w:p w14:paraId="07DF6A06" w14:textId="77777777" w:rsidR="00705A90" w:rsidRPr="00A24C9D" w:rsidRDefault="00705A90" w:rsidP="00705A90">
      <w:pPr>
        <w:rPr>
          <w:rFonts w:asciiTheme="minorHAnsi" w:hAnsiTheme="minorHAnsi" w:cstheme="minorHAnsi"/>
          <w:sz w:val="16"/>
        </w:rPr>
      </w:pPr>
      <w:r w:rsidRPr="00B82330">
        <w:rPr>
          <w:rStyle w:val="Emphasis"/>
          <w:rFonts w:asciiTheme="minorHAnsi" w:hAnsiTheme="minorHAnsi" w:cstheme="minorHAnsi"/>
        </w:rPr>
        <w:t>Recent research</w:t>
      </w:r>
      <w:r w:rsidRPr="00B82330">
        <w:rPr>
          <w:rStyle w:val="StyleUnderline"/>
          <w:rFonts w:asciiTheme="minorHAnsi" w:hAnsiTheme="minorHAnsi" w:cstheme="minorHAnsi"/>
        </w:rPr>
        <w:t xml:space="preserve"> shows a </w:t>
      </w:r>
      <w:r w:rsidRPr="00B82330">
        <w:rPr>
          <w:rStyle w:val="Emphasis"/>
          <w:rFonts w:asciiTheme="minorHAnsi" w:hAnsiTheme="minorHAnsi" w:cstheme="minorHAnsi"/>
        </w:rPr>
        <w:t>different</w:t>
      </w:r>
      <w:r w:rsidRPr="00A24C9D">
        <w:rPr>
          <w:rStyle w:val="Emphasis"/>
          <w:rFonts w:asciiTheme="minorHAnsi" w:hAnsiTheme="minorHAnsi" w:cstheme="minorHAnsi"/>
        </w:rPr>
        <w:t xml:space="preserve"> reality</w:t>
      </w:r>
      <w:r w:rsidRPr="00A24C9D">
        <w:rPr>
          <w:rFonts w:asciiTheme="minorHAnsi" w:hAnsiTheme="minorHAnsi" w:cstheme="minorHAnsi"/>
          <w:sz w:val="16"/>
        </w:rPr>
        <w:t xml:space="preserve"> regarding how labor </w:t>
      </w:r>
      <w:r w:rsidRPr="00E90CC5">
        <w:rPr>
          <w:rFonts w:asciiTheme="minorHAnsi" w:hAnsiTheme="minorHAnsi" w:cstheme="minorHAnsi"/>
          <w:sz w:val="16"/>
        </w:rPr>
        <w:t xml:space="preserve">unions impact productivity. Aside from a few exceptions due to unique labor union arrangements, </w:t>
      </w:r>
      <w:r w:rsidRPr="00E90CC5">
        <w:rPr>
          <w:rStyle w:val="StyleUnderline"/>
          <w:rFonts w:asciiTheme="minorHAnsi" w:hAnsiTheme="minorHAnsi" w:cstheme="minorHAnsi"/>
        </w:rPr>
        <w:t xml:space="preserve">the </w:t>
      </w:r>
      <w:r w:rsidRPr="00E90CC5">
        <w:rPr>
          <w:rStyle w:val="Emphasis"/>
          <w:rFonts w:asciiTheme="minorHAnsi" w:hAnsiTheme="minorHAnsi" w:cstheme="minorHAnsi"/>
        </w:rPr>
        <w:t>impact</w:t>
      </w:r>
      <w:r w:rsidRPr="00E90CC5">
        <w:rPr>
          <w:rStyle w:val="StyleUnderline"/>
          <w:rFonts w:asciiTheme="minorHAnsi" w:hAnsiTheme="minorHAnsi" w:cstheme="minorHAnsi"/>
        </w:rPr>
        <w:t xml:space="preserve"> of</w:t>
      </w:r>
      <w:r w:rsidRPr="00E90CC5">
        <w:rPr>
          <w:rFonts w:asciiTheme="minorHAnsi" w:hAnsiTheme="minorHAnsi" w:cstheme="minorHAnsi"/>
          <w:sz w:val="16"/>
        </w:rPr>
        <w:t xml:space="preserve"> labor </w:t>
      </w:r>
      <w:r w:rsidRPr="00E90CC5">
        <w:rPr>
          <w:rStyle w:val="Emphasis"/>
          <w:rFonts w:asciiTheme="minorHAnsi" w:hAnsiTheme="minorHAnsi" w:cstheme="minorHAnsi"/>
        </w:rPr>
        <w:t>unions</w:t>
      </w:r>
      <w:r w:rsidRPr="00E90CC5">
        <w:rPr>
          <w:rStyle w:val="StyleUnderline"/>
          <w:rFonts w:asciiTheme="minorHAnsi" w:hAnsiTheme="minorHAnsi" w:cstheme="minorHAnsi"/>
        </w:rPr>
        <w:t xml:space="preserve"> on productivity has been shown to be</w:t>
      </w:r>
      <w:r w:rsidRPr="00E90CC5">
        <w:rPr>
          <w:rFonts w:asciiTheme="minorHAnsi" w:hAnsiTheme="minorHAnsi" w:cstheme="minorHAnsi"/>
          <w:sz w:val="16"/>
        </w:rPr>
        <w:t xml:space="preserve"> generally </w:t>
      </w:r>
      <w:r w:rsidRPr="00E90CC5">
        <w:rPr>
          <w:rStyle w:val="Emphasis"/>
          <w:rFonts w:asciiTheme="minorHAnsi" w:hAnsiTheme="minorHAnsi" w:cstheme="minorHAnsi"/>
        </w:rPr>
        <w:t>negative</w:t>
      </w:r>
      <w:r w:rsidRPr="00E90CC5">
        <w:rPr>
          <w:rFonts w:asciiTheme="minorHAnsi" w:hAnsiTheme="minorHAnsi" w:cstheme="minorHAnsi"/>
          <w:sz w:val="16"/>
        </w:rPr>
        <w:t xml:space="preserve">, mainly </w:t>
      </w:r>
      <w:r w:rsidRPr="00E90CC5">
        <w:rPr>
          <w:rStyle w:val="StyleUnderline"/>
          <w:rFonts w:asciiTheme="minorHAnsi" w:hAnsiTheme="minorHAnsi" w:cstheme="minorHAnsi"/>
        </w:rPr>
        <w:t>through the</w:t>
      </w:r>
      <w:r w:rsidRPr="00A24C9D">
        <w:rPr>
          <w:rFonts w:asciiTheme="minorHAnsi" w:hAnsiTheme="minorHAnsi" w:cstheme="minorHAnsi"/>
          <w:sz w:val="16"/>
        </w:rPr>
        <w:t xml:space="preserve"> </w:t>
      </w:r>
      <w:r>
        <w:rPr>
          <w:rFonts w:asciiTheme="minorHAnsi" w:hAnsiTheme="minorHAnsi" w:cstheme="minorHAnsi"/>
          <w:sz w:val="16"/>
        </w:rPr>
        <w:t>“</w:t>
      </w:r>
      <w:r w:rsidRPr="00A24C9D">
        <w:rPr>
          <w:rStyle w:val="Emphasis"/>
          <w:rFonts w:asciiTheme="minorHAnsi" w:hAnsiTheme="minorHAnsi" w:cstheme="minorHAnsi"/>
        </w:rPr>
        <w:t>investment</w:t>
      </w:r>
      <w:r w:rsidRPr="00A24C9D">
        <w:rPr>
          <w:rStyle w:val="StyleUnderline"/>
          <w:rFonts w:asciiTheme="minorHAnsi" w:hAnsiTheme="minorHAnsi" w:cstheme="minorHAnsi"/>
        </w:rPr>
        <w:t xml:space="preserve"> channel</w:t>
      </w:r>
      <w:r w:rsidRPr="00A24C9D">
        <w:rPr>
          <w:rFonts w:asciiTheme="minorHAnsi" w:hAnsiTheme="minorHAnsi" w:cstheme="minorHAnsi"/>
          <w:sz w:val="16"/>
        </w:rPr>
        <w:t>.</w:t>
      </w:r>
      <w:r>
        <w:rPr>
          <w:rFonts w:asciiTheme="minorHAnsi" w:hAnsiTheme="minorHAnsi" w:cstheme="minorHAnsi"/>
          <w:sz w:val="16"/>
        </w:rPr>
        <w:t>”</w:t>
      </w:r>
      <w:r w:rsidRPr="00A24C9D">
        <w:rPr>
          <w:rFonts w:asciiTheme="minorHAnsi" w:hAnsiTheme="minorHAnsi" w:cstheme="minorHAnsi"/>
          <w:sz w:val="16"/>
        </w:rPr>
        <w:t xml:space="preserve"> That is, </w:t>
      </w:r>
      <w:r w:rsidRPr="00A24C9D">
        <w:rPr>
          <w:rStyle w:val="StyleUnderline"/>
          <w:rFonts w:asciiTheme="minorHAnsi" w:hAnsiTheme="minorHAnsi" w:cstheme="minorHAnsi"/>
          <w:highlight w:val="cyan"/>
        </w:rPr>
        <w:t xml:space="preserve">when </w:t>
      </w:r>
      <w:r w:rsidRPr="00A24C9D">
        <w:rPr>
          <w:rStyle w:val="Emphasis"/>
          <w:rFonts w:asciiTheme="minorHAnsi" w:hAnsiTheme="minorHAnsi" w:cstheme="minorHAnsi"/>
          <w:highlight w:val="cyan"/>
        </w:rPr>
        <w:t>unions</w:t>
      </w:r>
      <w:r w:rsidRPr="00A24C9D">
        <w:rPr>
          <w:rStyle w:val="StyleUnderline"/>
          <w:rFonts w:asciiTheme="minorHAnsi" w:hAnsiTheme="minorHAnsi" w:cstheme="minorHAnsi"/>
          <w:highlight w:val="cyan"/>
        </w:rPr>
        <w:t xml:space="preserve"> set wages above the </w:t>
      </w:r>
      <w:r w:rsidRPr="00A24C9D">
        <w:rPr>
          <w:rStyle w:val="Emphasis"/>
          <w:rFonts w:asciiTheme="minorHAnsi" w:hAnsiTheme="minorHAnsi" w:cstheme="minorHAnsi"/>
          <w:highlight w:val="cyan"/>
        </w:rPr>
        <w:t>market rate</w:t>
      </w:r>
      <w:r w:rsidRPr="00A24C9D">
        <w:rPr>
          <w:rFonts w:asciiTheme="minorHAnsi" w:hAnsiTheme="minorHAnsi" w:cstheme="minorHAnsi"/>
          <w:sz w:val="16"/>
        </w:rPr>
        <w:t>—</w:t>
      </w:r>
      <w:r w:rsidRPr="00A24C9D">
        <w:rPr>
          <w:rStyle w:val="StyleUnderline"/>
          <w:rFonts w:asciiTheme="minorHAnsi" w:hAnsiTheme="minorHAnsi" w:cstheme="minorHAnsi"/>
        </w:rPr>
        <w:t xml:space="preserve">where wage determination becomes </w:t>
      </w:r>
      <w:r w:rsidRPr="00A24C9D">
        <w:rPr>
          <w:rStyle w:val="Emphasis"/>
          <w:rFonts w:asciiTheme="minorHAnsi" w:hAnsiTheme="minorHAnsi" w:cstheme="minorHAnsi"/>
        </w:rPr>
        <w:t>uncertain</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disconnected</w:t>
      </w:r>
      <w:r w:rsidRPr="00A24C9D">
        <w:rPr>
          <w:rFonts w:asciiTheme="minorHAnsi" w:hAnsiTheme="minorHAnsi" w:cstheme="minorHAnsi"/>
          <w:sz w:val="16"/>
        </w:rPr>
        <w:t xml:space="preserve"> </w:t>
      </w:r>
      <w:r w:rsidRPr="00A24C9D">
        <w:rPr>
          <w:rStyle w:val="StyleUnderline"/>
          <w:rFonts w:asciiTheme="minorHAnsi" w:hAnsiTheme="minorHAnsi" w:cstheme="minorHAnsi"/>
        </w:rPr>
        <w:t>from actual market conditions</w:t>
      </w:r>
      <w:r w:rsidRPr="00A24C9D">
        <w:rPr>
          <w:rFonts w:asciiTheme="minorHAnsi" w:hAnsiTheme="minorHAnsi" w:cstheme="minorHAnsi"/>
          <w:sz w:val="16"/>
        </w:rPr>
        <w:t xml:space="preserve">—both tangible and intangible </w:t>
      </w:r>
      <w:r w:rsidRPr="00BE615D">
        <w:rPr>
          <w:rStyle w:val="Emphasis"/>
          <w:rFonts w:asciiTheme="minorHAnsi" w:hAnsiTheme="minorHAnsi" w:cstheme="minorHAnsi"/>
          <w:highlight w:val="cyan"/>
        </w:rPr>
        <w:t>investments</w:t>
      </w:r>
      <w:r w:rsidRPr="00BE615D">
        <w:rPr>
          <w:rStyle w:val="StyleUnderline"/>
          <w:rFonts w:asciiTheme="minorHAnsi" w:hAnsiTheme="minorHAnsi" w:cstheme="minorHAnsi"/>
          <w:highlight w:val="cyan"/>
        </w:rPr>
        <w:t xml:space="preserve"> can be </w:t>
      </w:r>
      <w:r w:rsidRPr="00BE615D">
        <w:rPr>
          <w:rStyle w:val="Emphasis"/>
          <w:rFonts w:asciiTheme="minorHAnsi" w:hAnsiTheme="minorHAnsi" w:cstheme="minorHAnsi"/>
          <w:highlight w:val="cyan"/>
        </w:rPr>
        <w:t>reduced</w:t>
      </w:r>
      <w:r w:rsidRPr="00A24C9D">
        <w:rPr>
          <w:rFonts w:asciiTheme="minorHAnsi" w:hAnsiTheme="minorHAnsi" w:cstheme="minorHAnsi"/>
          <w:sz w:val="16"/>
        </w:rPr>
        <w:t xml:space="preserve">, ultimately </w:t>
      </w:r>
      <w:r w:rsidRPr="002B1B59">
        <w:rPr>
          <w:rStyle w:val="Emphasis"/>
          <w:rFonts w:asciiTheme="minorHAnsi" w:hAnsiTheme="minorHAnsi" w:cstheme="minorHAnsi"/>
          <w:highlight w:val="cyan"/>
        </w:rPr>
        <w:t>hindering</w:t>
      </w:r>
      <w:r w:rsidRPr="00A24C9D">
        <w:rPr>
          <w:rStyle w:val="StyleUnderline"/>
          <w:rFonts w:asciiTheme="minorHAnsi" w:hAnsiTheme="minorHAnsi" w:cstheme="minorHAnsi"/>
        </w:rPr>
        <w:t xml:space="preserve"> firm </w:t>
      </w:r>
      <w:r w:rsidRPr="002B1B59">
        <w:rPr>
          <w:rStyle w:val="Emphasis"/>
          <w:rFonts w:asciiTheme="minorHAnsi" w:hAnsiTheme="minorHAnsi" w:cstheme="minorHAnsi"/>
          <w:highlight w:val="cyan"/>
        </w:rPr>
        <w:t>productivity</w:t>
      </w:r>
      <w:r w:rsidRPr="00A24C9D">
        <w:rPr>
          <w:rFonts w:asciiTheme="minorHAnsi" w:hAnsiTheme="minorHAnsi" w:cstheme="minorHAnsi"/>
          <w:sz w:val="16"/>
        </w:rPr>
        <w:t xml:space="preserve">.[63] In line with Freeman and Medoff's findings, </w:t>
      </w:r>
      <w:r w:rsidRPr="00A24C9D">
        <w:rPr>
          <w:rStyle w:val="StyleUnderline"/>
          <w:rFonts w:asciiTheme="minorHAnsi" w:hAnsiTheme="minorHAnsi" w:cstheme="minorHAnsi"/>
        </w:rPr>
        <w:t xml:space="preserve">more </w:t>
      </w:r>
      <w:r w:rsidRPr="00BE615D">
        <w:rPr>
          <w:rStyle w:val="Emphasis"/>
        </w:rPr>
        <w:t>recent research</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continues to provide </w:t>
      </w:r>
      <w:r w:rsidRPr="00A24C9D">
        <w:rPr>
          <w:rStyle w:val="Emphasis"/>
          <w:rFonts w:asciiTheme="minorHAnsi" w:hAnsiTheme="minorHAnsi" w:cstheme="minorHAnsi"/>
        </w:rPr>
        <w:t>strong ev</w:t>
      </w:r>
      <w:r w:rsidRPr="00A24C9D">
        <w:rPr>
          <w:rFonts w:asciiTheme="minorHAnsi" w:hAnsiTheme="minorHAnsi" w:cstheme="minorHAnsi"/>
          <w:sz w:val="16"/>
        </w:rPr>
        <w:t xml:space="preserve">idence that labor </w:t>
      </w:r>
      <w:r w:rsidRPr="00A24C9D">
        <w:rPr>
          <w:rStyle w:val="StyleUnderline"/>
          <w:rFonts w:asciiTheme="minorHAnsi" w:hAnsiTheme="minorHAnsi" w:cstheme="minorHAnsi"/>
        </w:rPr>
        <w:t>unions reduce</w:t>
      </w:r>
      <w:r w:rsidRPr="00A24C9D">
        <w:rPr>
          <w:rFonts w:asciiTheme="minorHAnsi" w:hAnsiTheme="minorHAnsi" w:cstheme="minorHAnsi"/>
          <w:sz w:val="16"/>
        </w:rPr>
        <w:t xml:space="preserve"> firm </w:t>
      </w:r>
      <w:r w:rsidRPr="00A24C9D">
        <w:rPr>
          <w:rStyle w:val="Emphasis"/>
          <w:rFonts w:asciiTheme="minorHAnsi" w:hAnsiTheme="minorHAnsi" w:cstheme="minorHAnsi"/>
        </w:rPr>
        <w:t>profitability</w:t>
      </w:r>
      <w:r w:rsidRPr="00A24C9D">
        <w:rPr>
          <w:rFonts w:asciiTheme="minorHAnsi" w:hAnsiTheme="minorHAnsi" w:cstheme="minorHAnsi"/>
          <w:sz w:val="16"/>
        </w:rPr>
        <w:t xml:space="preserve">.[64] This decline is largely driven by labor-union-negotiated higher wages, which often lack matching </w:t>
      </w:r>
      <w:r w:rsidRPr="00BE615D">
        <w:rPr>
          <w:rFonts w:asciiTheme="minorHAnsi" w:hAnsiTheme="minorHAnsi" w:cstheme="minorHAnsi"/>
          <w:sz w:val="16"/>
        </w:rPr>
        <w:t xml:space="preserve">productivity gains. As a result, </w:t>
      </w:r>
      <w:r w:rsidRPr="00BE615D">
        <w:rPr>
          <w:rStyle w:val="StyleUnderline"/>
          <w:rFonts w:asciiTheme="minorHAnsi" w:hAnsiTheme="minorHAnsi" w:cstheme="minorHAnsi"/>
        </w:rPr>
        <w:t xml:space="preserve">firms face </w:t>
      </w:r>
      <w:r w:rsidRPr="00BE615D">
        <w:rPr>
          <w:rStyle w:val="Emphasis"/>
          <w:rFonts w:asciiTheme="minorHAnsi" w:hAnsiTheme="minorHAnsi" w:cstheme="minorHAnsi"/>
        </w:rPr>
        <w:t>reduced profits</w:t>
      </w:r>
      <w:r w:rsidRPr="00BE615D">
        <w:rPr>
          <w:rStyle w:val="StyleUnderline"/>
          <w:rFonts w:asciiTheme="minorHAnsi" w:hAnsiTheme="minorHAnsi" w:cstheme="minorHAnsi"/>
        </w:rPr>
        <w:t xml:space="preserve">, which </w:t>
      </w:r>
      <w:r w:rsidRPr="00BE615D">
        <w:rPr>
          <w:rStyle w:val="Emphasis"/>
          <w:rFonts w:asciiTheme="minorHAnsi" w:hAnsiTheme="minorHAnsi" w:cstheme="minorHAnsi"/>
        </w:rPr>
        <w:t>limit</w:t>
      </w:r>
      <w:r w:rsidRPr="00BE615D">
        <w:rPr>
          <w:rStyle w:val="StyleUnderline"/>
          <w:rFonts w:asciiTheme="minorHAnsi" w:hAnsiTheme="minorHAnsi" w:cstheme="minorHAnsi"/>
        </w:rPr>
        <w:t xml:space="preserve"> their ability to invest in </w:t>
      </w:r>
      <w:r w:rsidRPr="00BE615D">
        <w:rPr>
          <w:rStyle w:val="Emphasis"/>
          <w:rFonts w:asciiTheme="minorHAnsi" w:hAnsiTheme="minorHAnsi" w:cstheme="minorHAnsi"/>
        </w:rPr>
        <w:t>capital</w:t>
      </w:r>
      <w:r w:rsidRPr="00BE615D">
        <w:rPr>
          <w:rStyle w:val="StyleUnderline"/>
          <w:rFonts w:asciiTheme="minorHAnsi" w:hAnsiTheme="minorHAnsi" w:cstheme="minorHAnsi"/>
        </w:rPr>
        <w:t xml:space="preserve"> and </w:t>
      </w:r>
      <w:r w:rsidRPr="00BE615D">
        <w:rPr>
          <w:rStyle w:val="Emphasis"/>
          <w:rFonts w:asciiTheme="minorHAnsi" w:hAnsiTheme="minorHAnsi" w:cstheme="minorHAnsi"/>
        </w:rPr>
        <w:t>R&amp;D</w:t>
      </w:r>
      <w:r w:rsidRPr="00BE615D">
        <w:rPr>
          <w:rFonts w:asciiTheme="minorHAnsi" w:hAnsiTheme="minorHAnsi" w:cstheme="minorHAnsi"/>
          <w:sz w:val="16"/>
        </w:rPr>
        <w:t xml:space="preserve">, </w:t>
      </w:r>
      <w:r w:rsidRPr="00BE615D">
        <w:rPr>
          <w:rStyle w:val="StyleUnderline"/>
          <w:rFonts w:asciiTheme="minorHAnsi" w:hAnsiTheme="minorHAnsi" w:cstheme="minorHAnsi"/>
        </w:rPr>
        <w:t>which</w:t>
      </w:r>
      <w:r w:rsidRPr="00BE615D">
        <w:rPr>
          <w:rFonts w:asciiTheme="minorHAnsi" w:hAnsiTheme="minorHAnsi" w:cstheme="minorHAnsi"/>
          <w:sz w:val="16"/>
        </w:rPr>
        <w:t xml:space="preserve"> ultimately </w:t>
      </w:r>
      <w:r w:rsidRPr="00BE615D">
        <w:rPr>
          <w:rStyle w:val="StyleUnderline"/>
          <w:rFonts w:asciiTheme="minorHAnsi" w:hAnsiTheme="minorHAnsi" w:cstheme="minorHAnsi"/>
        </w:rPr>
        <w:t>hinders</w:t>
      </w:r>
      <w:r w:rsidRPr="00BE615D">
        <w:rPr>
          <w:rFonts w:asciiTheme="minorHAnsi" w:hAnsiTheme="minorHAnsi" w:cstheme="minorHAnsi"/>
          <w:sz w:val="16"/>
        </w:rPr>
        <w:t xml:space="preserve"> long-term </w:t>
      </w:r>
      <w:r w:rsidRPr="00BE615D">
        <w:rPr>
          <w:rStyle w:val="Emphasis"/>
          <w:rFonts w:asciiTheme="minorHAnsi" w:hAnsiTheme="minorHAnsi" w:cstheme="minorHAnsi"/>
        </w:rPr>
        <w:t>productivity</w:t>
      </w:r>
      <w:r w:rsidRPr="00BE615D">
        <w:rPr>
          <w:rFonts w:asciiTheme="minorHAnsi" w:hAnsiTheme="minorHAnsi" w:cstheme="minorHAnsi"/>
          <w:sz w:val="16"/>
        </w:rPr>
        <w:t xml:space="preserve"> growth.[65]</w:t>
      </w:r>
    </w:p>
    <w:p w14:paraId="20F3100B"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 xml:space="preserve">This is the ultimate dilemma for labor unions: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more</w:t>
      </w:r>
      <w:r w:rsidRPr="00A24C9D">
        <w:rPr>
          <w:rFonts w:asciiTheme="minorHAnsi" w:hAnsiTheme="minorHAnsi" w:cstheme="minorHAnsi"/>
          <w:sz w:val="16"/>
        </w:rPr>
        <w:t xml:space="preserve"> what </w:t>
      </w:r>
      <w:r w:rsidRPr="00A24C9D">
        <w:rPr>
          <w:rStyle w:val="StyleUnderline"/>
          <w:rFonts w:asciiTheme="minorHAnsi" w:hAnsiTheme="minorHAnsi" w:cstheme="minorHAnsi"/>
        </w:rPr>
        <w:t>the</w:t>
      </w:r>
      <w:r w:rsidRPr="00A24C9D">
        <w:rPr>
          <w:rFonts w:asciiTheme="minorHAnsi" w:hAnsiTheme="minorHAnsi" w:cstheme="minorHAnsi"/>
          <w:sz w:val="16"/>
        </w:rPr>
        <w:t xml:space="preserve"> labor </w:t>
      </w:r>
      <w:r w:rsidRPr="00A24C9D">
        <w:rPr>
          <w:rStyle w:val="StyleUnderline"/>
          <w:rFonts w:asciiTheme="minorHAnsi" w:hAnsiTheme="minorHAnsi" w:cstheme="minorHAnsi"/>
        </w:rPr>
        <w:t xml:space="preserve">union </w:t>
      </w:r>
      <w:r w:rsidRPr="00A24C9D">
        <w:rPr>
          <w:rStyle w:val="Emphasis"/>
          <w:rFonts w:asciiTheme="minorHAnsi" w:hAnsiTheme="minorHAnsi" w:cstheme="minorHAnsi"/>
        </w:rPr>
        <w:t>secures</w:t>
      </w:r>
      <w:r w:rsidRPr="00A24C9D">
        <w:rPr>
          <w:rFonts w:asciiTheme="minorHAnsi" w:hAnsiTheme="minorHAnsi" w:cstheme="minorHAnsi"/>
          <w:sz w:val="16"/>
        </w:rPr>
        <w:t xml:space="preserve"> at the bargaining table is beyond what is reasonably sustainable, </w:t>
      </w:r>
      <w:r w:rsidRPr="00A24C9D">
        <w:rPr>
          <w:rStyle w:val="StyleUnderline"/>
          <w:rFonts w:asciiTheme="minorHAnsi" w:hAnsiTheme="minorHAnsi" w:cstheme="minorHAnsi"/>
        </w:rPr>
        <w:t xml:space="preserve">the lower the surplus of </w:t>
      </w:r>
      <w:r w:rsidRPr="00A24C9D">
        <w:rPr>
          <w:rStyle w:val="Emphasis"/>
          <w:rFonts w:asciiTheme="minorHAnsi" w:hAnsiTheme="minorHAnsi" w:cstheme="minorHAnsi"/>
        </w:rPr>
        <w:t>profits</w:t>
      </w:r>
      <w:r w:rsidRPr="00A24C9D">
        <w:rPr>
          <w:rFonts w:asciiTheme="minorHAnsi" w:hAnsiTheme="minorHAnsi" w:cstheme="minorHAnsi"/>
          <w:sz w:val="16"/>
        </w:rPr>
        <w:t xml:space="preserve"> will be. Therefore,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more</w:t>
      </w:r>
      <w:r w:rsidRPr="00A24C9D">
        <w:rPr>
          <w:rStyle w:val="StyleUnderline"/>
          <w:rFonts w:asciiTheme="minorHAnsi" w:hAnsiTheme="minorHAnsi" w:cstheme="minorHAnsi"/>
        </w:rPr>
        <w:t xml:space="preserve"> the</w:t>
      </w:r>
      <w:r w:rsidRPr="00A24C9D">
        <w:rPr>
          <w:rFonts w:asciiTheme="minorHAnsi" w:hAnsiTheme="minorHAnsi" w:cstheme="minorHAnsi"/>
          <w:sz w:val="16"/>
        </w:rPr>
        <w:t xml:space="preserve"> labor </w:t>
      </w:r>
      <w:r w:rsidRPr="00A24C9D">
        <w:rPr>
          <w:rStyle w:val="StyleUnderline"/>
          <w:rFonts w:asciiTheme="minorHAnsi" w:hAnsiTheme="minorHAnsi" w:cstheme="minorHAnsi"/>
        </w:rPr>
        <w:t xml:space="preserve">union </w:t>
      </w:r>
      <w:r w:rsidRPr="00A24C9D">
        <w:rPr>
          <w:rStyle w:val="Emphasis"/>
          <w:rFonts w:asciiTheme="minorHAnsi" w:hAnsiTheme="minorHAnsi" w:cstheme="minorHAnsi"/>
        </w:rPr>
        <w:t>wins</w:t>
      </w:r>
      <w:r w:rsidRPr="00A24C9D">
        <w:rPr>
          <w:rFonts w:asciiTheme="minorHAnsi" w:hAnsiTheme="minorHAnsi" w:cstheme="minorHAnsi"/>
          <w:sz w:val="16"/>
        </w:rPr>
        <w:t xml:space="preserve"> at the bargaining </w:t>
      </w:r>
      <w:r w:rsidRPr="00A24C9D">
        <w:rPr>
          <w:rFonts w:asciiTheme="minorHAnsi" w:hAnsiTheme="minorHAnsi" w:cstheme="minorHAnsi"/>
          <w:sz w:val="16"/>
        </w:rPr>
        <w:lastRenderedPageBreak/>
        <w:t xml:space="preserve">table,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more vulnerable</w:t>
      </w:r>
      <w:r w:rsidRPr="00A24C9D">
        <w:rPr>
          <w:rStyle w:val="StyleUnderline"/>
          <w:rFonts w:asciiTheme="minorHAnsi" w:hAnsiTheme="minorHAnsi" w:cstheme="minorHAnsi"/>
        </w:rPr>
        <w:t xml:space="preserve"> the</w:t>
      </w:r>
      <w:r w:rsidRPr="00A24C9D">
        <w:rPr>
          <w:rFonts w:asciiTheme="minorHAnsi" w:hAnsiTheme="minorHAnsi" w:cstheme="minorHAnsi"/>
          <w:sz w:val="16"/>
        </w:rPr>
        <w:t xml:space="preserve"> </w:t>
      </w:r>
      <w:r w:rsidRPr="00A24C9D">
        <w:rPr>
          <w:rStyle w:val="Emphasis"/>
          <w:rFonts w:asciiTheme="minorHAnsi" w:hAnsiTheme="minorHAnsi" w:cstheme="minorHAnsi"/>
        </w:rPr>
        <w:t>company</w:t>
      </w:r>
      <w:r w:rsidRPr="00A24C9D">
        <w:rPr>
          <w:rFonts w:asciiTheme="minorHAnsi" w:hAnsiTheme="minorHAnsi" w:cstheme="minorHAnsi"/>
          <w:sz w:val="16"/>
        </w:rPr>
        <w:t xml:space="preserve"> is to long-term decline. </w:t>
      </w:r>
      <w:r w:rsidRPr="00A24C9D">
        <w:rPr>
          <w:rStyle w:val="StyleUnderline"/>
          <w:rFonts w:asciiTheme="minorHAnsi" w:hAnsiTheme="minorHAnsi" w:cstheme="minorHAnsi"/>
        </w:rPr>
        <w:t xml:space="preserve">As the company declines, there will be </w:t>
      </w:r>
      <w:r w:rsidRPr="00A24C9D">
        <w:rPr>
          <w:rStyle w:val="Emphasis"/>
          <w:rFonts w:asciiTheme="minorHAnsi" w:hAnsiTheme="minorHAnsi" w:cstheme="minorHAnsi"/>
        </w:rPr>
        <w:t>reduced work</w:t>
      </w:r>
      <w:r w:rsidRPr="00A24C9D">
        <w:rPr>
          <w:rFonts w:asciiTheme="minorHAnsi" w:hAnsiTheme="minorHAnsi" w:cstheme="minorHAnsi"/>
          <w:sz w:val="16"/>
        </w:rPr>
        <w:t xml:space="preserve"> opportunities. </w:t>
      </w:r>
    </w:p>
    <w:p w14:paraId="27BB41C0"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 xml:space="preserve">Besides increasing labor costs beyond what is reasonably justified, </w:t>
      </w:r>
      <w:r w:rsidRPr="00A24C9D">
        <w:rPr>
          <w:rStyle w:val="StyleUnderline"/>
          <w:rFonts w:asciiTheme="minorHAnsi" w:hAnsiTheme="minorHAnsi" w:cstheme="minorHAnsi"/>
        </w:rPr>
        <w:t xml:space="preserve">labor </w:t>
      </w:r>
      <w:r w:rsidRPr="00A24C9D">
        <w:rPr>
          <w:rStyle w:val="StyleUnderline"/>
          <w:rFonts w:asciiTheme="minorHAnsi" w:hAnsiTheme="minorHAnsi" w:cstheme="minorHAnsi"/>
          <w:highlight w:val="cyan"/>
        </w:rPr>
        <w:t>unions</w:t>
      </w:r>
      <w:r w:rsidRPr="00A24C9D">
        <w:rPr>
          <w:rStyle w:val="StyleUnderline"/>
          <w:rFonts w:asciiTheme="minorHAnsi" w:hAnsiTheme="minorHAnsi" w:cstheme="minorHAnsi"/>
        </w:rPr>
        <w:t xml:space="preserve"> can also</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harm productivity through</w:t>
      </w:r>
      <w:r w:rsidRPr="00A24C9D">
        <w:rPr>
          <w:rStyle w:val="StyleUnderline"/>
          <w:rFonts w:asciiTheme="minorHAnsi" w:hAnsiTheme="minorHAnsi" w:cstheme="minorHAnsi"/>
        </w:rPr>
        <w:t xml:space="preserve"> </w:t>
      </w:r>
      <w:r w:rsidRPr="00A24C9D">
        <w:rPr>
          <w:rStyle w:val="Emphasis"/>
          <w:rFonts w:asciiTheme="minorHAnsi" w:hAnsiTheme="minorHAnsi" w:cstheme="minorHAnsi"/>
          <w:highlight w:val="cyan"/>
        </w:rPr>
        <w:t>restrictive work rules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which</w:t>
      </w:r>
      <w:r w:rsidRPr="00A24C9D">
        <w:rPr>
          <w:rFonts w:asciiTheme="minorHAnsi" w:hAnsiTheme="minorHAnsi" w:cstheme="minorHAnsi"/>
          <w:sz w:val="16"/>
          <w:highlight w:val="cyan"/>
        </w:rPr>
        <w:t xml:space="preserve"> </w:t>
      </w:r>
      <w:r w:rsidRPr="00A24C9D">
        <w:rPr>
          <w:rStyle w:val="StyleUnderline"/>
          <w:rFonts w:asciiTheme="minorHAnsi" w:hAnsiTheme="minorHAnsi" w:cstheme="minorHAnsi"/>
          <w:highlight w:val="cyan"/>
        </w:rPr>
        <w:t>include</w:t>
      </w:r>
      <w:r w:rsidRPr="00A24C9D">
        <w:rPr>
          <w:rStyle w:val="StyleUnderline"/>
          <w:rFonts w:asciiTheme="minorHAnsi" w:hAnsiTheme="minorHAnsi" w:cstheme="minorHAnsi"/>
        </w:rPr>
        <w:t xml:space="preserve"> not only establishing </w:t>
      </w:r>
      <w:r w:rsidRPr="00A24C9D">
        <w:rPr>
          <w:rStyle w:val="Emphasis"/>
          <w:rFonts w:asciiTheme="minorHAnsi" w:hAnsiTheme="minorHAnsi" w:cstheme="minorHAnsi"/>
        </w:rPr>
        <w:t>inefficient staffing</w:t>
      </w:r>
      <w:r w:rsidRPr="00A24C9D">
        <w:rPr>
          <w:rStyle w:val="StyleUnderline"/>
          <w:rFonts w:asciiTheme="minorHAnsi" w:hAnsiTheme="minorHAnsi" w:cstheme="minorHAnsi"/>
        </w:rPr>
        <w:t xml:space="preserve"> requirements</w:t>
      </w:r>
      <w:r w:rsidRPr="00A24C9D">
        <w:rPr>
          <w:rFonts w:asciiTheme="minorHAnsi" w:hAnsiTheme="minorHAnsi" w:cstheme="minorHAnsi"/>
          <w:sz w:val="16"/>
        </w:rPr>
        <w:t xml:space="preserve"> (</w:t>
      </w:r>
      <w:r>
        <w:rPr>
          <w:rFonts w:asciiTheme="minorHAnsi" w:hAnsiTheme="minorHAnsi" w:cstheme="minorHAnsi"/>
          <w:sz w:val="16"/>
        </w:rPr>
        <w:t>“</w:t>
      </w:r>
      <w:r w:rsidRPr="00A24C9D">
        <w:rPr>
          <w:rStyle w:val="Emphasis"/>
          <w:rFonts w:asciiTheme="minorHAnsi" w:hAnsiTheme="minorHAnsi" w:cstheme="minorHAnsi"/>
          <w:highlight w:val="cyan"/>
        </w:rPr>
        <w:t>featherbedding</w:t>
      </w:r>
      <w:r>
        <w:rPr>
          <w:rFonts w:asciiTheme="minorHAnsi" w:hAnsiTheme="minorHAnsi" w:cstheme="minorHAnsi"/>
          <w:sz w:val="16"/>
        </w:rPr>
        <w: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but </w:t>
      </w:r>
      <w:r w:rsidRPr="00A24C9D">
        <w:rPr>
          <w:rStyle w:val="StyleUnderline"/>
          <w:rFonts w:asciiTheme="minorHAnsi" w:hAnsiTheme="minorHAnsi" w:cstheme="minorHAnsi"/>
          <w:highlight w:val="cyan"/>
        </w:rPr>
        <w:t xml:space="preserve">also </w:t>
      </w:r>
      <w:r w:rsidRPr="00A24C9D">
        <w:rPr>
          <w:rStyle w:val="Emphasis"/>
          <w:rFonts w:asciiTheme="minorHAnsi" w:hAnsiTheme="minorHAnsi" w:cstheme="minorHAnsi"/>
          <w:highlight w:val="cyan"/>
        </w:rPr>
        <w:t>limiting incentives</w:t>
      </w:r>
      <w:r w:rsidRPr="00A24C9D">
        <w:rPr>
          <w:rStyle w:val="StyleUnderline"/>
          <w:rFonts w:asciiTheme="minorHAnsi" w:hAnsiTheme="minorHAnsi" w:cstheme="minorHAnsi"/>
          <w:highlight w:val="cyan"/>
        </w:rPr>
        <w:t xml:space="preserve"> for</w:t>
      </w:r>
      <w:r w:rsidRPr="00B82330">
        <w:rPr>
          <w:rStyle w:val="StyleUnderline"/>
          <w:rFonts w:asciiTheme="minorHAnsi" w:hAnsiTheme="minorHAnsi" w:cstheme="minorHAnsi"/>
        </w:rPr>
        <w:t xml:space="preserve"> </w:t>
      </w:r>
      <w:r w:rsidRPr="00B82330">
        <w:rPr>
          <w:rStyle w:val="Emphasis"/>
          <w:rFonts w:asciiTheme="minorHAnsi" w:hAnsiTheme="minorHAnsi" w:cstheme="minorHAnsi"/>
        </w:rPr>
        <w:t xml:space="preserve">worker </w:t>
      </w:r>
      <w:r w:rsidRPr="00A24C9D">
        <w:rPr>
          <w:rStyle w:val="Emphasis"/>
          <w:rFonts w:asciiTheme="minorHAnsi" w:hAnsiTheme="minorHAnsi" w:cstheme="minorHAnsi"/>
          <w:highlight w:val="cyan"/>
        </w:rPr>
        <w:t>effort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and restricting management discretion on optimal </w:t>
      </w:r>
      <w:r w:rsidRPr="00A24C9D">
        <w:rPr>
          <w:rStyle w:val="Emphasis"/>
          <w:rFonts w:asciiTheme="minorHAnsi" w:hAnsiTheme="minorHAnsi" w:cstheme="minorHAnsi"/>
        </w:rPr>
        <w:t>staffing</w:t>
      </w:r>
      <w:r w:rsidRPr="00A24C9D">
        <w:rPr>
          <w:rFonts w:asciiTheme="minorHAnsi" w:hAnsiTheme="minorHAnsi" w:cstheme="minorHAnsi"/>
          <w:sz w:val="16"/>
        </w:rPr>
        <w:t xml:space="preserve"> arrangements.[66] Negotiations over work intensity, or the pace of work, can further influence employment levels. </w:t>
      </w:r>
      <w:r w:rsidRPr="00A24C9D">
        <w:rPr>
          <w:rStyle w:val="StyleUnderline"/>
          <w:rFonts w:asciiTheme="minorHAnsi" w:hAnsiTheme="minorHAnsi" w:cstheme="minorHAnsi"/>
        </w:rPr>
        <w:t xml:space="preserve">Labor unions often press for reduced </w:t>
      </w:r>
      <w:r w:rsidRPr="00A24C9D">
        <w:rPr>
          <w:rStyle w:val="Emphasis"/>
          <w:rFonts w:asciiTheme="minorHAnsi" w:hAnsiTheme="minorHAnsi" w:cstheme="minorHAnsi"/>
        </w:rPr>
        <w:t>work intensity</w:t>
      </w:r>
      <w:r w:rsidRPr="00A24C9D">
        <w:rPr>
          <w:rFonts w:asciiTheme="minorHAnsi" w:hAnsiTheme="minorHAnsi" w:cstheme="minorHAnsi"/>
          <w:sz w:val="16"/>
        </w:rPr>
        <w:t xml:space="preserve">, </w:t>
      </w:r>
      <w:r w:rsidRPr="00A24C9D">
        <w:rPr>
          <w:rStyle w:val="StyleUnderline"/>
          <w:rFonts w:asciiTheme="minorHAnsi" w:hAnsiTheme="minorHAnsi" w:cstheme="minorHAnsi"/>
        </w:rPr>
        <w:t>which</w:t>
      </w:r>
      <w:r w:rsidRPr="00A24C9D">
        <w:rPr>
          <w:rFonts w:asciiTheme="minorHAnsi" w:hAnsiTheme="minorHAnsi" w:cstheme="minorHAnsi"/>
          <w:sz w:val="16"/>
        </w:rPr>
        <w:t xml:space="preserve"> necessitates employing more workers but </w:t>
      </w:r>
      <w:r w:rsidRPr="00A24C9D">
        <w:rPr>
          <w:rStyle w:val="StyleUnderline"/>
          <w:rFonts w:asciiTheme="minorHAnsi" w:hAnsiTheme="minorHAnsi" w:cstheme="minorHAnsi"/>
        </w:rPr>
        <w:t>can</w:t>
      </w:r>
      <w:r w:rsidRPr="00A24C9D">
        <w:rPr>
          <w:rFonts w:asciiTheme="minorHAnsi" w:hAnsiTheme="minorHAnsi" w:cstheme="minorHAnsi"/>
          <w:sz w:val="16"/>
        </w:rPr>
        <w:t xml:space="preserve"> also </w:t>
      </w:r>
      <w:r w:rsidRPr="00A24C9D">
        <w:rPr>
          <w:rStyle w:val="Emphasis"/>
          <w:rFonts w:asciiTheme="minorHAnsi" w:hAnsiTheme="minorHAnsi" w:cstheme="minorHAnsi"/>
        </w:rPr>
        <w:t>diminish</w:t>
      </w:r>
      <w:r w:rsidRPr="00A24C9D">
        <w:rPr>
          <w:rFonts w:asciiTheme="minorHAnsi" w:hAnsiTheme="minorHAnsi" w:cstheme="minorHAnsi"/>
          <w:sz w:val="16"/>
        </w:rPr>
        <w:t xml:space="preserve"> overall </w:t>
      </w:r>
      <w:r w:rsidRPr="00A24C9D">
        <w:rPr>
          <w:rStyle w:val="StyleUnderline"/>
          <w:rFonts w:asciiTheme="minorHAnsi" w:hAnsiTheme="minorHAnsi" w:cstheme="minorHAnsi"/>
        </w:rPr>
        <w:t>productivity</w:t>
      </w:r>
      <w:r w:rsidRPr="00A24C9D">
        <w:rPr>
          <w:rFonts w:asciiTheme="minorHAnsi" w:hAnsiTheme="minorHAnsi" w:cstheme="minorHAnsi"/>
          <w:sz w:val="16"/>
        </w:rPr>
        <w:t xml:space="preserve">.[67] </w:t>
      </w:r>
    </w:p>
    <w:p w14:paraId="55D62EBA"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 xml:space="preserve">Another example of how restrictive work rules can harm productivity is the case of </w:t>
      </w:r>
      <w:r w:rsidRPr="00A24C9D">
        <w:rPr>
          <w:rStyle w:val="StyleUnderline"/>
          <w:rFonts w:asciiTheme="minorHAnsi" w:hAnsiTheme="minorHAnsi" w:cstheme="minorHAnsi"/>
          <w:highlight w:val="cyan"/>
        </w:rPr>
        <w:t>the</w:t>
      </w:r>
      <w:r w:rsidRPr="00A24C9D">
        <w:rPr>
          <w:rFonts w:asciiTheme="minorHAnsi" w:hAnsiTheme="minorHAnsi" w:cstheme="minorHAnsi"/>
          <w:sz w:val="16"/>
        </w:rPr>
        <w:t xml:space="preserve"> International Longshoremen’s Association (</w:t>
      </w:r>
      <w:r w:rsidRPr="00A24C9D">
        <w:rPr>
          <w:rStyle w:val="Emphasis"/>
          <w:rFonts w:asciiTheme="minorHAnsi" w:hAnsiTheme="minorHAnsi" w:cstheme="minorHAnsi"/>
          <w:highlight w:val="cyan"/>
        </w:rPr>
        <w:t>ILA</w:t>
      </w:r>
      <w:r w:rsidRPr="00A24C9D">
        <w:rPr>
          <w:rFonts w:asciiTheme="minorHAnsi" w:hAnsiTheme="minorHAnsi" w:cstheme="minorHAnsi"/>
          <w:sz w:val="16"/>
        </w:rPr>
        <w:t xml:space="preserve">), which in 2024 </w:t>
      </w:r>
      <w:r w:rsidRPr="00A24C9D">
        <w:rPr>
          <w:rStyle w:val="StyleUnderline"/>
          <w:rFonts w:asciiTheme="minorHAnsi" w:hAnsiTheme="minorHAnsi" w:cstheme="minorHAnsi"/>
        </w:rPr>
        <w:t xml:space="preserve">pushed for a </w:t>
      </w:r>
      <w:r w:rsidRPr="00A24C9D">
        <w:rPr>
          <w:rStyle w:val="Emphasis"/>
          <w:rFonts w:asciiTheme="minorHAnsi" w:hAnsiTheme="minorHAnsi" w:cstheme="minorHAnsi"/>
        </w:rPr>
        <w:t xml:space="preserve">total </w:t>
      </w:r>
      <w:r w:rsidRPr="00A24C9D">
        <w:rPr>
          <w:rStyle w:val="Emphasis"/>
          <w:rFonts w:asciiTheme="minorHAnsi" w:hAnsiTheme="minorHAnsi" w:cstheme="minorHAnsi"/>
          <w:highlight w:val="cyan"/>
        </w:rPr>
        <w:t>ban</w:t>
      </w:r>
      <w:r w:rsidRPr="00A24C9D">
        <w:rPr>
          <w:rStyle w:val="StyleUnderline"/>
          <w:rFonts w:asciiTheme="minorHAnsi" w:hAnsiTheme="minorHAnsi" w:cstheme="minorHAnsi"/>
          <w:highlight w:val="cyan"/>
        </w:rPr>
        <w:t xml:space="preserve"> on</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port </w:t>
      </w:r>
      <w:r w:rsidRPr="00A24C9D">
        <w:rPr>
          <w:rStyle w:val="Emphasis"/>
          <w:rFonts w:asciiTheme="minorHAnsi" w:hAnsiTheme="minorHAnsi" w:cstheme="minorHAnsi"/>
          <w:highlight w:val="cyan"/>
        </w:rPr>
        <w:t>automation</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Their intention was to protect jobs, but their demand would </w:t>
      </w:r>
      <w:r w:rsidRPr="00A24C9D">
        <w:rPr>
          <w:rStyle w:val="Emphasis"/>
          <w:rFonts w:asciiTheme="minorHAnsi" w:hAnsiTheme="minorHAnsi" w:cstheme="minorHAnsi"/>
          <w:highlight w:val="cyan"/>
        </w:rPr>
        <w:t>block</w:t>
      </w:r>
      <w:r w:rsidRPr="00A24C9D">
        <w:rPr>
          <w:rFonts w:asciiTheme="minorHAnsi" w:hAnsiTheme="minorHAnsi" w:cstheme="minorHAnsi"/>
          <w:sz w:val="16"/>
        </w:rPr>
        <w:t xml:space="preserve"> </w:t>
      </w:r>
      <w:r w:rsidRPr="00A24C9D">
        <w:rPr>
          <w:rStyle w:val="Emphasis"/>
          <w:rFonts w:asciiTheme="minorHAnsi" w:hAnsiTheme="minorHAnsi" w:cstheme="minorHAnsi"/>
        </w:rPr>
        <w:t xml:space="preserve">critical </w:t>
      </w:r>
      <w:r w:rsidRPr="00A24C9D">
        <w:rPr>
          <w:rStyle w:val="Emphasis"/>
          <w:rFonts w:asciiTheme="minorHAnsi" w:hAnsiTheme="minorHAnsi" w:cstheme="minorHAnsi"/>
          <w:highlight w:val="cyan"/>
        </w:rPr>
        <w:t>productivity</w:t>
      </w:r>
      <w:r w:rsidRPr="00A24C9D">
        <w:rPr>
          <w:rStyle w:val="StyleUnderline"/>
          <w:rFonts w:asciiTheme="minorHAnsi" w:hAnsiTheme="minorHAnsi" w:cstheme="minorHAnsi"/>
          <w:highlight w:val="cyan"/>
        </w:rPr>
        <w:t xml:space="preserve"> gains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and </w:t>
      </w:r>
      <w:r w:rsidRPr="00A24C9D">
        <w:rPr>
          <w:rStyle w:val="Emphasis"/>
          <w:rFonts w:asciiTheme="minorHAnsi" w:hAnsiTheme="minorHAnsi" w:cstheme="minorHAnsi"/>
          <w:highlight w:val="cyan"/>
        </w:rPr>
        <w:t>prevent</w:t>
      </w:r>
      <w:r w:rsidRPr="00A24C9D">
        <w:rPr>
          <w:rStyle w:val="StyleUnderline"/>
          <w:rFonts w:asciiTheme="minorHAnsi" w:hAnsiTheme="minorHAnsi" w:cstheme="minorHAnsi"/>
          <w:highlight w:val="cyan"/>
        </w:rPr>
        <w:t xml:space="preserve"> the</w:t>
      </w:r>
      <w:r w:rsidRPr="00A24C9D">
        <w:rPr>
          <w:rFonts w:asciiTheme="minorHAnsi" w:hAnsiTheme="minorHAnsi" w:cstheme="minorHAnsi"/>
          <w:sz w:val="16"/>
        </w:rPr>
        <w:t xml:space="preserve"> kind of </w:t>
      </w:r>
      <w:r w:rsidRPr="00A24C9D">
        <w:rPr>
          <w:rStyle w:val="Emphasis"/>
          <w:rFonts w:asciiTheme="minorHAnsi" w:hAnsiTheme="minorHAnsi" w:cstheme="minorHAnsi"/>
          <w:highlight w:val="cyan"/>
        </w:rPr>
        <w:t>tech</w:t>
      </w:r>
      <w:r w:rsidRPr="00A24C9D">
        <w:rPr>
          <w:rStyle w:val="Emphasis"/>
          <w:rFonts w:asciiTheme="minorHAnsi" w:hAnsiTheme="minorHAnsi" w:cstheme="minorHAnsi"/>
        </w:rPr>
        <w:t>nology-driven</w:t>
      </w:r>
      <w:r w:rsidRPr="00A24C9D">
        <w:rPr>
          <w:rFonts w:asciiTheme="minorHAnsi" w:hAnsiTheme="minorHAnsi" w:cstheme="minorHAnsi"/>
          <w:sz w:val="16"/>
        </w:rPr>
        <w:t xml:space="preserve"> human </w:t>
      </w:r>
      <w:r w:rsidRPr="00A24C9D">
        <w:rPr>
          <w:rStyle w:val="Emphasis"/>
          <w:rFonts w:asciiTheme="minorHAnsi" w:hAnsiTheme="minorHAnsi" w:cstheme="minorHAnsi"/>
          <w:highlight w:val="cyan"/>
        </w:rPr>
        <w:t>capital</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accumulation that </w:t>
      </w:r>
      <w:r w:rsidRPr="00A24C9D">
        <w:rPr>
          <w:rStyle w:val="Emphasis"/>
          <w:rFonts w:asciiTheme="minorHAnsi" w:hAnsiTheme="minorHAnsi" w:cstheme="minorHAnsi"/>
          <w:highlight w:val="cyan"/>
        </w:rPr>
        <w:t>fuels</w:t>
      </w:r>
      <w:r w:rsidRPr="00A24C9D">
        <w:rPr>
          <w:rFonts w:asciiTheme="minorHAnsi" w:hAnsiTheme="minorHAnsi" w:cstheme="minorHAnsi"/>
          <w:sz w:val="16"/>
        </w:rPr>
        <w:t xml:space="preserve"> economic </w:t>
      </w:r>
      <w:r w:rsidRPr="00A24C9D">
        <w:rPr>
          <w:rStyle w:val="Emphasis"/>
          <w:rFonts w:asciiTheme="minorHAnsi" w:hAnsiTheme="minorHAnsi" w:cstheme="minorHAnsi"/>
          <w:highlight w:val="cyan"/>
        </w:rPr>
        <w:t>growth</w:t>
      </w:r>
      <w:r w:rsidRPr="00A24C9D">
        <w:rPr>
          <w:rFonts w:asciiTheme="minorHAnsi" w:hAnsiTheme="minorHAnsi" w:cstheme="minorHAnsi"/>
          <w:sz w:val="16"/>
        </w:rPr>
        <w:t xml:space="preserve">. The economic consequences of such resistance are not just theoretical; they have played out before, most infamously </w:t>
      </w:r>
      <w:r w:rsidRPr="00A24C9D">
        <w:rPr>
          <w:rStyle w:val="StyleUnderline"/>
          <w:rFonts w:asciiTheme="minorHAnsi" w:hAnsiTheme="minorHAnsi" w:cstheme="minorHAnsi"/>
        </w:rPr>
        <w:t>in the mid-20th-century</w:t>
      </w:r>
      <w:r w:rsidRPr="00A24C9D">
        <w:rPr>
          <w:rFonts w:asciiTheme="minorHAnsi" w:hAnsiTheme="minorHAnsi" w:cstheme="minorHAnsi"/>
          <w:sz w:val="16"/>
        </w:rPr>
        <w:t xml:space="preserve"> rubber </w:t>
      </w:r>
      <w:r w:rsidRPr="00A24C9D">
        <w:rPr>
          <w:rStyle w:val="Emphasis"/>
          <w:rFonts w:asciiTheme="minorHAnsi" w:hAnsiTheme="minorHAnsi" w:cstheme="minorHAnsi"/>
        </w:rPr>
        <w:t>tire</w:t>
      </w:r>
      <w:r w:rsidRPr="00A24C9D">
        <w:rPr>
          <w:rFonts w:asciiTheme="minorHAnsi" w:hAnsiTheme="minorHAnsi" w:cstheme="minorHAnsi"/>
          <w:sz w:val="16"/>
        </w:rPr>
        <w:t xml:space="preserve"> </w:t>
      </w:r>
      <w:r w:rsidRPr="00A24C9D">
        <w:rPr>
          <w:rStyle w:val="StyleUnderline"/>
          <w:rFonts w:asciiTheme="minorHAnsi" w:hAnsiTheme="minorHAnsi" w:cstheme="minorHAnsi"/>
        </w:rPr>
        <w:t>industry</w:t>
      </w:r>
      <w:r w:rsidRPr="00A24C9D">
        <w:rPr>
          <w:rFonts w:asciiTheme="minorHAnsi" w:hAnsiTheme="minorHAnsi" w:cstheme="minorHAnsi"/>
          <w:sz w:val="16"/>
        </w:rPr>
        <w:t xml:space="preserve">. Back then, </w:t>
      </w:r>
      <w:r w:rsidRPr="00A24C9D">
        <w:rPr>
          <w:rStyle w:val="StyleUnderline"/>
          <w:rFonts w:asciiTheme="minorHAnsi" w:hAnsiTheme="minorHAnsi" w:cstheme="minorHAnsi"/>
        </w:rPr>
        <w:t xml:space="preserve">excessive </w:t>
      </w:r>
      <w:r w:rsidRPr="00A24C9D">
        <w:rPr>
          <w:rStyle w:val="Emphasis"/>
          <w:rFonts w:asciiTheme="minorHAnsi" w:hAnsiTheme="minorHAnsi" w:cstheme="minorHAnsi"/>
        </w:rPr>
        <w:t>labor costs</w:t>
      </w:r>
      <w:r w:rsidRPr="00A24C9D">
        <w:rPr>
          <w:rFonts w:asciiTheme="minorHAnsi" w:hAnsiTheme="minorHAnsi" w:cstheme="minorHAnsi"/>
          <w:sz w:val="16"/>
        </w:rPr>
        <w:t xml:space="preserve"> </w:t>
      </w:r>
      <w:r w:rsidRPr="00A24C9D">
        <w:rPr>
          <w:rStyle w:val="StyleUnderline"/>
          <w:rFonts w:asciiTheme="minorHAnsi" w:hAnsiTheme="minorHAnsi" w:cstheme="minorHAnsi"/>
        </w:rPr>
        <w:t>driven by aggressive</w:t>
      </w:r>
      <w:r w:rsidRPr="00A24C9D">
        <w:rPr>
          <w:rFonts w:asciiTheme="minorHAnsi" w:hAnsiTheme="minorHAnsi" w:cstheme="minorHAnsi"/>
          <w:sz w:val="16"/>
        </w:rPr>
        <w:t xml:space="preserve"> labor </w:t>
      </w:r>
      <w:r w:rsidRPr="00A24C9D">
        <w:rPr>
          <w:rStyle w:val="Emphasis"/>
          <w:rFonts w:asciiTheme="minorHAnsi" w:hAnsiTheme="minorHAnsi" w:cstheme="minorHAnsi"/>
        </w:rPr>
        <w:t>union bargaining</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forced companies to relocate to </w:t>
      </w:r>
      <w:r w:rsidRPr="00A24C9D">
        <w:rPr>
          <w:rStyle w:val="Emphasis"/>
          <w:rFonts w:asciiTheme="minorHAnsi" w:hAnsiTheme="minorHAnsi" w:cstheme="minorHAnsi"/>
        </w:rPr>
        <w:t>less unionized</w:t>
      </w:r>
      <w:r w:rsidRPr="00A24C9D">
        <w:rPr>
          <w:rStyle w:val="StyleUnderline"/>
          <w:rFonts w:asciiTheme="minorHAnsi" w:hAnsiTheme="minorHAnsi" w:cstheme="minorHAnsi"/>
        </w:rPr>
        <w:t xml:space="preserve"> regions</w:t>
      </w:r>
      <w:r w:rsidRPr="00A24C9D">
        <w:rPr>
          <w:rFonts w:asciiTheme="minorHAnsi" w:hAnsiTheme="minorHAnsi" w:cstheme="minorHAnsi"/>
          <w:sz w:val="16"/>
        </w:rPr>
        <w:t xml:space="preserve">, </w:t>
      </w:r>
      <w:r w:rsidRPr="00A24C9D">
        <w:rPr>
          <w:rStyle w:val="Emphasis"/>
          <w:rFonts w:asciiTheme="minorHAnsi" w:hAnsiTheme="minorHAnsi" w:cstheme="minorHAnsi"/>
        </w:rPr>
        <w:t>destabilizing</w:t>
      </w:r>
      <w:r w:rsidRPr="00A24C9D">
        <w:rPr>
          <w:rStyle w:val="StyleUnderline"/>
          <w:rFonts w:asciiTheme="minorHAnsi" w:hAnsiTheme="minorHAnsi" w:cstheme="minorHAnsi"/>
        </w:rPr>
        <w:t xml:space="preserve"> local</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economies and </w:t>
      </w:r>
      <w:r w:rsidRPr="00A24C9D">
        <w:rPr>
          <w:rStyle w:val="Emphasis"/>
          <w:rFonts w:asciiTheme="minorHAnsi" w:hAnsiTheme="minorHAnsi" w:cstheme="minorHAnsi"/>
        </w:rPr>
        <w:t>eroding</w:t>
      </w:r>
      <w:r w:rsidRPr="00A24C9D">
        <w:rPr>
          <w:rFonts w:asciiTheme="minorHAnsi" w:hAnsiTheme="minorHAnsi" w:cstheme="minorHAnsi"/>
          <w:sz w:val="16"/>
        </w:rPr>
        <w:t xml:space="preserve"> industrial </w:t>
      </w:r>
      <w:r w:rsidRPr="00A24C9D">
        <w:rPr>
          <w:rStyle w:val="StyleUnderline"/>
          <w:rFonts w:asciiTheme="minorHAnsi" w:hAnsiTheme="minorHAnsi" w:cstheme="minorHAnsi"/>
        </w:rPr>
        <w:t>competitiveness</w:t>
      </w:r>
      <w:r w:rsidRPr="00A24C9D">
        <w:rPr>
          <w:rFonts w:asciiTheme="minorHAnsi" w:hAnsiTheme="minorHAnsi" w:cstheme="minorHAnsi"/>
          <w:sz w:val="16"/>
        </w:rPr>
        <w:t xml:space="preserve">.[68] Yet, to be fair, </w:t>
      </w:r>
      <w:r w:rsidRPr="00A24C9D">
        <w:rPr>
          <w:rStyle w:val="StyleUnderline"/>
          <w:rFonts w:asciiTheme="minorHAnsi" w:hAnsiTheme="minorHAnsi" w:cstheme="minorHAnsi"/>
        </w:rPr>
        <w:t xml:space="preserve">there </w:t>
      </w:r>
      <w:r w:rsidRPr="00A24C9D">
        <w:rPr>
          <w:rStyle w:val="Emphasis"/>
          <w:rFonts w:asciiTheme="minorHAnsi" w:hAnsiTheme="minorHAnsi" w:cstheme="minorHAnsi"/>
        </w:rPr>
        <w:t>are</w:t>
      </w:r>
      <w:r w:rsidRPr="00A24C9D">
        <w:rPr>
          <w:rStyle w:val="StyleUnderline"/>
          <w:rFonts w:asciiTheme="minorHAnsi" w:hAnsiTheme="minorHAnsi" w:cstheme="minorHAnsi"/>
        </w:rPr>
        <w:t xml:space="preserve"> cases where</w:t>
      </w:r>
      <w:r w:rsidRPr="00A24C9D">
        <w:rPr>
          <w:rFonts w:asciiTheme="minorHAnsi" w:hAnsiTheme="minorHAnsi" w:cstheme="minorHAnsi"/>
          <w:sz w:val="16"/>
        </w:rPr>
        <w:t xml:space="preserve"> labor </w:t>
      </w:r>
      <w:r w:rsidRPr="00A24C9D">
        <w:rPr>
          <w:rStyle w:val="StyleUnderline"/>
          <w:rFonts w:asciiTheme="minorHAnsi" w:hAnsiTheme="minorHAnsi" w:cstheme="minorHAnsi"/>
        </w:rPr>
        <w:t>unions have managed to boost productivity</w:t>
      </w:r>
      <w:r w:rsidRPr="00A24C9D">
        <w:rPr>
          <w:rFonts w:asciiTheme="minorHAnsi" w:hAnsiTheme="minorHAnsi" w:cstheme="minorHAnsi"/>
          <w:sz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w:t>
      </w:r>
      <w:r w:rsidRPr="00A24C9D">
        <w:rPr>
          <w:rStyle w:val="StyleUnderline"/>
          <w:rFonts w:asciiTheme="minorHAnsi" w:hAnsiTheme="minorHAnsi" w:cstheme="minorHAnsi"/>
        </w:rPr>
        <w:t>the most substantial productivity gains</w:t>
      </w:r>
      <w:r w:rsidRPr="00A24C9D">
        <w:rPr>
          <w:rFonts w:asciiTheme="minorHAnsi" w:hAnsiTheme="minorHAnsi" w:cstheme="minorHAnsi"/>
          <w:sz w:val="16"/>
        </w:rPr>
        <w:t xml:space="preserve"> came from mines </w:t>
      </w:r>
      <w:r w:rsidRPr="00A24C9D">
        <w:rPr>
          <w:rStyle w:val="StyleUnderline"/>
          <w:rFonts w:asciiTheme="minorHAnsi" w:hAnsiTheme="minorHAnsi" w:cstheme="minorHAnsi"/>
        </w:rPr>
        <w:t xml:space="preserve">where these </w:t>
      </w:r>
      <w:r w:rsidRPr="00A24C9D">
        <w:rPr>
          <w:rStyle w:val="Emphasis"/>
          <w:rFonts w:asciiTheme="minorHAnsi" w:hAnsiTheme="minorHAnsi" w:cstheme="minorHAnsi"/>
        </w:rPr>
        <w:t>rigid</w:t>
      </w:r>
      <w:r w:rsidRPr="00A24C9D">
        <w:rPr>
          <w:rStyle w:val="StyleUnderline"/>
          <w:rFonts w:asciiTheme="minorHAnsi" w:hAnsiTheme="minorHAnsi" w:cstheme="minorHAnsi"/>
        </w:rPr>
        <w:t xml:space="preserve"> labor union rules were</w:t>
      </w:r>
      <w:r w:rsidRPr="00A24C9D">
        <w:rPr>
          <w:rFonts w:asciiTheme="minorHAnsi" w:hAnsiTheme="minorHAnsi" w:cstheme="minorHAnsi"/>
          <w:sz w:val="16"/>
        </w:rPr>
        <w:t xml:space="preserve"> </w:t>
      </w:r>
      <w:r w:rsidRPr="00A24C9D">
        <w:rPr>
          <w:rStyle w:val="Emphasis"/>
          <w:rFonts w:asciiTheme="minorHAnsi" w:hAnsiTheme="minorHAnsi" w:cstheme="minorHAnsi"/>
        </w:rPr>
        <w:t>most</w:t>
      </w:r>
      <w:r w:rsidRPr="00A24C9D">
        <w:rPr>
          <w:rFonts w:asciiTheme="minorHAnsi" w:hAnsiTheme="minorHAnsi" w:cstheme="minorHAnsi"/>
          <w:sz w:val="16"/>
        </w:rPr>
        <w:t xml:space="preserve"> significantly </w:t>
      </w:r>
      <w:r w:rsidRPr="00A24C9D">
        <w:rPr>
          <w:rStyle w:val="StyleUnderline"/>
          <w:rFonts w:asciiTheme="minorHAnsi" w:hAnsiTheme="minorHAnsi" w:cstheme="minorHAnsi"/>
        </w:rPr>
        <w:t>relaxed</w:t>
      </w:r>
      <w:r w:rsidRPr="00A24C9D">
        <w:rPr>
          <w:rFonts w:asciiTheme="minorHAnsi" w:hAnsiTheme="minorHAnsi" w:cstheme="minorHAnsi"/>
          <w:sz w:val="16"/>
        </w:rPr>
        <w:t>.[69]</w:t>
      </w:r>
    </w:p>
    <w:p w14:paraId="14CB7675"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5C8C14A9" w14:textId="77777777" w:rsidR="00705A90" w:rsidRPr="00A24C9D" w:rsidRDefault="00705A90" w:rsidP="00705A90">
      <w:pPr>
        <w:rPr>
          <w:rFonts w:asciiTheme="minorHAnsi" w:hAnsiTheme="minorHAnsi" w:cstheme="minorHAnsi"/>
          <w:sz w:val="16"/>
        </w:rPr>
      </w:pPr>
      <w:r w:rsidRPr="00A24C9D">
        <w:rPr>
          <w:rStyle w:val="StyleUnderline"/>
          <w:rFonts w:asciiTheme="minorHAnsi" w:hAnsiTheme="minorHAnsi" w:cstheme="minorHAnsi"/>
        </w:rPr>
        <w:t xml:space="preserve">The </w:t>
      </w:r>
      <w:r w:rsidRPr="00A24C9D">
        <w:rPr>
          <w:rStyle w:val="Emphasis"/>
          <w:rFonts w:asciiTheme="minorHAnsi" w:hAnsiTheme="minorHAnsi" w:cstheme="minorHAnsi"/>
          <w:highlight w:val="cyan"/>
        </w:rPr>
        <w:t>economics lit</w:t>
      </w:r>
      <w:r w:rsidRPr="00A24C9D">
        <w:rPr>
          <w:rFonts w:asciiTheme="minorHAnsi" w:hAnsiTheme="minorHAnsi" w:cstheme="minorHAnsi"/>
          <w:sz w:val="16"/>
        </w:rPr>
        <w:t xml:space="preserve">erature </w:t>
      </w:r>
      <w:r w:rsidRPr="00BE615D">
        <w:rPr>
          <w:rStyle w:val="Emphasis"/>
        </w:rPr>
        <w:t xml:space="preserve">consistently </w:t>
      </w:r>
      <w:r w:rsidRPr="00BE615D">
        <w:rPr>
          <w:rStyle w:val="Emphasis"/>
          <w:highlight w:val="cyan"/>
        </w:rPr>
        <w:t>shows</w:t>
      </w:r>
      <w:r w:rsidRPr="00A24C9D">
        <w:rPr>
          <w:rFonts w:asciiTheme="minorHAnsi" w:hAnsiTheme="minorHAnsi" w:cstheme="minorHAnsi"/>
          <w:sz w:val="16"/>
        </w:rPr>
        <w:t xml:space="preserve"> that more </w:t>
      </w:r>
      <w:r w:rsidRPr="00A24C9D">
        <w:rPr>
          <w:rStyle w:val="Emphasis"/>
          <w:rFonts w:asciiTheme="minorHAnsi" w:hAnsiTheme="minorHAnsi" w:cstheme="minorHAnsi"/>
          <w:highlight w:val="cyan"/>
        </w:rPr>
        <w:t>powerful</w:t>
      </w:r>
      <w:r w:rsidRPr="00A24C9D">
        <w:rPr>
          <w:rStyle w:val="StyleUnderline"/>
          <w:rFonts w:asciiTheme="minorHAnsi" w:hAnsiTheme="minorHAnsi" w:cstheme="minorHAnsi"/>
        </w:rPr>
        <w:t xml:space="preserve"> and aggressive</w:t>
      </w:r>
      <w:r w:rsidRPr="00A24C9D">
        <w:rPr>
          <w:rFonts w:asciiTheme="minorHAnsi" w:hAnsiTheme="minorHAnsi" w:cstheme="minorHAnsi"/>
          <w:sz w:val="16"/>
        </w:rPr>
        <w:t xml:space="preserve"> labor </w:t>
      </w:r>
      <w:r w:rsidRPr="00A24C9D">
        <w:rPr>
          <w:rStyle w:val="Emphasis"/>
          <w:rFonts w:asciiTheme="minorHAnsi" w:hAnsiTheme="minorHAnsi" w:cstheme="minorHAnsi"/>
          <w:highlight w:val="cyan"/>
        </w:rPr>
        <w:t>unions</w:t>
      </w:r>
      <w:r w:rsidRPr="00A24C9D">
        <w:rPr>
          <w:rStyle w:val="StyleUnderline"/>
          <w:rFonts w:asciiTheme="minorHAnsi" w:hAnsiTheme="minorHAnsi" w:cstheme="minorHAnsi"/>
        </w:rPr>
        <w:t xml:space="preserve"> with </w:t>
      </w:r>
      <w:r w:rsidRPr="00A24C9D">
        <w:rPr>
          <w:rStyle w:val="Emphasis"/>
          <w:rFonts w:asciiTheme="minorHAnsi" w:hAnsiTheme="minorHAnsi" w:cstheme="minorHAnsi"/>
        </w:rPr>
        <w:t>unsustainable demands</w:t>
      </w:r>
      <w:r w:rsidRPr="00A24C9D">
        <w:rPr>
          <w:rFonts w:asciiTheme="minorHAnsi" w:hAnsiTheme="minorHAnsi" w:cstheme="minorHAnsi"/>
          <w:sz w:val="16"/>
        </w:rPr>
        <w:t xml:space="preserve"> also </w:t>
      </w:r>
      <w:r w:rsidRPr="00A24C9D">
        <w:rPr>
          <w:rStyle w:val="StyleUnderline"/>
          <w:rFonts w:asciiTheme="minorHAnsi" w:hAnsiTheme="minorHAnsi" w:cstheme="minorHAnsi"/>
        </w:rPr>
        <w:t xml:space="preserve">tend to </w:t>
      </w:r>
      <w:r w:rsidRPr="00A24C9D">
        <w:rPr>
          <w:rStyle w:val="StyleUnderline"/>
          <w:rFonts w:asciiTheme="minorHAnsi" w:hAnsiTheme="minorHAnsi" w:cstheme="minorHAnsi"/>
          <w:highlight w:val="cyan"/>
        </w:rPr>
        <w:t>reduce</w:t>
      </w:r>
      <w:r w:rsidRPr="00A24C9D">
        <w:rPr>
          <w:rStyle w:val="StyleUnderline"/>
          <w:rFonts w:asciiTheme="minorHAnsi" w:hAnsiTheme="minorHAnsi" w:cstheme="minorHAnsi"/>
        </w:rPr>
        <w:t xml:space="preserve"> firm </w:t>
      </w:r>
      <w:r w:rsidRPr="00A24C9D">
        <w:rPr>
          <w:rStyle w:val="Emphasis"/>
          <w:rFonts w:asciiTheme="minorHAnsi" w:hAnsiTheme="minorHAnsi" w:cstheme="minorHAnsi"/>
          <w:highlight w:val="cyan"/>
        </w:rPr>
        <w:t>profi</w:t>
      </w:r>
      <w:r w:rsidRPr="00A24C9D">
        <w:rPr>
          <w:rStyle w:val="Emphasis"/>
          <w:rFonts w:asciiTheme="minorHAnsi" w:hAnsiTheme="minorHAnsi" w:cstheme="minorHAnsi"/>
        </w:rPr>
        <w:t>tability</w:t>
      </w:r>
      <w:r w:rsidRPr="00A24C9D">
        <w:rPr>
          <w:rFonts w:asciiTheme="minorHAnsi" w:hAnsiTheme="minorHAnsi" w:cstheme="minorHAnsi"/>
          <w:sz w:val="16"/>
        </w:rPr>
        <w:t xml:space="preserve">, which in turn hurts worker-level outcomes. One way to understand this effect is to investigate how labor-market regulations shape the distribution of rents between firms and workers. One study showed that </w:t>
      </w:r>
      <w:r w:rsidRPr="00A24C9D">
        <w:rPr>
          <w:rStyle w:val="Emphasis"/>
          <w:rFonts w:asciiTheme="minorHAnsi" w:hAnsiTheme="minorHAnsi" w:cstheme="minorHAnsi"/>
        </w:rPr>
        <w:t>reducing</w:t>
      </w:r>
      <w:r w:rsidRPr="00A24C9D">
        <w:rPr>
          <w:rFonts w:asciiTheme="minorHAnsi" w:hAnsiTheme="minorHAnsi" w:cstheme="minorHAnsi"/>
          <w:sz w:val="16"/>
        </w:rPr>
        <w:t xml:space="preserve"> labor </w:t>
      </w:r>
      <w:r w:rsidRPr="00A24C9D">
        <w:rPr>
          <w:rStyle w:val="StyleUnderline"/>
          <w:rFonts w:asciiTheme="minorHAnsi" w:hAnsiTheme="minorHAnsi" w:cstheme="minorHAnsi"/>
        </w:rPr>
        <w:t xml:space="preserve">union </w:t>
      </w:r>
      <w:r w:rsidRPr="00A24C9D">
        <w:rPr>
          <w:rStyle w:val="Emphasis"/>
          <w:rFonts w:asciiTheme="minorHAnsi" w:hAnsiTheme="minorHAnsi" w:cstheme="minorHAnsi"/>
        </w:rPr>
        <w:t>bargaining power</w:t>
      </w:r>
      <w:r w:rsidRPr="00A24C9D">
        <w:rPr>
          <w:rFonts w:asciiTheme="minorHAnsi" w:hAnsiTheme="minorHAnsi" w:cstheme="minorHAnsi"/>
          <w:sz w:val="16"/>
        </w:rPr>
        <w:t xml:space="preserve">—essentially a form of labor market deregulation—can lower real wages without impacting unemployment in the short term. However, </w:t>
      </w:r>
      <w:r w:rsidRPr="00A24C9D">
        <w:rPr>
          <w:rStyle w:val="StyleUnderline"/>
          <w:rFonts w:asciiTheme="minorHAnsi" w:hAnsiTheme="minorHAnsi" w:cstheme="minorHAnsi"/>
        </w:rPr>
        <w:t xml:space="preserve">over the </w:t>
      </w:r>
      <w:r w:rsidRPr="00A24C9D">
        <w:rPr>
          <w:rStyle w:val="Emphasis"/>
          <w:rFonts w:asciiTheme="minorHAnsi" w:hAnsiTheme="minorHAnsi" w:cstheme="minorHAnsi"/>
        </w:rPr>
        <w:t>long term</w:t>
      </w:r>
      <w:r w:rsidRPr="00A24C9D">
        <w:rPr>
          <w:rFonts w:asciiTheme="minorHAnsi" w:hAnsiTheme="minorHAnsi" w:cstheme="minorHAnsi"/>
          <w:sz w:val="16"/>
        </w:rPr>
        <w:t xml:space="preserve">, deregulation </w:t>
      </w:r>
      <w:r w:rsidRPr="00A24C9D">
        <w:rPr>
          <w:rStyle w:val="Emphasis"/>
          <w:rFonts w:asciiTheme="minorHAnsi" w:hAnsiTheme="minorHAnsi" w:cstheme="minorHAnsi"/>
        </w:rPr>
        <w:t>boosts</w:t>
      </w:r>
      <w:r w:rsidRPr="00A24C9D">
        <w:rPr>
          <w:rStyle w:val="StyleUnderline"/>
          <w:rFonts w:asciiTheme="minorHAnsi" w:hAnsiTheme="minorHAnsi" w:cstheme="minorHAnsi"/>
        </w:rPr>
        <w:t xml:space="preserve"> firm profits, sparking greater </w:t>
      </w:r>
      <w:r w:rsidRPr="00A24C9D">
        <w:rPr>
          <w:rStyle w:val="Emphasis"/>
          <w:rFonts w:asciiTheme="minorHAnsi" w:hAnsiTheme="minorHAnsi" w:cstheme="minorHAnsi"/>
        </w:rPr>
        <w:t>market competition</w:t>
      </w:r>
      <w:r w:rsidRPr="00A24C9D">
        <w:rPr>
          <w:rStyle w:val="StyleUnderline"/>
          <w:rFonts w:asciiTheme="minorHAnsi" w:hAnsiTheme="minorHAnsi" w:cstheme="minorHAnsi"/>
        </w:rPr>
        <w:t xml:space="preserve"> and new </w:t>
      </w:r>
      <w:r w:rsidRPr="00A24C9D">
        <w:rPr>
          <w:rStyle w:val="Emphasis"/>
          <w:rFonts w:asciiTheme="minorHAnsi" w:hAnsiTheme="minorHAnsi" w:cstheme="minorHAnsi"/>
        </w:rPr>
        <w:t>firm entry</w:t>
      </w:r>
      <w:r w:rsidRPr="00A24C9D">
        <w:rPr>
          <w:rFonts w:asciiTheme="minorHAnsi" w:hAnsiTheme="minorHAnsi" w:cstheme="minorHAnsi"/>
          <w:sz w:val="16"/>
        </w:rPr>
        <w:t xml:space="preserve">, </w:t>
      </w:r>
      <w:r w:rsidRPr="00A24C9D">
        <w:rPr>
          <w:rStyle w:val="StyleUnderline"/>
          <w:rFonts w:asciiTheme="minorHAnsi" w:hAnsiTheme="minorHAnsi" w:cstheme="minorHAnsi"/>
        </w:rPr>
        <w:t>which</w:t>
      </w:r>
      <w:r w:rsidRPr="00A24C9D">
        <w:rPr>
          <w:rFonts w:asciiTheme="minorHAnsi" w:hAnsiTheme="minorHAnsi" w:cstheme="minorHAnsi"/>
          <w:sz w:val="16"/>
        </w:rPr>
        <w:t xml:space="preserve"> eventually </w:t>
      </w:r>
      <w:r w:rsidRPr="00A24C9D">
        <w:rPr>
          <w:rStyle w:val="StyleUnderline"/>
          <w:rFonts w:asciiTheme="minorHAnsi" w:hAnsiTheme="minorHAnsi" w:cstheme="minorHAnsi"/>
        </w:rPr>
        <w:t>drives down unemployment and</w:t>
      </w:r>
      <w:r w:rsidRPr="00A24C9D">
        <w:rPr>
          <w:rFonts w:asciiTheme="minorHAnsi" w:hAnsiTheme="minorHAnsi" w:cstheme="minorHAnsi"/>
          <w:sz w:val="16"/>
        </w:rPr>
        <w:t xml:space="preserve"> </w:t>
      </w:r>
      <w:r w:rsidRPr="00A24C9D">
        <w:rPr>
          <w:rStyle w:val="Emphasis"/>
          <w:rFonts w:asciiTheme="minorHAnsi" w:hAnsiTheme="minorHAnsi" w:cstheme="minorHAnsi"/>
        </w:rPr>
        <w:t>restores wages</w:t>
      </w:r>
      <w:r w:rsidRPr="00A24C9D">
        <w:rPr>
          <w:rFonts w:asciiTheme="minorHAnsi" w:hAnsiTheme="minorHAnsi" w:cstheme="minorHAnsi"/>
          <w:sz w:val="16"/>
        </w:rPr>
        <w:t xml:space="preserve"> to their previous levels. This dynamic illustrates how, in heavily unionized environments,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initial</w:t>
      </w:r>
      <w:r w:rsidRPr="00A24C9D">
        <w:rPr>
          <w:rStyle w:val="StyleUnderline"/>
          <w:rFonts w:asciiTheme="minorHAnsi" w:hAnsiTheme="minorHAnsi" w:cstheme="minorHAnsi"/>
        </w:rPr>
        <w:t xml:space="preserve"> wage cuts</w:t>
      </w:r>
      <w:r w:rsidRPr="00A24C9D">
        <w:rPr>
          <w:rFonts w:asciiTheme="minorHAnsi" w:hAnsiTheme="minorHAnsi" w:cstheme="minorHAnsi"/>
          <w:sz w:val="16"/>
        </w:rPr>
        <w:t xml:space="preserve"> from deregulation </w:t>
      </w:r>
      <w:r w:rsidRPr="00A24C9D">
        <w:rPr>
          <w:rStyle w:val="StyleUnderline"/>
          <w:rFonts w:asciiTheme="minorHAnsi" w:hAnsiTheme="minorHAnsi" w:cstheme="minorHAnsi"/>
        </w:rPr>
        <w:t>lead to broader econ</w:t>
      </w:r>
      <w:r w:rsidRPr="00A24C9D">
        <w:rPr>
          <w:rFonts w:asciiTheme="minorHAnsi" w:hAnsiTheme="minorHAnsi" w:cstheme="minorHAnsi"/>
          <w:sz w:val="16"/>
        </w:rPr>
        <w:t xml:space="preserve">omic </w:t>
      </w:r>
      <w:r w:rsidRPr="00A24C9D">
        <w:rPr>
          <w:rStyle w:val="StyleUnderline"/>
          <w:rFonts w:asciiTheme="minorHAnsi" w:hAnsiTheme="minorHAnsi" w:cstheme="minorHAnsi"/>
        </w:rPr>
        <w:t>benefits</w:t>
      </w:r>
      <w:r w:rsidRPr="00A24C9D">
        <w:rPr>
          <w:rFonts w:asciiTheme="minorHAnsi" w:hAnsiTheme="minorHAnsi" w:cstheme="minorHAnsi"/>
          <w:sz w:val="16"/>
        </w:rPr>
        <w:t xml:space="preserve"> over time.[71]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direct</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spillover</w:t>
      </w:r>
      <w:r w:rsidRPr="00A24C9D">
        <w:rPr>
          <w:rStyle w:val="StyleUnderline"/>
          <w:rFonts w:asciiTheme="minorHAnsi" w:hAnsiTheme="minorHAnsi" w:cstheme="minorHAnsi"/>
        </w:rPr>
        <w:t xml:space="preserve"> effects of</w:t>
      </w:r>
      <w:r w:rsidRPr="00A24C9D">
        <w:rPr>
          <w:rFonts w:asciiTheme="minorHAnsi" w:hAnsiTheme="minorHAnsi" w:cstheme="minorHAnsi"/>
          <w:sz w:val="16"/>
        </w:rPr>
        <w:t xml:space="preserve"> labor </w:t>
      </w:r>
      <w:r w:rsidRPr="00A24C9D">
        <w:rPr>
          <w:rStyle w:val="StyleUnderline"/>
          <w:rFonts w:asciiTheme="minorHAnsi" w:hAnsiTheme="minorHAnsi" w:cstheme="minorHAnsi"/>
        </w:rPr>
        <w:t xml:space="preserve">union organizing on firm </w:t>
      </w:r>
      <w:r w:rsidRPr="00A24C9D">
        <w:rPr>
          <w:rStyle w:val="Emphasis"/>
          <w:rFonts w:asciiTheme="minorHAnsi" w:hAnsiTheme="minorHAnsi" w:cstheme="minorHAnsi"/>
        </w:rPr>
        <w:t>profitability</w:t>
      </w:r>
      <w:r w:rsidRPr="00A24C9D">
        <w:rPr>
          <w:rFonts w:asciiTheme="minorHAnsi" w:hAnsiTheme="minorHAnsi" w:cstheme="minorHAnsi"/>
          <w:sz w:val="16"/>
        </w:rPr>
        <w:t xml:space="preserve"> </w:t>
      </w:r>
      <w:r w:rsidRPr="00A24C9D">
        <w:rPr>
          <w:rStyle w:val="StyleUnderline"/>
          <w:rFonts w:asciiTheme="minorHAnsi" w:hAnsiTheme="minorHAnsi" w:cstheme="minorHAnsi"/>
        </w:rPr>
        <w:t>are</w:t>
      </w:r>
      <w:r w:rsidRPr="00A24C9D">
        <w:rPr>
          <w:rFonts w:asciiTheme="minorHAnsi" w:hAnsiTheme="minorHAnsi" w:cstheme="minorHAnsi"/>
          <w:sz w:val="16"/>
        </w:rPr>
        <w:t xml:space="preserve"> particularly </w:t>
      </w:r>
      <w:r w:rsidRPr="00A24C9D">
        <w:rPr>
          <w:rStyle w:val="Emphasis"/>
          <w:rFonts w:asciiTheme="minorHAnsi" w:hAnsiTheme="minorHAnsi" w:cstheme="minorHAnsi"/>
        </w:rPr>
        <w:t>striking</w:t>
      </w:r>
      <w:r w:rsidRPr="00A24C9D">
        <w:rPr>
          <w:rFonts w:asciiTheme="minorHAnsi" w:hAnsiTheme="minorHAnsi" w:cstheme="minorHAnsi"/>
          <w:sz w:val="16"/>
        </w:rPr>
        <w:t xml:space="preserve">. For instance, </w:t>
      </w:r>
      <w:r w:rsidRPr="00A24C9D">
        <w:rPr>
          <w:rStyle w:val="StyleUnderline"/>
          <w:rFonts w:asciiTheme="minorHAnsi" w:hAnsiTheme="minorHAnsi" w:cstheme="minorHAnsi"/>
          <w:highlight w:val="cyan"/>
        </w:rPr>
        <w:t>companies</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facing</w:t>
      </w:r>
      <w:r w:rsidRPr="00A24C9D">
        <w:rPr>
          <w:rFonts w:asciiTheme="minorHAnsi" w:hAnsiTheme="minorHAnsi" w:cstheme="minorHAnsi"/>
          <w:sz w:val="16"/>
        </w:rPr>
        <w:t xml:space="preserve"> labor </w:t>
      </w:r>
      <w:r w:rsidRPr="00A24C9D">
        <w:rPr>
          <w:rStyle w:val="StyleUnderline"/>
          <w:rFonts w:asciiTheme="minorHAnsi" w:hAnsiTheme="minorHAnsi" w:cstheme="minorHAnsi"/>
          <w:highlight w:val="cyan"/>
        </w:rPr>
        <w:t xml:space="preserve">union petitions see their </w:t>
      </w:r>
      <w:r w:rsidRPr="00A24C9D">
        <w:rPr>
          <w:rStyle w:val="Emphasis"/>
          <w:rFonts w:asciiTheme="minorHAnsi" w:hAnsiTheme="minorHAnsi" w:cstheme="minorHAnsi"/>
          <w:highlight w:val="cyan"/>
        </w:rPr>
        <w:t>stock</w:t>
      </w:r>
      <w:r w:rsidRPr="00A24C9D">
        <w:rPr>
          <w:rFonts w:asciiTheme="minorHAnsi" w:hAnsiTheme="minorHAnsi" w:cstheme="minorHAnsi"/>
          <w:sz w:val="16"/>
        </w:rPr>
        <w:t xml:space="preserve"> price</w:t>
      </w:r>
      <w:r w:rsidRPr="00A24C9D">
        <w:rPr>
          <w:rStyle w:val="Emphasis"/>
          <w:rFonts w:asciiTheme="minorHAnsi" w:hAnsiTheme="minorHAnsi" w:cstheme="minorHAnsi"/>
          <w:highlight w:val="cyan"/>
        </w:rPr>
        <w:t>s drop</w:t>
      </w:r>
      <w:r w:rsidRPr="00A24C9D">
        <w:rPr>
          <w:rFonts w:asciiTheme="minorHAnsi" w:hAnsiTheme="minorHAnsi" w:cstheme="minorHAnsi"/>
          <w:sz w:val="16"/>
        </w:rPr>
        <w:t xml:space="preserve"> by an average of </w:t>
      </w:r>
      <w:r w:rsidRPr="00A24C9D">
        <w:rPr>
          <w:rStyle w:val="StyleUnderline"/>
          <w:rFonts w:asciiTheme="minorHAnsi" w:hAnsiTheme="minorHAnsi" w:cstheme="minorHAnsi"/>
        </w:rPr>
        <w:t>1</w:t>
      </w:r>
      <w:r w:rsidRPr="00A24C9D">
        <w:rPr>
          <w:rFonts w:asciiTheme="minorHAnsi" w:hAnsiTheme="minorHAnsi" w:cstheme="minorHAnsi"/>
          <w:sz w:val="16"/>
        </w:rPr>
        <w:t xml:space="preserve">.04 </w:t>
      </w:r>
      <w:r w:rsidRPr="00A24C9D">
        <w:rPr>
          <w:rStyle w:val="StyleUnderline"/>
          <w:rFonts w:asciiTheme="minorHAnsi" w:hAnsiTheme="minorHAnsi" w:cstheme="minorHAnsi"/>
        </w:rPr>
        <w:t>percent</w:t>
      </w:r>
      <w:r w:rsidRPr="00A24C9D">
        <w:rPr>
          <w:rFonts w:asciiTheme="minorHAnsi" w:hAnsiTheme="minorHAnsi" w:cstheme="minorHAnsi"/>
          <w:sz w:val="16"/>
        </w:rPr>
        <w:t xml:space="preserve">. This effect extends beyond the targeted firms: </w:t>
      </w:r>
      <w:r w:rsidRPr="00E90CC5">
        <w:rPr>
          <w:rStyle w:val="Emphasis"/>
          <w:highlight w:val="cyan"/>
        </w:rPr>
        <w:t>Nonunion firms</w:t>
      </w:r>
      <w:r w:rsidRPr="00A24C9D">
        <w:rPr>
          <w:rStyle w:val="StyleUnderline"/>
          <w:rFonts w:asciiTheme="minorHAnsi" w:hAnsiTheme="minorHAnsi" w:cstheme="minorHAnsi"/>
        </w:rPr>
        <w:t xml:space="preserve"> in the same industry</w:t>
      </w:r>
      <w:r w:rsidRPr="00A24C9D">
        <w:rPr>
          <w:rFonts w:asciiTheme="minorHAnsi" w:hAnsiTheme="minorHAnsi" w:cstheme="minorHAnsi"/>
          <w:sz w:val="16"/>
        </w:rPr>
        <w:t xml:space="preserve"> also </w:t>
      </w:r>
      <w:r w:rsidRPr="00E90CC5">
        <w:rPr>
          <w:rStyle w:val="StyleUnderline"/>
          <w:rFonts w:asciiTheme="minorHAnsi" w:hAnsiTheme="minorHAnsi" w:cstheme="minorHAnsi"/>
          <w:highlight w:val="cyan"/>
        </w:rPr>
        <w:t>experience</w:t>
      </w:r>
      <w:r w:rsidRPr="00A24C9D">
        <w:rPr>
          <w:rStyle w:val="StyleUnderline"/>
          <w:rFonts w:asciiTheme="minorHAnsi" w:hAnsiTheme="minorHAnsi" w:cstheme="minorHAnsi"/>
        </w:rPr>
        <w:t xml:space="preserve"> market </w:t>
      </w:r>
      <w:r w:rsidRPr="00E90CC5">
        <w:rPr>
          <w:rStyle w:val="StyleUnderline"/>
          <w:rFonts w:asciiTheme="minorHAnsi" w:hAnsiTheme="minorHAnsi" w:cstheme="minorHAnsi"/>
          <w:highlight w:val="cyan"/>
        </w:rPr>
        <w:t>value declines</w:t>
      </w:r>
      <w:r w:rsidRPr="00A24C9D">
        <w:rPr>
          <w:rFonts w:asciiTheme="minorHAnsi" w:hAnsiTheme="minorHAnsi" w:cstheme="minorHAnsi"/>
          <w:sz w:val="16"/>
        </w:rPr>
        <w:t>—averaging 0.72 percent—</w:t>
      </w:r>
      <w:r w:rsidRPr="00E90CC5">
        <w:rPr>
          <w:rStyle w:val="StyleUnderline"/>
          <w:rFonts w:asciiTheme="minorHAnsi" w:hAnsiTheme="minorHAnsi" w:cstheme="minorHAnsi"/>
          <w:highlight w:val="cyan"/>
        </w:rPr>
        <w:t xml:space="preserve">as investors </w:t>
      </w:r>
      <w:r w:rsidRPr="00E90CC5">
        <w:rPr>
          <w:rStyle w:val="Emphasis"/>
          <w:rFonts w:asciiTheme="minorHAnsi" w:hAnsiTheme="minorHAnsi" w:cstheme="minorHAnsi"/>
          <w:highlight w:val="cyan"/>
        </w:rPr>
        <w:t>brace</w:t>
      </w:r>
      <w:r w:rsidRPr="00E90CC5">
        <w:rPr>
          <w:rStyle w:val="StyleUnderline"/>
          <w:rFonts w:asciiTheme="minorHAnsi" w:hAnsiTheme="minorHAnsi" w:cstheme="minorHAnsi"/>
          <w:highlight w:val="cyan"/>
        </w:rPr>
        <w:t xml:space="preserve"> for</w:t>
      </w:r>
      <w:r w:rsidRPr="00A24C9D">
        <w:rPr>
          <w:rFonts w:asciiTheme="minorHAnsi" w:hAnsiTheme="minorHAnsi" w:cstheme="minorHAnsi"/>
          <w:sz w:val="16"/>
        </w:rPr>
        <w:t xml:space="preserve"> potential </w:t>
      </w:r>
      <w:r w:rsidRPr="00E90CC5">
        <w:rPr>
          <w:rStyle w:val="Emphasis"/>
          <w:rFonts w:asciiTheme="minorHAnsi" w:hAnsiTheme="minorHAnsi" w:cstheme="minorHAnsi"/>
          <w:highlight w:val="cyan"/>
        </w:rPr>
        <w:t>spillover</w:t>
      </w:r>
      <w:r w:rsidRPr="00A24C9D">
        <w:rPr>
          <w:rStyle w:val="Emphasis"/>
          <w:rFonts w:asciiTheme="minorHAnsi" w:hAnsiTheme="minorHAnsi" w:cstheme="minorHAnsi"/>
        </w:rPr>
        <w:t xml:space="preserve"> effects</w:t>
      </w:r>
      <w:r w:rsidRPr="00A24C9D">
        <w:rPr>
          <w:rFonts w:asciiTheme="minorHAnsi" w:hAnsiTheme="minorHAnsi" w:cstheme="minorHAnsi"/>
          <w:sz w:val="16"/>
        </w:rPr>
        <w:t xml:space="preserve">. In cases </w:t>
      </w:r>
      <w:r w:rsidRPr="00A24C9D">
        <w:rPr>
          <w:rStyle w:val="StyleUnderline"/>
          <w:rFonts w:asciiTheme="minorHAnsi" w:hAnsiTheme="minorHAnsi" w:cstheme="minorHAnsi"/>
        </w:rPr>
        <w:t>where</w:t>
      </w:r>
      <w:r w:rsidRPr="00A24C9D">
        <w:rPr>
          <w:rFonts w:asciiTheme="minorHAnsi" w:hAnsiTheme="minorHAnsi" w:cstheme="minorHAnsi"/>
          <w:sz w:val="16"/>
        </w:rPr>
        <w:t xml:space="preserve"> labor </w:t>
      </w:r>
      <w:r w:rsidRPr="00A24C9D">
        <w:rPr>
          <w:rStyle w:val="StyleUnderline"/>
          <w:rFonts w:asciiTheme="minorHAnsi" w:hAnsiTheme="minorHAnsi" w:cstheme="minorHAnsi"/>
        </w:rPr>
        <w:t xml:space="preserve">unions </w:t>
      </w:r>
      <w:r w:rsidRPr="00A24C9D">
        <w:rPr>
          <w:rStyle w:val="Emphasis"/>
          <w:rFonts w:asciiTheme="minorHAnsi" w:hAnsiTheme="minorHAnsi" w:cstheme="minorHAnsi"/>
        </w:rPr>
        <w:t>win</w:t>
      </w:r>
      <w:r w:rsidRPr="00A24C9D">
        <w:rPr>
          <w:rFonts w:asciiTheme="minorHAnsi" w:hAnsiTheme="minorHAnsi" w:cstheme="minorHAnsi"/>
          <w:sz w:val="16"/>
        </w:rPr>
        <w:t xml:space="preserve"> representation elections, </w:t>
      </w:r>
      <w:r w:rsidRPr="00A24C9D">
        <w:rPr>
          <w:rStyle w:val="StyleUnderline"/>
          <w:rFonts w:asciiTheme="minorHAnsi" w:hAnsiTheme="minorHAnsi" w:cstheme="minorHAnsi"/>
        </w:rPr>
        <w:t xml:space="preserve">the hit to market value is even </w:t>
      </w:r>
      <w:r w:rsidRPr="00A24C9D">
        <w:rPr>
          <w:rStyle w:val="Emphasis"/>
          <w:rFonts w:asciiTheme="minorHAnsi" w:hAnsiTheme="minorHAnsi" w:cstheme="minorHAnsi"/>
        </w:rPr>
        <w:t>steeper</w:t>
      </w:r>
      <w:r w:rsidRPr="00A24C9D">
        <w:rPr>
          <w:rFonts w:asciiTheme="minorHAnsi" w:hAnsiTheme="minorHAnsi" w:cstheme="minorHAnsi"/>
          <w:sz w:val="16"/>
        </w:rPr>
        <w:t xml:space="preserve">, </w:t>
      </w:r>
      <w:r w:rsidRPr="00A24C9D">
        <w:rPr>
          <w:rStyle w:val="StyleUnderline"/>
          <w:rFonts w:asciiTheme="minorHAnsi" w:hAnsiTheme="minorHAnsi" w:cstheme="minorHAnsi"/>
        </w:rPr>
        <w:t>suggesting</w:t>
      </w:r>
      <w:r w:rsidRPr="00A24C9D">
        <w:rPr>
          <w:rFonts w:asciiTheme="minorHAnsi" w:hAnsiTheme="minorHAnsi" w:cstheme="minorHAnsi"/>
          <w:sz w:val="16"/>
        </w:rPr>
        <w:t xml:space="preserve"> that the financial </w:t>
      </w:r>
      <w:r w:rsidRPr="00A24C9D">
        <w:rPr>
          <w:rStyle w:val="StyleUnderline"/>
          <w:rFonts w:asciiTheme="minorHAnsi" w:hAnsiTheme="minorHAnsi" w:cstheme="minorHAnsi"/>
        </w:rPr>
        <w:t xml:space="preserve">markets view successful unionization as a </w:t>
      </w:r>
      <w:r w:rsidRPr="00A24C9D">
        <w:rPr>
          <w:rStyle w:val="Emphasis"/>
          <w:rFonts w:asciiTheme="minorHAnsi" w:hAnsiTheme="minorHAnsi" w:cstheme="minorHAnsi"/>
        </w:rPr>
        <w:t>substantial threat</w:t>
      </w:r>
      <w:r w:rsidRPr="00A24C9D">
        <w:rPr>
          <w:rStyle w:val="StyleUnderline"/>
          <w:rFonts w:asciiTheme="minorHAnsi" w:hAnsiTheme="minorHAnsi" w:cstheme="minorHAnsi"/>
        </w:rPr>
        <w:t xml:space="preserve"> to </w:t>
      </w:r>
      <w:r w:rsidRPr="00A24C9D">
        <w:rPr>
          <w:rStyle w:val="Emphasis"/>
          <w:rFonts w:asciiTheme="minorHAnsi" w:hAnsiTheme="minorHAnsi" w:cstheme="minorHAnsi"/>
        </w:rPr>
        <w:t>profit</w:t>
      </w:r>
      <w:r w:rsidRPr="00A24C9D">
        <w:rPr>
          <w:rFonts w:asciiTheme="minorHAnsi" w:hAnsiTheme="minorHAnsi" w:cstheme="minorHAnsi"/>
          <w:sz w:val="16"/>
        </w:rPr>
        <w:t>ability.[72]</w:t>
      </w:r>
    </w:p>
    <w:p w14:paraId="05016D0B"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 xml:space="preserve">Finally, institutional contexts can either mitigate or amplify the negative impact that labor unions </w:t>
      </w:r>
      <w:r w:rsidRPr="00A24C9D">
        <w:rPr>
          <w:rFonts w:asciiTheme="minorHAnsi" w:hAnsiTheme="minorHAnsi" w:cstheme="minorHAnsi"/>
          <w:sz w:val="16"/>
          <w:szCs w:val="16"/>
        </w:rPr>
        <w:t>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 labor unions’ ability to capture</w:t>
      </w:r>
      <w:r w:rsidRPr="00A24C9D">
        <w:rPr>
          <w:rFonts w:asciiTheme="minorHAnsi" w:hAnsiTheme="minorHAnsi" w:cstheme="minorHAnsi"/>
          <w:sz w:val="10"/>
          <w:szCs w:val="16"/>
        </w:rPr>
        <w:t xml:space="preserve"> </w:t>
      </w:r>
      <w:r w:rsidRPr="00A24C9D">
        <w:rPr>
          <w:rFonts w:asciiTheme="minorHAnsi" w:hAnsiTheme="minorHAnsi" w:cstheme="minorHAnsi"/>
          <w:sz w:val="16"/>
        </w:rPr>
        <w:t xml:space="preserve">quasi-rents remains a significant obstacle to firm reinvest.tment. Quasi-rents, 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w:t>
      </w:r>
      <w:r w:rsidRPr="00A24C9D">
        <w:rPr>
          <w:rStyle w:val="Emphasis"/>
          <w:rFonts w:asciiTheme="minorHAnsi" w:hAnsiTheme="minorHAnsi" w:cstheme="minorHAnsi"/>
        </w:rPr>
        <w:t xml:space="preserve">Potential </w:t>
      </w:r>
      <w:r w:rsidRPr="00A24C9D">
        <w:rPr>
          <w:rStyle w:val="Emphasis"/>
          <w:rFonts w:asciiTheme="minorHAnsi" w:hAnsiTheme="minorHAnsi" w:cstheme="minorHAnsi"/>
          <w:highlight w:val="cyan"/>
        </w:rPr>
        <w:t>buyers</w:t>
      </w:r>
      <w:r w:rsidRPr="00A24C9D">
        <w:rPr>
          <w:rStyle w:val="StyleUnderline"/>
          <w:rFonts w:asciiTheme="minorHAnsi" w:hAnsiTheme="minorHAnsi" w:cstheme="minorHAnsi"/>
          <w:highlight w:val="cyan"/>
        </w:rPr>
        <w:t xml:space="preserve"> were </w:t>
      </w:r>
      <w:r w:rsidRPr="00A24C9D">
        <w:rPr>
          <w:rStyle w:val="Emphasis"/>
          <w:rFonts w:asciiTheme="minorHAnsi" w:hAnsiTheme="minorHAnsi" w:cstheme="minorHAnsi"/>
          <w:highlight w:val="cyan"/>
        </w:rPr>
        <w:t>deterred</w:t>
      </w:r>
      <w:r w:rsidRPr="00A24C9D">
        <w:rPr>
          <w:rStyle w:val="StyleUnderline"/>
          <w:rFonts w:asciiTheme="minorHAnsi" w:hAnsiTheme="minorHAnsi" w:cstheme="minorHAnsi"/>
          <w:highlight w:val="cyan"/>
        </w:rPr>
        <w:t xml:space="preserve"> by</w:t>
      </w:r>
      <w:r w:rsidRPr="00A24C9D">
        <w:rPr>
          <w:rStyle w:val="StyleUnderline"/>
          <w:rFonts w:asciiTheme="minorHAnsi" w:hAnsiTheme="minorHAnsi" w:cstheme="minorHAnsi"/>
        </w:rPr>
        <w:t xml:space="preserve"> the costly </w:t>
      </w:r>
      <w:r w:rsidRPr="00A24C9D">
        <w:rPr>
          <w:rStyle w:val="Emphasis"/>
          <w:rFonts w:asciiTheme="minorHAnsi" w:hAnsiTheme="minorHAnsi" w:cstheme="minorHAnsi"/>
          <w:highlight w:val="cyan"/>
        </w:rPr>
        <w:t>labor liabilities</w:t>
      </w:r>
      <w:r w:rsidRPr="00A24C9D">
        <w:rPr>
          <w:rStyle w:val="StyleUnderline"/>
          <w:rFonts w:asciiTheme="minorHAnsi" w:hAnsiTheme="minorHAnsi" w:cstheme="minorHAnsi"/>
        </w:rPr>
        <w:t xml:space="preserve"> and the focus on employment rather than </w:t>
      </w:r>
      <w:r w:rsidRPr="00A24C9D">
        <w:rPr>
          <w:rStyle w:val="Emphasis"/>
          <w:rFonts w:asciiTheme="minorHAnsi" w:hAnsiTheme="minorHAnsi" w:cstheme="minorHAnsi"/>
        </w:rPr>
        <w:t>profitability</w:t>
      </w:r>
      <w:r w:rsidRPr="00A24C9D">
        <w:rPr>
          <w:rFonts w:asciiTheme="minorHAnsi" w:hAnsiTheme="minorHAnsi" w:cstheme="minorHAnsi"/>
          <w:sz w:val="16"/>
        </w:rPr>
        <w:t>, underscoring how union strength can directly impact firm valuation and economic performance.[74]</w:t>
      </w:r>
    </w:p>
    <w:p w14:paraId="22C0E3B7"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lastRenderedPageBreak/>
        <w:t xml:space="preserve">These findings underscore a recurring challenge: While unions can secure short-term gains for workers, their influence often complicates long-term investments and growth. </w:t>
      </w:r>
      <w:r w:rsidRPr="00A24C9D">
        <w:rPr>
          <w:rStyle w:val="Emphasis"/>
          <w:rFonts w:asciiTheme="minorHAnsi" w:hAnsiTheme="minorHAnsi" w:cstheme="minorHAnsi"/>
        </w:rPr>
        <w:t>Even</w:t>
      </w:r>
      <w:r w:rsidRPr="00A24C9D">
        <w:rPr>
          <w:rStyle w:val="StyleUnderline"/>
          <w:rFonts w:asciiTheme="minorHAnsi" w:hAnsiTheme="minorHAnsi" w:cstheme="minorHAnsi"/>
        </w:rPr>
        <w:t xml:space="preserve"> when unions negotiate through </w:t>
      </w:r>
      <w:r w:rsidRPr="00A24C9D">
        <w:rPr>
          <w:rStyle w:val="Emphasis"/>
          <w:rFonts w:asciiTheme="minorHAnsi" w:hAnsiTheme="minorHAnsi" w:cstheme="minorHAnsi"/>
        </w:rPr>
        <w:t>structured</w:t>
      </w:r>
      <w:r w:rsidRPr="00A24C9D">
        <w:rPr>
          <w:rStyle w:val="StyleUnderline"/>
          <w:rFonts w:asciiTheme="minorHAnsi" w:hAnsiTheme="minorHAnsi" w:cstheme="minorHAnsi"/>
        </w:rPr>
        <w:t xml:space="preserve"> bargaining, the </w:t>
      </w:r>
      <w:r w:rsidRPr="00A24C9D">
        <w:rPr>
          <w:rStyle w:val="Emphasis"/>
          <w:rFonts w:asciiTheme="minorHAnsi" w:hAnsiTheme="minorHAnsi" w:cstheme="minorHAnsi"/>
          <w:highlight w:val="cyan"/>
        </w:rPr>
        <w:t>diversion</w:t>
      </w:r>
      <w:r w:rsidRPr="00A24C9D">
        <w:rPr>
          <w:rStyle w:val="StyleUnderline"/>
          <w:rFonts w:asciiTheme="minorHAnsi" w:hAnsiTheme="minorHAnsi" w:cstheme="minorHAnsi"/>
          <w:highlight w:val="cyan"/>
        </w:rPr>
        <w:t xml:space="preserve"> of profits</w:t>
      </w:r>
      <w:r w:rsidRPr="00A24C9D">
        <w:rPr>
          <w:rStyle w:val="StyleUnderline"/>
          <w:rFonts w:asciiTheme="minorHAnsi" w:hAnsiTheme="minorHAnsi" w:cstheme="minorHAnsi"/>
        </w:rPr>
        <w:t xml:space="preserve"> away </w:t>
      </w:r>
      <w:r w:rsidRPr="00A24C9D">
        <w:rPr>
          <w:rStyle w:val="StyleUnderline"/>
          <w:rFonts w:asciiTheme="minorHAnsi" w:hAnsiTheme="minorHAnsi" w:cstheme="minorHAnsi"/>
          <w:highlight w:val="cyan"/>
        </w:rPr>
        <w:t>from reinvestment</w:t>
      </w:r>
      <w:r w:rsidRPr="00A24C9D">
        <w:rPr>
          <w:rStyle w:val="StyleUnderline"/>
          <w:rFonts w:asciiTheme="minorHAnsi" w:hAnsiTheme="minorHAnsi" w:cstheme="minorHAnsi"/>
        </w:rPr>
        <w:t xml:space="preserve"> remains a concern. This not only </w:t>
      </w:r>
      <w:r w:rsidRPr="00A24C9D">
        <w:rPr>
          <w:rStyle w:val="Emphasis"/>
          <w:rFonts w:asciiTheme="minorHAnsi" w:hAnsiTheme="minorHAnsi" w:cstheme="minorHAnsi"/>
          <w:highlight w:val="cyan"/>
        </w:rPr>
        <w:t>hampers</w:t>
      </w:r>
      <w:r w:rsidRPr="00A24C9D">
        <w:rPr>
          <w:rStyle w:val="StyleUnderline"/>
          <w:rFonts w:asciiTheme="minorHAnsi" w:hAnsiTheme="minorHAnsi" w:cstheme="minorHAnsi"/>
        </w:rPr>
        <w:t xml:space="preserve"> firm </w:t>
      </w:r>
      <w:r w:rsidRPr="00A24C9D">
        <w:rPr>
          <w:rStyle w:val="StyleUnderline"/>
          <w:rFonts w:asciiTheme="minorHAnsi" w:hAnsiTheme="minorHAnsi" w:cstheme="minorHAnsi"/>
          <w:highlight w:val="cyan"/>
        </w:rPr>
        <w:t xml:space="preserve">performance but </w:t>
      </w:r>
      <w:r w:rsidRPr="00A24C9D">
        <w:rPr>
          <w:rStyle w:val="Emphasis"/>
          <w:rFonts w:asciiTheme="minorHAnsi" w:hAnsiTheme="minorHAnsi" w:cstheme="minorHAnsi"/>
          <w:highlight w:val="cyan"/>
        </w:rPr>
        <w:t>also</w:t>
      </w:r>
      <w:r w:rsidRPr="00A24C9D">
        <w:rPr>
          <w:rStyle w:val="Emphasis"/>
          <w:rFonts w:asciiTheme="minorHAnsi" w:hAnsiTheme="minorHAnsi" w:cstheme="minorHAnsi"/>
        </w:rPr>
        <w:t xml:space="preserve"> undermines</w:t>
      </w:r>
      <w:r w:rsidRPr="00A24C9D">
        <w:rPr>
          <w:rFonts w:asciiTheme="minorHAnsi" w:hAnsiTheme="minorHAnsi" w:cstheme="minorHAnsi"/>
          <w:sz w:val="16"/>
        </w:rPr>
        <w:t xml:space="preserve"> future </w:t>
      </w:r>
      <w:r w:rsidRPr="00A24C9D">
        <w:rPr>
          <w:rStyle w:val="Emphasis"/>
          <w:rFonts w:asciiTheme="minorHAnsi" w:hAnsiTheme="minorHAnsi" w:cstheme="minorHAnsi"/>
        </w:rPr>
        <w:t>worker outcomes</w:t>
      </w:r>
      <w:r w:rsidRPr="00A24C9D">
        <w:rPr>
          <w:rFonts w:asciiTheme="minorHAnsi" w:hAnsiTheme="minorHAnsi" w:cstheme="minorHAnsi"/>
          <w:sz w:val="16"/>
        </w:rPr>
        <w:t xml:space="preserve"> when demands are excessive, </w:t>
      </w:r>
      <w:r w:rsidRPr="00A24C9D">
        <w:rPr>
          <w:rStyle w:val="StyleUnderline"/>
          <w:rFonts w:asciiTheme="minorHAnsi" w:hAnsiTheme="minorHAnsi" w:cstheme="minorHAnsi"/>
        </w:rPr>
        <w:t>as</w:t>
      </w:r>
      <w:r w:rsidRPr="00A24C9D">
        <w:rPr>
          <w:rFonts w:asciiTheme="minorHAnsi" w:hAnsiTheme="minorHAnsi" w:cstheme="minorHAnsi"/>
          <w:sz w:val="16"/>
        </w:rPr>
        <w:t xml:space="preserve"> </w:t>
      </w:r>
      <w:r w:rsidRPr="00A24C9D">
        <w:rPr>
          <w:rStyle w:val="Emphasis"/>
          <w:rFonts w:asciiTheme="minorHAnsi" w:hAnsiTheme="minorHAnsi" w:cstheme="minorHAnsi"/>
        </w:rPr>
        <w:t>reduced investment</w:t>
      </w:r>
      <w:r w:rsidRPr="00A24C9D">
        <w:rPr>
          <w:rStyle w:val="StyleUnderline"/>
          <w:rFonts w:asciiTheme="minorHAnsi" w:hAnsiTheme="minorHAnsi" w:cstheme="minorHAnsi"/>
        </w:rPr>
        <w:t xml:space="preserve"> in </w:t>
      </w:r>
      <w:r w:rsidRPr="00A24C9D">
        <w:rPr>
          <w:rStyle w:val="Emphasis"/>
          <w:rFonts w:asciiTheme="minorHAnsi" w:hAnsiTheme="minorHAnsi" w:cstheme="minorHAnsi"/>
        </w:rPr>
        <w:t>innovation</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expansion</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means</w:t>
      </w:r>
      <w:r w:rsidRPr="00A24C9D">
        <w:rPr>
          <w:rFonts w:asciiTheme="minorHAnsi" w:hAnsiTheme="minorHAnsi" w:cstheme="minorHAnsi"/>
          <w:sz w:val="16"/>
        </w:rPr>
        <w:t xml:space="preserve"> fewer job opportunities and </w:t>
      </w:r>
      <w:r w:rsidRPr="00A24C9D">
        <w:rPr>
          <w:rStyle w:val="Emphasis"/>
          <w:rFonts w:asciiTheme="minorHAnsi" w:hAnsiTheme="minorHAnsi" w:cstheme="minorHAnsi"/>
          <w:highlight w:val="cyan"/>
        </w:rPr>
        <w:t>wage stagnation</w:t>
      </w:r>
      <w:r w:rsidRPr="00A24C9D">
        <w:rPr>
          <w:rFonts w:asciiTheme="minorHAnsi" w:hAnsiTheme="minorHAnsi" w:cstheme="minorHAnsi"/>
          <w:sz w:val="16"/>
        </w:rPr>
        <w:t xml:space="preserve"> over time. </w:t>
      </w:r>
    </w:p>
    <w:p w14:paraId="5CEC971B" w14:textId="77777777" w:rsidR="00705A90" w:rsidRPr="00A24C9D" w:rsidRDefault="00705A90" w:rsidP="00705A90">
      <w:pPr>
        <w:rPr>
          <w:rFonts w:asciiTheme="minorHAnsi" w:hAnsiTheme="minorHAnsi" w:cstheme="minorHAnsi"/>
          <w:sz w:val="16"/>
        </w:rPr>
      </w:pPr>
      <w:r w:rsidRPr="00A24C9D">
        <w:rPr>
          <w:rStyle w:val="StyleUnderline"/>
          <w:rFonts w:asciiTheme="minorHAnsi" w:hAnsiTheme="minorHAnsi" w:cstheme="minorHAnsi"/>
        </w:rPr>
        <w:t xml:space="preserve">The impact of </w:t>
      </w:r>
      <w:r w:rsidRPr="00A24C9D">
        <w:rPr>
          <w:rStyle w:val="Emphasis"/>
          <w:rFonts w:asciiTheme="minorHAnsi" w:hAnsiTheme="minorHAnsi" w:cstheme="minorHAnsi"/>
        </w:rPr>
        <w:t>unionization</w:t>
      </w:r>
      <w:r w:rsidRPr="00A24C9D">
        <w:rPr>
          <w:rStyle w:val="StyleUnderline"/>
          <w:rFonts w:asciiTheme="minorHAnsi" w:hAnsiTheme="minorHAnsi" w:cstheme="minorHAnsi"/>
        </w:rPr>
        <w:t xml:space="preserve"> on </w:t>
      </w:r>
      <w:r w:rsidRPr="00A24C9D">
        <w:rPr>
          <w:rStyle w:val="Emphasis"/>
          <w:rFonts w:asciiTheme="minorHAnsi" w:hAnsiTheme="minorHAnsi" w:cstheme="minorHAnsi"/>
        </w:rPr>
        <w:t>investment</w:t>
      </w:r>
      <w:r w:rsidRPr="00A24C9D">
        <w:rPr>
          <w:rStyle w:val="StyleUnderline"/>
          <w:rFonts w:asciiTheme="minorHAnsi" w:hAnsiTheme="minorHAnsi" w:cstheme="minorHAnsi"/>
        </w:rPr>
        <w:t xml:space="preserve"> is </w:t>
      </w:r>
      <w:r w:rsidRPr="00A24C9D">
        <w:rPr>
          <w:rStyle w:val="Emphasis"/>
          <w:rFonts w:asciiTheme="minorHAnsi" w:hAnsiTheme="minorHAnsi" w:cstheme="minorHAnsi"/>
        </w:rPr>
        <w:t>overwhelmingly negative</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particularly when it comes to </w:t>
      </w:r>
      <w:r w:rsidRPr="00A24C9D">
        <w:rPr>
          <w:rStyle w:val="Emphasis"/>
          <w:rFonts w:asciiTheme="minorHAnsi" w:hAnsiTheme="minorHAnsi" w:cstheme="minorHAnsi"/>
        </w:rPr>
        <w:t>capital</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R&amp;D</w:t>
      </w:r>
      <w:r w:rsidRPr="00A24C9D">
        <w:rPr>
          <w:rFonts w:asciiTheme="minorHAnsi" w:hAnsiTheme="minorHAnsi" w:cstheme="minorHAnsi"/>
          <w:sz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A24C9D">
        <w:rPr>
          <w:rStyle w:val="StyleUnderline"/>
          <w:rFonts w:asciiTheme="minorHAnsi" w:hAnsiTheme="minorHAnsi" w:cstheme="minorHAnsi"/>
          <w:highlight w:val="cyan"/>
        </w:rPr>
        <w:t xml:space="preserve">unionization acts like a </w:t>
      </w:r>
      <w:r w:rsidRPr="00A24C9D">
        <w:rPr>
          <w:rStyle w:val="Emphasis"/>
          <w:rFonts w:asciiTheme="minorHAnsi" w:hAnsiTheme="minorHAnsi" w:cstheme="minorHAnsi"/>
          <w:highlight w:val="cyan"/>
        </w:rPr>
        <w:t>tax</w:t>
      </w:r>
      <w:r w:rsidRPr="00A24C9D">
        <w:rPr>
          <w:rStyle w:val="StyleUnderline"/>
          <w:rFonts w:asciiTheme="minorHAnsi" w:hAnsiTheme="minorHAnsi" w:cstheme="minorHAnsi"/>
          <w:highlight w:val="cyan"/>
        </w:rPr>
        <w:t xml:space="preserve"> on</w:t>
      </w:r>
      <w:r w:rsidRPr="00E90CC5">
        <w:rPr>
          <w:rStyle w:val="StyleUnderline"/>
          <w:rFonts w:asciiTheme="minorHAnsi" w:hAnsiTheme="minorHAnsi" w:cstheme="minorHAnsi"/>
        </w:rPr>
        <w:t xml:space="preserve"> </w:t>
      </w:r>
      <w:r w:rsidRPr="00E90CC5">
        <w:rPr>
          <w:rStyle w:val="Emphasis"/>
          <w:rFonts w:asciiTheme="minorHAnsi" w:hAnsiTheme="minorHAnsi" w:cstheme="minorHAnsi"/>
        </w:rPr>
        <w:t>capital</w:t>
      </w:r>
      <w:r w:rsidRPr="00E90CC5">
        <w:rPr>
          <w:rStyle w:val="StyleUnderline"/>
          <w:rFonts w:asciiTheme="minorHAnsi" w:hAnsiTheme="minorHAnsi" w:cstheme="minorHAnsi"/>
        </w:rPr>
        <w:t xml:space="preserve"> returns, </w:t>
      </w:r>
      <w:r w:rsidRPr="00E90CC5">
        <w:rPr>
          <w:rStyle w:val="Emphasis"/>
          <w:rFonts w:asciiTheme="minorHAnsi" w:hAnsiTheme="minorHAnsi" w:cstheme="minorHAnsi"/>
        </w:rPr>
        <w:t>discourages investment</w:t>
      </w:r>
      <w:r w:rsidRPr="00E90CC5">
        <w:rPr>
          <w:rStyle w:val="StyleUnderline"/>
          <w:rFonts w:asciiTheme="minorHAnsi" w:hAnsiTheme="minorHAnsi" w:cstheme="minorHAnsi"/>
        </w:rPr>
        <w:t xml:space="preserve"> in</w:t>
      </w:r>
      <w:r w:rsidRPr="00A24C9D">
        <w:rPr>
          <w:rFonts w:asciiTheme="minorHAnsi" w:hAnsiTheme="minorHAnsi" w:cstheme="minorHAnsi"/>
          <w:sz w:val="16"/>
        </w:rPr>
        <w:t xml:space="preserve"> essential </w:t>
      </w:r>
      <w:r w:rsidRPr="00A24C9D">
        <w:rPr>
          <w:rStyle w:val="Emphasis"/>
          <w:rFonts w:asciiTheme="minorHAnsi" w:hAnsiTheme="minorHAnsi" w:cstheme="minorHAnsi"/>
          <w:highlight w:val="cyan"/>
        </w:rPr>
        <w:t>long-lived</w:t>
      </w:r>
      <w:r w:rsidRPr="00A24C9D">
        <w:rPr>
          <w:rFonts w:asciiTheme="minorHAnsi" w:hAnsiTheme="minorHAnsi" w:cstheme="minorHAnsi"/>
          <w:sz w:val="16"/>
        </w:rPr>
        <w:t xml:space="preserve"> tangible and intangible </w:t>
      </w:r>
      <w:r w:rsidRPr="00A24C9D">
        <w:rPr>
          <w:rStyle w:val="Emphasis"/>
          <w:rFonts w:asciiTheme="minorHAnsi" w:hAnsiTheme="minorHAnsi" w:cstheme="minorHAnsi"/>
          <w:highlight w:val="cyan"/>
        </w:rPr>
        <w:t>assets</w:t>
      </w:r>
      <w:r w:rsidRPr="00A24C9D">
        <w:rPr>
          <w:rFonts w:asciiTheme="minorHAnsi" w:hAnsiTheme="minorHAnsi" w:cstheme="minorHAnsi"/>
          <w:sz w:val="16"/>
        </w:rPr>
        <w:t xml:space="preserve">, </w:t>
      </w:r>
      <w:r w:rsidRPr="00A24C9D">
        <w:rPr>
          <w:rStyle w:val="StyleUnderline"/>
          <w:rFonts w:asciiTheme="minorHAnsi" w:hAnsiTheme="minorHAnsi" w:cstheme="minorHAnsi"/>
        </w:rPr>
        <w:t>and</w:t>
      </w:r>
      <w:r w:rsidRPr="00A24C9D">
        <w:rPr>
          <w:rFonts w:asciiTheme="minorHAnsi" w:hAnsiTheme="minorHAnsi" w:cstheme="minorHAnsi"/>
          <w:sz w:val="16"/>
        </w:rPr>
        <w:t xml:space="preserve"> </w:t>
      </w:r>
      <w:r w:rsidRPr="00A24C9D">
        <w:rPr>
          <w:rStyle w:val="StyleUnderline"/>
          <w:rFonts w:asciiTheme="minorHAnsi" w:hAnsiTheme="minorHAnsi" w:cstheme="minorHAnsi"/>
        </w:rPr>
        <w:t>slows</w:t>
      </w:r>
      <w:r w:rsidRPr="00A24C9D">
        <w:rPr>
          <w:rFonts w:asciiTheme="minorHAnsi" w:hAnsiTheme="minorHAnsi" w:cstheme="minorHAnsi"/>
          <w:sz w:val="16"/>
        </w:rPr>
        <w:t xml:space="preserve"> both </w:t>
      </w:r>
      <w:r w:rsidRPr="00A24C9D">
        <w:rPr>
          <w:rStyle w:val="Emphasis"/>
          <w:rFonts w:asciiTheme="minorHAnsi" w:hAnsiTheme="minorHAnsi" w:cstheme="minorHAnsi"/>
        </w:rPr>
        <w:t>employment</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productivity</w:t>
      </w:r>
      <w:r w:rsidRPr="00A24C9D">
        <w:rPr>
          <w:rFonts w:asciiTheme="minorHAnsi" w:hAnsiTheme="minorHAnsi" w:cstheme="minorHAnsi"/>
          <w:sz w:val="16"/>
        </w:rPr>
        <w:t xml:space="preserve"> growth, especially in heavily unionized sectors.[77] The bottom line? </w:t>
      </w:r>
      <w:r w:rsidRPr="00A24C9D">
        <w:rPr>
          <w:rStyle w:val="StyleUnderline"/>
          <w:rFonts w:asciiTheme="minorHAnsi" w:hAnsiTheme="minorHAnsi" w:cstheme="minorHAnsi"/>
        </w:rPr>
        <w:t xml:space="preserve">Outside of the </w:t>
      </w:r>
      <w:r w:rsidRPr="00A24C9D">
        <w:rPr>
          <w:rStyle w:val="Emphasis"/>
          <w:rFonts w:asciiTheme="minorHAnsi" w:hAnsiTheme="minorHAnsi" w:cstheme="minorHAnsi"/>
        </w:rPr>
        <w:t>rare edge case</w:t>
      </w:r>
      <w:r w:rsidRPr="00A24C9D">
        <w:rPr>
          <w:rStyle w:val="StyleUnderline"/>
          <w:rFonts w:asciiTheme="minorHAnsi" w:hAnsiTheme="minorHAnsi" w:cstheme="minorHAnsi"/>
        </w:rPr>
        <w:t xml:space="preserve"> of Germany,</w:t>
      </w:r>
      <w:r w:rsidRPr="00A24C9D">
        <w:rPr>
          <w:rFonts w:asciiTheme="minorHAnsi" w:hAnsiTheme="minorHAnsi" w:cstheme="minorHAnsi"/>
          <w:sz w:val="16"/>
        </w:rPr>
        <w:t xml:space="preserve"> </w:t>
      </w:r>
      <w:r w:rsidRPr="00A24C9D">
        <w:rPr>
          <w:rStyle w:val="StyleUnderline"/>
          <w:rFonts w:asciiTheme="minorHAnsi" w:hAnsiTheme="minorHAnsi" w:cstheme="minorHAnsi"/>
        </w:rPr>
        <w:t>the effect of unionization on investment and R&amp;D remains</w:t>
      </w:r>
      <w:r w:rsidRPr="00A24C9D">
        <w:rPr>
          <w:rFonts w:asciiTheme="minorHAnsi" w:hAnsiTheme="minorHAnsi" w:cstheme="minorHAnsi"/>
          <w:sz w:val="16"/>
        </w:rPr>
        <w:t xml:space="preserve"> largely </w:t>
      </w:r>
      <w:r w:rsidRPr="00A24C9D">
        <w:rPr>
          <w:rStyle w:val="Emphasis"/>
          <w:rFonts w:asciiTheme="minorHAnsi" w:hAnsiTheme="minorHAnsi" w:cstheme="minorHAnsi"/>
        </w:rPr>
        <w:t>harmful</w:t>
      </w:r>
      <w:r w:rsidRPr="00A24C9D">
        <w:rPr>
          <w:rFonts w:asciiTheme="minorHAnsi" w:hAnsiTheme="minorHAnsi" w:cstheme="minorHAnsi"/>
          <w:sz w:val="16"/>
        </w:rPr>
        <w:t>.[78]</w:t>
      </w:r>
    </w:p>
    <w:p w14:paraId="7B6DC66A" w14:textId="77777777" w:rsidR="00705A90" w:rsidRDefault="00705A90" w:rsidP="00705A90">
      <w:pPr>
        <w:rPr>
          <w:rFonts w:asciiTheme="minorHAnsi" w:hAnsiTheme="minorHAnsi" w:cstheme="minorHAnsi"/>
          <w:sz w:val="16"/>
        </w:rPr>
      </w:pPr>
      <w:r w:rsidRPr="00A24C9D">
        <w:rPr>
          <w:rFonts w:asciiTheme="minorHAnsi" w:hAnsiTheme="minorHAnsi" w:cstheme="minorHAnsi"/>
          <w:sz w:val="16"/>
        </w:rPr>
        <w:t xml:space="preserve">Another way to reconcile some of these findings on productivity is not through the absence or presence of unions, but through the lenses of bargaining weight. </w:t>
      </w:r>
      <w:r w:rsidRPr="00A24C9D">
        <w:rPr>
          <w:rStyle w:val="StyleUnderline"/>
          <w:rFonts w:asciiTheme="minorHAnsi" w:hAnsiTheme="minorHAnsi" w:cstheme="minorHAnsi"/>
          <w:highlight w:val="cyan"/>
        </w:rPr>
        <w:t>If unions are</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very </w:t>
      </w:r>
      <w:r w:rsidRPr="00A24C9D">
        <w:rPr>
          <w:rStyle w:val="Emphasis"/>
          <w:rFonts w:asciiTheme="minorHAnsi" w:hAnsiTheme="minorHAnsi" w:cstheme="minorHAnsi"/>
          <w:highlight w:val="cyan"/>
        </w:rPr>
        <w:t>powerful</w:t>
      </w:r>
      <w:r w:rsidRPr="00A24C9D">
        <w:rPr>
          <w:rStyle w:val="StyleUnderline"/>
          <w:rFonts w:asciiTheme="minorHAnsi" w:hAnsiTheme="minorHAnsi" w:cstheme="minorHAnsi"/>
        </w:rPr>
        <w:t xml:space="preserve"> and have a strong </w:t>
      </w:r>
      <w:r w:rsidRPr="00A24C9D">
        <w:rPr>
          <w:rStyle w:val="Emphasis"/>
          <w:rFonts w:asciiTheme="minorHAnsi" w:hAnsiTheme="minorHAnsi" w:cstheme="minorHAnsi"/>
        </w:rPr>
        <w:t>bargaining weight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then the </w:t>
      </w:r>
      <w:r w:rsidRPr="00A24C9D">
        <w:rPr>
          <w:rStyle w:val="Emphasis"/>
          <w:rFonts w:asciiTheme="minorHAnsi" w:hAnsiTheme="minorHAnsi" w:cstheme="minorHAnsi"/>
          <w:highlight w:val="cyan"/>
        </w:rPr>
        <w:t>negative</w:t>
      </w:r>
      <w:r w:rsidRPr="00A24C9D">
        <w:rPr>
          <w:rStyle w:val="StyleUnderline"/>
          <w:rFonts w:asciiTheme="minorHAnsi" w:hAnsiTheme="minorHAnsi" w:cstheme="minorHAnsi"/>
        </w:rPr>
        <w:t xml:space="preserve"> productivity </w:t>
      </w:r>
      <w:r w:rsidRPr="00A24C9D">
        <w:rPr>
          <w:rStyle w:val="StyleUnderline"/>
          <w:rFonts w:asciiTheme="minorHAnsi" w:hAnsiTheme="minorHAnsi" w:cstheme="minorHAnsi"/>
          <w:highlight w:val="cyan"/>
        </w:rPr>
        <w:t>channels</w:t>
      </w:r>
      <w:r w:rsidRPr="00A24C9D">
        <w:rPr>
          <w:rFonts w:asciiTheme="minorHAnsi" w:hAnsiTheme="minorHAnsi" w:cstheme="minorHAnsi"/>
          <w:sz w:val="16"/>
        </w:rPr>
        <w:t xml:space="preserve"> (e.g., investment) </w:t>
      </w:r>
      <w:r w:rsidRPr="00A24C9D">
        <w:rPr>
          <w:rStyle w:val="StyleUnderline"/>
          <w:rFonts w:asciiTheme="minorHAnsi" w:hAnsiTheme="minorHAnsi" w:cstheme="minorHAnsi"/>
          <w:highlight w:val="cyan"/>
        </w:rPr>
        <w:t>may be greater than</w:t>
      </w:r>
      <w:r w:rsidRPr="00A24C9D">
        <w:rPr>
          <w:rFonts w:asciiTheme="minorHAnsi" w:hAnsiTheme="minorHAnsi" w:cstheme="minorHAnsi"/>
          <w:sz w:val="16"/>
        </w:rPr>
        <w:t xml:space="preserve"> the </w:t>
      </w:r>
      <w:r w:rsidRPr="00A24C9D">
        <w:rPr>
          <w:rStyle w:val="Emphasis"/>
          <w:rFonts w:asciiTheme="minorHAnsi" w:hAnsiTheme="minorHAnsi" w:cstheme="minorHAnsi"/>
          <w:highlight w:val="cyan"/>
        </w:rPr>
        <w:t>positive</w:t>
      </w:r>
      <w:r w:rsidRPr="00A24C9D">
        <w:rPr>
          <w:rFonts w:asciiTheme="minorHAnsi" w:hAnsiTheme="minorHAnsi" w:cstheme="minorHAnsi"/>
          <w:sz w:val="16"/>
        </w:rPr>
        <w:t xml:space="preserve"> productivity </w:t>
      </w:r>
      <w:r w:rsidRPr="00A24C9D">
        <w:rPr>
          <w:rStyle w:val="Emphasis"/>
          <w:rFonts w:asciiTheme="minorHAnsi" w:hAnsiTheme="minorHAnsi" w:cstheme="minorHAnsi"/>
        </w:rPr>
        <w:t>channels</w:t>
      </w:r>
      <w:r w:rsidRPr="00A24C9D">
        <w:rPr>
          <w:rFonts w:asciiTheme="minorHAnsi" w:hAnsiTheme="minorHAnsi" w:cstheme="minorHAnsi"/>
          <w:sz w:val="16"/>
        </w:rPr>
        <w:t xml:space="preserve"> (e.g. employee morale). As discussed above, bargaining weight is a key determinant of whether the union’s monopoly face or the collective voice face will prevail. </w:t>
      </w:r>
      <w:r w:rsidRPr="00A24C9D">
        <w:rPr>
          <w:rStyle w:val="StyleUnderline"/>
          <w:rFonts w:asciiTheme="minorHAnsi" w:hAnsiTheme="minorHAnsi" w:cstheme="minorHAnsi"/>
        </w:rPr>
        <w:t xml:space="preserve">If unions are </w:t>
      </w:r>
      <w:r w:rsidRPr="00A24C9D">
        <w:rPr>
          <w:rStyle w:val="Emphasis"/>
          <w:rFonts w:asciiTheme="minorHAnsi" w:hAnsiTheme="minorHAnsi" w:cstheme="minorHAnsi"/>
        </w:rPr>
        <w:t>overly powerful</w:t>
      </w:r>
      <w:r w:rsidRPr="00A24C9D">
        <w:rPr>
          <w:rFonts w:asciiTheme="minorHAnsi" w:hAnsiTheme="minorHAnsi" w:cstheme="minorHAnsi"/>
          <w:sz w:val="16"/>
        </w:rPr>
        <w:t xml:space="preserve"> and make excessive demands, </w:t>
      </w:r>
      <w:r w:rsidRPr="00A24C9D">
        <w:rPr>
          <w:rStyle w:val="StyleUnderline"/>
          <w:rFonts w:asciiTheme="minorHAnsi" w:hAnsiTheme="minorHAnsi" w:cstheme="minorHAnsi"/>
        </w:rPr>
        <w:t>the negative effects through</w:t>
      </w:r>
      <w:r w:rsidRPr="00A24C9D">
        <w:rPr>
          <w:rFonts w:asciiTheme="minorHAnsi" w:hAnsiTheme="minorHAnsi" w:cstheme="minorHAnsi"/>
          <w:sz w:val="16"/>
        </w:rPr>
        <w:t xml:space="preserve"> the </w:t>
      </w:r>
      <w:r w:rsidRPr="00A24C9D">
        <w:rPr>
          <w:rStyle w:val="Emphasis"/>
          <w:rFonts w:asciiTheme="minorHAnsi" w:hAnsiTheme="minorHAnsi" w:cstheme="minorHAnsi"/>
        </w:rPr>
        <w:t>investment</w:t>
      </w:r>
      <w:r w:rsidRPr="00A24C9D">
        <w:rPr>
          <w:rFonts w:asciiTheme="minorHAnsi" w:hAnsiTheme="minorHAnsi" w:cstheme="minorHAnsi"/>
          <w:sz w:val="16"/>
        </w:rPr>
        <w:t xml:space="preserve"> channel </w:t>
      </w:r>
      <w:r w:rsidRPr="00A24C9D">
        <w:rPr>
          <w:rStyle w:val="StyleUnderline"/>
          <w:rFonts w:asciiTheme="minorHAnsi" w:hAnsiTheme="minorHAnsi" w:cstheme="minorHAnsi"/>
        </w:rPr>
        <w:t xml:space="preserve">will be </w:t>
      </w:r>
      <w:r w:rsidRPr="00A24C9D">
        <w:rPr>
          <w:rStyle w:val="Emphasis"/>
          <w:rFonts w:asciiTheme="minorHAnsi" w:hAnsiTheme="minorHAnsi" w:cstheme="minorHAnsi"/>
        </w:rPr>
        <w:t>greater</w:t>
      </w:r>
      <w:r w:rsidRPr="00A24C9D">
        <w:rPr>
          <w:rStyle w:val="StyleUnderline"/>
          <w:rFonts w:asciiTheme="minorHAnsi" w:hAnsiTheme="minorHAnsi" w:cstheme="minorHAnsi"/>
        </w:rPr>
        <w:t xml:space="preserve"> than the </w:t>
      </w:r>
      <w:r w:rsidRPr="00A24C9D">
        <w:rPr>
          <w:rStyle w:val="Emphasis"/>
          <w:rFonts w:asciiTheme="minorHAnsi" w:hAnsiTheme="minorHAnsi" w:cstheme="minorHAnsi"/>
        </w:rPr>
        <w:t>positive effects</w:t>
      </w:r>
      <w:r w:rsidRPr="00A24C9D">
        <w:rPr>
          <w:rStyle w:val="StyleUnderline"/>
          <w:rFonts w:asciiTheme="minorHAnsi" w:hAnsiTheme="minorHAnsi" w:cstheme="minorHAnsi"/>
        </w:rPr>
        <w:t xml:space="preserve"> of employee behavior</w:t>
      </w:r>
      <w:r w:rsidRPr="00A24C9D">
        <w:rPr>
          <w:rFonts w:asciiTheme="minorHAnsi" w:hAnsiTheme="minorHAnsi" w:cstheme="minorHAnsi"/>
          <w:sz w:val="16"/>
        </w:rPr>
        <w:t>.</w:t>
      </w:r>
    </w:p>
    <w:p w14:paraId="3D61C805" w14:textId="77777777" w:rsidR="00705A90" w:rsidRPr="00A24C9D" w:rsidRDefault="00705A90" w:rsidP="00705A90">
      <w:pPr>
        <w:pStyle w:val="Heading4"/>
        <w:rPr>
          <w:rFonts w:asciiTheme="minorHAnsi" w:hAnsiTheme="minorHAnsi" w:cstheme="minorHAnsi"/>
        </w:rPr>
      </w:pPr>
      <w:r w:rsidRPr="00A24C9D">
        <w:rPr>
          <w:rFonts w:asciiTheme="minorHAnsi" w:hAnsiTheme="minorHAnsi" w:cstheme="minorHAnsi"/>
        </w:rPr>
        <w:t xml:space="preserve">Investment </w:t>
      </w:r>
      <w:r>
        <w:rPr>
          <w:rFonts w:asciiTheme="minorHAnsi" w:hAnsiTheme="minorHAnsi" w:cstheme="minorHAnsi"/>
        </w:rPr>
        <w:t xml:space="preserve">is responsible for </w:t>
      </w:r>
      <w:r w:rsidRPr="00BD3F26">
        <w:rPr>
          <w:rFonts w:asciiTheme="minorHAnsi" w:hAnsiTheme="minorHAnsi" w:cstheme="minorHAnsi"/>
          <w:u w:val="single"/>
        </w:rPr>
        <w:t>80%</w:t>
      </w:r>
      <w:r>
        <w:rPr>
          <w:rFonts w:asciiTheme="minorHAnsi" w:hAnsiTheme="minorHAnsi" w:cstheme="minorHAnsi"/>
        </w:rPr>
        <w:t xml:space="preserve"> of productivity gains</w:t>
      </w:r>
      <w:r w:rsidRPr="00A24C9D">
        <w:rPr>
          <w:rFonts w:asciiTheme="minorHAnsi" w:hAnsiTheme="minorHAnsi" w:cstheme="minorHAnsi"/>
        </w:rPr>
        <w:t xml:space="preserve">. It’s </w:t>
      </w:r>
      <w:r w:rsidRPr="00A24C9D">
        <w:rPr>
          <w:rFonts w:asciiTheme="minorHAnsi" w:hAnsiTheme="minorHAnsi" w:cstheme="minorHAnsi"/>
          <w:u w:val="single"/>
        </w:rPr>
        <w:t>high now</w:t>
      </w:r>
      <w:r>
        <w:rPr>
          <w:rFonts w:asciiTheme="minorHAnsi" w:hAnsiTheme="minorHAnsi" w:cstheme="minorHAnsi"/>
        </w:rPr>
        <w:t xml:space="preserve"> and </w:t>
      </w:r>
      <w:r w:rsidRPr="00DB0813">
        <w:rPr>
          <w:rFonts w:asciiTheme="minorHAnsi" w:hAnsiTheme="minorHAnsi" w:cstheme="minorHAnsi"/>
          <w:u w:val="single"/>
        </w:rPr>
        <w:t>outweighs alt causes</w:t>
      </w:r>
      <w:r>
        <w:rPr>
          <w:rFonts w:asciiTheme="minorHAnsi" w:hAnsiTheme="minorHAnsi" w:cstheme="minorHAnsi"/>
        </w:rPr>
        <w:t xml:space="preserve">. </w:t>
      </w:r>
    </w:p>
    <w:p w14:paraId="6B4336DD" w14:textId="77777777" w:rsidR="00705A90" w:rsidRPr="00A24C9D" w:rsidRDefault="00705A90" w:rsidP="00705A90">
      <w:pPr>
        <w:rPr>
          <w:rFonts w:asciiTheme="minorHAnsi" w:hAnsiTheme="minorHAnsi" w:cstheme="minorHAnsi"/>
        </w:rPr>
      </w:pPr>
      <w:r w:rsidRPr="00A24C9D">
        <w:rPr>
          <w:rStyle w:val="Style13ptBold"/>
          <w:rFonts w:asciiTheme="minorHAnsi" w:hAnsiTheme="minorHAnsi" w:cstheme="minorHAnsi"/>
        </w:rPr>
        <w:t>Mischke ’24</w:t>
      </w:r>
      <w:r w:rsidRPr="00A24C9D">
        <w:rPr>
          <w:rFonts w:asciiTheme="minorHAnsi" w:hAnsiTheme="minorHAnsi" w:cstheme="minorHAnsi"/>
        </w:rPr>
        <w:t xml:space="preserve"> [Jan, Chris Bradley, Marc Canal, et al; March 27; PhD, partner at McKinsey; MS, senior partner at McKinsey; MBA, MS, senior fellow at McKinsey; McKinsey &amp; Company, </w:t>
      </w:r>
      <w:r>
        <w:rPr>
          <w:rFonts w:asciiTheme="minorHAnsi" w:hAnsiTheme="minorHAnsi" w:cstheme="minorHAnsi"/>
        </w:rPr>
        <w:t>“</w:t>
      </w:r>
      <w:r w:rsidRPr="00A24C9D">
        <w:rPr>
          <w:rFonts w:asciiTheme="minorHAnsi" w:hAnsiTheme="minorHAnsi" w:cstheme="minorHAnsi"/>
        </w:rPr>
        <w:t>Investing in productivity growth,</w:t>
      </w:r>
      <w:r>
        <w:rPr>
          <w:rFonts w:asciiTheme="minorHAnsi" w:hAnsiTheme="minorHAnsi" w:cstheme="minorHAnsi"/>
        </w:rPr>
        <w:t>”</w:t>
      </w:r>
      <w:r w:rsidRPr="00A24C9D">
        <w:rPr>
          <w:rFonts w:asciiTheme="minorHAnsi" w:hAnsiTheme="minorHAnsi" w:cstheme="minorHAnsi"/>
        </w:rPr>
        <w:t xml:space="preserve"> https://www.mckinsey.com/mgi/our-research/investing-in-productivity-growth]</w:t>
      </w:r>
    </w:p>
    <w:p w14:paraId="0C9CAE54"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Over the past 25 years, emerging economies in the fast lane of productivity growth have caught up with advanced economies, with China and India at the forefront.</w:t>
      </w:r>
    </w:p>
    <w:p w14:paraId="71D89186"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In this section, we map our three lanes against five factors commonly called out in development economics literature and find a strong match—as well as interesting nuance:</w:t>
      </w:r>
    </w:p>
    <w:p w14:paraId="1C53A6AF"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 xml:space="preserve">1. Radically </w:t>
      </w:r>
      <w:r w:rsidRPr="00A24C9D">
        <w:rPr>
          <w:rStyle w:val="StyleUnderline"/>
          <w:rFonts w:asciiTheme="minorHAnsi" w:hAnsiTheme="minorHAnsi" w:cstheme="minorHAnsi"/>
        </w:rPr>
        <w:t xml:space="preserve">high </w:t>
      </w:r>
      <w:r w:rsidRPr="00A24C9D">
        <w:rPr>
          <w:rStyle w:val="Emphasis"/>
          <w:rFonts w:asciiTheme="minorHAnsi" w:hAnsiTheme="minorHAnsi" w:cstheme="minorHAnsi"/>
        </w:rPr>
        <w:t xml:space="preserve">capital </w:t>
      </w:r>
      <w:r w:rsidRPr="00A24C9D">
        <w:rPr>
          <w:rStyle w:val="Emphasis"/>
          <w:rFonts w:asciiTheme="minorHAnsi" w:hAnsiTheme="minorHAnsi" w:cstheme="minorHAnsi"/>
          <w:highlight w:val="cyan"/>
        </w:rPr>
        <w:t>investment</w:t>
      </w:r>
      <w:r w:rsidRPr="00A24C9D">
        <w:rPr>
          <w:rFonts w:asciiTheme="minorHAnsi" w:hAnsiTheme="minorHAnsi" w:cstheme="minorHAnsi"/>
          <w:sz w:val="16"/>
        </w:rPr>
        <w:t xml:space="preserve">, at 20 to 40 percent of GDP, </w:t>
      </w:r>
      <w:r w:rsidRPr="00A24C9D">
        <w:rPr>
          <w:rStyle w:val="StyleUnderline"/>
          <w:rFonts w:asciiTheme="minorHAnsi" w:hAnsiTheme="minorHAnsi" w:cstheme="minorHAnsi"/>
          <w:highlight w:val="cyan"/>
        </w:rPr>
        <w:t>is the</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standout </w:t>
      </w:r>
      <w:r w:rsidRPr="00A24C9D">
        <w:rPr>
          <w:rStyle w:val="Emphasis"/>
          <w:rFonts w:asciiTheme="minorHAnsi" w:hAnsiTheme="minorHAnsi" w:cstheme="minorHAnsi"/>
          <w:highlight w:val="cyan"/>
        </w:rPr>
        <w:t>driver</w:t>
      </w:r>
      <w:r w:rsidRPr="00A24C9D">
        <w:rPr>
          <w:rStyle w:val="StyleUnderline"/>
          <w:rFonts w:asciiTheme="minorHAnsi" w:hAnsiTheme="minorHAnsi" w:cstheme="minorHAnsi"/>
          <w:highlight w:val="cyan"/>
        </w:rPr>
        <w:t xml:space="preserve"> of</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rapid </w:t>
      </w:r>
      <w:r w:rsidRPr="00A24C9D">
        <w:rPr>
          <w:rStyle w:val="Emphasis"/>
          <w:rFonts w:asciiTheme="minorHAnsi" w:hAnsiTheme="minorHAnsi" w:cstheme="minorHAnsi"/>
          <w:highlight w:val="cyan"/>
        </w:rPr>
        <w:t>productivity growth</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in most cases </w:t>
      </w:r>
      <w:r w:rsidRPr="00A24C9D">
        <w:rPr>
          <w:rStyle w:val="StyleUnderline"/>
          <w:rFonts w:asciiTheme="minorHAnsi" w:hAnsiTheme="minorHAnsi" w:cstheme="minorHAnsi"/>
          <w:highlight w:val="cyan"/>
        </w:rPr>
        <w:t>underpinning</w:t>
      </w:r>
      <w:r w:rsidRPr="00A24C9D">
        <w:rPr>
          <w:rFonts w:asciiTheme="minorHAnsi" w:hAnsiTheme="minorHAnsi" w:cstheme="minorHAnsi"/>
          <w:sz w:val="16"/>
        </w:rPr>
        <w:t xml:space="preserve"> at least 70 to </w:t>
      </w:r>
      <w:r w:rsidRPr="00A24C9D">
        <w:rPr>
          <w:rStyle w:val="Emphasis"/>
          <w:rFonts w:asciiTheme="minorHAnsi" w:hAnsiTheme="minorHAnsi" w:cstheme="minorHAnsi"/>
          <w:sz w:val="32"/>
          <w:szCs w:val="32"/>
          <w:highlight w:val="cyan"/>
        </w:rPr>
        <w:t>80 percent</w:t>
      </w:r>
      <w:r w:rsidRPr="00A24C9D">
        <w:rPr>
          <w:rStyle w:val="StyleUnderline"/>
          <w:rFonts w:asciiTheme="minorHAnsi" w:hAnsiTheme="minorHAnsi" w:cstheme="minorHAnsi"/>
          <w:sz w:val="32"/>
          <w:szCs w:val="32"/>
          <w:highlight w:val="cyan"/>
        </w:rPr>
        <w:t xml:space="preserve"> </w:t>
      </w:r>
      <w:r w:rsidRPr="00A24C9D">
        <w:rPr>
          <w:rStyle w:val="StyleUnderline"/>
          <w:rFonts w:asciiTheme="minorHAnsi" w:hAnsiTheme="minorHAnsi" w:cstheme="minorHAnsi"/>
          <w:highlight w:val="cyan"/>
        </w:rPr>
        <w:t>of it</w:t>
      </w:r>
      <w:r w:rsidRPr="00A24C9D">
        <w:rPr>
          <w:rFonts w:asciiTheme="minorHAnsi" w:hAnsiTheme="minorHAnsi" w:cstheme="minorHAnsi"/>
          <w:sz w:val="16"/>
        </w:rPr>
        <w:t>.</w:t>
      </w:r>
    </w:p>
    <w:p w14:paraId="502E5BB8"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This investment is deployed into:</w:t>
      </w:r>
    </w:p>
    <w:p w14:paraId="1D817B03"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2. Building cities in the right way and mechanizing agriculture, moving workers off the farm and into urban construction and service sectors;</w:t>
      </w:r>
    </w:p>
    <w:p w14:paraId="0B58DB6A"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 xml:space="preserve">3. Achieving distinctive productivity growth within these expanding service sectors, where </w:t>
      </w:r>
      <w:r w:rsidRPr="00A24C9D">
        <w:rPr>
          <w:rStyle w:val="StyleUnderline"/>
          <w:rFonts w:asciiTheme="minorHAnsi" w:hAnsiTheme="minorHAnsi" w:cstheme="minorHAnsi"/>
        </w:rPr>
        <w:t xml:space="preserve">capital deepening is instrumental to creating formal </w:t>
      </w:r>
      <w:r w:rsidRPr="00A24C9D">
        <w:rPr>
          <w:rStyle w:val="Emphasis"/>
          <w:rFonts w:asciiTheme="minorHAnsi" w:hAnsiTheme="minorHAnsi" w:cstheme="minorHAnsi"/>
        </w:rPr>
        <w:t>productive jobs</w:t>
      </w:r>
      <w:r w:rsidRPr="00A24C9D">
        <w:rPr>
          <w:rFonts w:asciiTheme="minorHAnsi" w:hAnsiTheme="minorHAnsi" w:cstheme="minorHAnsi"/>
          <w:sz w:val="16"/>
        </w:rPr>
        <w:t>; and</w:t>
      </w:r>
    </w:p>
    <w:p w14:paraId="6AE62342"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4. Making manufacturing more sophisticated and global, driving its output and value added beyond commodities (although often not adding employment).</w:t>
      </w:r>
    </w:p>
    <w:p w14:paraId="19E38C32"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All of this is enabled by:</w:t>
      </w:r>
    </w:p>
    <w:p w14:paraId="49861F53"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5. Solid institutions, innovation, and education, all of which support investment but also require it.</w:t>
      </w:r>
    </w:p>
    <w:p w14:paraId="396C7FBB"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 xml:space="preserve">Fast-lane economies are generally high performers across these five factors (Exhibit 13). Middle-lane economies have either not put some of the building blocks in place or have done so less successfully, while slow-lane economies have faced structural challenges such as weak institutions and high commodity dependence. Interestingly, workforce shifts from agriculture into services turn out to be of lesser importance </w:t>
      </w:r>
      <w:r w:rsidRPr="00A24C9D">
        <w:rPr>
          <w:rFonts w:asciiTheme="minorHAnsi" w:hAnsiTheme="minorHAnsi" w:cstheme="minorHAnsi"/>
          <w:sz w:val="16"/>
        </w:rPr>
        <w:lastRenderedPageBreak/>
        <w:t>in distinguishing the lanes. What matters is building cities and their service sectors in the right way, with significant capital investment and formal jobs.</w:t>
      </w:r>
    </w:p>
    <w:p w14:paraId="126CF4D7"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Exhibit 13</w:t>
      </w:r>
    </w:p>
    <w:p w14:paraId="78F98FA7"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Five elements characterize fast-lane productivity growth.</w:t>
      </w:r>
    </w:p>
    <w:p w14:paraId="1908F8AD"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To understand how fast-lane economies have outpaced other emerging economies, we have used sector data for 54 economies that represent 87 percent of emerging economies’ GDP.50 To illustrate our findings, we have selected 18 example economies (six each from the fast, middle, and slow lanes); they represent all regions and 72 percent of emerging economies’ GDP.51 For analyses of additional factors such as urbanization, commodity dependence, and education, we cover all the economies represented in previous chapters.52</w:t>
      </w:r>
    </w:p>
    <w:p w14:paraId="0838B3D5"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Fast-lane economies invest more than the rest</w:t>
      </w:r>
    </w:p>
    <w:p w14:paraId="0257A196"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Growth in capital per worker accounted for about four-fifths of productivity growth in most emerging regions over the past 25 years and for much of the difference in productivity growth between lanes, as seen in section 1. Most fast-lane economies managed to sustain investment at 20 to 40 percent of their GDP over the whole period.</w:t>
      </w:r>
    </w:p>
    <w:p w14:paraId="76DEBB99"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Residential and commercial property are essential for the urbanization that raises growth and productivity in a modern economy. Infrastructure investments make transportation and utilities more productive and produce spillovers across the economy. Machinery and equipment, from traditional types to new sophisticated robots, complement all sorts of workers’ tasks. Investment in R&amp;D and other intangibles enables manufacturing to diversify and become more complex and productive, and it raises productivity in all types of services, from hospitals to digital and IT systems.</w:t>
      </w:r>
    </w:p>
    <w:p w14:paraId="59CFE10E"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 xml:space="preserve">This is not to say that higher investment is always good, or that what economies invest in does not matter. As economies develop and returns on investment decline, rebalancing to lower investment and higher consumption is natural. Investment can stay too high for too long, ignoring low returns, which can be particularly destabilizing if it is funded by debt instead of savings. But on the whole, </w:t>
      </w:r>
      <w:r w:rsidRPr="00A24C9D">
        <w:rPr>
          <w:rStyle w:val="StyleUnderline"/>
          <w:rFonts w:asciiTheme="minorHAnsi" w:hAnsiTheme="minorHAnsi" w:cstheme="minorHAnsi"/>
        </w:rPr>
        <w:t xml:space="preserve">higher </w:t>
      </w:r>
      <w:r w:rsidRPr="00A24C9D">
        <w:rPr>
          <w:rStyle w:val="StyleUnderline"/>
          <w:rFonts w:asciiTheme="minorHAnsi" w:hAnsiTheme="minorHAnsi" w:cstheme="minorHAnsi"/>
          <w:highlight w:val="cyan"/>
        </w:rPr>
        <w:t>investment has been associated</w:t>
      </w:r>
      <w:r w:rsidRPr="00A24C9D">
        <w:rPr>
          <w:rFonts w:asciiTheme="minorHAnsi" w:hAnsiTheme="minorHAnsi" w:cstheme="minorHAnsi"/>
          <w:sz w:val="16"/>
        </w:rPr>
        <w:t xml:space="preserve"> </w:t>
      </w:r>
      <w:r w:rsidRPr="00A24C9D">
        <w:rPr>
          <w:rStyle w:val="Emphasis"/>
          <w:rFonts w:asciiTheme="minorHAnsi" w:hAnsiTheme="minorHAnsi" w:cstheme="minorHAnsi"/>
        </w:rPr>
        <w:t>empirically</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 xml:space="preserve">with </w:t>
      </w:r>
      <w:r w:rsidRPr="00A24C9D">
        <w:rPr>
          <w:rStyle w:val="Emphasis"/>
          <w:rFonts w:asciiTheme="minorHAnsi" w:hAnsiTheme="minorHAnsi" w:cstheme="minorHAnsi"/>
          <w:highlight w:val="cyan"/>
        </w:rPr>
        <w:t>higher output</w:t>
      </w:r>
      <w:r w:rsidRPr="00A24C9D">
        <w:rPr>
          <w:rStyle w:val="StyleUnderline"/>
          <w:rFonts w:asciiTheme="minorHAnsi" w:hAnsiTheme="minorHAnsi" w:cstheme="minorHAnsi"/>
          <w:highlight w:val="cyan"/>
        </w:rPr>
        <w:t xml:space="preserve"> and </w:t>
      </w:r>
      <w:r w:rsidRPr="00A24C9D">
        <w:rPr>
          <w:rStyle w:val="Emphasis"/>
          <w:rFonts w:asciiTheme="minorHAnsi" w:hAnsiTheme="minorHAnsi" w:cstheme="minorHAnsi"/>
          <w:highlight w:val="cyan"/>
        </w:rPr>
        <w:t>productivity</w:t>
      </w:r>
      <w:r w:rsidRPr="00A24C9D">
        <w:rPr>
          <w:rStyle w:val="Emphasis"/>
          <w:rFonts w:asciiTheme="minorHAnsi" w:hAnsiTheme="minorHAnsi" w:cstheme="minorHAnsi"/>
        </w:rPr>
        <w:t xml:space="preserve"> growth</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lower</w:t>
      </w:r>
      <w:r w:rsidRPr="00A24C9D">
        <w:rPr>
          <w:rStyle w:val="StyleUnderline"/>
          <w:rFonts w:asciiTheme="minorHAnsi" w:hAnsiTheme="minorHAnsi" w:cstheme="minorHAnsi"/>
          <w:highlight w:val="cyan"/>
        </w:rPr>
        <w:t xml:space="preserve"> inflation</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better </w:t>
      </w:r>
      <w:r w:rsidRPr="00A24C9D">
        <w:rPr>
          <w:rStyle w:val="Emphasis"/>
          <w:rFonts w:asciiTheme="minorHAnsi" w:hAnsiTheme="minorHAnsi" w:cstheme="minorHAnsi"/>
          <w:highlight w:val="cyan"/>
        </w:rPr>
        <w:t>fiscal</w:t>
      </w:r>
      <w:r w:rsidRPr="00A24C9D">
        <w:rPr>
          <w:rFonts w:asciiTheme="minorHAnsi" w:hAnsiTheme="minorHAnsi" w:cstheme="minorHAnsi"/>
          <w:sz w:val="16"/>
        </w:rPr>
        <w:t xml:space="preserve"> and external </w:t>
      </w:r>
      <w:r w:rsidRPr="00A24C9D">
        <w:rPr>
          <w:rStyle w:val="StyleUnderline"/>
          <w:rFonts w:asciiTheme="minorHAnsi" w:hAnsiTheme="minorHAnsi" w:cstheme="minorHAnsi"/>
          <w:highlight w:val="cyan"/>
        </w:rPr>
        <w:t xml:space="preserve">balances, and lower </w:t>
      </w:r>
      <w:r w:rsidRPr="00A24C9D">
        <w:rPr>
          <w:rStyle w:val="Emphasis"/>
          <w:rFonts w:asciiTheme="minorHAnsi" w:hAnsiTheme="minorHAnsi" w:cstheme="minorHAnsi"/>
          <w:highlight w:val="cyan"/>
        </w:rPr>
        <w:t>poverty</w:t>
      </w:r>
      <w:r w:rsidRPr="00A24C9D">
        <w:rPr>
          <w:rFonts w:asciiTheme="minorHAnsi" w:hAnsiTheme="minorHAnsi" w:cstheme="minorHAnsi"/>
          <w:sz w:val="16"/>
        </w:rPr>
        <w:t xml:space="preserve"> </w:t>
      </w:r>
      <w:r w:rsidRPr="00A24C9D">
        <w:rPr>
          <w:rStyle w:val="StyleUnderline"/>
          <w:rFonts w:asciiTheme="minorHAnsi" w:hAnsiTheme="minorHAnsi" w:cstheme="minorHAnsi"/>
        </w:rPr>
        <w:t>rates</w:t>
      </w:r>
      <w:r w:rsidRPr="00A24C9D">
        <w:rPr>
          <w:rFonts w:asciiTheme="minorHAnsi" w:hAnsiTheme="minorHAnsi" w:cstheme="minorHAnsi"/>
          <w:sz w:val="16"/>
        </w:rPr>
        <w:t xml:space="preserve"> and </w:t>
      </w:r>
      <w:r w:rsidRPr="00A24C9D">
        <w:rPr>
          <w:rStyle w:val="Emphasis"/>
          <w:rFonts w:asciiTheme="minorHAnsi" w:hAnsiTheme="minorHAnsi" w:cstheme="minorHAnsi"/>
        </w:rPr>
        <w:t>inequality</w:t>
      </w:r>
      <w:r w:rsidRPr="00A24C9D">
        <w:rPr>
          <w:rFonts w:asciiTheme="minorHAnsi" w:hAnsiTheme="minorHAnsi" w:cstheme="minorHAnsi"/>
          <w:sz w:val="16"/>
        </w:rPr>
        <w:t>.53</w:t>
      </w:r>
    </w:p>
    <w:p w14:paraId="16F9CC40"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&lt;&lt;TEXT CONDENSED, NONE OMITTED&gt;&gt;</w:t>
      </w:r>
    </w:p>
    <w:p w14:paraId="081D77E3" w14:textId="77777777" w:rsidR="00705A90" w:rsidRPr="00A24C9D" w:rsidRDefault="00705A90" w:rsidP="00705A90">
      <w:pPr>
        <w:rPr>
          <w:rFonts w:asciiTheme="minorHAnsi" w:hAnsiTheme="minorHAnsi" w:cstheme="minorHAnsi"/>
          <w:sz w:val="2"/>
          <w:szCs w:val="2"/>
        </w:rPr>
      </w:pPr>
      <w:r w:rsidRPr="00A24C9D">
        <w:rPr>
          <w:rFonts w:asciiTheme="minorHAnsi" w:hAnsiTheme="minorHAnsi" w:cstheme="minorHAnsi"/>
          <w:sz w:val="2"/>
          <w:szCs w:val="2"/>
        </w:rPr>
        <w:t>Higher investment is associated with higher output and productivity growth, lower inflation, better fiscal and external balances, and lower poverty rates and inequality. China, Ethiopia, India, Poland, Türkiye, and Vietnam make up our sample set of fast-lane economies, and their high rates of investment multiplied their ratio of capital stock per worker (Exhibit 14). Exhibit 14 Rising capital investment per worker has been the main driver of labor productivity growth. In these fast-lane economies, policies set strong and stable incentives for private investment. They included opening markets to some level of competition and foreign investment, setting up efficient financial sectors, and establishing legal systems to protect ownership rights. Central and Eastern European economies that were integrated into the EU drew in foreign investment and consolidated their financial sectors. From 2004 to 2008, one-fifth of the $220 billion (€168 billion) of net foreign direct investment inflows to Central and Eastern Europe went into the financial sector.54 Much of the rest went to modernize outdated factories and production methods. For example, vehicle production more than doubled between 2000 and 2011, while employment in the sector rose only 60 percent, resulting in a significant productivity increase. Large companies drive investment and growth, making it important to help firms scale up.55 Larger entities have more capacity to invest and export, to adopt technology, to develop talent, to pay their workers better wages, and to adapt to shocks. Many emerging economies have large shares of small, informal businesses that find it hard to boost productivity, affecting development.56 Fast-lane economies also had the willingness and capacity to plow public money into critical infrastructure such as road and railway networks, power and telecommunication systems, health and education facilities, and other urban infrastructure. Ethiopia’s impressive pace relied in large part on public investment, while China’s capital stocks were 86 percent public by 1997 after nearly two decades of high state investment.57 When this type of investment is very high, however, it eventually starts yielding lower returns. In China, for instance, public capital stock is already at OECD levels, but private capital per worker is still well below that point, despite remarkable increases.58 This suggests there is scope for faster growth of private capital. Slow- and middle-lane economies did not enjoy this pace of public or private investment growth. Even lower-income economies such as Cameroon and Pakistan that had very low capital stock per worker in 1997, comparable to China and India, achieved very little growth. Without enough savings and the policy settings to attract private and foreign investment, and without the capacity for public investment, they did not build the infrastructure, plant, machinery, and human capital needed to improve productivity growth. For example, 18 percent of Africa’s urban population still lacks access to electricity, and 66 percent has no access to piped water and sewerage systems.59 Urbanization shifts workers away from farms and into services and construction Enabled by investment in infrastructure, urbanization has meant a major shift in the composition of economies, away from agriculture and into the construction and service-sector jobs that concentrate in cities (Exhibit 15). The urban share of the population in emerging economies has increased on average by nearly ten percentage points over the past quarter century, with remarkable cases across regions (China’s share grew by 31 percentage points, Costa Rica’s by 26 points, Albania’s by 24 points, and Botswana’s by 22 points). Urbanization itself is a weaker differentiator of fast-lane economies than the other factors discussed in this section; many middle- and slow-lane economies also urbanized rapidly. How urbanization is harnessed is what makes the difference.60 Fast-lane economies were better able to develop their cities’ infrastructure and buildings as their workforce was moving there, creating an environment more conducive to investment, growth, and prosperity. Growth in construction jobs was generally higher in fast-lane economies. In China, India, and Vietnam, the share of workers in construction increased by five to 12 percentage points. Exhibit 15 As emerging economies urbanized, their workforces moved away from agriculture. Well-managed cities have all the ingredients to activate the virtuous cycle of rising productivity, income, and demand. As workers move to cities and secure better, more productive jobs, they earn the higher wages that boost both savings and consumption. Higher consumption gives business the incentive to invest, and savings fund the investment—which, in turn, makes workers more productive, restarting the cycle. Across our sample of 54 economies, an average of roughly one-sixth of the workforce left agriculture from 1997 to 2018. In China, agriculture fell from 50 to 27 percent of the workforce, with 150 million people leaving the sector.61 Vietnam’s share dropped from 70 to 38 percent, and Romania halved its share, from 40 to 19 percent. Urbanization’s productivity boost in emerging economies is due both to workers leaving the low-productivity agriculture sector (the mix effect) and to better performance in the agriculture sector itself (the within effect) as it mechanized or lost redundant labor (Exhibit 16). In fastlane economies, agriculture contributed to roughly one-third of all productivity growth from 1997 to 2018. In these economies, across regions, the employment share and often even total employment in agriculture decreased, yet total output nearly doubled. Exhibit 16 Improvements within agriculture and shifting employment away from it have had a significant impact on economy-wide productivity growth. We strive to provide individuals with disabilities equal access to our website. If you would like information about this content we will be happy to work with you. Please email us at: McKinsey_Website_Accessibility@mckinsey.com In emerging economies where urbanization started earlier, the productivity impact of agriculture was understandably lower. In 1997, Central and Eastern European economies had a relatively small 17 percent share of workers in agriculture, on average, and Latin American economies 23 percent. The sector contributed about or less than half a percentage point to total productivity growth. Growing service-sector jobs have distinctively high productivity growth in fast-lane economies Across lanes, most of the workers leaving agriculture entered services. But fast-lane economies invested to enhance the productivity of these service sectors even as they industrialized. One central tenet of development economics is that industrialization is the main way to boost productivity growth; by contrast, increasing service-sector productivity is hard.62 While manufacturing is still extremely relevant, we find that many fast-lane economies achieved notably high productivity growth in services, too. Reallocating workers toward services in itself does not always translate into a large productivity boost. In fact, in most cases, more than 60 percent of the workers who entered services went into relatively low-productivity subsectors such as wholesale and retail trade or transportation.63 For example, while 15 percent of China’s workforce entered services between 1997 and 2018, that added only 0.2 percentage point to productivity growth, as about 80 percent of the workers joined low-productivity services. What matters to the success of fast-lane economies is the push to raise productivity within services. What matters to the success of fast-lane economies is the push to raise productivity within services (Exhibit 17). This includes gains in the lower-productivity service sectors mentioned above (such as the spread of modern-format stores in retail) as well as in higher-productivity sectors such as business and financial services. Exhibit 17 Fast-lane economies achieved distinctively high productivity growth in services as those sectors expanded. A substantial share of fast-lane productivity gains was likely due to investment in physical and human capital. India’s early upgrading of digital infrastructure and workforce skills in the 1990s enabled it to become a global IT leader, especially in software, for example.64 Other types of infrastructure, such as transport services, matter as well. Central and Eastern European economies raised productivity in services markedly due in no small part to their ability to attract significant foreign direct investment.65 In fast-lane economies, manufacturing sectors have become more sophisticated and global Fast-lane economies of different income levels were able to outpace other emerging economies in the race to industrialize. They raised growth in manufacturing productivity—and output—largely through building more complex supply chains, producing more sophisticated products, and plugging into global value chains. Whether economies can still industrialize their way to prosperity, as some East Asian economies did in the past, is an ongoing and lively debate in development economics.66 Our findings suggest that manufacturing, including via exports, has continued to be a common way for emerging economies to raise productivity, despite only rare instances in the past quarter century in which the sector significantly expanded employment. In contrast to services, the share of manufacturing jobs in fast-lane economies, except for a few that started from a very low base, either stayed flat or fell (Exhibit 18).67 Exhibit 18 As their manufacturing sectors became more sophisticated and global, fast-lane economies achieved fast productivity growth with similar employment. In China, manufacturing was the single most important driver of productivity, adding 2.6 percentage points in annual growth. Manufacturing also contributed strongly to productivity growth in fast-lane Central and Eastern European economies such as Romania (1.4 percentage points), Slovakia (1.4 points), and Poland (1.0 point). These gains were achieved, in many cases, once economies already had a relatively large manufacturing sector (about 20 percent of total employment), without increasing the sector’s share of employment. In fact, in three of the six fast-lane economies in our sample, the sector’s share of workers actually fell or held steady: China went from 22 to 20 percent, Türkiye dropped from 20 to 18 percent, and Poland stayed at 22 percent.68 India experienced very limited growth in manufacturing’s share of employment, starting from a low base. Only Ethiopia and Vietnam, starting even lower, managed to grow their manufacturing employment substantially. Manufacturing provides a channel for the kind of investment in R&amp;D and innovation that helps drive overall productivity growth; trade in manufactured goods within a global value chain accelerates that growth. A strong manufacturing sector also enables economies to produce the basic materials and capital goods they need for urbanization, infrastructure, and mechanization in other sectors. Fast-lane economies pursued each of these factors more than those in the slower lanes; many of the latter relied more on commodity exports. R&amp;D-rich, globally integrated manufacturing supports the evolution to a more diversified and sophisticated economic fabric. Indeed, fast-lane countries have above-average economic complexity, a measure of the diversity and sophistication of the products that an economy is capable of producing. This capability is an indication of a country’s economic development and competitiveness.69 China has increased its economic complexity toward advanced-economy levels (Exhibit 19). Exhibit 19 Fast-lane economies export more complex products and are less dependent on the export of commodities. Trade in manufactured goods amplifies the productivity dividend, especially when it is part of a global value chain. Trading firms learn faster and are more competitive at home and abroad.70 When they are part of a global value chain, companies are also able to specialize in core tasks and access inputs and knowledge from their foreign partners. Greater exports are also an important source of demand, providing economies with the incentives and revenues to invest in capital goods and technology. Where fast-lane economies benefit from economic complexity and trade, slow-lane economies may suffer from excessive reliance on resources. On average, 78 percent of the goods exported by slow-lane economies are commodities, about double the share in fast-lane economies and advanced economies.71 This dependence makes economies more vulnerable to global shocks and impedes their industry-driven productivity growth.72 High-value commodity exports also put upward pressure on the exchange rate, making exports less competitive. This, in turn, discourages investment in tradable sectors and accelerates the growth of nontradable services.73 Solid and improving enablers pave the way to the fast lane Strong investment and productivity growth can only be built on a firm foundation. Knowing the necessary conditions for economic development and growth is the holy grail of economics. The drivers are many, and the circumstances and extent to which they drive productivity growth are hotly debated. Some research institutions have built lists of productivity drivers, including the World Economic Forum’s Global Competitiveness Index of 12 drivers and the World Bank’s 2019 Global Productivity framework of ten.74 There is also a question about whether it takes a certain level of each enabler to achieve a large acceleration in productivity or whether improvements in each driver are enough. The answer is probably a combination. In this section, we focus on three enablers: institutions, innovation (through R&amp;D), and human capital. Effective institutions are fundamental to long-run growth, through both effective public intervention and creating the rules of the game in which businesses invest and thrive. From the vast literature on institutions and productivity growth,75 we have selected pillar 1 from the World Economic Forum’s Global Competitiveness Index to analyze our lanes. This pillar, measuring the relative strength of institutions, includes metrics for government performance, property rights, transparency, security, and a lack of corruption, among other things.76 On a scale from 0 (worst) to 100 (best), the average score of advanced economies is 71. Fast-lane economies have an average of 56, middle-lane economies 52, and slow-lane economies 48. Investment in R&amp;D is a simple proxy for an economy’s capacity to innovate. Fast-lane economies invest on average nearly 1 percent of their GDP in R&amp;D, compared with 0.6 percent and 0.4 percent by middle- and slow-lane economies.77 China has dramatically increased investment in R&amp;D, from 0.6 percent of GDP in 1997 to 2.2 percent in 2019, matching the advanced-economy average for that year. Economies in Central Europe lifted their R&amp;D investment from 0.6 percent to 1.0 percent over that quarter century. Economies in Latin America, many of which are in the slow lane, invest only 0.2 percent of GDP in R&amp;D. The region accounts for less than 2 percent of the world’s patent applications, and of these, less than one-fifth are filed by Latin Americans.78 The third enabler we examined is education, or productive investment in human capital.79 Ample literature supports the relevance of human capital as a driver of economic development.80 A simple measure of education is learning-adjusted years of schooling in the working population. Advanced economies average about 11.0 years, fast-lane economies 9.0 years, middle-lane economies 7.5 years, and slow-lane economies 6.0 years. Regions with an overrepresentation of slow-lane economies are significantly weaker when it comes to these enablers. For example, Latin America’s growth has long been held back by underdeveloped financial sectors and certain regulations that block investment. Weak public institutions and governance also limit government capacity to reduce the region’s considerable gaps in human capital, technology, and infrastructure.81 Similar factors affect economies in Sub-Saharan Africa, despite significant differences in income levels. Political instability can add to this story. Previous MGI work found that coups and other political events affected 30 percent of Africa’s population in the 2010s, compared with 4 percent in the 2000s.82 After peaking in 2008, foreign direct investment flows into Africa declined in 31 of Africa’s 54 economies, falling fastest in the continent’s two largest economies, Nigeria and South Africa. Strong and improving foundations in institutions, education, and innovation are three of the most relevant enablers of productivity growth. They require—and also unleash—the necessary investments that are critical to moving economies into the fast lane.</w:t>
      </w:r>
    </w:p>
    <w:p w14:paraId="6D8D01A0"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4. An agenda for productivity growth in a changing geo-economic era</w:t>
      </w:r>
    </w:p>
    <w:p w14:paraId="55843FE0" w14:textId="77777777" w:rsidR="00705A90" w:rsidRPr="00A24C9D" w:rsidRDefault="00705A90" w:rsidP="00705A90">
      <w:pPr>
        <w:rPr>
          <w:rFonts w:asciiTheme="minorHAnsi" w:hAnsiTheme="minorHAnsi" w:cstheme="minorHAnsi"/>
          <w:sz w:val="16"/>
        </w:rPr>
      </w:pPr>
      <w:r w:rsidRPr="00A24C9D">
        <w:rPr>
          <w:rStyle w:val="StyleUnderline"/>
          <w:rFonts w:asciiTheme="minorHAnsi" w:hAnsiTheme="minorHAnsi" w:cstheme="minorHAnsi"/>
          <w:highlight w:val="cyan"/>
        </w:rPr>
        <w:t xml:space="preserve">Our </w:t>
      </w:r>
      <w:r w:rsidRPr="00A24C9D">
        <w:rPr>
          <w:rStyle w:val="Emphasis"/>
          <w:rFonts w:asciiTheme="minorHAnsi" w:hAnsiTheme="minorHAnsi" w:cstheme="minorHAnsi"/>
          <w:highlight w:val="cyan"/>
        </w:rPr>
        <w:t>diagnosis</w:t>
      </w:r>
      <w:r w:rsidRPr="00A24C9D">
        <w:rPr>
          <w:rStyle w:val="StyleUnderline"/>
          <w:rFonts w:asciiTheme="minorHAnsi" w:hAnsiTheme="minorHAnsi" w:cstheme="minorHAnsi"/>
          <w:highlight w:val="cyan"/>
        </w:rPr>
        <w:t xml:space="preserve"> suggests</w:t>
      </w:r>
      <w:r w:rsidRPr="00A24C9D">
        <w:rPr>
          <w:rStyle w:val="StyleUnderline"/>
          <w:rFonts w:asciiTheme="minorHAnsi" w:hAnsiTheme="minorHAnsi" w:cstheme="minorHAnsi"/>
        </w:rPr>
        <w:t xml:space="preserve"> priorities </w:t>
      </w:r>
      <w:r w:rsidRPr="00A24C9D">
        <w:rPr>
          <w:rStyle w:val="StyleUnderline"/>
          <w:rFonts w:asciiTheme="minorHAnsi" w:hAnsiTheme="minorHAnsi" w:cstheme="minorHAnsi"/>
          <w:highlight w:val="cyan"/>
        </w:rPr>
        <w:t xml:space="preserve">for </w:t>
      </w:r>
      <w:r w:rsidRPr="00A24C9D">
        <w:rPr>
          <w:rStyle w:val="Emphasis"/>
          <w:rFonts w:asciiTheme="minorHAnsi" w:hAnsiTheme="minorHAnsi" w:cstheme="minorHAnsi"/>
          <w:highlight w:val="cyan"/>
        </w:rPr>
        <w:t>advanced econ</w:t>
      </w:r>
      <w:r w:rsidRPr="00A24C9D">
        <w:rPr>
          <w:rStyle w:val="Emphasis"/>
          <w:rFonts w:asciiTheme="minorHAnsi" w:hAnsiTheme="minorHAnsi" w:cstheme="minorHAnsi"/>
        </w:rPr>
        <w:t>omies</w:t>
      </w:r>
      <w:r w:rsidRPr="00A24C9D">
        <w:rPr>
          <w:rFonts w:asciiTheme="minorHAnsi" w:hAnsiTheme="minorHAnsi" w:cstheme="minorHAnsi"/>
          <w:sz w:val="16"/>
        </w:rPr>
        <w:t xml:space="preserve">: a focus on revamping </w:t>
      </w:r>
      <w:r w:rsidRPr="00A24C9D">
        <w:rPr>
          <w:rStyle w:val="Emphasis"/>
          <w:rFonts w:asciiTheme="minorHAnsi" w:hAnsiTheme="minorHAnsi" w:cstheme="minorHAnsi"/>
          <w:highlight w:val="cyan"/>
        </w:rPr>
        <w:t>investment</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and harvesting the </w:t>
      </w:r>
      <w:r w:rsidRPr="00A24C9D">
        <w:rPr>
          <w:rStyle w:val="Emphasis"/>
          <w:rFonts w:asciiTheme="minorHAnsi" w:hAnsiTheme="minorHAnsi" w:cstheme="minorHAnsi"/>
          <w:highlight w:val="cyan"/>
        </w:rPr>
        <w:t>productivity dividend</w:t>
      </w:r>
      <w:r w:rsidRPr="00A24C9D">
        <w:rPr>
          <w:rFonts w:asciiTheme="minorHAnsi" w:hAnsiTheme="minorHAnsi" w:cstheme="minorHAnsi"/>
          <w:sz w:val="16"/>
          <w:highlight w:val="cyan"/>
        </w:rPr>
        <w:t xml:space="preserve"> </w:t>
      </w:r>
      <w:r w:rsidRPr="00A24C9D">
        <w:rPr>
          <w:rStyle w:val="StyleUnderline"/>
          <w:rFonts w:asciiTheme="minorHAnsi" w:hAnsiTheme="minorHAnsi" w:cstheme="minorHAnsi"/>
          <w:highlight w:val="cyan"/>
        </w:rPr>
        <w:t>from</w:t>
      </w:r>
      <w:r w:rsidRPr="00A24C9D">
        <w:rPr>
          <w:rFonts w:asciiTheme="minorHAnsi" w:hAnsiTheme="minorHAnsi" w:cstheme="minorHAnsi"/>
          <w:sz w:val="16"/>
        </w:rPr>
        <w:t xml:space="preserve"> </w:t>
      </w:r>
      <w:r w:rsidRPr="00A24C9D">
        <w:rPr>
          <w:rStyle w:val="Emphasis"/>
          <w:rFonts w:asciiTheme="minorHAnsi" w:hAnsiTheme="minorHAnsi" w:cstheme="minorHAnsi"/>
        </w:rPr>
        <w:t>digital</w:t>
      </w:r>
      <w:r w:rsidRPr="00A24C9D">
        <w:rPr>
          <w:rFonts w:asciiTheme="minorHAnsi" w:hAnsiTheme="minorHAnsi" w:cstheme="minorHAnsi"/>
          <w:sz w:val="16"/>
        </w:rPr>
        <w:t xml:space="preserve"> and other </w:t>
      </w:r>
      <w:r w:rsidRPr="00A24C9D">
        <w:rPr>
          <w:rStyle w:val="Emphasis"/>
          <w:rFonts w:asciiTheme="minorHAnsi" w:hAnsiTheme="minorHAnsi" w:cstheme="minorHAnsi"/>
        </w:rPr>
        <w:t>tech</w:t>
      </w:r>
      <w:r w:rsidRPr="00A24C9D">
        <w:rPr>
          <w:rFonts w:asciiTheme="minorHAnsi" w:hAnsiTheme="minorHAnsi" w:cstheme="minorHAnsi"/>
          <w:sz w:val="16"/>
        </w:rPr>
        <w:t xml:space="preserve">nologies </w:t>
      </w:r>
      <w:r w:rsidRPr="00A24C9D">
        <w:rPr>
          <w:rStyle w:val="StyleUnderline"/>
          <w:rFonts w:asciiTheme="minorHAnsi" w:hAnsiTheme="minorHAnsi" w:cstheme="minorHAnsi"/>
        </w:rPr>
        <w:t xml:space="preserve">such as </w:t>
      </w:r>
      <w:r w:rsidRPr="00A24C9D">
        <w:rPr>
          <w:rStyle w:val="Emphasis"/>
          <w:rFonts w:asciiTheme="minorHAnsi" w:hAnsiTheme="minorHAnsi" w:cstheme="minorHAnsi"/>
          <w:highlight w:val="cyan"/>
        </w:rPr>
        <w:t>AI</w:t>
      </w:r>
      <w:r w:rsidRPr="00A24C9D">
        <w:rPr>
          <w:rFonts w:asciiTheme="minorHAnsi" w:hAnsiTheme="minorHAnsi" w:cstheme="minorHAnsi"/>
          <w:sz w:val="16"/>
        </w:rPr>
        <w:t>. Conversely, commonly raised solutions such as reshoring manufacturing and trying to influence the sector mix are less likely to reaccelerate productivity growth. Improving how we measure GDP and productivity is a worthwhile pursuit, but the drivers of the slowdown outlined in this research have been real and keenly felt regardless of measurement.</w:t>
      </w:r>
    </w:p>
    <w:p w14:paraId="4D934BAA"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We also outline the priorities for emerging economies to get to the fast lane: boost capital investment, build on that investment to urbanize effectively, grow the productivity and size of the service and construction sectors, and increase the sophistication and global interconnectedness of manufacturing.</w:t>
      </w:r>
    </w:p>
    <w:p w14:paraId="26CAAA0D"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In this last section, we explore the future of productivity growth by posing seven questions. Because we cover the full range of global economies with different characteristics, we necessarily focus on general points. The first two questions—linked to investment and technology—focus on what is needed to reverse the slowdown and position economies for high productivity growth in a changing era. The final five explore how future productivity growth will be shaped by the big puzzles on the horizon: shrinking and aging populations in many economies, including most advanced economies and China; new ways of working; the growing importance of services; trade tensions and supply-chain disruptions; and energy costs.</w:t>
      </w:r>
    </w:p>
    <w:p w14:paraId="47EA80C6"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1. Can we revamp investment and demand in a changing macro environment?</w:t>
      </w:r>
    </w:p>
    <w:p w14:paraId="0A5B13C9" w14:textId="77777777" w:rsidR="00705A90" w:rsidRPr="00A24C9D" w:rsidRDefault="00705A90" w:rsidP="00705A90">
      <w:pPr>
        <w:rPr>
          <w:rFonts w:asciiTheme="minorHAnsi" w:hAnsiTheme="minorHAnsi" w:cstheme="minorHAnsi"/>
          <w:sz w:val="16"/>
        </w:rPr>
      </w:pPr>
      <w:r w:rsidRPr="00A24C9D">
        <w:rPr>
          <w:rStyle w:val="StyleUnderline"/>
          <w:rFonts w:asciiTheme="minorHAnsi" w:hAnsiTheme="minorHAnsi" w:cstheme="minorHAnsi"/>
        </w:rPr>
        <w:t xml:space="preserve">If there is a </w:t>
      </w:r>
      <w:r w:rsidRPr="00A24C9D">
        <w:rPr>
          <w:rStyle w:val="Emphasis"/>
          <w:rFonts w:asciiTheme="minorHAnsi" w:hAnsiTheme="minorHAnsi" w:cstheme="minorHAnsi"/>
        </w:rPr>
        <w:t>common thread</w:t>
      </w:r>
      <w:r w:rsidRPr="00A24C9D">
        <w:rPr>
          <w:rFonts w:asciiTheme="minorHAnsi" w:hAnsiTheme="minorHAnsi" w:cstheme="minorHAnsi"/>
          <w:sz w:val="16"/>
        </w:rPr>
        <w:t xml:space="preserve"> in this report, </w:t>
      </w:r>
      <w:r w:rsidRPr="00A24C9D">
        <w:rPr>
          <w:rStyle w:val="StyleUnderline"/>
          <w:rFonts w:asciiTheme="minorHAnsi" w:hAnsiTheme="minorHAnsi" w:cstheme="minorHAnsi"/>
        </w:rPr>
        <w:t xml:space="preserve">it is the importance of </w:t>
      </w:r>
      <w:r w:rsidRPr="00A24C9D">
        <w:rPr>
          <w:rStyle w:val="Emphasis"/>
          <w:rFonts w:asciiTheme="minorHAnsi" w:hAnsiTheme="minorHAnsi" w:cstheme="minorHAnsi"/>
        </w:rPr>
        <w:t>investment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Fully </w:t>
      </w:r>
      <w:r w:rsidRPr="00A24C9D">
        <w:rPr>
          <w:rStyle w:val="Emphasis"/>
          <w:rFonts w:asciiTheme="minorHAnsi" w:hAnsiTheme="minorHAnsi" w:cstheme="minorHAnsi"/>
          <w:highlight w:val="cyan"/>
        </w:rPr>
        <w:t>half</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of </w:t>
      </w:r>
      <w:r w:rsidRPr="00A24C9D">
        <w:rPr>
          <w:rStyle w:val="StyleUnderline"/>
          <w:rFonts w:asciiTheme="minorHAnsi" w:hAnsiTheme="minorHAnsi" w:cstheme="minorHAnsi"/>
          <w:highlight w:val="cyan"/>
        </w:rPr>
        <w:t xml:space="preserve">the </w:t>
      </w:r>
      <w:r w:rsidRPr="00A24C9D">
        <w:rPr>
          <w:rStyle w:val="Emphasis"/>
          <w:rFonts w:asciiTheme="minorHAnsi" w:hAnsiTheme="minorHAnsi" w:cstheme="minorHAnsi"/>
          <w:highlight w:val="cyan"/>
        </w:rPr>
        <w:t>drop-off</w:t>
      </w:r>
      <w:r w:rsidRPr="00A24C9D">
        <w:rPr>
          <w:rStyle w:val="StyleUnderline"/>
          <w:rFonts w:asciiTheme="minorHAnsi" w:hAnsiTheme="minorHAnsi" w:cstheme="minorHAnsi"/>
          <w:highlight w:val="cyan"/>
        </w:rPr>
        <w:t xml:space="preserve"> in </w:t>
      </w:r>
      <w:r w:rsidRPr="00A24C9D">
        <w:rPr>
          <w:rStyle w:val="Emphasis"/>
          <w:rFonts w:asciiTheme="minorHAnsi" w:hAnsiTheme="minorHAnsi" w:cstheme="minorHAnsi"/>
          <w:highlight w:val="cyan"/>
        </w:rPr>
        <w:t>productivity</w:t>
      </w:r>
      <w:r w:rsidRPr="00A24C9D">
        <w:rPr>
          <w:rFonts w:asciiTheme="minorHAnsi" w:hAnsiTheme="minorHAnsi" w:cstheme="minorHAnsi"/>
          <w:sz w:val="16"/>
        </w:rPr>
        <w:t xml:space="preserve"> growth </w:t>
      </w:r>
      <w:r w:rsidRPr="00A24C9D">
        <w:rPr>
          <w:rStyle w:val="StyleUnderline"/>
          <w:rFonts w:asciiTheme="minorHAnsi" w:hAnsiTheme="minorHAnsi" w:cstheme="minorHAnsi"/>
        </w:rPr>
        <w:t xml:space="preserve">in advanced economies </w:t>
      </w:r>
      <w:r w:rsidRPr="00A24C9D">
        <w:rPr>
          <w:rStyle w:val="StyleUnderline"/>
          <w:rFonts w:asciiTheme="minorHAnsi" w:hAnsiTheme="minorHAnsi" w:cstheme="minorHAnsi"/>
          <w:highlight w:val="cyan"/>
        </w:rPr>
        <w:t xml:space="preserve">is a </w:t>
      </w:r>
      <w:r w:rsidRPr="00A24C9D">
        <w:rPr>
          <w:rStyle w:val="Emphasis"/>
          <w:rFonts w:asciiTheme="minorHAnsi" w:hAnsiTheme="minorHAnsi" w:cstheme="minorHAnsi"/>
          <w:highlight w:val="cyan"/>
        </w:rPr>
        <w:t>slowdown</w:t>
      </w:r>
      <w:r w:rsidRPr="00A24C9D">
        <w:rPr>
          <w:rStyle w:val="StyleUnderline"/>
          <w:rFonts w:asciiTheme="minorHAnsi" w:hAnsiTheme="minorHAnsi" w:cstheme="minorHAnsi"/>
          <w:highlight w:val="cyan"/>
        </w:rPr>
        <w:t xml:space="preserve"> in </w:t>
      </w:r>
      <w:r w:rsidRPr="00A24C9D">
        <w:rPr>
          <w:rStyle w:val="Emphasis"/>
          <w:rFonts w:asciiTheme="minorHAnsi" w:hAnsiTheme="minorHAnsi" w:cstheme="minorHAnsi"/>
          <w:highlight w:val="cyan"/>
        </w:rPr>
        <w:t>capital deepening</w:t>
      </w:r>
      <w:r w:rsidRPr="00A24C9D">
        <w:rPr>
          <w:rFonts w:asciiTheme="minorHAnsi" w:hAnsiTheme="minorHAnsi" w:cstheme="minorHAnsi"/>
          <w:sz w:val="16"/>
        </w:rPr>
        <w:t xml:space="preserve"> (</w:t>
      </w:r>
      <w:r w:rsidRPr="00A24C9D">
        <w:rPr>
          <w:rStyle w:val="StyleUnderline"/>
          <w:rFonts w:asciiTheme="minorHAnsi" w:hAnsiTheme="minorHAnsi" w:cstheme="minorHAnsi"/>
        </w:rPr>
        <w:t>that is</w:t>
      </w:r>
      <w:r w:rsidRPr="00A24C9D">
        <w:rPr>
          <w:rFonts w:asciiTheme="minorHAnsi" w:hAnsiTheme="minorHAnsi" w:cstheme="minorHAnsi"/>
          <w:sz w:val="16"/>
        </w:rPr>
        <w:t xml:space="preserve">, the growth of </w:t>
      </w:r>
      <w:r w:rsidRPr="00A24C9D">
        <w:rPr>
          <w:rStyle w:val="Emphasis"/>
          <w:rFonts w:asciiTheme="minorHAnsi" w:hAnsiTheme="minorHAnsi" w:cstheme="minorHAnsi"/>
        </w:rPr>
        <w:t>capital</w:t>
      </w:r>
      <w:r w:rsidRPr="00A24C9D">
        <w:rPr>
          <w:rStyle w:val="StyleUnderline"/>
          <w:rFonts w:asciiTheme="minorHAnsi" w:hAnsiTheme="minorHAnsi" w:cstheme="minorHAnsi"/>
        </w:rPr>
        <w:t xml:space="preserve"> per </w:t>
      </w:r>
      <w:r w:rsidRPr="00A24C9D">
        <w:rPr>
          <w:rStyle w:val="Emphasis"/>
          <w:rFonts w:asciiTheme="minorHAnsi" w:hAnsiTheme="minorHAnsi" w:cstheme="minorHAnsi"/>
        </w:rPr>
        <w:t>worker</w:t>
      </w:r>
      <w:r w:rsidRPr="00A24C9D">
        <w:rPr>
          <w:rFonts w:asciiTheme="minorHAnsi" w:hAnsiTheme="minorHAnsi" w:cstheme="minorHAnsi"/>
          <w:sz w:val="16"/>
        </w:rPr>
        <w:t>). High capital deepening is also the key characteristic of emerging economies in the fast lane.</w:t>
      </w:r>
    </w:p>
    <w:p w14:paraId="6312B00D"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 xml:space="preserve">Investment flows best in </w:t>
      </w:r>
      <w:r>
        <w:rPr>
          <w:rFonts w:asciiTheme="minorHAnsi" w:hAnsiTheme="minorHAnsi" w:cstheme="minorHAnsi"/>
          <w:sz w:val="16"/>
        </w:rPr>
        <w:t>“</w:t>
      </w:r>
      <w:r w:rsidRPr="00A24C9D">
        <w:rPr>
          <w:rFonts w:asciiTheme="minorHAnsi" w:hAnsiTheme="minorHAnsi" w:cstheme="minorHAnsi"/>
          <w:sz w:val="16"/>
        </w:rPr>
        <w:t>high-pressure</w:t>
      </w:r>
      <w:r>
        <w:rPr>
          <w:rFonts w:asciiTheme="minorHAnsi" w:hAnsiTheme="minorHAnsi" w:cstheme="minorHAnsi"/>
          <w:sz w:val="16"/>
        </w:rPr>
        <w:t>”</w:t>
      </w:r>
      <w:r w:rsidRPr="00A24C9D">
        <w:rPr>
          <w:rFonts w:asciiTheme="minorHAnsi" w:hAnsiTheme="minorHAnsi" w:cstheme="minorHAnsi"/>
          <w:sz w:val="16"/>
        </w:rPr>
        <w:t xml:space="preserve"> economies that enjoy strong demand, strong growth, and low unemployment. Inflationary pressure and rising interest rates could be signs that we are leaving behind secular stagnation and entering an era of higher demand and investment. </w:t>
      </w:r>
      <w:r w:rsidRPr="00A24C9D">
        <w:rPr>
          <w:rFonts w:asciiTheme="minorHAnsi" w:hAnsiTheme="minorHAnsi" w:cstheme="minorHAnsi"/>
          <w:sz w:val="16"/>
        </w:rPr>
        <w:lastRenderedPageBreak/>
        <w:t xml:space="preserve">Higher real wages may motivate more capital investment, too.83 Although it is too soon to tell, some signs appear positive, particularly in the United States. Real GDP beat expectations by growing at annualized rates of 4.9 and 3.3 percent in the third and fourth quarters of 2023, respectively; this was largely driven by equally high productivity growth.84 </w:t>
      </w:r>
      <w:r w:rsidRPr="00A24C9D">
        <w:rPr>
          <w:rStyle w:val="Emphasis"/>
          <w:rFonts w:asciiTheme="minorHAnsi" w:hAnsiTheme="minorHAnsi" w:cstheme="minorHAnsi"/>
        </w:rPr>
        <w:t>Aggregate metrics</w:t>
      </w:r>
      <w:r w:rsidRPr="00A24C9D">
        <w:rPr>
          <w:rStyle w:val="StyleUnderline"/>
          <w:rFonts w:asciiTheme="minorHAnsi" w:hAnsiTheme="minorHAnsi" w:cstheme="minorHAnsi"/>
        </w:rPr>
        <w:t xml:space="preserve"> show</w:t>
      </w:r>
      <w:r w:rsidRPr="00A24C9D">
        <w:rPr>
          <w:rFonts w:asciiTheme="minorHAnsi" w:hAnsiTheme="minorHAnsi" w:cstheme="minorHAnsi"/>
          <w:sz w:val="16"/>
        </w:rPr>
        <w:t xml:space="preserve"> that </w:t>
      </w:r>
      <w:r w:rsidRPr="00A24C9D">
        <w:rPr>
          <w:rStyle w:val="StyleUnderline"/>
          <w:rFonts w:asciiTheme="minorHAnsi" w:hAnsiTheme="minorHAnsi" w:cstheme="minorHAnsi"/>
          <w:highlight w:val="cyan"/>
        </w:rPr>
        <w:t xml:space="preserve">investment is </w:t>
      </w:r>
      <w:r w:rsidRPr="00A24C9D">
        <w:rPr>
          <w:rStyle w:val="Emphasis"/>
          <w:rFonts w:asciiTheme="minorHAnsi" w:hAnsiTheme="minorHAnsi" w:cstheme="minorHAnsi"/>
          <w:highlight w:val="cyan"/>
        </w:rPr>
        <w:t>up</w:t>
      </w:r>
      <w:r w:rsidRPr="00A24C9D">
        <w:rPr>
          <w:rStyle w:val="StyleUnderline"/>
          <w:rFonts w:asciiTheme="minorHAnsi" w:hAnsiTheme="minorHAnsi" w:cstheme="minorHAnsi"/>
          <w:highlight w:val="cyan"/>
        </w:rPr>
        <w:t xml:space="preserve"> from pandemic lows</w:t>
      </w:r>
      <w:r w:rsidRPr="00A24C9D">
        <w:rPr>
          <w:rFonts w:asciiTheme="minorHAnsi" w:hAnsiTheme="minorHAnsi" w:cstheme="minorHAnsi"/>
          <w:sz w:val="16"/>
        </w:rPr>
        <w:t xml:space="preserve">, though it still has a long way to go. Anecdotally, </w:t>
      </w:r>
      <w:r w:rsidRPr="00A24C9D">
        <w:rPr>
          <w:rStyle w:val="StyleUnderline"/>
          <w:rFonts w:asciiTheme="minorHAnsi" w:hAnsiTheme="minorHAnsi" w:cstheme="minorHAnsi"/>
        </w:rPr>
        <w:t>the big five US tech firms spent</w:t>
      </w:r>
      <w:r w:rsidRPr="00A24C9D">
        <w:rPr>
          <w:rFonts w:asciiTheme="minorHAnsi" w:hAnsiTheme="minorHAnsi" w:cstheme="minorHAnsi"/>
          <w:sz w:val="16"/>
        </w:rPr>
        <w:t xml:space="preserve"> $</w:t>
      </w:r>
      <w:r w:rsidRPr="00A24C9D">
        <w:rPr>
          <w:rStyle w:val="Emphasis"/>
          <w:rFonts w:asciiTheme="minorHAnsi" w:hAnsiTheme="minorHAnsi" w:cstheme="minorHAnsi"/>
        </w:rPr>
        <w:t>350 billion</w:t>
      </w:r>
      <w:r w:rsidRPr="00A24C9D">
        <w:rPr>
          <w:rFonts w:asciiTheme="minorHAnsi" w:hAnsiTheme="minorHAnsi" w:cstheme="minorHAnsi"/>
          <w:sz w:val="16"/>
        </w:rPr>
        <w:t xml:space="preserve"> among them </w:t>
      </w:r>
      <w:r w:rsidRPr="00A24C9D">
        <w:rPr>
          <w:rStyle w:val="StyleUnderline"/>
          <w:rFonts w:asciiTheme="minorHAnsi" w:hAnsiTheme="minorHAnsi" w:cstheme="minorHAnsi"/>
        </w:rPr>
        <w:t>on R&amp;D</w:t>
      </w:r>
      <w:r w:rsidRPr="00A24C9D">
        <w:rPr>
          <w:rFonts w:asciiTheme="minorHAnsi" w:hAnsiTheme="minorHAnsi" w:cstheme="minorHAnsi"/>
          <w:sz w:val="16"/>
        </w:rPr>
        <w:t xml:space="preserve"> and capital expenditures in 2022, as part of a race for supremacy in AI and the cloud.85 </w:t>
      </w:r>
      <w:r w:rsidRPr="00A24C9D">
        <w:rPr>
          <w:rStyle w:val="StyleUnderline"/>
          <w:rFonts w:asciiTheme="minorHAnsi" w:hAnsiTheme="minorHAnsi" w:cstheme="minorHAnsi"/>
        </w:rPr>
        <w:t>Construction activity in the US manufacturing sector is</w:t>
      </w:r>
      <w:r w:rsidRPr="00A24C9D">
        <w:rPr>
          <w:rFonts w:asciiTheme="minorHAnsi" w:hAnsiTheme="minorHAnsi" w:cstheme="minorHAnsi"/>
          <w:sz w:val="16"/>
        </w:rPr>
        <w:t xml:space="preserve"> two to </w:t>
      </w:r>
      <w:r w:rsidRPr="00A24C9D">
        <w:rPr>
          <w:rStyle w:val="Emphasis"/>
          <w:rFonts w:asciiTheme="minorHAnsi" w:hAnsiTheme="minorHAnsi" w:cstheme="minorHAnsi"/>
        </w:rPr>
        <w:t>three times</w:t>
      </w:r>
      <w:r w:rsidRPr="00A24C9D">
        <w:rPr>
          <w:rStyle w:val="StyleUnderline"/>
          <w:rFonts w:asciiTheme="minorHAnsi" w:hAnsiTheme="minorHAnsi" w:cstheme="minorHAnsi"/>
        </w:rPr>
        <w:t xml:space="preserve"> its normal level</w:t>
      </w:r>
      <w:r w:rsidRPr="00A24C9D">
        <w:rPr>
          <w:rFonts w:asciiTheme="minorHAnsi" w:hAnsiTheme="minorHAnsi" w:cstheme="minorHAnsi"/>
          <w:sz w:val="16"/>
        </w:rPr>
        <w:t xml:space="preserve">, </w:t>
      </w:r>
      <w:r w:rsidRPr="00A24C9D">
        <w:rPr>
          <w:rStyle w:val="StyleUnderline"/>
          <w:rFonts w:asciiTheme="minorHAnsi" w:hAnsiTheme="minorHAnsi" w:cstheme="minorHAnsi"/>
        </w:rPr>
        <w:t>driven</w:t>
      </w:r>
      <w:r w:rsidRPr="00A24C9D">
        <w:rPr>
          <w:rFonts w:asciiTheme="minorHAnsi" w:hAnsiTheme="minorHAnsi" w:cstheme="minorHAnsi"/>
          <w:sz w:val="16"/>
        </w:rPr>
        <w:t xml:space="preserve"> in part </w:t>
      </w:r>
      <w:r w:rsidRPr="00A24C9D">
        <w:rPr>
          <w:rStyle w:val="StyleUnderline"/>
          <w:rFonts w:asciiTheme="minorHAnsi" w:hAnsiTheme="minorHAnsi" w:cstheme="minorHAnsi"/>
        </w:rPr>
        <w:t xml:space="preserve">by a rush to build </w:t>
      </w:r>
      <w:r w:rsidRPr="00A24C9D">
        <w:rPr>
          <w:rStyle w:val="Emphasis"/>
          <w:rFonts w:asciiTheme="minorHAnsi" w:hAnsiTheme="minorHAnsi" w:cstheme="minorHAnsi"/>
        </w:rPr>
        <w:t>battery</w:t>
      </w:r>
      <w:r w:rsidRPr="00A24C9D">
        <w:rPr>
          <w:rFonts w:asciiTheme="minorHAnsi" w:hAnsiTheme="minorHAnsi" w:cstheme="minorHAnsi"/>
          <w:sz w:val="16"/>
        </w:rPr>
        <w:t xml:space="preserve"> </w:t>
      </w:r>
      <w:r w:rsidRPr="00A24C9D">
        <w:rPr>
          <w:rStyle w:val="StyleUnderline"/>
          <w:rFonts w:asciiTheme="minorHAnsi" w:hAnsiTheme="minorHAnsi" w:cstheme="minorHAnsi"/>
        </w:rPr>
        <w:t>supply chains</w:t>
      </w:r>
      <w:r w:rsidRPr="00A24C9D">
        <w:rPr>
          <w:rFonts w:asciiTheme="minorHAnsi" w:hAnsiTheme="minorHAnsi" w:cstheme="minorHAnsi"/>
          <w:sz w:val="16"/>
        </w:rPr>
        <w:t>.86</w:t>
      </w:r>
    </w:p>
    <w:p w14:paraId="5EF8DF1A" w14:textId="77777777" w:rsidR="00705A90" w:rsidRPr="00A24C9D" w:rsidRDefault="00705A90" w:rsidP="00705A90">
      <w:pPr>
        <w:rPr>
          <w:rFonts w:asciiTheme="minorHAnsi" w:hAnsiTheme="minorHAnsi" w:cstheme="minorHAnsi"/>
          <w:sz w:val="16"/>
        </w:rPr>
      </w:pPr>
      <w:r w:rsidRPr="002F5114">
        <w:rPr>
          <w:rStyle w:val="StyleUnderline"/>
          <w:rFonts w:asciiTheme="minorHAnsi" w:hAnsiTheme="minorHAnsi" w:cstheme="minorHAnsi"/>
        </w:rPr>
        <w:t>Advanced economies might</w:t>
      </w:r>
      <w:r w:rsidRPr="002F5114">
        <w:rPr>
          <w:rFonts w:asciiTheme="minorHAnsi" w:hAnsiTheme="minorHAnsi" w:cstheme="minorHAnsi"/>
          <w:sz w:val="16"/>
        </w:rPr>
        <w:t xml:space="preserve"> also </w:t>
      </w:r>
      <w:r w:rsidRPr="002F5114">
        <w:rPr>
          <w:rStyle w:val="StyleUnderline"/>
          <w:rFonts w:asciiTheme="minorHAnsi" w:hAnsiTheme="minorHAnsi" w:cstheme="minorHAnsi"/>
        </w:rPr>
        <w:t xml:space="preserve">tilt </w:t>
      </w:r>
      <w:r w:rsidRPr="002F5114">
        <w:rPr>
          <w:rStyle w:val="Emphasis"/>
          <w:rFonts w:asciiTheme="minorHAnsi" w:hAnsiTheme="minorHAnsi" w:cstheme="minorHAnsi"/>
        </w:rPr>
        <w:t>regulatory conditions</w:t>
      </w:r>
      <w:r w:rsidRPr="002F5114">
        <w:rPr>
          <w:rFonts w:asciiTheme="minorHAnsi" w:hAnsiTheme="minorHAnsi" w:cstheme="minorHAnsi"/>
          <w:sz w:val="16"/>
        </w:rPr>
        <w:t xml:space="preserve"> </w:t>
      </w:r>
      <w:r w:rsidRPr="002F5114">
        <w:rPr>
          <w:rStyle w:val="StyleUnderline"/>
          <w:rFonts w:asciiTheme="minorHAnsi" w:hAnsiTheme="minorHAnsi" w:cstheme="minorHAnsi"/>
        </w:rPr>
        <w:t xml:space="preserve">in favor of </w:t>
      </w:r>
      <w:r w:rsidRPr="002F5114">
        <w:rPr>
          <w:rStyle w:val="Emphasis"/>
          <w:rFonts w:asciiTheme="minorHAnsi" w:hAnsiTheme="minorHAnsi" w:cstheme="minorHAnsi"/>
        </w:rPr>
        <w:t>investment</w:t>
      </w:r>
      <w:r w:rsidRPr="002F5114">
        <w:rPr>
          <w:rFonts w:asciiTheme="minorHAnsi" w:hAnsiTheme="minorHAnsi" w:cstheme="minorHAnsi"/>
          <w:sz w:val="16"/>
        </w:rPr>
        <w:t xml:space="preserve"> and innovation. Priorities would include reducing unwarranted burden and complexity (for example, for permits to build renewable power), more effective market regulation, fixing land markets to facilitate building, and better intellectual property and competition policies. Creating the right balance of competition and </w:t>
      </w:r>
      <w:r w:rsidRPr="002F5114">
        <w:rPr>
          <w:rStyle w:val="Emphasis"/>
          <w:rFonts w:asciiTheme="minorHAnsi" w:hAnsiTheme="minorHAnsi" w:cstheme="minorHAnsi"/>
        </w:rPr>
        <w:t>entrepreneurship</w:t>
      </w:r>
      <w:r w:rsidRPr="002F5114">
        <w:rPr>
          <w:rFonts w:asciiTheme="minorHAnsi" w:hAnsiTheme="minorHAnsi" w:cstheme="minorHAnsi"/>
          <w:sz w:val="16"/>
        </w:rPr>
        <w:t xml:space="preserve"> would </w:t>
      </w:r>
      <w:r w:rsidRPr="002F5114">
        <w:rPr>
          <w:rStyle w:val="StyleUnderline"/>
          <w:rFonts w:asciiTheme="minorHAnsi" w:hAnsiTheme="minorHAnsi" w:cstheme="minorHAnsi"/>
        </w:rPr>
        <w:t xml:space="preserve">motivate </w:t>
      </w:r>
      <w:r w:rsidRPr="002F5114">
        <w:rPr>
          <w:rStyle w:val="Emphasis"/>
          <w:rFonts w:asciiTheme="minorHAnsi" w:hAnsiTheme="minorHAnsi" w:cstheme="minorHAnsi"/>
        </w:rPr>
        <w:t>new waves</w:t>
      </w:r>
      <w:r w:rsidRPr="002F5114">
        <w:rPr>
          <w:rStyle w:val="StyleUnderline"/>
          <w:rFonts w:asciiTheme="minorHAnsi" w:hAnsiTheme="minorHAnsi" w:cstheme="minorHAnsi"/>
        </w:rPr>
        <w:t xml:space="preserve"> of investment</w:t>
      </w:r>
      <w:r w:rsidRPr="002F5114">
        <w:rPr>
          <w:rFonts w:asciiTheme="minorHAnsi" w:hAnsiTheme="minorHAnsi" w:cstheme="minorHAnsi"/>
          <w:sz w:val="16"/>
        </w:rPr>
        <w:t xml:space="preserve">. </w:t>
      </w:r>
      <w:r w:rsidRPr="002F5114">
        <w:rPr>
          <w:rStyle w:val="StyleUnderline"/>
          <w:rFonts w:asciiTheme="minorHAnsi" w:hAnsiTheme="minorHAnsi" w:cstheme="minorHAnsi"/>
        </w:rPr>
        <w:t xml:space="preserve">In the </w:t>
      </w:r>
      <w:r w:rsidRPr="002F5114">
        <w:rPr>
          <w:rStyle w:val="Emphasis"/>
          <w:rFonts w:asciiTheme="minorHAnsi" w:hAnsiTheme="minorHAnsi" w:cstheme="minorHAnsi"/>
        </w:rPr>
        <w:t>U</w:t>
      </w:r>
      <w:r w:rsidRPr="002F5114">
        <w:rPr>
          <w:rFonts w:asciiTheme="minorHAnsi" w:hAnsiTheme="minorHAnsi" w:cstheme="minorHAnsi"/>
          <w:sz w:val="16"/>
        </w:rPr>
        <w:t xml:space="preserve">nited </w:t>
      </w:r>
      <w:r w:rsidRPr="002F5114">
        <w:rPr>
          <w:rStyle w:val="Emphasis"/>
          <w:rFonts w:asciiTheme="minorHAnsi" w:hAnsiTheme="minorHAnsi" w:cstheme="minorHAnsi"/>
        </w:rPr>
        <w:t>S</w:t>
      </w:r>
      <w:r w:rsidRPr="002F5114">
        <w:rPr>
          <w:rFonts w:asciiTheme="minorHAnsi" w:hAnsiTheme="minorHAnsi" w:cstheme="minorHAnsi"/>
          <w:sz w:val="16"/>
        </w:rPr>
        <w:t xml:space="preserve">tates, </w:t>
      </w:r>
      <w:r w:rsidRPr="002F5114">
        <w:rPr>
          <w:rStyle w:val="StyleUnderline"/>
          <w:rFonts w:asciiTheme="minorHAnsi" w:hAnsiTheme="minorHAnsi" w:cstheme="minorHAnsi"/>
        </w:rPr>
        <w:t xml:space="preserve">business dynamism </w:t>
      </w:r>
      <w:r w:rsidRPr="002F5114">
        <w:rPr>
          <w:rStyle w:val="Emphasis"/>
          <w:rFonts w:asciiTheme="minorHAnsi" w:hAnsiTheme="minorHAnsi" w:cstheme="minorHAnsi"/>
        </w:rPr>
        <w:t>shot up</w:t>
      </w:r>
      <w:r w:rsidRPr="002F5114">
        <w:rPr>
          <w:rFonts w:asciiTheme="minorHAnsi" w:hAnsiTheme="minorHAnsi" w:cstheme="minorHAnsi"/>
          <w:sz w:val="16"/>
        </w:rPr>
        <w:t xml:space="preserve"> in 2020 </w:t>
      </w:r>
      <w:r w:rsidRPr="002F5114">
        <w:rPr>
          <w:rStyle w:val="StyleUnderline"/>
          <w:rFonts w:asciiTheme="minorHAnsi" w:hAnsiTheme="minorHAnsi" w:cstheme="minorHAnsi"/>
        </w:rPr>
        <w:t xml:space="preserve">and </w:t>
      </w:r>
      <w:r w:rsidRPr="002F5114">
        <w:rPr>
          <w:rStyle w:val="Emphasis"/>
          <w:rFonts w:asciiTheme="minorHAnsi" w:hAnsiTheme="minorHAnsi" w:cstheme="minorHAnsi"/>
        </w:rPr>
        <w:t>kept pace</w:t>
      </w:r>
      <w:r w:rsidRPr="002F5114">
        <w:rPr>
          <w:rFonts w:asciiTheme="minorHAnsi" w:hAnsiTheme="minorHAnsi" w:cstheme="minorHAnsi"/>
          <w:sz w:val="16"/>
        </w:rPr>
        <w:t xml:space="preserve"> through 2023.87</w:t>
      </w:r>
    </w:p>
    <w:p w14:paraId="0C93D65E"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 xml:space="preserve">Emerging economies would benefit from public and private investment in urban infrastructure and in the public services and worker skills that make cities function. While people moving from farms to cities is a major lever for productivity growth, it can result in </w:t>
      </w:r>
      <w:r>
        <w:rPr>
          <w:rFonts w:asciiTheme="minorHAnsi" w:hAnsiTheme="minorHAnsi" w:cstheme="minorHAnsi"/>
          <w:sz w:val="16"/>
        </w:rPr>
        <w:t>“</w:t>
      </w:r>
      <w:r w:rsidRPr="00A24C9D">
        <w:rPr>
          <w:rFonts w:asciiTheme="minorHAnsi" w:hAnsiTheme="minorHAnsi" w:cstheme="minorHAnsi"/>
          <w:sz w:val="16"/>
        </w:rPr>
        <w:t>sterile agglomeration</w:t>
      </w:r>
      <w:r>
        <w:rPr>
          <w:rFonts w:asciiTheme="minorHAnsi" w:hAnsiTheme="minorHAnsi" w:cstheme="minorHAnsi"/>
          <w:sz w:val="16"/>
        </w:rPr>
        <w:t>”</w:t>
      </w:r>
      <w:r w:rsidRPr="00A24C9D">
        <w:rPr>
          <w:rFonts w:asciiTheme="minorHAnsi" w:hAnsiTheme="minorHAnsi" w:cstheme="minorHAnsi"/>
          <w:sz w:val="16"/>
        </w:rPr>
        <w:t xml:space="preserve"> without the right hard and soft investments.88 The focus can also extend to secondary cities with large potential.89 This requires creating savings or borrowing power to unleash that investment. However, emerging economies may find funding hard to come by. In the aftermath of the COVID-19 crisis, growing debt distress could be a limitation, and investors may be more attracted to the higher interest rates available again in advanced economies.90</w:t>
      </w:r>
    </w:p>
    <w:p w14:paraId="1E939989" w14:textId="77777777" w:rsidR="00705A90" w:rsidRPr="00A24C9D" w:rsidRDefault="00705A90" w:rsidP="00705A90">
      <w:pPr>
        <w:rPr>
          <w:rFonts w:asciiTheme="minorHAnsi" w:hAnsiTheme="minorHAnsi" w:cstheme="minorHAnsi"/>
          <w:sz w:val="16"/>
        </w:rPr>
      </w:pPr>
      <w:r w:rsidRPr="00A24C9D">
        <w:rPr>
          <w:rStyle w:val="StyleUnderline"/>
          <w:rFonts w:asciiTheme="minorHAnsi" w:hAnsiTheme="minorHAnsi" w:cstheme="minorHAnsi"/>
          <w:highlight w:val="cyan"/>
        </w:rPr>
        <w:t xml:space="preserve">An </w:t>
      </w:r>
      <w:r w:rsidRPr="00A24C9D">
        <w:rPr>
          <w:rStyle w:val="Emphasis"/>
          <w:rFonts w:asciiTheme="minorHAnsi" w:hAnsiTheme="minorHAnsi" w:cstheme="minorHAnsi"/>
          <w:highlight w:val="cyan"/>
        </w:rPr>
        <w:t>attractive</w:t>
      </w:r>
      <w:r w:rsidRPr="00A24C9D">
        <w:rPr>
          <w:rStyle w:val="StyleUnderline"/>
          <w:rFonts w:asciiTheme="minorHAnsi" w:hAnsiTheme="minorHAnsi" w:cstheme="minorHAnsi"/>
        </w:rPr>
        <w:t xml:space="preserve"> </w:t>
      </w:r>
      <w:r w:rsidRPr="00A24C9D">
        <w:rPr>
          <w:rStyle w:val="Emphasis"/>
          <w:rFonts w:asciiTheme="minorHAnsi" w:hAnsiTheme="minorHAnsi" w:cstheme="minorHAnsi"/>
          <w:highlight w:val="cyan"/>
        </w:rPr>
        <w:t>business environment</w:t>
      </w:r>
      <w:r w:rsidRPr="00A24C9D">
        <w:rPr>
          <w:rStyle w:val="StyleUnderline"/>
          <w:rFonts w:asciiTheme="minorHAnsi" w:hAnsiTheme="minorHAnsi" w:cstheme="minorHAnsi"/>
        </w:rPr>
        <w:t xml:space="preserve"> therefore becomes</w:t>
      </w:r>
      <w:r w:rsidRPr="00A24C9D">
        <w:rPr>
          <w:rFonts w:asciiTheme="minorHAnsi" w:hAnsiTheme="minorHAnsi" w:cstheme="minorHAnsi"/>
          <w:sz w:val="16"/>
        </w:rPr>
        <w:t xml:space="preserve"> even more </w:t>
      </w:r>
      <w:r w:rsidRPr="00A24C9D">
        <w:rPr>
          <w:rStyle w:val="Emphasis"/>
          <w:rFonts w:asciiTheme="minorHAnsi" w:hAnsiTheme="minorHAnsi" w:cstheme="minorHAnsi"/>
        </w:rPr>
        <w:t>important</w:t>
      </w:r>
      <w:r w:rsidRPr="00A24C9D">
        <w:rPr>
          <w:rFonts w:asciiTheme="minorHAnsi" w:hAnsiTheme="minorHAnsi" w:cstheme="minorHAnsi"/>
          <w:sz w:val="16"/>
        </w:rPr>
        <w:t xml:space="preserve">. </w:t>
      </w:r>
      <w:r w:rsidRPr="00A24C9D">
        <w:rPr>
          <w:rStyle w:val="StyleUnderline"/>
          <w:rFonts w:asciiTheme="minorHAnsi" w:hAnsiTheme="minorHAnsi" w:cstheme="minorHAnsi"/>
        </w:rPr>
        <w:t>This includes</w:t>
      </w:r>
      <w:r w:rsidRPr="00A24C9D">
        <w:rPr>
          <w:rFonts w:asciiTheme="minorHAnsi" w:hAnsiTheme="minorHAnsi" w:cstheme="minorHAnsi"/>
          <w:sz w:val="16"/>
        </w:rPr>
        <w:t xml:space="preserve"> low corruption, </w:t>
      </w:r>
      <w:r w:rsidRPr="00A24C9D">
        <w:rPr>
          <w:rStyle w:val="Emphasis"/>
          <w:rFonts w:asciiTheme="minorHAnsi" w:hAnsiTheme="minorHAnsi" w:cstheme="minorHAnsi"/>
        </w:rPr>
        <w:t>nimble</w:t>
      </w:r>
      <w:r w:rsidRPr="00A24C9D">
        <w:rPr>
          <w:rStyle w:val="StyleUnderline"/>
          <w:rFonts w:asciiTheme="minorHAnsi" w:hAnsiTheme="minorHAnsi" w:cstheme="minorHAnsi"/>
        </w:rPr>
        <w:t xml:space="preserve"> regulation</w:t>
      </w:r>
      <w:r w:rsidRPr="00A24C9D">
        <w:rPr>
          <w:rFonts w:asciiTheme="minorHAnsi" w:hAnsiTheme="minorHAnsi" w:cstheme="minorHAnsi"/>
          <w:sz w:val="16"/>
        </w:rPr>
        <w:t xml:space="preserve">, high-quality financial markets, and macroeconomic stability, all of which have proved to be persistent challenges in many parts of the world. </w:t>
      </w:r>
      <w:r w:rsidRPr="00A24C9D">
        <w:rPr>
          <w:rStyle w:val="StyleUnderline"/>
          <w:rFonts w:asciiTheme="minorHAnsi" w:hAnsiTheme="minorHAnsi" w:cstheme="minorHAnsi"/>
        </w:rPr>
        <w:t>Solving these</w:t>
      </w:r>
      <w:r w:rsidRPr="00A24C9D">
        <w:rPr>
          <w:rFonts w:asciiTheme="minorHAnsi" w:hAnsiTheme="minorHAnsi" w:cstheme="minorHAnsi"/>
          <w:sz w:val="16"/>
        </w:rPr>
        <w:t xml:space="preserve"> </w:t>
      </w:r>
      <w:r w:rsidRPr="00A24C9D">
        <w:rPr>
          <w:rStyle w:val="StyleUnderline"/>
          <w:rFonts w:asciiTheme="minorHAnsi" w:hAnsiTheme="minorHAnsi" w:cstheme="minorHAnsi"/>
        </w:rPr>
        <w:t>issues would</w:t>
      </w:r>
      <w:r w:rsidRPr="00A24C9D">
        <w:rPr>
          <w:rFonts w:asciiTheme="minorHAnsi" w:hAnsiTheme="minorHAnsi" w:cstheme="minorHAnsi"/>
          <w:sz w:val="16"/>
        </w:rPr>
        <w:t xml:space="preserve"> not only help attract foreign capital but also </w:t>
      </w:r>
      <w:r w:rsidRPr="00A24C9D">
        <w:rPr>
          <w:rStyle w:val="StyleUnderline"/>
          <w:rFonts w:asciiTheme="minorHAnsi" w:hAnsiTheme="minorHAnsi" w:cstheme="minorHAnsi"/>
          <w:highlight w:val="cyan"/>
        </w:rPr>
        <w:t>activate</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the</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virtuous </w:t>
      </w:r>
      <w:r w:rsidRPr="00A24C9D">
        <w:rPr>
          <w:rStyle w:val="Emphasis"/>
          <w:rFonts w:asciiTheme="minorHAnsi" w:hAnsiTheme="minorHAnsi" w:cstheme="minorHAnsi"/>
          <w:highlight w:val="cyan"/>
        </w:rPr>
        <w:t>cycle</w:t>
      </w:r>
      <w:r w:rsidRPr="00A24C9D">
        <w:rPr>
          <w:rStyle w:val="StyleUnderline"/>
          <w:rFonts w:asciiTheme="minorHAnsi" w:hAnsiTheme="minorHAnsi" w:cstheme="minorHAnsi"/>
        </w:rPr>
        <w:t xml:space="preserve"> of </w:t>
      </w:r>
      <w:r w:rsidRPr="00A24C9D">
        <w:rPr>
          <w:rStyle w:val="Emphasis"/>
          <w:rFonts w:asciiTheme="minorHAnsi" w:hAnsiTheme="minorHAnsi" w:cstheme="minorHAnsi"/>
        </w:rPr>
        <w:t>rising productivity</w:t>
      </w:r>
      <w:r w:rsidRPr="00A24C9D">
        <w:rPr>
          <w:rFonts w:asciiTheme="minorHAnsi" w:hAnsiTheme="minorHAnsi" w:cstheme="minorHAnsi"/>
          <w:sz w:val="16"/>
        </w:rPr>
        <w:t xml:space="preserve">, incomes, demand, and domestic savings. </w:t>
      </w:r>
      <w:r w:rsidRPr="00A24C9D">
        <w:rPr>
          <w:rStyle w:val="Emphasis"/>
          <w:rFonts w:asciiTheme="minorHAnsi" w:hAnsiTheme="minorHAnsi" w:cstheme="minorHAnsi"/>
        </w:rPr>
        <w:t>Greater investment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in a more favorable business environment would </w:t>
      </w:r>
      <w:r w:rsidRPr="00A24C9D">
        <w:rPr>
          <w:rStyle w:val="StyleUnderline"/>
          <w:rFonts w:asciiTheme="minorHAnsi" w:hAnsiTheme="minorHAnsi" w:cstheme="minorHAnsi"/>
          <w:highlight w:val="cyan"/>
        </w:rPr>
        <w:t xml:space="preserve">help businesses </w:t>
      </w:r>
      <w:r w:rsidRPr="00A24C9D">
        <w:rPr>
          <w:rStyle w:val="Emphasis"/>
          <w:rFonts w:asciiTheme="minorHAnsi" w:hAnsiTheme="minorHAnsi" w:cstheme="minorHAnsi"/>
          <w:highlight w:val="cyan"/>
        </w:rPr>
        <w:t>grow</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allowing them</w:t>
      </w:r>
      <w:r w:rsidRPr="00A24C9D">
        <w:rPr>
          <w:rFonts w:asciiTheme="minorHAnsi" w:hAnsiTheme="minorHAnsi" w:cstheme="minorHAnsi"/>
          <w:sz w:val="16"/>
        </w:rPr>
        <w:t xml:space="preserve"> in turn </w:t>
      </w:r>
      <w:r w:rsidRPr="00A24C9D">
        <w:rPr>
          <w:rStyle w:val="StyleUnderline"/>
          <w:rFonts w:asciiTheme="minorHAnsi" w:hAnsiTheme="minorHAnsi" w:cstheme="minorHAnsi"/>
          <w:highlight w:val="cyan"/>
        </w:rPr>
        <w:t xml:space="preserve">to </w:t>
      </w:r>
      <w:r w:rsidRPr="00A24C9D">
        <w:rPr>
          <w:rStyle w:val="Emphasis"/>
          <w:rFonts w:asciiTheme="minorHAnsi" w:hAnsiTheme="minorHAnsi" w:cstheme="minorHAnsi"/>
          <w:highlight w:val="cyan"/>
        </w:rPr>
        <w:t>invest</w:t>
      </w:r>
      <w:r w:rsidRPr="00A24C9D">
        <w:rPr>
          <w:rStyle w:val="StyleUnderline"/>
          <w:rFonts w:asciiTheme="minorHAnsi" w:hAnsiTheme="minorHAnsi" w:cstheme="minorHAnsi"/>
        </w:rPr>
        <w:t xml:space="preserve"> in</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productive </w:t>
      </w:r>
      <w:r w:rsidRPr="00A24C9D">
        <w:rPr>
          <w:rStyle w:val="Emphasis"/>
          <w:rFonts w:asciiTheme="minorHAnsi" w:hAnsiTheme="minorHAnsi" w:cstheme="minorHAnsi"/>
        </w:rPr>
        <w:t>capital</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hire</w:t>
      </w:r>
      <w:r w:rsidRPr="00A24C9D">
        <w:rPr>
          <w:rFonts w:asciiTheme="minorHAnsi" w:hAnsiTheme="minorHAnsi" w:cstheme="minorHAnsi"/>
          <w:sz w:val="16"/>
        </w:rPr>
        <w:t xml:space="preserve"> and develop talent, </w:t>
      </w:r>
      <w:r w:rsidRPr="00A24C9D">
        <w:rPr>
          <w:rStyle w:val="StyleUnderline"/>
          <w:rFonts w:asciiTheme="minorHAnsi" w:hAnsiTheme="minorHAnsi" w:cstheme="minorHAnsi"/>
          <w:highlight w:val="cyan"/>
        </w:rPr>
        <w:t xml:space="preserve">pay </w:t>
      </w:r>
      <w:r w:rsidRPr="00A24C9D">
        <w:rPr>
          <w:rStyle w:val="Emphasis"/>
          <w:rFonts w:asciiTheme="minorHAnsi" w:hAnsiTheme="minorHAnsi" w:cstheme="minorHAnsi"/>
          <w:highlight w:val="cyan"/>
        </w:rPr>
        <w:t>higher</w:t>
      </w:r>
      <w:r w:rsidRPr="00A24C9D">
        <w:rPr>
          <w:rStyle w:val="StyleUnderline"/>
          <w:rFonts w:asciiTheme="minorHAnsi" w:hAnsiTheme="minorHAnsi" w:cstheme="minorHAnsi"/>
          <w:highlight w:val="cyan"/>
        </w:rPr>
        <w:t xml:space="preserve"> wages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and </w:t>
      </w:r>
      <w:r w:rsidRPr="00A24C9D">
        <w:rPr>
          <w:rStyle w:val="Emphasis"/>
          <w:rFonts w:asciiTheme="minorHAnsi" w:hAnsiTheme="minorHAnsi" w:cstheme="minorHAnsi"/>
          <w:highlight w:val="cyan"/>
        </w:rPr>
        <w:t>compete</w:t>
      </w:r>
      <w:r w:rsidRPr="00A24C9D">
        <w:rPr>
          <w:rFonts w:asciiTheme="minorHAnsi" w:hAnsiTheme="minorHAnsi" w:cstheme="minorHAnsi"/>
          <w:sz w:val="16"/>
        </w:rPr>
        <w:t xml:space="preserve"> </w:t>
      </w:r>
      <w:r w:rsidRPr="00A24C9D">
        <w:rPr>
          <w:rStyle w:val="StyleUnderline"/>
          <w:rFonts w:asciiTheme="minorHAnsi" w:hAnsiTheme="minorHAnsi" w:cstheme="minorHAnsi"/>
        </w:rPr>
        <w:t>in international markets</w:t>
      </w:r>
      <w:r w:rsidRPr="00A24C9D">
        <w:rPr>
          <w:rFonts w:asciiTheme="minorHAnsi" w:hAnsiTheme="minorHAnsi" w:cstheme="minorHAnsi"/>
          <w:sz w:val="16"/>
        </w:rPr>
        <w:t>. Developing large leading firms while keeping up competitive pressure would be a major spur of productivity growth in emerging economies.</w:t>
      </w:r>
    </w:p>
    <w:p w14:paraId="1F75D7E4" w14:textId="77777777" w:rsidR="00705A90" w:rsidRPr="00A24C9D" w:rsidRDefault="00705A90" w:rsidP="00705A90">
      <w:pPr>
        <w:pStyle w:val="Heading4"/>
        <w:rPr>
          <w:rFonts w:asciiTheme="minorHAnsi" w:hAnsiTheme="minorHAnsi" w:cstheme="minorHAnsi"/>
        </w:rPr>
      </w:pPr>
      <w:r w:rsidRPr="00A24C9D">
        <w:rPr>
          <w:rFonts w:asciiTheme="minorHAnsi" w:hAnsiTheme="minorHAnsi" w:cstheme="minorHAnsi"/>
          <w:u w:val="single"/>
        </w:rPr>
        <w:t>Only</w:t>
      </w:r>
      <w:r w:rsidRPr="00A24C9D">
        <w:rPr>
          <w:rFonts w:asciiTheme="minorHAnsi" w:hAnsiTheme="minorHAnsi" w:cstheme="minorHAnsi"/>
        </w:rPr>
        <w:t xml:space="preserve"> productivity growth stabilizes </w:t>
      </w:r>
      <w:r w:rsidRPr="00A24C9D">
        <w:rPr>
          <w:rFonts w:asciiTheme="minorHAnsi" w:hAnsiTheme="minorHAnsi" w:cstheme="minorHAnsi"/>
          <w:u w:val="single"/>
        </w:rPr>
        <w:t>debt-to-GDP</w:t>
      </w:r>
      <w:r w:rsidRPr="00A24C9D">
        <w:rPr>
          <w:rFonts w:asciiTheme="minorHAnsi" w:hAnsiTheme="minorHAnsi" w:cstheme="minorHAnsi"/>
        </w:rPr>
        <w:t xml:space="preserve"> at </w:t>
      </w:r>
      <w:r w:rsidRPr="00A24C9D">
        <w:rPr>
          <w:rFonts w:asciiTheme="minorHAnsi" w:hAnsiTheme="minorHAnsi" w:cstheme="minorHAnsi"/>
          <w:u w:val="single"/>
        </w:rPr>
        <w:t>manageable</w:t>
      </w:r>
      <w:r w:rsidRPr="00A24C9D">
        <w:rPr>
          <w:rFonts w:asciiTheme="minorHAnsi" w:hAnsiTheme="minorHAnsi" w:cstheme="minorHAnsi"/>
        </w:rPr>
        <w:t xml:space="preserve"> levels.</w:t>
      </w:r>
    </w:p>
    <w:p w14:paraId="06E8055F" w14:textId="77777777" w:rsidR="00705A90" w:rsidRPr="00A24C9D" w:rsidRDefault="00705A90" w:rsidP="00705A90">
      <w:pPr>
        <w:rPr>
          <w:rFonts w:asciiTheme="minorHAnsi" w:hAnsiTheme="minorHAnsi" w:cstheme="minorHAnsi"/>
        </w:rPr>
      </w:pPr>
      <w:r w:rsidRPr="00A24C9D">
        <w:rPr>
          <w:rStyle w:val="Style13ptBold"/>
          <w:rFonts w:asciiTheme="minorHAnsi" w:hAnsiTheme="minorHAnsi" w:cstheme="minorHAnsi"/>
        </w:rPr>
        <w:t>Atkinson ’19</w:t>
      </w:r>
      <w:r w:rsidRPr="00A24C9D">
        <w:rPr>
          <w:rFonts w:asciiTheme="minorHAnsi" w:hAnsiTheme="minorHAnsi" w:cstheme="minorHAnsi"/>
        </w:rPr>
        <w:t xml:space="preserve"> [Robert D. and David Moschella; November 12; PhD, founder and president of the ITIF; nonresident senior fellow at ITIF; Information Technology and Innovation Foundation, </w:t>
      </w:r>
      <w:r>
        <w:rPr>
          <w:rFonts w:asciiTheme="minorHAnsi" w:hAnsiTheme="minorHAnsi" w:cstheme="minorHAnsi"/>
        </w:rPr>
        <w:t>“</w:t>
      </w:r>
      <w:r w:rsidRPr="00A24C9D">
        <w:rPr>
          <w:rFonts w:asciiTheme="minorHAnsi" w:hAnsiTheme="minorHAnsi" w:cstheme="minorHAnsi"/>
        </w:rPr>
        <w:t>The Enterprise Automation Imperative—Why Modern Societies Will Need All the Productivity They Can Get,</w:t>
      </w:r>
      <w:r>
        <w:rPr>
          <w:rFonts w:asciiTheme="minorHAnsi" w:hAnsiTheme="minorHAnsi" w:cstheme="minorHAnsi"/>
        </w:rPr>
        <w:t>”</w:t>
      </w:r>
      <w:r w:rsidRPr="00A24C9D">
        <w:rPr>
          <w:rFonts w:asciiTheme="minorHAnsi" w:hAnsiTheme="minorHAnsi" w:cstheme="minorHAnsi"/>
        </w:rPr>
        <w:t xml:space="preserve"> https://itif.org/publications/2019/11/12/enterprise-automation-imperative-why-modern-societies-will-need-all/]</w:t>
      </w:r>
    </w:p>
    <w:p w14:paraId="0E22C231" w14:textId="77777777" w:rsidR="00705A90" w:rsidRPr="00A24C9D" w:rsidRDefault="00705A90" w:rsidP="00705A90">
      <w:pPr>
        <w:rPr>
          <w:rFonts w:asciiTheme="minorHAnsi" w:hAnsiTheme="minorHAnsi" w:cstheme="minorHAnsi"/>
          <w:sz w:val="16"/>
        </w:rPr>
      </w:pPr>
      <w:r w:rsidRPr="00A24C9D">
        <w:rPr>
          <w:rStyle w:val="Emphasis"/>
          <w:rFonts w:asciiTheme="minorHAnsi" w:hAnsiTheme="minorHAnsi" w:cstheme="minorHAnsi"/>
          <w:highlight w:val="cyan"/>
        </w:rPr>
        <w:t>Productivity</w:t>
      </w:r>
      <w:r w:rsidRPr="00A24C9D">
        <w:rPr>
          <w:rFonts w:asciiTheme="minorHAnsi" w:hAnsiTheme="minorHAnsi" w:cstheme="minorHAnsi"/>
          <w:sz w:val="16"/>
        </w:rPr>
        <w:t xml:space="preserve"> Growth </w:t>
      </w:r>
      <w:r w:rsidRPr="00A24C9D">
        <w:rPr>
          <w:rStyle w:val="StyleUnderline"/>
          <w:rFonts w:asciiTheme="minorHAnsi" w:hAnsiTheme="minorHAnsi" w:cstheme="minorHAnsi"/>
          <w:highlight w:val="cyan"/>
        </w:rPr>
        <w:t>Makes</w:t>
      </w:r>
      <w:r w:rsidRPr="00A24C9D">
        <w:rPr>
          <w:rFonts w:asciiTheme="minorHAnsi" w:hAnsiTheme="minorHAnsi" w:cstheme="minorHAnsi"/>
          <w:sz w:val="16"/>
        </w:rPr>
        <w:t xml:space="preserve"> Budget Deficits and National </w:t>
      </w:r>
      <w:r w:rsidRPr="00A24C9D">
        <w:rPr>
          <w:rStyle w:val="Emphasis"/>
          <w:rFonts w:asciiTheme="minorHAnsi" w:hAnsiTheme="minorHAnsi" w:cstheme="minorHAnsi"/>
          <w:highlight w:val="cyan"/>
        </w:rPr>
        <w:t>Debt</w:t>
      </w:r>
      <w:r w:rsidRPr="00A24C9D">
        <w:rPr>
          <w:rFonts w:asciiTheme="minorHAnsi" w:hAnsiTheme="minorHAnsi" w:cstheme="minorHAnsi"/>
          <w:sz w:val="16"/>
        </w:rPr>
        <w:t xml:space="preserve">s More </w:t>
      </w:r>
      <w:r w:rsidRPr="00A24C9D">
        <w:rPr>
          <w:rStyle w:val="StyleUnderline"/>
          <w:rFonts w:asciiTheme="minorHAnsi" w:hAnsiTheme="minorHAnsi" w:cstheme="minorHAnsi"/>
          <w:highlight w:val="cyan"/>
        </w:rPr>
        <w:t>Manageable</w:t>
      </w:r>
    </w:p>
    <w:p w14:paraId="66807983" w14:textId="77777777" w:rsidR="00705A90" w:rsidRPr="00A24C9D" w:rsidRDefault="00705A90" w:rsidP="00705A90">
      <w:pPr>
        <w:rPr>
          <w:rFonts w:asciiTheme="minorHAnsi" w:hAnsiTheme="minorHAnsi" w:cstheme="minorHAnsi"/>
          <w:sz w:val="16"/>
        </w:rPr>
      </w:pPr>
      <w:r w:rsidRPr="00A24C9D">
        <w:rPr>
          <w:rStyle w:val="StyleUnderline"/>
          <w:rFonts w:asciiTheme="minorHAnsi" w:hAnsiTheme="minorHAnsi" w:cstheme="minorHAnsi"/>
        </w:rPr>
        <w:t xml:space="preserve">Higher </w:t>
      </w:r>
      <w:r w:rsidRPr="00A24C9D">
        <w:rPr>
          <w:rStyle w:val="Emphasis"/>
          <w:rFonts w:asciiTheme="minorHAnsi" w:hAnsiTheme="minorHAnsi" w:cstheme="minorHAnsi"/>
        </w:rPr>
        <w:t>productivity</w:t>
      </w:r>
      <w:r w:rsidRPr="00A24C9D">
        <w:rPr>
          <w:rFonts w:asciiTheme="minorHAnsi" w:hAnsiTheme="minorHAnsi" w:cstheme="minorHAnsi"/>
          <w:sz w:val="16"/>
          <w:szCs w:val="16"/>
        </w:rPr>
        <w:t xml:space="preserve"> from automation </w:t>
      </w:r>
      <w:r w:rsidRPr="00A24C9D">
        <w:rPr>
          <w:rStyle w:val="StyleUnderline"/>
          <w:rFonts w:asciiTheme="minorHAnsi" w:hAnsiTheme="minorHAnsi" w:cstheme="minorHAnsi"/>
        </w:rPr>
        <w:t xml:space="preserve">will be </w:t>
      </w:r>
      <w:r w:rsidRPr="00A24C9D">
        <w:rPr>
          <w:rStyle w:val="Emphasis"/>
          <w:rFonts w:asciiTheme="minorHAnsi" w:hAnsiTheme="minorHAnsi" w:cstheme="minorHAnsi"/>
        </w:rPr>
        <w:t>critical</w:t>
      </w:r>
      <w:r w:rsidRPr="00A24C9D">
        <w:rPr>
          <w:rStyle w:val="StyleUnderline"/>
          <w:rFonts w:asciiTheme="minorHAnsi" w:hAnsiTheme="minorHAnsi" w:cstheme="minorHAnsi"/>
        </w:rPr>
        <w:t xml:space="preserve"> to </w:t>
      </w:r>
      <w:r w:rsidRPr="00A24C9D">
        <w:rPr>
          <w:rStyle w:val="Emphasis"/>
          <w:rFonts w:asciiTheme="minorHAnsi" w:hAnsiTheme="minorHAnsi" w:cstheme="minorHAnsi"/>
        </w:rPr>
        <w:t>stabiliz</w:t>
      </w:r>
      <w:r w:rsidRPr="00A24C9D">
        <w:rPr>
          <w:rFonts w:asciiTheme="minorHAnsi" w:hAnsiTheme="minorHAnsi" w:cstheme="minorHAnsi"/>
          <w:sz w:val="16"/>
        </w:rPr>
        <w:t xml:space="preserve">ing </w:t>
      </w:r>
      <w:r w:rsidRPr="00A24C9D">
        <w:rPr>
          <w:rStyle w:val="StyleUnderline"/>
          <w:rFonts w:asciiTheme="minorHAnsi" w:hAnsiTheme="minorHAnsi" w:cstheme="minorHAnsi"/>
        </w:rPr>
        <w:t xml:space="preserve">government </w:t>
      </w:r>
      <w:r w:rsidRPr="00A24C9D">
        <w:rPr>
          <w:rStyle w:val="Emphasis"/>
          <w:rFonts w:asciiTheme="minorHAnsi" w:hAnsiTheme="minorHAnsi" w:cstheme="minorHAnsi"/>
        </w:rPr>
        <w:t>finances</w:t>
      </w:r>
      <w:r w:rsidRPr="00A24C9D">
        <w:rPr>
          <w:rFonts w:asciiTheme="minorHAnsi" w:hAnsiTheme="minorHAnsi" w:cstheme="minorHAnsi"/>
          <w:sz w:val="16"/>
        </w:rPr>
        <w:t xml:space="preserve">. In the United States, CBO estimates the annual federal budget deficit will increase to $1.38 trillion, and the national debt to $29.3 trillion, by 2029. CBO estimates the debt-to-GDP ratio will increase from less than 40 percent in the first half of the 2000s to at least 95 percent by 2029.30 Across Europe, national debt levels vary widely, but levels similar to that of the United States exist across many of the Southern European countries; and even in the north, debt pressures are widespread, not even counting </w:t>
      </w:r>
      <w:r>
        <w:rPr>
          <w:rFonts w:asciiTheme="minorHAnsi" w:hAnsiTheme="minorHAnsi" w:cstheme="minorHAnsi"/>
          <w:sz w:val="16"/>
        </w:rPr>
        <w:t>“</w:t>
      </w:r>
      <w:r w:rsidRPr="00A24C9D">
        <w:rPr>
          <w:rFonts w:asciiTheme="minorHAnsi" w:hAnsiTheme="minorHAnsi" w:cstheme="minorHAnsi"/>
          <w:sz w:val="16"/>
        </w:rPr>
        <w:t>quantitative easing</w:t>
      </w:r>
      <w:r>
        <w:rPr>
          <w:rFonts w:asciiTheme="minorHAnsi" w:hAnsiTheme="minorHAnsi" w:cstheme="minorHAnsi"/>
          <w:sz w:val="16"/>
        </w:rPr>
        <w:t>”</w:t>
      </w:r>
      <w:r w:rsidRPr="00A24C9D">
        <w:rPr>
          <w:rFonts w:asciiTheme="minorHAnsi" w:hAnsiTheme="minorHAnsi" w:cstheme="minorHAnsi"/>
          <w:sz w:val="16"/>
        </w:rPr>
        <w:t xml:space="preserve">—debt’s more modern reincarnation. </w:t>
      </w:r>
      <w:r w:rsidRPr="00A24C9D">
        <w:rPr>
          <w:rStyle w:val="StyleUnderline"/>
          <w:rFonts w:asciiTheme="minorHAnsi" w:hAnsiTheme="minorHAnsi" w:cstheme="minorHAnsi"/>
        </w:rPr>
        <w:t>High</w:t>
      </w:r>
      <w:r w:rsidRPr="00A24C9D">
        <w:rPr>
          <w:rFonts w:asciiTheme="minorHAnsi" w:hAnsiTheme="minorHAnsi" w:cstheme="minorHAnsi"/>
          <w:sz w:val="16"/>
        </w:rPr>
        <w:t xml:space="preserve"> consumer </w:t>
      </w:r>
      <w:r w:rsidRPr="00A24C9D">
        <w:rPr>
          <w:rStyle w:val="StyleUnderline"/>
          <w:rFonts w:asciiTheme="minorHAnsi" w:hAnsiTheme="minorHAnsi" w:cstheme="minorHAnsi"/>
        </w:rPr>
        <w:t>debts are also a source of stress, constraints, and potential</w:t>
      </w:r>
      <w:r w:rsidRPr="00A24C9D">
        <w:rPr>
          <w:rFonts w:asciiTheme="minorHAnsi" w:hAnsiTheme="minorHAnsi" w:cstheme="minorHAnsi"/>
          <w:sz w:val="16"/>
        </w:rPr>
        <w:t xml:space="preserve"> </w:t>
      </w:r>
      <w:r w:rsidRPr="00A24C9D">
        <w:rPr>
          <w:rStyle w:val="Emphasis"/>
          <w:rFonts w:asciiTheme="minorHAnsi" w:hAnsiTheme="minorHAnsi" w:cstheme="minorHAnsi"/>
        </w:rPr>
        <w:t>instability</w:t>
      </w:r>
      <w:r w:rsidRPr="00A24C9D">
        <w:rPr>
          <w:rFonts w:asciiTheme="minorHAnsi" w:hAnsiTheme="minorHAnsi" w:cstheme="minorHAnsi"/>
          <w:sz w:val="16"/>
        </w:rPr>
        <w:t>.</w:t>
      </w:r>
    </w:p>
    <w:p w14:paraId="69C27AC4" w14:textId="77777777" w:rsidR="00705A90" w:rsidRPr="00A24C9D" w:rsidRDefault="00705A90" w:rsidP="00705A90">
      <w:pPr>
        <w:rPr>
          <w:rFonts w:asciiTheme="minorHAnsi" w:hAnsiTheme="minorHAnsi" w:cstheme="minorHAnsi"/>
          <w:sz w:val="16"/>
        </w:rPr>
      </w:pPr>
      <w:r w:rsidRPr="006B2015">
        <w:rPr>
          <w:rFonts w:asciiTheme="minorHAnsi" w:hAnsiTheme="minorHAnsi" w:cstheme="minorHAnsi"/>
          <w:sz w:val="16"/>
        </w:rPr>
        <w:t xml:space="preserve">Eventually, </w:t>
      </w:r>
      <w:r w:rsidRPr="006B2015">
        <w:rPr>
          <w:rStyle w:val="StyleUnderline"/>
          <w:rFonts w:asciiTheme="minorHAnsi" w:hAnsiTheme="minorHAnsi" w:cstheme="minorHAnsi"/>
        </w:rPr>
        <w:t xml:space="preserve">the </w:t>
      </w:r>
      <w:r w:rsidRPr="006B2015">
        <w:rPr>
          <w:rStyle w:val="Emphasis"/>
          <w:rFonts w:asciiTheme="minorHAnsi" w:hAnsiTheme="minorHAnsi" w:cstheme="minorHAnsi"/>
        </w:rPr>
        <w:t>debt-to-GDP</w:t>
      </w:r>
      <w:r w:rsidRPr="006B2015">
        <w:rPr>
          <w:rStyle w:val="StyleUnderline"/>
          <w:rFonts w:asciiTheme="minorHAnsi" w:hAnsiTheme="minorHAnsi" w:cstheme="minorHAnsi"/>
        </w:rPr>
        <w:t xml:space="preserve"> ratio will </w:t>
      </w:r>
      <w:r w:rsidRPr="006B2015">
        <w:rPr>
          <w:rStyle w:val="Emphasis"/>
          <w:rFonts w:asciiTheme="minorHAnsi" w:hAnsiTheme="minorHAnsi" w:cstheme="minorHAnsi"/>
        </w:rPr>
        <w:t>have</w:t>
      </w:r>
      <w:r w:rsidRPr="006B2015">
        <w:rPr>
          <w:rStyle w:val="StyleUnderline"/>
          <w:rFonts w:asciiTheme="minorHAnsi" w:hAnsiTheme="minorHAnsi" w:cstheme="minorHAnsi"/>
        </w:rPr>
        <w:t xml:space="preserve"> to stabilize</w:t>
      </w:r>
      <w:r w:rsidRPr="006B2015">
        <w:rPr>
          <w:rFonts w:asciiTheme="minorHAnsi" w:hAnsiTheme="minorHAnsi" w:cstheme="minorHAnsi"/>
          <w:sz w:val="16"/>
        </w:rPr>
        <w:t xml:space="preserve">, and there are only a limited number of options for how this will play out. </w:t>
      </w:r>
      <w:r w:rsidRPr="006B2015">
        <w:rPr>
          <w:rStyle w:val="StyleUnderline"/>
          <w:rFonts w:asciiTheme="minorHAnsi" w:hAnsiTheme="minorHAnsi" w:cstheme="minorHAnsi"/>
        </w:rPr>
        <w:t xml:space="preserve">Governments could </w:t>
      </w:r>
      <w:r w:rsidRPr="006B2015">
        <w:rPr>
          <w:rStyle w:val="Emphasis"/>
          <w:rFonts w:asciiTheme="minorHAnsi" w:hAnsiTheme="minorHAnsi" w:cstheme="minorHAnsi"/>
        </w:rPr>
        <w:t>default</w:t>
      </w:r>
      <w:r w:rsidRPr="006B2015">
        <w:rPr>
          <w:rFonts w:asciiTheme="minorHAnsi" w:hAnsiTheme="minorHAnsi" w:cstheme="minorHAnsi"/>
          <w:sz w:val="16"/>
        </w:rPr>
        <w:t xml:space="preserve"> on all or part of their debts, thereby </w:t>
      </w:r>
      <w:r w:rsidRPr="006B2015">
        <w:rPr>
          <w:rStyle w:val="StyleUnderline"/>
          <w:rFonts w:asciiTheme="minorHAnsi" w:hAnsiTheme="minorHAnsi" w:cstheme="minorHAnsi"/>
        </w:rPr>
        <w:t xml:space="preserve">creating significant </w:t>
      </w:r>
      <w:r w:rsidRPr="006B2015">
        <w:rPr>
          <w:rStyle w:val="Emphasis"/>
          <w:rFonts w:asciiTheme="minorHAnsi" w:hAnsiTheme="minorHAnsi" w:cstheme="minorHAnsi"/>
        </w:rPr>
        <w:t>economic turmoil</w:t>
      </w:r>
      <w:r w:rsidRPr="006B2015">
        <w:rPr>
          <w:rFonts w:asciiTheme="minorHAnsi" w:hAnsiTheme="minorHAnsi" w:cstheme="minorHAnsi"/>
          <w:sz w:val="16"/>
        </w:rPr>
        <w:t xml:space="preserve">. They could also raise taxes or cut spending, but </w:t>
      </w:r>
      <w:r w:rsidRPr="006B2015">
        <w:rPr>
          <w:rStyle w:val="Emphasis"/>
          <w:rFonts w:asciiTheme="minorHAnsi" w:hAnsiTheme="minorHAnsi" w:cstheme="minorHAnsi"/>
        </w:rPr>
        <w:t>raising taxes</w:t>
      </w:r>
      <w:r w:rsidRPr="006B2015">
        <w:rPr>
          <w:rStyle w:val="StyleUnderline"/>
          <w:rFonts w:asciiTheme="minorHAnsi" w:hAnsiTheme="minorHAnsi" w:cstheme="minorHAnsi"/>
        </w:rPr>
        <w:t xml:space="preserve"> can </w:t>
      </w:r>
      <w:r w:rsidRPr="006B2015">
        <w:rPr>
          <w:rStyle w:val="Emphasis"/>
          <w:rFonts w:asciiTheme="minorHAnsi" w:hAnsiTheme="minorHAnsi" w:cstheme="minorHAnsi"/>
        </w:rPr>
        <w:t>hurt growth</w:t>
      </w:r>
      <w:r w:rsidRPr="006B2015">
        <w:rPr>
          <w:rFonts w:asciiTheme="minorHAnsi" w:hAnsiTheme="minorHAnsi" w:cstheme="minorHAnsi"/>
          <w:sz w:val="16"/>
        </w:rPr>
        <w:t xml:space="preserve"> and competitiveness, </w:t>
      </w:r>
      <w:r w:rsidRPr="006B2015">
        <w:rPr>
          <w:rStyle w:val="StyleUnderline"/>
          <w:rFonts w:asciiTheme="minorHAnsi" w:hAnsiTheme="minorHAnsi" w:cstheme="minorHAnsi"/>
        </w:rPr>
        <w:t xml:space="preserve">while </w:t>
      </w:r>
      <w:r w:rsidRPr="006B2015">
        <w:rPr>
          <w:rStyle w:val="Emphasis"/>
          <w:rFonts w:asciiTheme="minorHAnsi" w:hAnsiTheme="minorHAnsi" w:cstheme="minorHAnsi"/>
        </w:rPr>
        <w:t>cutting</w:t>
      </w:r>
      <w:r w:rsidRPr="006B2015">
        <w:rPr>
          <w:rStyle w:val="StyleUnderline"/>
          <w:rFonts w:asciiTheme="minorHAnsi" w:hAnsiTheme="minorHAnsi" w:cstheme="minorHAnsi"/>
        </w:rPr>
        <w:t xml:space="preserve"> spending</w:t>
      </w:r>
      <w:r w:rsidRPr="006B2015">
        <w:rPr>
          <w:rFonts w:asciiTheme="minorHAnsi" w:hAnsiTheme="minorHAnsi" w:cstheme="minorHAnsi"/>
          <w:sz w:val="16"/>
        </w:rPr>
        <w:t xml:space="preserve">, especially entitlements, </w:t>
      </w:r>
      <w:r w:rsidRPr="006B2015">
        <w:rPr>
          <w:rStyle w:val="StyleUnderline"/>
          <w:rFonts w:asciiTheme="minorHAnsi" w:hAnsiTheme="minorHAnsi" w:cstheme="minorHAnsi"/>
        </w:rPr>
        <w:t>can impose</w:t>
      </w:r>
      <w:r w:rsidRPr="006B2015">
        <w:rPr>
          <w:rFonts w:asciiTheme="minorHAnsi" w:hAnsiTheme="minorHAnsi" w:cstheme="minorHAnsi"/>
          <w:sz w:val="16"/>
        </w:rPr>
        <w:t xml:space="preserve"> real </w:t>
      </w:r>
      <w:r w:rsidRPr="006B2015">
        <w:rPr>
          <w:rStyle w:val="Emphasis"/>
          <w:rFonts w:asciiTheme="minorHAnsi" w:hAnsiTheme="minorHAnsi" w:cstheme="minorHAnsi"/>
        </w:rPr>
        <w:t>hardships</w:t>
      </w:r>
      <w:r w:rsidRPr="006B2015">
        <w:rPr>
          <w:rFonts w:asciiTheme="minorHAnsi" w:hAnsiTheme="minorHAnsi" w:cstheme="minorHAnsi"/>
          <w:sz w:val="16"/>
        </w:rPr>
        <w:t xml:space="preserve"> on people. Moreover, </w:t>
      </w:r>
      <w:r w:rsidRPr="006B2015">
        <w:rPr>
          <w:rStyle w:val="StyleUnderline"/>
          <w:rFonts w:asciiTheme="minorHAnsi" w:hAnsiTheme="minorHAnsi" w:cstheme="minorHAnsi"/>
        </w:rPr>
        <w:t xml:space="preserve">there is </w:t>
      </w:r>
      <w:r w:rsidRPr="006B2015">
        <w:rPr>
          <w:rStyle w:val="Emphasis"/>
          <w:rFonts w:asciiTheme="minorHAnsi" w:hAnsiTheme="minorHAnsi" w:cstheme="minorHAnsi"/>
        </w:rPr>
        <w:t>little</w:t>
      </w:r>
      <w:r w:rsidRPr="006B2015">
        <w:rPr>
          <w:rStyle w:val="StyleUnderline"/>
          <w:rFonts w:asciiTheme="minorHAnsi" w:hAnsiTheme="minorHAnsi" w:cstheme="minorHAnsi"/>
        </w:rPr>
        <w:t xml:space="preserve"> ev</w:t>
      </w:r>
      <w:r w:rsidRPr="006B2015">
        <w:rPr>
          <w:rFonts w:asciiTheme="minorHAnsi" w:hAnsiTheme="minorHAnsi" w:cstheme="minorHAnsi"/>
          <w:sz w:val="16"/>
        </w:rPr>
        <w:t xml:space="preserve">idence </w:t>
      </w:r>
      <w:r w:rsidRPr="006B2015">
        <w:rPr>
          <w:rStyle w:val="StyleUnderline"/>
          <w:rFonts w:asciiTheme="minorHAnsi" w:hAnsiTheme="minorHAnsi" w:cstheme="minorHAnsi"/>
        </w:rPr>
        <w:t>American</w:t>
      </w:r>
      <w:r w:rsidRPr="006B2015">
        <w:rPr>
          <w:rFonts w:asciiTheme="minorHAnsi" w:hAnsiTheme="minorHAnsi" w:cstheme="minorHAnsi"/>
          <w:sz w:val="16"/>
        </w:rPr>
        <w:t xml:space="preserve"> or European voter</w:t>
      </w:r>
      <w:r w:rsidRPr="006B2015">
        <w:rPr>
          <w:rStyle w:val="StyleUnderline"/>
          <w:rFonts w:asciiTheme="minorHAnsi" w:hAnsiTheme="minorHAnsi" w:cstheme="minorHAnsi"/>
        </w:rPr>
        <w:t>s</w:t>
      </w:r>
      <w:r w:rsidRPr="006B2015">
        <w:rPr>
          <w:rFonts w:asciiTheme="minorHAnsi" w:hAnsiTheme="minorHAnsi" w:cstheme="minorHAnsi"/>
          <w:sz w:val="16"/>
        </w:rPr>
        <w:t xml:space="preserve">, </w:t>
      </w:r>
      <w:r w:rsidRPr="006B2015">
        <w:rPr>
          <w:rStyle w:val="StyleUnderline"/>
          <w:rFonts w:asciiTheme="minorHAnsi" w:hAnsiTheme="minorHAnsi" w:cstheme="minorHAnsi"/>
        </w:rPr>
        <w:t>and</w:t>
      </w:r>
      <w:r w:rsidRPr="006B2015">
        <w:rPr>
          <w:rFonts w:asciiTheme="minorHAnsi" w:hAnsiTheme="minorHAnsi" w:cstheme="minorHAnsi"/>
          <w:sz w:val="16"/>
        </w:rPr>
        <w:t xml:space="preserve"> hence </w:t>
      </w:r>
      <w:r w:rsidRPr="006B2015">
        <w:rPr>
          <w:rStyle w:val="StyleUnderline"/>
          <w:rFonts w:asciiTheme="minorHAnsi" w:hAnsiTheme="minorHAnsi" w:cstheme="minorHAnsi"/>
        </w:rPr>
        <w:t>their elected officials</w:t>
      </w:r>
      <w:r w:rsidRPr="006B2015">
        <w:rPr>
          <w:rFonts w:asciiTheme="minorHAnsi" w:hAnsiTheme="minorHAnsi" w:cstheme="minorHAnsi"/>
          <w:sz w:val="16"/>
        </w:rPr>
        <w:t xml:space="preserve">, </w:t>
      </w:r>
      <w:r w:rsidRPr="006B2015">
        <w:rPr>
          <w:rStyle w:val="Emphasis"/>
          <w:rFonts w:asciiTheme="minorHAnsi" w:hAnsiTheme="minorHAnsi" w:cstheme="minorHAnsi"/>
        </w:rPr>
        <w:t>want</w:t>
      </w:r>
      <w:r w:rsidRPr="006B2015">
        <w:rPr>
          <w:rFonts w:asciiTheme="minorHAnsi" w:hAnsiTheme="minorHAnsi" w:cstheme="minorHAnsi"/>
          <w:sz w:val="16"/>
        </w:rPr>
        <w:t xml:space="preserve"> to do </w:t>
      </w:r>
      <w:r w:rsidRPr="006B2015">
        <w:rPr>
          <w:rStyle w:val="StyleUnderline"/>
          <w:rFonts w:asciiTheme="minorHAnsi" w:hAnsiTheme="minorHAnsi" w:cstheme="minorHAnsi"/>
        </w:rPr>
        <w:t>any of these things</w:t>
      </w:r>
      <w:r w:rsidRPr="006B2015">
        <w:rPr>
          <w:rFonts w:asciiTheme="minorHAnsi" w:hAnsiTheme="minorHAnsi" w:cstheme="minorHAnsi"/>
          <w:sz w:val="16"/>
        </w:rPr>
        <w:t>. Perhaps it’s not surprising many now suggest governments simply print more money to pay off debts. However, this would reduce real incomes, and could easily lead to unchecked spending increases.</w:t>
      </w:r>
    </w:p>
    <w:p w14:paraId="64ECABC9" w14:textId="77777777" w:rsidR="00705A90" w:rsidRPr="00A24C9D" w:rsidRDefault="00705A90" w:rsidP="00705A90">
      <w:pPr>
        <w:rPr>
          <w:rFonts w:asciiTheme="minorHAnsi" w:hAnsiTheme="minorHAnsi" w:cstheme="minorHAnsi"/>
          <w:sz w:val="16"/>
        </w:rPr>
      </w:pPr>
      <w:r w:rsidRPr="00A24C9D">
        <w:rPr>
          <w:rStyle w:val="StyleUnderline"/>
          <w:rFonts w:asciiTheme="minorHAnsi" w:hAnsiTheme="minorHAnsi" w:cstheme="minorHAnsi"/>
          <w:highlight w:val="cyan"/>
        </w:rPr>
        <w:lastRenderedPageBreak/>
        <w:t>This leaves</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growth</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GDP can grow in </w:t>
      </w:r>
      <w:r w:rsidRPr="00A24C9D">
        <w:rPr>
          <w:rStyle w:val="Emphasis"/>
          <w:rFonts w:asciiTheme="minorHAnsi" w:hAnsiTheme="minorHAnsi" w:cstheme="minorHAnsi"/>
        </w:rPr>
        <w:t>two ways</w:t>
      </w:r>
      <w:r w:rsidRPr="00A24C9D">
        <w:rPr>
          <w:rFonts w:asciiTheme="minorHAnsi" w:hAnsiTheme="minorHAnsi" w:cstheme="minorHAnsi"/>
          <w:sz w:val="16"/>
        </w:rPr>
        <w:t xml:space="preserve">: </w:t>
      </w:r>
      <w:r w:rsidRPr="00A24C9D">
        <w:rPr>
          <w:rStyle w:val="Emphasis"/>
          <w:rFonts w:asciiTheme="minorHAnsi" w:hAnsiTheme="minorHAnsi" w:cstheme="minorHAnsi"/>
        </w:rPr>
        <w:t>more hours</w:t>
      </w:r>
      <w:r w:rsidRPr="00A24C9D">
        <w:rPr>
          <w:rFonts w:asciiTheme="minorHAnsi" w:hAnsiTheme="minorHAnsi" w:cstheme="minorHAnsi"/>
          <w:sz w:val="16"/>
        </w:rPr>
        <w:t xml:space="preserve"> worked </w:t>
      </w:r>
      <w:r w:rsidRPr="00A24C9D">
        <w:rPr>
          <w:rStyle w:val="StyleUnderline"/>
          <w:rFonts w:asciiTheme="minorHAnsi" w:hAnsiTheme="minorHAnsi" w:cstheme="minorHAnsi"/>
        </w:rPr>
        <w:t xml:space="preserve">or higher </w:t>
      </w:r>
      <w:r w:rsidRPr="00A24C9D">
        <w:rPr>
          <w:rStyle w:val="Emphasis"/>
          <w:rFonts w:asciiTheme="minorHAnsi" w:hAnsiTheme="minorHAnsi" w:cstheme="minorHAnsi"/>
          <w:highlight w:val="cyan"/>
        </w:rPr>
        <w:t>productivity</w:t>
      </w:r>
      <w:r w:rsidRPr="00A24C9D">
        <w:rPr>
          <w:rFonts w:asciiTheme="minorHAnsi" w:hAnsiTheme="minorHAnsi" w:cstheme="minorHAnsi"/>
          <w:sz w:val="16"/>
        </w:rPr>
        <w:t xml:space="preserve">. We could increase the hours worked by liberalizing immigration or raising the retirement age. Both would raise GDP, but would do less to raise per capita GDP than would working to directly boost productivity.31 In contrast, </w:t>
      </w:r>
      <w:r w:rsidRPr="00A24C9D">
        <w:rPr>
          <w:rStyle w:val="Emphasis"/>
          <w:rFonts w:asciiTheme="minorHAnsi" w:hAnsiTheme="minorHAnsi" w:cstheme="minorHAnsi"/>
        </w:rPr>
        <w:t xml:space="preserve">boosting </w:t>
      </w:r>
      <w:r w:rsidRPr="00A24C9D">
        <w:rPr>
          <w:rStyle w:val="Emphasis"/>
          <w:rFonts w:asciiTheme="minorHAnsi" w:hAnsiTheme="minorHAnsi" w:cstheme="minorHAnsi"/>
          <w:highlight w:val="cyan"/>
        </w:rPr>
        <w:t>productivity</w:t>
      </w:r>
      <w:r w:rsidRPr="00A24C9D">
        <w:rPr>
          <w:rStyle w:val="StyleUnderline"/>
          <w:rFonts w:asciiTheme="minorHAnsi" w:hAnsiTheme="minorHAnsi" w:cstheme="minorHAnsi"/>
          <w:highlight w:val="cyan"/>
        </w:rPr>
        <w:t xml:space="preserve"> leads to </w:t>
      </w:r>
      <w:r w:rsidRPr="00A24C9D">
        <w:rPr>
          <w:rStyle w:val="Emphasis"/>
          <w:rFonts w:asciiTheme="minorHAnsi" w:hAnsiTheme="minorHAnsi" w:cstheme="minorHAnsi"/>
          <w:highlight w:val="cyan"/>
        </w:rPr>
        <w:t>higher GDP</w:t>
      </w:r>
      <w:r w:rsidRPr="00A24C9D">
        <w:rPr>
          <w:rStyle w:val="StyleUnderline"/>
          <w:rFonts w:asciiTheme="minorHAnsi" w:hAnsiTheme="minorHAnsi" w:cstheme="minorHAnsi"/>
          <w:highlight w:val="cyan"/>
        </w:rPr>
        <w:t xml:space="preserve"> and</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increases</w:t>
      </w:r>
      <w:r w:rsidRPr="00A24C9D">
        <w:rPr>
          <w:rStyle w:val="StyleUnderline"/>
          <w:rFonts w:asciiTheme="minorHAnsi" w:hAnsiTheme="minorHAnsi" w:cstheme="minorHAnsi"/>
        </w:rPr>
        <w:t xml:space="preserve"> in per capita </w:t>
      </w:r>
      <w:r w:rsidRPr="00A24C9D">
        <w:rPr>
          <w:rStyle w:val="Emphasis"/>
          <w:rFonts w:asciiTheme="minorHAnsi" w:hAnsiTheme="minorHAnsi" w:cstheme="minorHAnsi"/>
          <w:highlight w:val="cyan"/>
        </w:rPr>
        <w:t>incomes</w:t>
      </w:r>
      <w:r w:rsidRPr="00A24C9D">
        <w:rPr>
          <w:rFonts w:asciiTheme="minorHAnsi" w:hAnsiTheme="minorHAnsi" w:cstheme="minorHAnsi"/>
          <w:sz w:val="16"/>
        </w:rPr>
        <w:t>—</w:t>
      </w:r>
      <w:r w:rsidRPr="00A24C9D">
        <w:rPr>
          <w:rStyle w:val="StyleUnderline"/>
          <w:rFonts w:asciiTheme="minorHAnsi" w:hAnsiTheme="minorHAnsi" w:cstheme="minorHAnsi"/>
        </w:rPr>
        <w:t>and thus higher living standards</w:t>
      </w:r>
      <w:r w:rsidRPr="00A24C9D">
        <w:rPr>
          <w:rFonts w:asciiTheme="minorHAnsi" w:hAnsiTheme="minorHAnsi" w:cstheme="minorHAnsi"/>
          <w:sz w:val="16"/>
        </w:rPr>
        <w:t>—</w:t>
      </w:r>
      <w:r w:rsidRPr="00A24C9D">
        <w:rPr>
          <w:rStyle w:val="StyleUnderline"/>
          <w:rFonts w:asciiTheme="minorHAnsi" w:hAnsiTheme="minorHAnsi" w:cstheme="minorHAnsi"/>
        </w:rPr>
        <w:t>without asking people to work more</w:t>
      </w:r>
      <w:r w:rsidRPr="00A24C9D">
        <w:rPr>
          <w:rFonts w:asciiTheme="minorHAnsi" w:hAnsiTheme="minorHAnsi" w:cstheme="minorHAnsi"/>
          <w:sz w:val="16"/>
        </w:rPr>
        <w:t xml:space="preserve"> than they already do.</w:t>
      </w:r>
    </w:p>
    <w:p w14:paraId="66871E27" w14:textId="77777777" w:rsidR="00705A90" w:rsidRPr="00A24C9D" w:rsidRDefault="00705A90" w:rsidP="00705A90">
      <w:pPr>
        <w:rPr>
          <w:rFonts w:asciiTheme="minorHAnsi" w:hAnsiTheme="minorHAnsi" w:cstheme="minorHAnsi"/>
          <w:sz w:val="16"/>
          <w:szCs w:val="16"/>
        </w:rPr>
      </w:pPr>
      <w:r w:rsidRPr="00A24C9D">
        <w:rPr>
          <w:rFonts w:asciiTheme="minorHAnsi" w:hAnsiTheme="minorHAnsi" w:cstheme="minorHAnsi"/>
          <w:sz w:val="16"/>
          <w:szCs w:val="16"/>
        </w:rPr>
        <w:t>In recent years, many have attacked the viability of the idea of pursuing more and more economic growth, arguing that it is incompatible with environmental sustainability. We disagree. Most of the innovations we envision—smart products and grids, cloud-based self-service operations, precision farming, and a general increase in optimization through machine intelligence—will have improved energy efficiency and sustainability built in. Indeed, meeting today’s energy and environmental challenges will be much more difficult without the automation and transformations this paper has described—if for no other reason than they will make it more politically feasible for voters to accept the higher costs inherent to non-fossil-fuel energy. As we explain in the conclusion to this paper, the upsides of growth still far outweigh the downside alternatives.</w:t>
      </w:r>
    </w:p>
    <w:p w14:paraId="689C99BA" w14:textId="77777777" w:rsidR="00705A90" w:rsidRPr="004D395D" w:rsidRDefault="00705A90" w:rsidP="00705A90">
      <w:pPr>
        <w:rPr>
          <w:rFonts w:asciiTheme="minorHAnsi" w:hAnsiTheme="minorHAnsi" w:cstheme="minorHAnsi"/>
          <w:sz w:val="16"/>
        </w:rPr>
      </w:pPr>
      <w:r w:rsidRPr="00A24C9D">
        <w:rPr>
          <w:rFonts w:asciiTheme="minorHAnsi" w:hAnsiTheme="minorHAnsi" w:cstheme="minorHAnsi"/>
          <w:sz w:val="16"/>
        </w:rPr>
        <w:t xml:space="preserve">For example, if the U.S. economy could sustain </w:t>
      </w:r>
      <w:r w:rsidRPr="006B2015">
        <w:rPr>
          <w:rStyle w:val="Emphasis"/>
          <w:highlight w:val="cyan"/>
        </w:rPr>
        <w:t>3</w:t>
      </w:r>
      <w:r w:rsidRPr="00A24C9D">
        <w:rPr>
          <w:rFonts w:asciiTheme="minorHAnsi" w:hAnsiTheme="minorHAnsi" w:cstheme="minorHAnsi"/>
          <w:sz w:val="16"/>
        </w:rPr>
        <w:t xml:space="preserve">.4 </w:t>
      </w:r>
      <w:r w:rsidRPr="006B2015">
        <w:rPr>
          <w:rStyle w:val="StyleUnderline"/>
          <w:highlight w:val="cyan"/>
        </w:rPr>
        <w:t>percent</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productivity</w:t>
      </w:r>
      <w:r w:rsidRPr="00A24C9D">
        <w:rPr>
          <w:rStyle w:val="Emphasis"/>
          <w:rFonts w:asciiTheme="minorHAnsi" w:hAnsiTheme="minorHAnsi" w:cstheme="minorHAnsi"/>
        </w:rPr>
        <w:t xml:space="preserve"> growth</w:t>
      </w:r>
      <w:r w:rsidRPr="00A24C9D">
        <w:rPr>
          <w:rFonts w:asciiTheme="minorHAnsi" w:hAnsiTheme="minorHAnsi" w:cstheme="minorHAnsi"/>
          <w:sz w:val="16"/>
        </w:rPr>
        <w:t xml:space="preserve"> per year (</w:t>
      </w:r>
      <w:r w:rsidRPr="006B2015">
        <w:rPr>
          <w:rStyle w:val="StyleUnderline"/>
        </w:rPr>
        <w:t>a rate enjoyed for much of the 1960s</w:t>
      </w:r>
      <w:r w:rsidRPr="00A24C9D">
        <w:rPr>
          <w:rFonts w:asciiTheme="minorHAnsi" w:hAnsiTheme="minorHAnsi" w:cstheme="minorHAnsi"/>
          <w:sz w:val="16"/>
        </w:rPr>
        <w:t xml:space="preserve">), GDP would increase to $40 trillion by 2039. This added growth </w:t>
      </w:r>
      <w:r w:rsidRPr="00A24C9D">
        <w:rPr>
          <w:rStyle w:val="StyleUnderline"/>
          <w:rFonts w:asciiTheme="minorHAnsi" w:hAnsiTheme="minorHAnsi" w:cstheme="minorHAnsi"/>
        </w:rPr>
        <w:t xml:space="preserve">would </w:t>
      </w:r>
      <w:r w:rsidRPr="00A24C9D">
        <w:rPr>
          <w:rStyle w:val="StyleUnderline"/>
          <w:rFonts w:asciiTheme="minorHAnsi" w:hAnsiTheme="minorHAnsi" w:cstheme="minorHAnsi"/>
          <w:highlight w:val="cyan"/>
        </w:rPr>
        <w:t>generate</w:t>
      </w:r>
      <w:r w:rsidRPr="00A24C9D">
        <w:rPr>
          <w:rStyle w:val="StyleUnderline"/>
          <w:rFonts w:asciiTheme="minorHAnsi" w:hAnsiTheme="minorHAnsi" w:cstheme="minorHAnsi"/>
        </w:rPr>
        <w:t xml:space="preserve"> an additional</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2</w:t>
      </w:r>
      <w:r w:rsidRPr="00A24C9D">
        <w:rPr>
          <w:rFonts w:asciiTheme="minorHAnsi" w:hAnsiTheme="minorHAnsi" w:cstheme="minorHAnsi"/>
          <w:sz w:val="16"/>
        </w:rPr>
        <w:t xml:space="preserve">.4 </w:t>
      </w:r>
      <w:r w:rsidRPr="00A24C9D">
        <w:rPr>
          <w:rStyle w:val="StyleUnderline"/>
          <w:rFonts w:asciiTheme="minorHAnsi" w:hAnsiTheme="minorHAnsi" w:cstheme="minorHAnsi"/>
          <w:highlight w:val="cyan"/>
        </w:rPr>
        <w:t>trillion</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per year</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in</w:t>
      </w:r>
      <w:r w:rsidRPr="00A24C9D">
        <w:rPr>
          <w:rStyle w:val="StyleUnderline"/>
          <w:rFonts w:asciiTheme="minorHAnsi" w:hAnsiTheme="minorHAnsi" w:cstheme="minorHAnsi"/>
        </w:rPr>
        <w:t xml:space="preserve"> federal </w:t>
      </w:r>
      <w:r w:rsidRPr="00A24C9D">
        <w:rPr>
          <w:rStyle w:val="Emphasis"/>
          <w:rFonts w:asciiTheme="minorHAnsi" w:hAnsiTheme="minorHAnsi" w:cstheme="minorHAnsi"/>
        </w:rPr>
        <w:t xml:space="preserve">tax </w:t>
      </w:r>
      <w:r w:rsidRPr="00A24C9D">
        <w:rPr>
          <w:rStyle w:val="Emphasis"/>
          <w:rFonts w:asciiTheme="minorHAnsi" w:hAnsiTheme="minorHAnsi" w:cstheme="minorHAnsi"/>
          <w:highlight w:val="cyan"/>
        </w:rPr>
        <w:t>revenues</w:t>
      </w:r>
      <w:r w:rsidRPr="00A24C9D">
        <w:rPr>
          <w:rFonts w:asciiTheme="minorHAnsi" w:hAnsiTheme="minorHAnsi" w:cstheme="minorHAnsi"/>
          <w:sz w:val="16"/>
        </w:rPr>
        <w:t xml:space="preserve"> in 2039 </w:t>
      </w:r>
      <w:r w:rsidRPr="00A24C9D">
        <w:rPr>
          <w:rStyle w:val="StyleUnderline"/>
          <w:rFonts w:asciiTheme="minorHAnsi" w:hAnsiTheme="minorHAnsi" w:cstheme="minorHAnsi"/>
          <w:highlight w:val="cyan"/>
        </w:rPr>
        <w:t>from</w:t>
      </w:r>
      <w:r w:rsidRPr="00A24C9D">
        <w:rPr>
          <w:rFonts w:asciiTheme="minorHAnsi" w:hAnsiTheme="minorHAnsi" w:cstheme="minorHAnsi"/>
          <w:sz w:val="16"/>
        </w:rPr>
        <w:t xml:space="preserve"> increased </w:t>
      </w:r>
      <w:r w:rsidRPr="00A24C9D">
        <w:rPr>
          <w:rStyle w:val="Emphasis"/>
          <w:rFonts w:asciiTheme="minorHAnsi" w:hAnsiTheme="minorHAnsi" w:cstheme="minorHAnsi"/>
        </w:rPr>
        <w:t>worker</w:t>
      </w:r>
      <w:r w:rsidRPr="00A24C9D">
        <w:rPr>
          <w:rFonts w:asciiTheme="minorHAnsi" w:hAnsiTheme="minorHAnsi" w:cstheme="minorHAnsi"/>
          <w:sz w:val="16"/>
        </w:rPr>
        <w:t xml:space="preserve"> </w:t>
      </w:r>
      <w:r w:rsidRPr="00A24C9D">
        <w:rPr>
          <w:rStyle w:val="Emphasis"/>
          <w:rFonts w:asciiTheme="minorHAnsi" w:hAnsiTheme="minorHAnsi" w:cstheme="minorHAnsi"/>
        </w:rPr>
        <w:t>incomes</w:t>
      </w:r>
      <w:r w:rsidRPr="00A24C9D">
        <w:rPr>
          <w:rFonts w:asciiTheme="minorHAnsi" w:hAnsiTheme="minorHAnsi" w:cstheme="minorHAnsi"/>
          <w:sz w:val="16"/>
        </w:rPr>
        <w:t xml:space="preserve">, business </w:t>
      </w:r>
      <w:r w:rsidRPr="00A24C9D">
        <w:rPr>
          <w:rStyle w:val="Emphasis"/>
          <w:rFonts w:asciiTheme="minorHAnsi" w:hAnsiTheme="minorHAnsi" w:cstheme="minorHAnsi"/>
          <w:highlight w:val="cyan"/>
        </w:rPr>
        <w:t>profits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and</w:t>
      </w:r>
      <w:r w:rsidRPr="00A24C9D">
        <w:rPr>
          <w:rStyle w:val="StyleUnderline"/>
          <w:rFonts w:asciiTheme="minorHAnsi" w:hAnsiTheme="minorHAnsi" w:cstheme="minorHAnsi"/>
        </w:rPr>
        <w:t xml:space="preserve"> other forms of </w:t>
      </w:r>
      <w:r w:rsidRPr="00A24C9D">
        <w:rPr>
          <w:rStyle w:val="Emphasis"/>
          <w:rFonts w:asciiTheme="minorHAnsi" w:hAnsiTheme="minorHAnsi" w:cstheme="minorHAnsi"/>
        </w:rPr>
        <w:t xml:space="preserve">national </w:t>
      </w:r>
      <w:r w:rsidRPr="00A24C9D">
        <w:rPr>
          <w:rStyle w:val="Emphasis"/>
          <w:rFonts w:asciiTheme="minorHAnsi" w:hAnsiTheme="minorHAnsi" w:cstheme="minorHAnsi"/>
          <w:highlight w:val="cyan"/>
        </w:rPr>
        <w:t>income</w:t>
      </w:r>
      <w:r w:rsidRPr="00A24C9D">
        <w:rPr>
          <w:rFonts w:asciiTheme="minorHAnsi" w:hAnsiTheme="minorHAnsi" w:cstheme="minorHAnsi"/>
          <w:sz w:val="16"/>
        </w:rPr>
        <w:t xml:space="preserve">.32 </w:t>
      </w:r>
      <w:r w:rsidRPr="00A24C9D">
        <w:rPr>
          <w:rStyle w:val="StyleUnderline"/>
          <w:rFonts w:asciiTheme="minorHAnsi" w:hAnsiTheme="minorHAnsi" w:cstheme="minorHAnsi"/>
        </w:rPr>
        <w:t xml:space="preserve">It </w:t>
      </w:r>
      <w:r w:rsidRPr="00A24C9D">
        <w:rPr>
          <w:rStyle w:val="StyleUnderline"/>
          <w:rFonts w:asciiTheme="minorHAnsi" w:hAnsiTheme="minorHAnsi" w:cstheme="minorHAnsi"/>
          <w:highlight w:val="cyan"/>
        </w:rPr>
        <w:t>would</w:t>
      </w:r>
      <w:r w:rsidRPr="00A24C9D">
        <w:rPr>
          <w:rFonts w:asciiTheme="minorHAnsi" w:hAnsiTheme="minorHAnsi" w:cstheme="minorHAnsi"/>
          <w:sz w:val="16"/>
        </w:rPr>
        <w:t xml:space="preserve"> also </w:t>
      </w:r>
      <w:r w:rsidRPr="00A24C9D">
        <w:rPr>
          <w:rStyle w:val="Emphasis"/>
          <w:rFonts w:asciiTheme="minorHAnsi" w:hAnsiTheme="minorHAnsi" w:cstheme="minorHAnsi"/>
          <w:highlight w:val="cyan"/>
        </w:rPr>
        <w:t>reduce</w:t>
      </w:r>
      <w:r w:rsidRPr="00A24C9D">
        <w:rPr>
          <w:rStyle w:val="StyleUnderline"/>
          <w:rFonts w:asciiTheme="minorHAnsi" w:hAnsiTheme="minorHAnsi" w:cstheme="minorHAnsi"/>
        </w:rPr>
        <w:t xml:space="preserve"> the</w:t>
      </w:r>
      <w:r w:rsidRPr="00A24C9D">
        <w:rPr>
          <w:rFonts w:asciiTheme="minorHAnsi" w:hAnsiTheme="minorHAnsi" w:cstheme="minorHAnsi"/>
          <w:sz w:val="16"/>
        </w:rPr>
        <w:t xml:space="preserve"> projected </w:t>
      </w:r>
      <w:r w:rsidRPr="00A24C9D">
        <w:rPr>
          <w:rStyle w:val="Emphasis"/>
          <w:rFonts w:asciiTheme="minorHAnsi" w:hAnsiTheme="minorHAnsi" w:cstheme="minorHAnsi"/>
        </w:rPr>
        <w:t>deficit</w:t>
      </w:r>
      <w:r w:rsidRPr="00A24C9D">
        <w:rPr>
          <w:rStyle w:val="StyleUnderline"/>
          <w:rFonts w:asciiTheme="minorHAnsi" w:hAnsiTheme="minorHAnsi" w:cstheme="minorHAnsi"/>
        </w:rPr>
        <w:t xml:space="preserve"> from</w:t>
      </w:r>
      <w:r w:rsidRPr="00A24C9D">
        <w:rPr>
          <w:rFonts w:asciiTheme="minorHAnsi" w:hAnsiTheme="minorHAnsi" w:cstheme="minorHAnsi"/>
          <w:sz w:val="16"/>
        </w:rPr>
        <w:t xml:space="preserve"> $</w:t>
      </w:r>
      <w:r w:rsidRPr="00A24C9D">
        <w:rPr>
          <w:rStyle w:val="StyleUnderline"/>
          <w:rFonts w:asciiTheme="minorHAnsi" w:hAnsiTheme="minorHAnsi" w:cstheme="minorHAnsi"/>
        </w:rPr>
        <w:t>2.6 trillion to</w:t>
      </w:r>
      <w:r w:rsidRPr="00A24C9D">
        <w:rPr>
          <w:rFonts w:asciiTheme="minorHAnsi" w:hAnsiTheme="minorHAnsi" w:cstheme="minorHAnsi"/>
          <w:sz w:val="16"/>
        </w:rPr>
        <w:t xml:space="preserve"> $</w:t>
      </w:r>
      <w:r w:rsidRPr="00A24C9D">
        <w:rPr>
          <w:rStyle w:val="StyleUnderline"/>
          <w:rFonts w:asciiTheme="minorHAnsi" w:hAnsiTheme="minorHAnsi" w:cstheme="minorHAnsi"/>
        </w:rPr>
        <w:t>235 billion</w:t>
      </w:r>
      <w:r w:rsidRPr="00A24C9D">
        <w:rPr>
          <w:rFonts w:asciiTheme="minorHAnsi" w:hAnsiTheme="minorHAnsi" w:cstheme="minorHAnsi"/>
          <w:sz w:val="16"/>
        </w:rPr>
        <w:t xml:space="preserve">, </w:t>
      </w:r>
      <w:r w:rsidRPr="00A24C9D">
        <w:rPr>
          <w:rStyle w:val="StyleUnderline"/>
          <w:rFonts w:asciiTheme="minorHAnsi" w:hAnsiTheme="minorHAnsi" w:cstheme="minorHAnsi"/>
        </w:rPr>
        <w:t>and</w:t>
      </w:r>
      <w:r w:rsidRPr="00A24C9D">
        <w:rPr>
          <w:rFonts w:asciiTheme="minorHAnsi" w:hAnsiTheme="minorHAnsi" w:cstheme="minorHAnsi"/>
          <w:sz w:val="16"/>
        </w:rPr>
        <w:t xml:space="preserve"> the projected </w:t>
      </w:r>
      <w:r w:rsidRPr="00A24C9D">
        <w:rPr>
          <w:rStyle w:val="Emphasis"/>
          <w:rFonts w:asciiTheme="minorHAnsi" w:hAnsiTheme="minorHAnsi" w:cstheme="minorHAnsi"/>
          <w:highlight w:val="cyan"/>
        </w:rPr>
        <w:t>debt-to-GDP</w:t>
      </w:r>
      <w:r w:rsidRPr="00A24C9D">
        <w:rPr>
          <w:rFonts w:asciiTheme="minorHAnsi" w:hAnsiTheme="minorHAnsi" w:cstheme="minorHAnsi"/>
          <w:sz w:val="16"/>
        </w:rPr>
        <w:t xml:space="preserve"> ratio </w:t>
      </w:r>
      <w:r w:rsidRPr="00A24C9D">
        <w:rPr>
          <w:rStyle w:val="StyleUnderline"/>
          <w:rFonts w:asciiTheme="minorHAnsi" w:hAnsiTheme="minorHAnsi" w:cstheme="minorHAnsi"/>
          <w:highlight w:val="cyan"/>
        </w:rPr>
        <w:t xml:space="preserve">from </w:t>
      </w:r>
      <w:r w:rsidRPr="00A24C9D">
        <w:rPr>
          <w:rStyle w:val="Emphasis"/>
          <w:rFonts w:asciiTheme="minorHAnsi" w:hAnsiTheme="minorHAnsi" w:cstheme="minorHAnsi"/>
          <w:highlight w:val="cyan"/>
        </w:rPr>
        <w:t>170</w:t>
      </w:r>
      <w:r w:rsidRPr="00A24C9D">
        <w:rPr>
          <w:rStyle w:val="StyleUnderline"/>
          <w:rFonts w:asciiTheme="minorHAnsi" w:hAnsiTheme="minorHAnsi" w:cstheme="minorHAnsi"/>
        </w:rPr>
        <w:t xml:space="preserve"> percent </w:t>
      </w:r>
      <w:r w:rsidRPr="00A24C9D">
        <w:rPr>
          <w:rStyle w:val="StyleUnderline"/>
          <w:rFonts w:asciiTheme="minorHAnsi" w:hAnsiTheme="minorHAnsi" w:cstheme="minorHAnsi"/>
          <w:highlight w:val="cyan"/>
        </w:rPr>
        <w:t xml:space="preserve">to </w:t>
      </w:r>
      <w:r w:rsidRPr="00A24C9D">
        <w:rPr>
          <w:rStyle w:val="Emphasis"/>
          <w:rFonts w:asciiTheme="minorHAnsi" w:hAnsiTheme="minorHAnsi" w:cstheme="minorHAnsi"/>
          <w:highlight w:val="cyan"/>
        </w:rPr>
        <w:t>65</w:t>
      </w:r>
      <w:r w:rsidRPr="00A24C9D">
        <w:rPr>
          <w:rFonts w:asciiTheme="minorHAnsi" w:hAnsiTheme="minorHAnsi" w:cstheme="minorHAnsi"/>
          <w:sz w:val="16"/>
        </w:rPr>
        <w:t xml:space="preserve"> percent.33</w:t>
      </w:r>
    </w:p>
    <w:p w14:paraId="5AC2736C" w14:textId="77777777" w:rsidR="00705A90" w:rsidRPr="00A24C9D" w:rsidRDefault="00705A90" w:rsidP="00705A90">
      <w:pPr>
        <w:pStyle w:val="Heading4"/>
        <w:rPr>
          <w:rFonts w:asciiTheme="minorHAnsi" w:hAnsiTheme="minorHAnsi" w:cstheme="minorHAnsi"/>
        </w:rPr>
      </w:pPr>
      <w:r w:rsidRPr="00A24C9D">
        <w:rPr>
          <w:rFonts w:asciiTheme="minorHAnsi" w:hAnsiTheme="minorHAnsi" w:cstheme="minorHAnsi"/>
        </w:rPr>
        <w:t xml:space="preserve">Unchecked debt </w:t>
      </w:r>
      <w:r>
        <w:rPr>
          <w:rFonts w:asciiTheme="minorHAnsi" w:hAnsiTheme="minorHAnsi" w:cstheme="minorHAnsi"/>
        </w:rPr>
        <w:t>is existential.</w:t>
      </w:r>
    </w:p>
    <w:p w14:paraId="70D2E3ED" w14:textId="77777777" w:rsidR="00705A90" w:rsidRPr="00A24C9D" w:rsidRDefault="00705A90" w:rsidP="00705A90">
      <w:pPr>
        <w:rPr>
          <w:rFonts w:asciiTheme="minorHAnsi" w:hAnsiTheme="minorHAnsi" w:cstheme="minorHAnsi"/>
        </w:rPr>
      </w:pPr>
      <w:r w:rsidRPr="00A24C9D">
        <w:rPr>
          <w:rStyle w:val="Style13ptBold"/>
          <w:rFonts w:asciiTheme="minorHAnsi" w:hAnsiTheme="minorHAnsi" w:cstheme="minorHAnsi"/>
        </w:rPr>
        <w:t>Hernandez ’24</w:t>
      </w:r>
      <w:r w:rsidRPr="00A24C9D">
        <w:rPr>
          <w:rFonts w:asciiTheme="minorHAnsi" w:hAnsiTheme="minorHAnsi" w:cstheme="minorHAnsi"/>
        </w:rPr>
        <w:t xml:space="preserve"> [Fredrick; November 14; MPP, policy analyst for BPC’s Economic Policy Program; Bipartisan Policy Center, </w:t>
      </w:r>
      <w:r>
        <w:rPr>
          <w:rFonts w:asciiTheme="minorHAnsi" w:hAnsiTheme="minorHAnsi" w:cstheme="minorHAnsi"/>
        </w:rPr>
        <w:t>“</w:t>
      </w:r>
      <w:r w:rsidRPr="00A24C9D">
        <w:rPr>
          <w:rFonts w:asciiTheme="minorHAnsi" w:hAnsiTheme="minorHAnsi" w:cstheme="minorHAnsi"/>
        </w:rPr>
        <w:t>Why the National Debt Matters for National Security,</w:t>
      </w:r>
      <w:r>
        <w:rPr>
          <w:rFonts w:asciiTheme="minorHAnsi" w:hAnsiTheme="minorHAnsi" w:cstheme="minorHAnsi"/>
        </w:rPr>
        <w:t>”</w:t>
      </w:r>
      <w:r w:rsidRPr="00A24C9D">
        <w:rPr>
          <w:rFonts w:asciiTheme="minorHAnsi" w:hAnsiTheme="minorHAnsi" w:cstheme="minorHAnsi"/>
        </w:rPr>
        <w:t xml:space="preserve"> https://bipartisanpolicy.org/explainer/why-the-national-debt-matters-for-national-security/]</w:t>
      </w:r>
    </w:p>
    <w:p w14:paraId="657EF84D"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 xml:space="preserve">In 2010, retired Admiral Mike Mullen, former chairman of the Joint Chiefs of Staff, said </w:t>
      </w:r>
      <w:r>
        <w:rPr>
          <w:rFonts w:asciiTheme="minorHAnsi" w:hAnsiTheme="minorHAnsi" w:cstheme="minorHAnsi"/>
          <w:sz w:val="16"/>
        </w:rPr>
        <w:t>“</w:t>
      </w:r>
      <w:r w:rsidRPr="00A24C9D">
        <w:rPr>
          <w:rStyle w:val="StyleUnderline"/>
          <w:rFonts w:asciiTheme="minorHAnsi" w:hAnsiTheme="minorHAnsi" w:cstheme="minorHAnsi"/>
        </w:rPr>
        <w:t>As</w:t>
      </w:r>
      <w:r w:rsidRPr="00A24C9D">
        <w:rPr>
          <w:rFonts w:asciiTheme="minorHAnsi" w:hAnsiTheme="minorHAnsi" w:cstheme="minorHAnsi"/>
          <w:sz w:val="16"/>
        </w:rPr>
        <w:t xml:space="preserve"> the national </w:t>
      </w:r>
      <w:r w:rsidRPr="00A24C9D">
        <w:rPr>
          <w:rStyle w:val="Emphasis"/>
          <w:rFonts w:asciiTheme="minorHAnsi" w:hAnsiTheme="minorHAnsi" w:cstheme="minorHAnsi"/>
        </w:rPr>
        <w:t>debt</w:t>
      </w:r>
      <w:r w:rsidRPr="00A24C9D">
        <w:rPr>
          <w:rStyle w:val="StyleUnderline"/>
          <w:rFonts w:asciiTheme="minorHAnsi" w:hAnsiTheme="minorHAnsi" w:cstheme="minorHAnsi"/>
        </w:rPr>
        <w:t xml:space="preserve"> grows, we are more beholden to </w:t>
      </w:r>
      <w:r w:rsidRPr="00A24C9D">
        <w:rPr>
          <w:rStyle w:val="Emphasis"/>
          <w:rFonts w:asciiTheme="minorHAnsi" w:hAnsiTheme="minorHAnsi" w:cstheme="minorHAnsi"/>
        </w:rPr>
        <w:t>creditors</w:t>
      </w:r>
      <w:r w:rsidRPr="00A24C9D">
        <w:rPr>
          <w:rFonts w:asciiTheme="minorHAnsi" w:hAnsiTheme="minorHAnsi" w:cstheme="minorHAnsi"/>
          <w:sz w:val="16"/>
        </w:rPr>
        <w:t xml:space="preserve"> around the globe </w:t>
      </w:r>
      <w:r w:rsidRPr="00A24C9D">
        <w:rPr>
          <w:rStyle w:val="StyleUnderline"/>
          <w:rFonts w:asciiTheme="minorHAnsi" w:hAnsiTheme="minorHAnsi" w:cstheme="minorHAnsi"/>
        </w:rPr>
        <w:t xml:space="preserve">and have </w:t>
      </w:r>
      <w:r w:rsidRPr="00A24C9D">
        <w:rPr>
          <w:rStyle w:val="Emphasis"/>
          <w:rFonts w:asciiTheme="minorHAnsi" w:hAnsiTheme="minorHAnsi" w:cstheme="minorHAnsi"/>
        </w:rPr>
        <w:t>fewer resources</w:t>
      </w:r>
      <w:r w:rsidRPr="00A24C9D">
        <w:rPr>
          <w:rStyle w:val="StyleUnderline"/>
          <w:rFonts w:asciiTheme="minorHAnsi" w:hAnsiTheme="minorHAnsi" w:cstheme="minorHAnsi"/>
        </w:rPr>
        <w:t xml:space="preserve"> to invest in </w:t>
      </w:r>
      <w:r w:rsidRPr="00A24C9D">
        <w:rPr>
          <w:rStyle w:val="Emphasis"/>
          <w:rFonts w:asciiTheme="minorHAnsi" w:hAnsiTheme="minorHAnsi" w:cstheme="minorHAnsi"/>
        </w:rPr>
        <w:t>strength</w:t>
      </w:r>
      <w:r w:rsidRPr="00A24C9D">
        <w:rPr>
          <w:rStyle w:val="StyleUnderline"/>
          <w:rFonts w:asciiTheme="minorHAnsi" w:hAnsiTheme="minorHAnsi" w:cstheme="minorHAnsi"/>
        </w:rPr>
        <w:t xml:space="preserve"> at home</w:t>
      </w:r>
      <w:r w:rsidRPr="00A24C9D">
        <w:rPr>
          <w:rFonts w:asciiTheme="minorHAnsi" w:hAnsiTheme="minorHAnsi" w:cstheme="minorHAnsi"/>
          <w:sz w:val="16"/>
        </w:rPr>
        <w:t>. The national debt presents a clear threat to the United States to operate an efficient and effective response for its national defense.</w:t>
      </w:r>
      <w:r>
        <w:rPr>
          <w:rFonts w:asciiTheme="minorHAnsi" w:hAnsiTheme="minorHAnsi" w:cstheme="minorHAnsi"/>
          <w:sz w:val="16"/>
        </w:rPr>
        <w:t>”</w:t>
      </w:r>
    </w:p>
    <w:p w14:paraId="53088FE4"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 xml:space="preserve">A large and </w:t>
      </w:r>
      <w:r w:rsidRPr="00A24C9D">
        <w:rPr>
          <w:rStyle w:val="StyleUnderline"/>
          <w:rFonts w:asciiTheme="minorHAnsi" w:hAnsiTheme="minorHAnsi" w:cstheme="minorHAnsi"/>
        </w:rPr>
        <w:t xml:space="preserve">growing national </w:t>
      </w:r>
      <w:r w:rsidRPr="00A24C9D">
        <w:rPr>
          <w:rStyle w:val="Emphasis"/>
          <w:rFonts w:asciiTheme="minorHAnsi" w:hAnsiTheme="minorHAnsi" w:cstheme="minorHAnsi"/>
          <w:highlight w:val="cyan"/>
        </w:rPr>
        <w:t>debt</w:t>
      </w:r>
      <w:r w:rsidRPr="00A24C9D">
        <w:rPr>
          <w:rStyle w:val="StyleUnderline"/>
          <w:rFonts w:asciiTheme="minorHAnsi" w:hAnsiTheme="minorHAnsi" w:cstheme="minorHAnsi"/>
          <w:highlight w:val="cyan"/>
        </w:rPr>
        <w:t xml:space="preserve"> poses</w:t>
      </w:r>
      <w:r w:rsidRPr="00A24C9D">
        <w:rPr>
          <w:rFonts w:asciiTheme="minorHAnsi" w:hAnsiTheme="minorHAnsi" w:cstheme="minorHAnsi"/>
          <w:sz w:val="16"/>
        </w:rPr>
        <w:t xml:space="preserve"> long-term economic and </w:t>
      </w:r>
      <w:r w:rsidRPr="00A24C9D">
        <w:rPr>
          <w:rStyle w:val="Emphasis"/>
          <w:rFonts w:asciiTheme="minorHAnsi" w:hAnsiTheme="minorHAnsi" w:cstheme="minorHAnsi"/>
          <w:highlight w:val="cyan"/>
        </w:rPr>
        <w:t>security risks</w:t>
      </w:r>
      <w:r w:rsidRPr="00A24C9D">
        <w:rPr>
          <w:rFonts w:asciiTheme="minorHAnsi" w:hAnsiTheme="minorHAnsi" w:cstheme="minorHAnsi"/>
          <w:sz w:val="16"/>
        </w:rPr>
        <w:t xml:space="preserve"> to the United States. Those risks are becoming more evident. In fiscal year (FY) 2024, the U.S. spent $882 billion on interest payments (to service its borrowing). In comparison, the total national defense discretionary spending for FY2024 was $874 billion, plus billions more in other important national security areas. </w:t>
      </w:r>
      <w:r w:rsidRPr="00A24C9D">
        <w:rPr>
          <w:rStyle w:val="StyleUnderline"/>
          <w:rFonts w:asciiTheme="minorHAnsi" w:hAnsiTheme="minorHAnsi" w:cstheme="minorHAnsi"/>
        </w:rPr>
        <w:t>If</w:t>
      </w:r>
      <w:r w:rsidRPr="00A24C9D">
        <w:rPr>
          <w:rFonts w:asciiTheme="minorHAnsi" w:hAnsiTheme="minorHAnsi" w:cstheme="minorHAnsi"/>
          <w:sz w:val="16"/>
        </w:rPr>
        <w:t xml:space="preserve"> left </w:t>
      </w:r>
      <w:r w:rsidRPr="00A24C9D">
        <w:rPr>
          <w:rStyle w:val="Emphasis"/>
          <w:rFonts w:asciiTheme="minorHAnsi" w:hAnsiTheme="minorHAnsi" w:cstheme="minorHAnsi"/>
        </w:rPr>
        <w:t>unchecked</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high </w:t>
      </w:r>
      <w:r w:rsidRPr="00A24C9D">
        <w:rPr>
          <w:rStyle w:val="Emphasis"/>
          <w:rFonts w:asciiTheme="minorHAnsi" w:hAnsiTheme="minorHAnsi" w:cstheme="minorHAnsi"/>
        </w:rPr>
        <w:t>debt</w:t>
      </w:r>
      <w:r w:rsidRPr="00A24C9D">
        <w:rPr>
          <w:rStyle w:val="StyleUnderline"/>
          <w:rFonts w:asciiTheme="minorHAnsi" w:hAnsiTheme="minorHAnsi" w:cstheme="minorHAnsi"/>
        </w:rPr>
        <w:t xml:space="preserve"> </w:t>
      </w:r>
      <w:r w:rsidRPr="00A24C9D">
        <w:rPr>
          <w:rStyle w:val="Emphasis"/>
          <w:rFonts w:asciiTheme="minorHAnsi" w:hAnsiTheme="minorHAnsi" w:cstheme="minorHAnsi"/>
          <w:highlight w:val="cyan"/>
        </w:rPr>
        <w:t>service costs</w:t>
      </w:r>
      <w:r w:rsidRPr="00A24C9D">
        <w:rPr>
          <w:rStyle w:val="StyleUnderline"/>
          <w:rFonts w:asciiTheme="minorHAnsi" w:hAnsiTheme="minorHAnsi" w:cstheme="minorHAnsi"/>
        </w:rPr>
        <w:t xml:space="preserve"> will</w:t>
      </w:r>
      <w:r w:rsidRPr="00A24C9D">
        <w:rPr>
          <w:rFonts w:asciiTheme="minorHAnsi" w:hAnsiTheme="minorHAnsi" w:cstheme="minorHAnsi"/>
          <w:sz w:val="16"/>
        </w:rPr>
        <w:t xml:space="preserve"> eventually </w:t>
      </w:r>
      <w:r w:rsidRPr="00A24C9D">
        <w:rPr>
          <w:rStyle w:val="Emphasis"/>
          <w:rFonts w:asciiTheme="minorHAnsi" w:hAnsiTheme="minorHAnsi" w:cstheme="minorHAnsi"/>
          <w:highlight w:val="cyan"/>
        </w:rPr>
        <w:t>crowd out</w:t>
      </w:r>
      <w:r w:rsidRPr="00A24C9D">
        <w:rPr>
          <w:rStyle w:val="StyleUnderline"/>
          <w:rFonts w:asciiTheme="minorHAnsi" w:hAnsiTheme="minorHAnsi" w:cstheme="minorHAnsi"/>
        </w:rPr>
        <w:t xml:space="preserve"> other priorities</w:t>
      </w:r>
      <w:r w:rsidRPr="00A24C9D">
        <w:rPr>
          <w:rFonts w:asciiTheme="minorHAnsi" w:hAnsiTheme="minorHAnsi" w:cstheme="minorHAnsi"/>
          <w:sz w:val="16"/>
        </w:rPr>
        <w:t xml:space="preserve">, potentially </w:t>
      </w:r>
      <w:r w:rsidRPr="00A24C9D">
        <w:rPr>
          <w:rStyle w:val="Emphasis"/>
          <w:rFonts w:asciiTheme="minorHAnsi" w:hAnsiTheme="minorHAnsi" w:cstheme="minorHAnsi"/>
        </w:rPr>
        <w:t>undermining</w:t>
      </w:r>
      <w:r w:rsidRPr="00A24C9D">
        <w:rPr>
          <w:rStyle w:val="StyleUnderline"/>
          <w:rFonts w:asciiTheme="minorHAnsi" w:hAnsiTheme="minorHAnsi" w:cstheme="minorHAnsi"/>
        </w:rPr>
        <w:t xml:space="preserve"> the ability to </w:t>
      </w:r>
      <w:r w:rsidRPr="00A24C9D">
        <w:rPr>
          <w:rStyle w:val="Emphasis"/>
          <w:rFonts w:asciiTheme="minorHAnsi" w:hAnsiTheme="minorHAnsi" w:cstheme="minorHAnsi"/>
        </w:rPr>
        <w:t>protect</w:t>
      </w:r>
      <w:r w:rsidRPr="00A24C9D">
        <w:rPr>
          <w:rStyle w:val="StyleUnderline"/>
          <w:rFonts w:asciiTheme="minorHAnsi" w:hAnsiTheme="minorHAnsi" w:cstheme="minorHAnsi"/>
        </w:rPr>
        <w:t xml:space="preserve"> our </w:t>
      </w:r>
      <w:r w:rsidRPr="00A24C9D">
        <w:rPr>
          <w:rStyle w:val="Emphasis"/>
          <w:rFonts w:asciiTheme="minorHAnsi" w:hAnsiTheme="minorHAnsi" w:cstheme="minorHAnsi"/>
        </w:rPr>
        <w:t>nation</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support</w:t>
      </w:r>
      <w:r w:rsidRPr="00A24C9D">
        <w:rPr>
          <w:rFonts w:asciiTheme="minorHAnsi" w:hAnsiTheme="minorHAnsi" w:cstheme="minorHAnsi"/>
          <w:sz w:val="16"/>
        </w:rPr>
        <w:t xml:space="preserve"> our </w:t>
      </w:r>
      <w:r w:rsidRPr="00A24C9D">
        <w:rPr>
          <w:rStyle w:val="Emphasis"/>
          <w:rFonts w:asciiTheme="minorHAnsi" w:hAnsiTheme="minorHAnsi" w:cstheme="minorHAnsi"/>
        </w:rPr>
        <w:t>allies</w:t>
      </w:r>
      <w:r w:rsidRPr="00A24C9D">
        <w:rPr>
          <w:rFonts w:asciiTheme="minorHAnsi" w:hAnsiTheme="minorHAnsi" w:cstheme="minorHAnsi"/>
          <w:sz w:val="16"/>
        </w:rPr>
        <w:t>.</w:t>
      </w:r>
    </w:p>
    <w:p w14:paraId="0A850994"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 xml:space="preserve">Increased </w:t>
      </w:r>
      <w:r w:rsidRPr="00A24C9D">
        <w:rPr>
          <w:rStyle w:val="StyleUnderline"/>
          <w:rFonts w:asciiTheme="minorHAnsi" w:hAnsiTheme="minorHAnsi" w:cstheme="minorHAnsi"/>
        </w:rPr>
        <w:t>debt</w:t>
      </w:r>
      <w:r w:rsidRPr="00A24C9D">
        <w:rPr>
          <w:rFonts w:asciiTheme="minorHAnsi" w:hAnsiTheme="minorHAnsi" w:cstheme="minorHAnsi"/>
          <w:sz w:val="16"/>
        </w:rPr>
        <w:t xml:space="preserve"> service costs </w:t>
      </w:r>
      <w:r w:rsidRPr="00A24C9D">
        <w:rPr>
          <w:rStyle w:val="StyleUnderline"/>
          <w:rFonts w:asciiTheme="minorHAnsi" w:hAnsiTheme="minorHAnsi" w:cstheme="minorHAnsi"/>
        </w:rPr>
        <w:t xml:space="preserve">will </w:t>
      </w:r>
      <w:r w:rsidRPr="00A24C9D">
        <w:rPr>
          <w:rStyle w:val="Emphasis"/>
          <w:rFonts w:asciiTheme="minorHAnsi" w:hAnsiTheme="minorHAnsi" w:cstheme="minorHAnsi"/>
        </w:rPr>
        <w:t>crowd out</w:t>
      </w:r>
      <w:r w:rsidRPr="00A24C9D">
        <w:rPr>
          <w:rStyle w:val="StyleUnderline"/>
          <w:rFonts w:asciiTheme="minorHAnsi" w:hAnsiTheme="minorHAnsi" w:cstheme="minorHAnsi"/>
        </w:rPr>
        <w:t xml:space="preserve"> public investments in </w:t>
      </w:r>
      <w:r w:rsidRPr="00A24C9D">
        <w:rPr>
          <w:rStyle w:val="Emphasis"/>
          <w:rFonts w:asciiTheme="minorHAnsi" w:hAnsiTheme="minorHAnsi" w:cstheme="minorHAnsi"/>
          <w:highlight w:val="cyan"/>
        </w:rPr>
        <w:t>defense</w:t>
      </w:r>
      <w:r w:rsidRPr="00A24C9D">
        <w:rPr>
          <w:rFonts w:asciiTheme="minorHAnsi" w:hAnsiTheme="minorHAnsi" w:cstheme="minorHAnsi"/>
          <w:sz w:val="16"/>
        </w:rPr>
        <w:t xml:space="preserve"> </w:t>
      </w:r>
      <w:r w:rsidRPr="00916C02">
        <w:rPr>
          <w:rStyle w:val="StyleUnderline"/>
        </w:rPr>
        <w:t xml:space="preserve">and make it </w:t>
      </w:r>
      <w:r w:rsidRPr="00916C02">
        <w:rPr>
          <w:rStyle w:val="Emphasis"/>
        </w:rPr>
        <w:t>more expensive</w:t>
      </w:r>
      <w:r w:rsidRPr="00916C02">
        <w:rPr>
          <w:rStyle w:val="StyleUnderline"/>
        </w:rPr>
        <w:t xml:space="preserve"> to borrow to respond</w:t>
      </w:r>
      <w:r w:rsidRPr="00A24C9D">
        <w:rPr>
          <w:rFonts w:asciiTheme="minorHAnsi" w:hAnsiTheme="minorHAnsi" w:cstheme="minorHAnsi"/>
          <w:sz w:val="16"/>
        </w:rPr>
        <w:t xml:space="preserve"> effectively </w:t>
      </w:r>
      <w:r w:rsidRPr="00916C02">
        <w:rPr>
          <w:rStyle w:val="StyleUnderline"/>
        </w:rPr>
        <w:t xml:space="preserve">to </w:t>
      </w:r>
      <w:r w:rsidRPr="00916C02">
        <w:rPr>
          <w:rStyle w:val="Emphasis"/>
        </w:rPr>
        <w:t>future crises</w:t>
      </w:r>
      <w:r w:rsidRPr="00A24C9D">
        <w:rPr>
          <w:rFonts w:asciiTheme="minorHAnsi" w:hAnsiTheme="minorHAnsi" w:cstheme="minorHAnsi"/>
          <w:sz w:val="16"/>
        </w:rPr>
        <w:t>.</w:t>
      </w:r>
    </w:p>
    <w:p w14:paraId="2CCD2DE3"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Heightened dysfunction of the federal budget process only exacerbates this threat, as national security agencies require stability and predictability to ensure military readiness.</w:t>
      </w:r>
    </w:p>
    <w:p w14:paraId="56661D01"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The U.S. will need the budgetary capacity to meet emerging national security challenges in a changing world.</w:t>
      </w:r>
    </w:p>
    <w:p w14:paraId="26738A67" w14:textId="77777777" w:rsidR="00705A90" w:rsidRPr="00A24C9D" w:rsidRDefault="00705A90" w:rsidP="00705A90">
      <w:pPr>
        <w:rPr>
          <w:rFonts w:asciiTheme="minorHAnsi" w:hAnsiTheme="minorHAnsi" w:cstheme="minorHAnsi"/>
          <w:sz w:val="16"/>
        </w:rPr>
      </w:pPr>
      <w:r w:rsidRPr="00A24C9D">
        <w:rPr>
          <w:rStyle w:val="StyleUnderline"/>
          <w:rFonts w:asciiTheme="minorHAnsi" w:hAnsiTheme="minorHAnsi" w:cstheme="minorHAnsi"/>
          <w:highlight w:val="cyan"/>
        </w:rPr>
        <w:t xml:space="preserve">The U.S. can </w:t>
      </w:r>
      <w:r w:rsidRPr="00A24C9D">
        <w:rPr>
          <w:rStyle w:val="Emphasis"/>
          <w:rFonts w:asciiTheme="minorHAnsi" w:hAnsiTheme="minorHAnsi" w:cstheme="minorHAnsi"/>
          <w:highlight w:val="cyan"/>
        </w:rPr>
        <w:t>only continue</w:t>
      </w:r>
      <w:r w:rsidRPr="00A24C9D">
        <w:rPr>
          <w:rFonts w:asciiTheme="minorHAnsi" w:hAnsiTheme="minorHAnsi" w:cstheme="minorHAnsi"/>
          <w:sz w:val="16"/>
        </w:rPr>
        <w:t xml:space="preserve"> our </w:t>
      </w:r>
      <w:r w:rsidRPr="00A24C9D">
        <w:rPr>
          <w:rStyle w:val="StyleUnderline"/>
          <w:rFonts w:asciiTheme="minorHAnsi" w:hAnsiTheme="minorHAnsi" w:cstheme="minorHAnsi"/>
        </w:rPr>
        <w:t xml:space="preserve">global leadership in </w:t>
      </w:r>
      <w:r w:rsidRPr="00A24C9D">
        <w:rPr>
          <w:rStyle w:val="Emphasis"/>
          <w:rFonts w:asciiTheme="minorHAnsi" w:hAnsiTheme="minorHAnsi" w:cstheme="minorHAnsi"/>
        </w:rPr>
        <w:t xml:space="preserve">defense </w:t>
      </w:r>
      <w:r w:rsidRPr="00A24C9D">
        <w:rPr>
          <w:rStyle w:val="Emphasis"/>
          <w:rFonts w:asciiTheme="minorHAnsi" w:hAnsiTheme="minorHAnsi" w:cstheme="minorHAnsi"/>
          <w:highlight w:val="cyan"/>
        </w:rPr>
        <w:t>readiness</w:t>
      </w:r>
      <w:r w:rsidRPr="00A24C9D">
        <w:rPr>
          <w:rStyle w:val="StyleUnderline"/>
          <w:rFonts w:asciiTheme="minorHAnsi" w:hAnsiTheme="minorHAnsi" w:cstheme="minorHAnsi"/>
          <w:highlight w:val="cyan"/>
        </w:rPr>
        <w:t xml:space="preserve"> and </w:t>
      </w:r>
      <w:r w:rsidRPr="00A24C9D">
        <w:rPr>
          <w:rStyle w:val="Emphasis"/>
          <w:rFonts w:asciiTheme="minorHAnsi" w:hAnsiTheme="minorHAnsi" w:cstheme="minorHAnsi"/>
          <w:highlight w:val="cyan"/>
        </w:rPr>
        <w:t>intel</w:t>
      </w:r>
      <w:r w:rsidRPr="00A24C9D">
        <w:rPr>
          <w:rStyle w:val="StyleUnderline"/>
          <w:rFonts w:asciiTheme="minorHAnsi" w:hAnsiTheme="minorHAnsi" w:cstheme="minorHAnsi"/>
        </w:rPr>
        <w:t>l</w:t>
      </w:r>
      <w:r w:rsidRPr="00A24C9D">
        <w:rPr>
          <w:rFonts w:asciiTheme="minorHAnsi" w:hAnsiTheme="minorHAnsi" w:cstheme="minorHAnsi"/>
          <w:sz w:val="16"/>
        </w:rPr>
        <w:t xml:space="preserve">igence </w:t>
      </w:r>
      <w:r w:rsidRPr="00A24C9D">
        <w:rPr>
          <w:rStyle w:val="StyleUnderline"/>
          <w:rFonts w:asciiTheme="minorHAnsi" w:hAnsiTheme="minorHAnsi" w:cstheme="minorHAnsi"/>
          <w:highlight w:val="cyan"/>
        </w:rPr>
        <w:t xml:space="preserve">if we get our </w:t>
      </w:r>
      <w:r w:rsidRPr="00A24C9D">
        <w:rPr>
          <w:rStyle w:val="Emphasis"/>
          <w:rFonts w:asciiTheme="minorHAnsi" w:hAnsiTheme="minorHAnsi" w:cstheme="minorHAnsi"/>
          <w:highlight w:val="cyan"/>
        </w:rPr>
        <w:t>fiscal house</w:t>
      </w:r>
      <w:r w:rsidRPr="00A24C9D">
        <w:rPr>
          <w:rStyle w:val="StyleUnderline"/>
          <w:rFonts w:asciiTheme="minorHAnsi" w:hAnsiTheme="minorHAnsi" w:cstheme="minorHAnsi"/>
          <w:highlight w:val="cyan"/>
        </w:rPr>
        <w:t xml:space="preserve"> in order</w:t>
      </w:r>
      <w:r w:rsidRPr="00A24C9D">
        <w:rPr>
          <w:rFonts w:asciiTheme="minorHAnsi" w:hAnsiTheme="minorHAnsi" w:cstheme="minorHAnsi"/>
          <w:sz w:val="16"/>
        </w:rPr>
        <w:t>.</w:t>
      </w:r>
    </w:p>
    <w:p w14:paraId="39915F7E"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Federal Borrowing Costs Risk Crowding Out National Defense Spending</w:t>
      </w:r>
    </w:p>
    <w:p w14:paraId="190948F5" w14:textId="77777777" w:rsidR="00705A90" w:rsidRPr="00A24C9D" w:rsidRDefault="00705A90" w:rsidP="00705A90">
      <w:pPr>
        <w:rPr>
          <w:rFonts w:asciiTheme="minorHAnsi" w:hAnsiTheme="minorHAnsi" w:cstheme="minorHAnsi"/>
          <w:sz w:val="16"/>
        </w:rPr>
      </w:pPr>
      <w:r w:rsidRPr="00A24C9D">
        <w:rPr>
          <w:rStyle w:val="StyleUnderline"/>
          <w:rFonts w:asciiTheme="minorHAnsi" w:hAnsiTheme="minorHAnsi" w:cstheme="minorHAnsi"/>
          <w:highlight w:val="cyan"/>
        </w:rPr>
        <w:t xml:space="preserve">As the largest </w:t>
      </w:r>
      <w:r w:rsidRPr="00A24C9D">
        <w:rPr>
          <w:rStyle w:val="Emphasis"/>
          <w:rFonts w:asciiTheme="minorHAnsi" w:hAnsiTheme="minorHAnsi" w:cstheme="minorHAnsi"/>
          <w:highlight w:val="cyan"/>
        </w:rPr>
        <w:t>discretionary</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spending </w:t>
      </w:r>
      <w:r w:rsidRPr="00A24C9D">
        <w:rPr>
          <w:rStyle w:val="StyleUnderline"/>
          <w:rFonts w:asciiTheme="minorHAnsi" w:hAnsiTheme="minorHAnsi" w:cstheme="minorHAnsi"/>
          <w:highlight w:val="cyan"/>
        </w:rPr>
        <w:t>category</w:t>
      </w:r>
      <w:r w:rsidRPr="00A24C9D">
        <w:rPr>
          <w:rFonts w:asciiTheme="minorHAnsi" w:hAnsiTheme="minorHAnsi" w:cstheme="minorHAnsi"/>
          <w:sz w:val="16"/>
        </w:rPr>
        <w:t xml:space="preserve">, national </w:t>
      </w:r>
      <w:r w:rsidRPr="00A24C9D">
        <w:rPr>
          <w:rStyle w:val="StyleUnderline"/>
          <w:rFonts w:asciiTheme="minorHAnsi" w:hAnsiTheme="minorHAnsi" w:cstheme="minorHAnsi"/>
          <w:highlight w:val="cyan"/>
        </w:rPr>
        <w:t xml:space="preserve">defense is </w:t>
      </w:r>
      <w:r w:rsidRPr="00A24C9D">
        <w:rPr>
          <w:rStyle w:val="Emphasis"/>
          <w:rFonts w:asciiTheme="minorHAnsi" w:hAnsiTheme="minorHAnsi" w:cstheme="minorHAnsi"/>
          <w:highlight w:val="cyan"/>
        </w:rPr>
        <w:t>especially exposed</w:t>
      </w:r>
      <w:r w:rsidRPr="00A24C9D">
        <w:rPr>
          <w:rStyle w:val="StyleUnderline"/>
          <w:rFonts w:asciiTheme="minorHAnsi" w:hAnsiTheme="minorHAnsi" w:cstheme="minorHAnsi"/>
          <w:highlight w:val="cyan"/>
        </w:rPr>
        <w:t xml:space="preserve"> to budget</w:t>
      </w:r>
      <w:r w:rsidRPr="00A24C9D">
        <w:rPr>
          <w:rStyle w:val="StyleUnderline"/>
          <w:rFonts w:asciiTheme="minorHAnsi" w:hAnsiTheme="minorHAnsi" w:cstheme="minorHAnsi"/>
        </w:rPr>
        <w:t xml:space="preserve">ary </w:t>
      </w:r>
      <w:r w:rsidRPr="00A24C9D">
        <w:rPr>
          <w:rStyle w:val="StyleUnderline"/>
          <w:rFonts w:asciiTheme="minorHAnsi" w:hAnsiTheme="minorHAnsi" w:cstheme="minorHAnsi"/>
          <w:highlight w:val="cyan"/>
        </w:rPr>
        <w:t>pressures</w:t>
      </w:r>
      <w:r w:rsidRPr="00A24C9D">
        <w:rPr>
          <w:rFonts w:asciiTheme="minorHAnsi" w:hAnsiTheme="minorHAnsi" w:cstheme="minorHAnsi"/>
          <w:sz w:val="16"/>
        </w:rPr>
        <w:t xml:space="preserve">, creating tensions between the country’s ability to meet challenges in a fast-changing security landscape and plan in a fiscally constrained environment. </w:t>
      </w:r>
      <w:r w:rsidRPr="00A24C9D">
        <w:rPr>
          <w:rStyle w:val="StyleUnderline"/>
          <w:rFonts w:asciiTheme="minorHAnsi" w:hAnsiTheme="minorHAnsi" w:cstheme="minorHAnsi"/>
        </w:rPr>
        <w:t>In addition to</w:t>
      </w:r>
      <w:r w:rsidRPr="00A24C9D">
        <w:rPr>
          <w:rFonts w:asciiTheme="minorHAnsi" w:hAnsiTheme="minorHAnsi" w:cstheme="minorHAnsi"/>
          <w:sz w:val="16"/>
        </w:rPr>
        <w:t xml:space="preserve"> funding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D</w:t>
      </w:r>
      <w:r w:rsidRPr="00A24C9D">
        <w:rPr>
          <w:rFonts w:asciiTheme="minorHAnsi" w:hAnsiTheme="minorHAnsi" w:cstheme="minorHAnsi"/>
          <w:sz w:val="16"/>
        </w:rPr>
        <w:t xml:space="preserve">efense, </w:t>
      </w:r>
      <w:r w:rsidRPr="00A24C9D">
        <w:rPr>
          <w:rStyle w:val="StyleUnderline"/>
          <w:rFonts w:asciiTheme="minorHAnsi" w:hAnsiTheme="minorHAnsi" w:cstheme="minorHAnsi"/>
          <w:highlight w:val="cyan"/>
        </w:rPr>
        <w:t xml:space="preserve">the U.S. makes </w:t>
      </w:r>
      <w:r w:rsidRPr="00A24C9D">
        <w:rPr>
          <w:rStyle w:val="Emphasis"/>
          <w:rFonts w:asciiTheme="minorHAnsi" w:hAnsiTheme="minorHAnsi" w:cstheme="minorHAnsi"/>
          <w:highlight w:val="cyan"/>
        </w:rPr>
        <w:t>significant</w:t>
      </w:r>
      <w:r w:rsidRPr="00A24C9D">
        <w:rPr>
          <w:rFonts w:asciiTheme="minorHAnsi" w:hAnsiTheme="minorHAnsi" w:cstheme="minorHAnsi"/>
          <w:sz w:val="16"/>
        </w:rPr>
        <w:t xml:space="preserve"> related </w:t>
      </w:r>
      <w:r w:rsidRPr="00A24C9D">
        <w:rPr>
          <w:rStyle w:val="Emphasis"/>
          <w:rFonts w:asciiTheme="minorHAnsi" w:hAnsiTheme="minorHAnsi" w:cstheme="minorHAnsi"/>
          <w:highlight w:val="cyan"/>
        </w:rPr>
        <w:t>investments</w:t>
      </w:r>
      <w:r w:rsidRPr="00A24C9D">
        <w:rPr>
          <w:rStyle w:val="StyleUnderline"/>
          <w:rFonts w:asciiTheme="minorHAnsi" w:hAnsiTheme="minorHAnsi" w:cstheme="minorHAnsi"/>
          <w:highlight w:val="cyan"/>
        </w:rPr>
        <w:t xml:space="preserve"> in</w:t>
      </w:r>
      <w:r w:rsidRPr="00A24C9D">
        <w:rPr>
          <w:rFonts w:asciiTheme="minorHAnsi" w:hAnsiTheme="minorHAnsi" w:cstheme="minorHAnsi"/>
          <w:sz w:val="16"/>
        </w:rPr>
        <w:t xml:space="preserve"> national </w:t>
      </w:r>
      <w:r w:rsidRPr="00A24C9D">
        <w:rPr>
          <w:rStyle w:val="StyleUnderline"/>
          <w:rFonts w:asciiTheme="minorHAnsi" w:hAnsiTheme="minorHAnsi" w:cstheme="minorHAnsi"/>
        </w:rPr>
        <w:t xml:space="preserve">security and </w:t>
      </w:r>
      <w:r w:rsidRPr="00306D68">
        <w:rPr>
          <w:rStyle w:val="Emphasis"/>
          <w:highlight w:val="cyan"/>
        </w:rPr>
        <w:t>intel</w:t>
      </w:r>
      <w:r w:rsidRPr="00A24C9D">
        <w:rPr>
          <w:rFonts w:asciiTheme="minorHAnsi" w:hAnsiTheme="minorHAnsi" w:cstheme="minorHAnsi"/>
          <w:sz w:val="16"/>
        </w:rPr>
        <w:t xml:space="preserve">ligence. In FY2024, </w:t>
      </w:r>
      <w:r w:rsidRPr="00A24C9D">
        <w:rPr>
          <w:rStyle w:val="StyleUnderline"/>
          <w:rFonts w:asciiTheme="minorHAnsi" w:hAnsiTheme="minorHAnsi" w:cstheme="minorHAnsi"/>
        </w:rPr>
        <w:t>that included</w:t>
      </w:r>
      <w:r w:rsidRPr="00A24C9D">
        <w:rPr>
          <w:rFonts w:asciiTheme="minorHAnsi" w:hAnsiTheme="minorHAnsi" w:cstheme="minorHAnsi"/>
          <w:sz w:val="16"/>
        </w:rPr>
        <w:t xml:space="preserve"> $89 billion for </w:t>
      </w:r>
      <w:r w:rsidRPr="00A24C9D">
        <w:rPr>
          <w:rStyle w:val="StyleUnderline"/>
          <w:rFonts w:asciiTheme="minorHAnsi" w:hAnsiTheme="minorHAnsi" w:cstheme="minorHAnsi"/>
        </w:rPr>
        <w:t>the</w:t>
      </w:r>
      <w:r w:rsidRPr="00A24C9D">
        <w:rPr>
          <w:rFonts w:asciiTheme="minorHAnsi" w:hAnsiTheme="minorHAnsi" w:cstheme="minorHAnsi"/>
          <w:sz w:val="16"/>
        </w:rPr>
        <w:t xml:space="preserv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of </w:t>
      </w:r>
      <w:r w:rsidRPr="00A24C9D">
        <w:rPr>
          <w:rStyle w:val="Emphasis"/>
          <w:rFonts w:asciiTheme="minorHAnsi" w:hAnsiTheme="minorHAnsi" w:cstheme="minorHAnsi"/>
        </w:rPr>
        <w:t>H</w:t>
      </w:r>
      <w:r w:rsidRPr="00A24C9D">
        <w:rPr>
          <w:rFonts w:asciiTheme="minorHAnsi" w:hAnsiTheme="minorHAnsi" w:cstheme="minorHAnsi"/>
          <w:sz w:val="16"/>
        </w:rPr>
        <w:t xml:space="preserve">omeland </w:t>
      </w:r>
      <w:r w:rsidRPr="00A24C9D">
        <w:rPr>
          <w:rStyle w:val="Emphasis"/>
          <w:rFonts w:asciiTheme="minorHAnsi" w:hAnsiTheme="minorHAnsi" w:cstheme="minorHAnsi"/>
        </w:rPr>
        <w:t>S</w:t>
      </w:r>
      <w:r w:rsidRPr="00A24C9D">
        <w:rPr>
          <w:rFonts w:asciiTheme="minorHAnsi" w:hAnsiTheme="minorHAnsi" w:cstheme="minorHAnsi"/>
          <w:sz w:val="16"/>
        </w:rPr>
        <w:t xml:space="preserve">ecurity, $18 billion </w:t>
      </w:r>
      <w:r w:rsidRPr="00A24C9D">
        <w:rPr>
          <w:rStyle w:val="StyleUnderline"/>
          <w:rFonts w:asciiTheme="minorHAnsi" w:hAnsiTheme="minorHAnsi" w:cstheme="minorHAnsi"/>
        </w:rPr>
        <w:t xml:space="preserve">for 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E</w:t>
      </w:r>
      <w:r w:rsidRPr="00A24C9D">
        <w:rPr>
          <w:rFonts w:asciiTheme="minorHAnsi" w:hAnsiTheme="minorHAnsi" w:cstheme="minorHAnsi"/>
          <w:sz w:val="16"/>
        </w:rPr>
        <w:t xml:space="preserve">nergy </w:t>
      </w:r>
      <w:r w:rsidRPr="00A24C9D">
        <w:rPr>
          <w:rStyle w:val="StyleUnderline"/>
          <w:rFonts w:asciiTheme="minorHAnsi" w:hAnsiTheme="minorHAnsi" w:cstheme="minorHAnsi"/>
        </w:rPr>
        <w:t xml:space="preserve">to maintain </w:t>
      </w:r>
      <w:r w:rsidRPr="00A24C9D">
        <w:rPr>
          <w:rStyle w:val="StyleUnderline"/>
          <w:rFonts w:asciiTheme="minorHAnsi" w:hAnsiTheme="minorHAnsi" w:cstheme="minorHAnsi"/>
          <w:highlight w:val="cyan"/>
        </w:rPr>
        <w:t xml:space="preserve">our </w:t>
      </w:r>
      <w:r w:rsidRPr="00A24C9D">
        <w:rPr>
          <w:rStyle w:val="Emphasis"/>
          <w:rFonts w:asciiTheme="minorHAnsi" w:hAnsiTheme="minorHAnsi" w:cstheme="minorHAnsi"/>
          <w:highlight w:val="cyan"/>
        </w:rPr>
        <w:t>nuclear</w:t>
      </w:r>
      <w:r w:rsidRPr="00A24C9D">
        <w:rPr>
          <w:rFonts w:asciiTheme="minorHAnsi" w:hAnsiTheme="minorHAnsi" w:cstheme="minorHAnsi"/>
          <w:sz w:val="16"/>
        </w:rPr>
        <w:t xml:space="preserve"> weapons </w:t>
      </w:r>
      <w:r w:rsidRPr="00A24C9D">
        <w:rPr>
          <w:rStyle w:val="Emphasis"/>
          <w:rFonts w:asciiTheme="minorHAnsi" w:hAnsiTheme="minorHAnsi" w:cstheme="minorHAnsi"/>
          <w:highlight w:val="cyan"/>
        </w:rPr>
        <w:t>stockpile</w:t>
      </w:r>
      <w:r w:rsidRPr="00A24C9D">
        <w:rPr>
          <w:rFonts w:asciiTheme="minorHAnsi" w:hAnsiTheme="minorHAnsi" w:cstheme="minorHAnsi"/>
          <w:sz w:val="16"/>
        </w:rPr>
        <w:t xml:space="preserve">, $37 billion </w:t>
      </w:r>
      <w:r w:rsidRPr="00A24C9D">
        <w:rPr>
          <w:rStyle w:val="StyleUnderline"/>
          <w:rFonts w:asciiTheme="minorHAnsi" w:hAnsiTheme="minorHAnsi" w:cstheme="minorHAnsi"/>
        </w:rPr>
        <w:t>for</w:t>
      </w:r>
      <w:r w:rsidRPr="00A24C9D">
        <w:rPr>
          <w:rFonts w:asciiTheme="minorHAnsi" w:hAnsiTheme="minorHAnsi" w:cstheme="minorHAnsi"/>
          <w:sz w:val="16"/>
        </w:rPr>
        <w:t xml:space="preserve"> international </w:t>
      </w:r>
      <w:r w:rsidRPr="00A24C9D">
        <w:rPr>
          <w:rStyle w:val="Emphasis"/>
          <w:rFonts w:asciiTheme="minorHAnsi" w:hAnsiTheme="minorHAnsi" w:cstheme="minorHAnsi"/>
          <w:highlight w:val="cyan"/>
        </w:rPr>
        <w:t>diplomacy</w:t>
      </w:r>
      <w:r w:rsidRPr="00A24C9D">
        <w:rPr>
          <w:rStyle w:val="StyleUnderline"/>
          <w:rFonts w:asciiTheme="minorHAnsi" w:hAnsiTheme="minorHAnsi" w:cstheme="minorHAnsi"/>
        </w:rPr>
        <w:t xml:space="preserve"> programs</w:t>
      </w:r>
      <w:r w:rsidRPr="00A24C9D">
        <w:rPr>
          <w:rFonts w:asciiTheme="minorHAnsi" w:hAnsiTheme="minorHAnsi" w:cstheme="minorHAnsi"/>
          <w:sz w:val="16"/>
        </w:rPr>
        <w:t xml:space="preserve"> with</w:t>
      </w:r>
      <w:r w:rsidRPr="00A24C9D">
        <w:rPr>
          <w:rStyle w:val="StyleUnderline"/>
          <w:rFonts w:asciiTheme="minorHAnsi" w:hAnsiTheme="minorHAnsi" w:cstheme="minorHAnsi"/>
        </w:rPr>
        <w:t xml:space="preserve">in 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S</w:t>
      </w:r>
      <w:r w:rsidRPr="00A24C9D">
        <w:rPr>
          <w:rFonts w:asciiTheme="minorHAnsi" w:hAnsiTheme="minorHAnsi" w:cstheme="minorHAnsi"/>
          <w:sz w:val="16"/>
        </w:rPr>
        <w:t>tate.</w:t>
      </w:r>
    </w:p>
    <w:p w14:paraId="14408CDD"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lastRenderedPageBreak/>
        <w:t xml:space="preserve">In FY2024, the federal government spent more on interest payments on the national debt ($882 billion) than it did on discretionary outlays for national defense ($874 billion). </w:t>
      </w:r>
      <w:r w:rsidRPr="00A24C9D">
        <w:rPr>
          <w:rStyle w:val="StyleUnderline"/>
          <w:rFonts w:asciiTheme="minorHAnsi" w:hAnsiTheme="minorHAnsi" w:cstheme="minorHAnsi"/>
        </w:rPr>
        <w:t xml:space="preserve">Interest costs are projected to </w:t>
      </w:r>
      <w:r w:rsidRPr="00A24C9D">
        <w:rPr>
          <w:rStyle w:val="Emphasis"/>
          <w:rFonts w:asciiTheme="minorHAnsi" w:hAnsiTheme="minorHAnsi" w:cstheme="minorHAnsi"/>
        </w:rPr>
        <w:t>continue</w:t>
      </w:r>
      <w:r w:rsidRPr="00A24C9D">
        <w:rPr>
          <w:rStyle w:val="StyleUnderline"/>
          <w:rFonts w:asciiTheme="minorHAnsi" w:hAnsiTheme="minorHAnsi" w:cstheme="minorHAnsi"/>
        </w:rPr>
        <w:t xml:space="preserve"> rising, increasing pressure on lawmakers to </w:t>
      </w:r>
      <w:r w:rsidRPr="00A24C9D">
        <w:rPr>
          <w:rStyle w:val="Emphasis"/>
          <w:rFonts w:asciiTheme="minorHAnsi" w:hAnsiTheme="minorHAnsi" w:cstheme="minorHAnsi"/>
        </w:rPr>
        <w:t>constrain</w:t>
      </w:r>
      <w:r w:rsidRPr="00A24C9D">
        <w:rPr>
          <w:rFonts w:asciiTheme="minorHAnsi" w:hAnsiTheme="minorHAnsi" w:cstheme="minorHAnsi"/>
          <w:sz w:val="16"/>
        </w:rPr>
        <w:t xml:space="preserve"> categories of </w:t>
      </w:r>
      <w:r w:rsidRPr="00A24C9D">
        <w:rPr>
          <w:rStyle w:val="StyleUnderline"/>
          <w:rFonts w:asciiTheme="minorHAnsi" w:hAnsiTheme="minorHAnsi" w:cstheme="minorHAnsi"/>
        </w:rPr>
        <w:t xml:space="preserve">spending like </w:t>
      </w:r>
      <w:r w:rsidRPr="00A24C9D">
        <w:rPr>
          <w:rStyle w:val="Emphasis"/>
          <w:rFonts w:asciiTheme="minorHAnsi" w:hAnsiTheme="minorHAnsi" w:cstheme="minorHAnsi"/>
        </w:rPr>
        <w:t>defense</w:t>
      </w:r>
      <w:r w:rsidRPr="00A24C9D">
        <w:rPr>
          <w:rFonts w:asciiTheme="minorHAnsi" w:hAnsiTheme="minorHAnsi" w:cstheme="minorHAnsi"/>
          <w:sz w:val="16"/>
        </w:rPr>
        <w:t xml:space="preserve"> to curtail our growing deficits. This is a unique concern for national defense because private investments cannot directly fund the military and other aspects of national security.</w:t>
      </w:r>
    </w:p>
    <w:p w14:paraId="0B68B40F"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National Security Requires Dependable Investments and a Predictable Budget Process</w:t>
      </w:r>
    </w:p>
    <w:p w14:paraId="4AD058A6"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Over the past decade, national security leaders have faced obstacles in aligning limited resources to the highest security needs while making necessary long-term investments for military readiness. Defense spending as a share of our national economy has steadily declined over the past decades to a historic low of 3.0% of gross domestic product in 2024.</w:t>
      </w:r>
    </w:p>
    <w:p w14:paraId="35E5B0CC"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Further, Congress’s inability to pass annual appropriations bills on time—often due to partisan debates about deficits—has contributed to budget inefficiencies and misallocations in the defense industry. Overreliance on continuing resolutions, which base funding on prior-year levels rather than on current needs, can strain defense budgets. Budget delays over the years have constrained housing construction for Army servicemembers, limited pay outs for contractual bonuses to enlistees, and set back artillery systems acquisitions.</w:t>
      </w:r>
    </w:p>
    <w:p w14:paraId="47BC4971"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Broader failure to address the federal debt has also impacted national defense. Analysis of the 2013 sequestration imposed by the Budget Control Act of 2011 found adverse impacts to U.S. military readiness, as it cut nearly $54 billion from the DOD. DOD testimony in 2013 reported the cancellation of Army training exercises, closure of 12 combat squadrons, and a mismatch in funding needs for various programs. In response, the DOD evaluated ways to cut the defense base to reduce the long-term impacts sequestration would have on troops deployed in combat zones. As the debt grows, a threat remains that further budgetary shortfalls could leave the U.S. with gaps needed to maintain military and intelligence readiness.</w:t>
      </w:r>
    </w:p>
    <w:p w14:paraId="1D5A4AE5" w14:textId="77777777" w:rsidR="00705A90" w:rsidRPr="00A24C9D" w:rsidRDefault="00705A90" w:rsidP="00705A90">
      <w:pPr>
        <w:rPr>
          <w:rStyle w:val="Emphasis"/>
          <w:rFonts w:asciiTheme="minorHAnsi" w:hAnsiTheme="minorHAnsi" w:cstheme="minorHAnsi"/>
        </w:rPr>
      </w:pPr>
      <w:r w:rsidRPr="00A24C9D">
        <w:rPr>
          <w:rStyle w:val="StyleUnderline"/>
          <w:rFonts w:asciiTheme="minorHAnsi" w:hAnsiTheme="minorHAnsi" w:cstheme="minorHAnsi"/>
        </w:rPr>
        <w:t>High</w:t>
      </w:r>
      <w:r w:rsidRPr="00A24C9D">
        <w:rPr>
          <w:rFonts w:asciiTheme="minorHAnsi" w:hAnsiTheme="minorHAnsi" w:cstheme="minorHAnsi"/>
          <w:sz w:val="16"/>
        </w:rPr>
        <w:t xml:space="preserve"> Public </w:t>
      </w:r>
      <w:r w:rsidRPr="00A24C9D">
        <w:rPr>
          <w:rStyle w:val="Emphasis"/>
          <w:rFonts w:asciiTheme="minorHAnsi" w:hAnsiTheme="minorHAnsi" w:cstheme="minorHAnsi"/>
          <w:highlight w:val="cyan"/>
        </w:rPr>
        <w:t>Debt</w:t>
      </w:r>
      <w:r w:rsidRPr="00A24C9D">
        <w:rPr>
          <w:rStyle w:val="StyleUnderline"/>
          <w:rFonts w:asciiTheme="minorHAnsi" w:hAnsiTheme="minorHAnsi" w:cstheme="minorHAnsi"/>
        </w:rPr>
        <w:t xml:space="preserve"> May </w:t>
      </w:r>
      <w:r w:rsidRPr="00A24C9D">
        <w:rPr>
          <w:rStyle w:val="Emphasis"/>
          <w:rFonts w:asciiTheme="minorHAnsi" w:hAnsiTheme="minorHAnsi" w:cstheme="minorHAnsi"/>
          <w:highlight w:val="cyan"/>
        </w:rPr>
        <w:t>Restrict</w:t>
      </w:r>
      <w:r w:rsidRPr="00A24C9D">
        <w:rPr>
          <w:rStyle w:val="StyleUnderline"/>
          <w:rFonts w:asciiTheme="minorHAnsi" w:hAnsiTheme="minorHAnsi" w:cstheme="minorHAnsi"/>
          <w:highlight w:val="cyan"/>
        </w:rPr>
        <w:t xml:space="preserve"> Our </w:t>
      </w:r>
      <w:r w:rsidRPr="00A24C9D">
        <w:rPr>
          <w:rStyle w:val="Emphasis"/>
          <w:rFonts w:asciiTheme="minorHAnsi" w:hAnsiTheme="minorHAnsi" w:cstheme="minorHAnsi"/>
          <w:highlight w:val="cyan"/>
        </w:rPr>
        <w:t>Flex</w:t>
      </w:r>
      <w:r w:rsidRPr="00A24C9D">
        <w:rPr>
          <w:rFonts w:asciiTheme="minorHAnsi" w:hAnsiTheme="minorHAnsi" w:cstheme="minorHAnsi"/>
          <w:sz w:val="16"/>
        </w:rPr>
        <w:t xml:space="preserve">ibility </w:t>
      </w:r>
      <w:r w:rsidRPr="00A24C9D">
        <w:rPr>
          <w:rStyle w:val="StyleUnderline"/>
          <w:rFonts w:asciiTheme="minorHAnsi" w:hAnsiTheme="minorHAnsi" w:cstheme="minorHAnsi"/>
          <w:highlight w:val="cyan"/>
        </w:rPr>
        <w:t xml:space="preserve">to </w:t>
      </w:r>
      <w:r w:rsidRPr="00A24C9D">
        <w:rPr>
          <w:rStyle w:val="Emphasis"/>
          <w:rFonts w:asciiTheme="minorHAnsi" w:hAnsiTheme="minorHAnsi" w:cstheme="minorHAnsi"/>
          <w:highlight w:val="cyan"/>
        </w:rPr>
        <w:t>Respond</w:t>
      </w:r>
      <w:r w:rsidRPr="00A24C9D">
        <w:rPr>
          <w:rStyle w:val="StyleUnderline"/>
          <w:rFonts w:asciiTheme="minorHAnsi" w:hAnsiTheme="minorHAnsi" w:cstheme="minorHAnsi"/>
          <w:highlight w:val="cyan"/>
        </w:rPr>
        <w:t xml:space="preserve"> to</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Future </w:t>
      </w:r>
      <w:r w:rsidRPr="00A24C9D">
        <w:rPr>
          <w:rStyle w:val="Emphasis"/>
          <w:rFonts w:asciiTheme="minorHAnsi" w:hAnsiTheme="minorHAnsi" w:cstheme="minorHAnsi"/>
          <w:highlight w:val="cyan"/>
        </w:rPr>
        <w:t>Threats</w:t>
      </w:r>
    </w:p>
    <w:p w14:paraId="2BF7FAAD"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 xml:space="preserve">In the 2024 Annual Intelligence Assessment, the U.S. intelligence community placed the </w:t>
      </w:r>
      <w:r>
        <w:rPr>
          <w:rFonts w:asciiTheme="minorHAnsi" w:hAnsiTheme="minorHAnsi" w:cstheme="minorHAnsi"/>
          <w:sz w:val="16"/>
        </w:rPr>
        <w:t>“</w:t>
      </w:r>
      <w:r w:rsidRPr="00A24C9D">
        <w:rPr>
          <w:rFonts w:asciiTheme="minorHAnsi" w:hAnsiTheme="minorHAnsi" w:cstheme="minorHAnsi"/>
          <w:sz w:val="16"/>
        </w:rPr>
        <w:t>increasingly fragile and unstable global environment</w:t>
      </w:r>
      <w:r>
        <w:rPr>
          <w:rFonts w:asciiTheme="minorHAnsi" w:hAnsiTheme="minorHAnsi" w:cstheme="minorHAnsi"/>
          <w:sz w:val="16"/>
        </w:rPr>
        <w:t>”</w:t>
      </w:r>
      <w:r w:rsidRPr="00A24C9D">
        <w:rPr>
          <w:rFonts w:asciiTheme="minorHAnsi" w:hAnsiTheme="minorHAnsi" w:cstheme="minorHAnsi"/>
          <w:sz w:val="16"/>
        </w:rPr>
        <w:t xml:space="preserve"> as a top national security threat. Meanwhile, the Atlantic Council’s ten-year projection suggests </w:t>
      </w:r>
      <w:r>
        <w:rPr>
          <w:rFonts w:asciiTheme="minorHAnsi" w:hAnsiTheme="minorHAnsi" w:cstheme="minorHAnsi"/>
          <w:sz w:val="16"/>
        </w:rPr>
        <w:t>“</w:t>
      </w:r>
      <w:r w:rsidRPr="00A24C9D">
        <w:rPr>
          <w:rStyle w:val="StyleUnderline"/>
          <w:rFonts w:asciiTheme="minorHAnsi" w:hAnsiTheme="minorHAnsi" w:cstheme="minorHAnsi"/>
          <w:highlight w:val="cyan"/>
        </w:rPr>
        <w:t>a</w:t>
      </w:r>
      <w:r w:rsidRPr="00A24C9D">
        <w:rPr>
          <w:rFonts w:asciiTheme="minorHAnsi" w:hAnsiTheme="minorHAnsi" w:cstheme="minorHAnsi"/>
          <w:sz w:val="16"/>
          <w:highlight w:val="cyan"/>
        </w:rPr>
        <w:t xml:space="preserve"> </w:t>
      </w:r>
      <w:r w:rsidRPr="00A24C9D">
        <w:rPr>
          <w:rStyle w:val="Emphasis"/>
          <w:rFonts w:asciiTheme="minorHAnsi" w:hAnsiTheme="minorHAnsi" w:cstheme="minorHAnsi"/>
          <w:highlight w:val="cyan"/>
        </w:rPr>
        <w:t>resurgence</w:t>
      </w:r>
      <w:r w:rsidRPr="00A24C9D">
        <w:rPr>
          <w:rStyle w:val="StyleUnderline"/>
          <w:rFonts w:asciiTheme="minorHAnsi" w:hAnsiTheme="minorHAnsi" w:cstheme="minorHAnsi"/>
          <w:highlight w:val="cyan"/>
        </w:rPr>
        <w:t xml:space="preserve"> of</w:t>
      </w:r>
      <w:r w:rsidRPr="00A24C9D">
        <w:rPr>
          <w:rFonts w:asciiTheme="minorHAnsi" w:hAnsiTheme="minorHAnsi" w:cstheme="minorHAnsi"/>
          <w:sz w:val="16"/>
        </w:rPr>
        <w:t xml:space="preserve"> nuclear weapons </w:t>
      </w:r>
      <w:r w:rsidRPr="00A24C9D">
        <w:rPr>
          <w:rStyle w:val="Emphasis"/>
          <w:rFonts w:asciiTheme="minorHAnsi" w:hAnsiTheme="minorHAnsi" w:cstheme="minorHAnsi"/>
          <w:highlight w:val="cyan"/>
        </w:rPr>
        <w:t>prolif</w:t>
      </w:r>
      <w:r w:rsidRPr="00A24C9D">
        <w:rPr>
          <w:rFonts w:asciiTheme="minorHAnsi" w:hAnsiTheme="minorHAnsi" w:cstheme="minorHAnsi"/>
          <w:sz w:val="16"/>
        </w:rPr>
        <w:t>eration</w:t>
      </w:r>
      <w:r>
        <w:rPr>
          <w:rFonts w:asciiTheme="minorHAnsi" w:hAnsiTheme="minorHAnsi" w:cstheme="minorHAnsi"/>
          <w:sz w:val="16"/>
        </w:rPr>
        <w:t>”</w:t>
      </w:r>
      <w:r w:rsidRPr="00A24C9D">
        <w:rPr>
          <w:rFonts w:asciiTheme="minorHAnsi" w:hAnsiTheme="minorHAnsi" w:cstheme="minorHAnsi"/>
          <w:sz w:val="16"/>
        </w:rPr>
        <w:t xml:space="preserve"> as a top risk. While </w:t>
      </w:r>
      <w:r w:rsidRPr="00A24C9D">
        <w:rPr>
          <w:rStyle w:val="StyleUnderline"/>
          <w:rFonts w:asciiTheme="minorHAnsi" w:hAnsiTheme="minorHAnsi" w:cstheme="minorHAnsi"/>
        </w:rPr>
        <w:t>the U.S.</w:t>
      </w:r>
      <w:r w:rsidRPr="00A24C9D">
        <w:rPr>
          <w:rFonts w:asciiTheme="minorHAnsi" w:hAnsiTheme="minorHAnsi" w:cstheme="minorHAnsi"/>
          <w:sz w:val="16"/>
        </w:rPr>
        <w:t xml:space="preserve"> typically </w:t>
      </w:r>
      <w:r w:rsidRPr="00A24C9D">
        <w:rPr>
          <w:rStyle w:val="StyleUnderline"/>
          <w:rFonts w:asciiTheme="minorHAnsi" w:hAnsiTheme="minorHAnsi" w:cstheme="minorHAnsi"/>
        </w:rPr>
        <w:t xml:space="preserve">provides </w:t>
      </w:r>
      <w:r w:rsidRPr="00A24C9D">
        <w:rPr>
          <w:rStyle w:val="Emphasis"/>
          <w:rFonts w:asciiTheme="minorHAnsi" w:hAnsiTheme="minorHAnsi" w:cstheme="minorHAnsi"/>
        </w:rPr>
        <w:t>military assistance</w:t>
      </w:r>
      <w:r w:rsidRPr="00A24C9D">
        <w:rPr>
          <w:rFonts w:asciiTheme="minorHAnsi" w:hAnsiTheme="minorHAnsi" w:cstheme="minorHAnsi"/>
          <w:sz w:val="16"/>
        </w:rPr>
        <w:t xml:space="preserve"> annually </w:t>
      </w:r>
      <w:r w:rsidRPr="00A24C9D">
        <w:rPr>
          <w:rStyle w:val="StyleUnderline"/>
          <w:rFonts w:asciiTheme="minorHAnsi" w:hAnsiTheme="minorHAnsi" w:cstheme="minorHAnsi"/>
        </w:rPr>
        <w:t>for</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allies to bolster </w:t>
      </w:r>
      <w:r w:rsidRPr="00A24C9D">
        <w:rPr>
          <w:rStyle w:val="Emphasis"/>
          <w:rFonts w:asciiTheme="minorHAnsi" w:hAnsiTheme="minorHAnsi" w:cstheme="minorHAnsi"/>
        </w:rPr>
        <w:t>security coop</w:t>
      </w:r>
      <w:r w:rsidRPr="00A24C9D">
        <w:rPr>
          <w:rFonts w:asciiTheme="minorHAnsi" w:hAnsiTheme="minorHAnsi" w:cstheme="minorHAnsi"/>
          <w:sz w:val="16"/>
        </w:rPr>
        <w:t xml:space="preserve">eration and counter threats, these costs are highly variable. In FY2023 and 2024, </w:t>
      </w:r>
      <w:r w:rsidRPr="00A24C9D">
        <w:rPr>
          <w:rStyle w:val="StyleUnderline"/>
          <w:rFonts w:asciiTheme="minorHAnsi" w:hAnsiTheme="minorHAnsi" w:cstheme="minorHAnsi"/>
        </w:rPr>
        <w:t>for example</w:t>
      </w:r>
      <w:r w:rsidRPr="00A24C9D">
        <w:rPr>
          <w:rFonts w:asciiTheme="minorHAnsi" w:hAnsiTheme="minorHAnsi" w:cstheme="minorHAnsi"/>
          <w:sz w:val="16"/>
        </w:rPr>
        <w:t xml:space="preserve">, the U.S. provided nearly $136 billion in military assistance to </w:t>
      </w:r>
      <w:r w:rsidRPr="00A24C9D">
        <w:rPr>
          <w:rStyle w:val="Emphasis"/>
          <w:rFonts w:asciiTheme="minorHAnsi" w:hAnsiTheme="minorHAnsi" w:cstheme="minorHAnsi"/>
          <w:highlight w:val="cyan"/>
        </w:rPr>
        <w:t>Ukraine</w:t>
      </w:r>
      <w:r w:rsidRPr="00A24C9D">
        <w:rPr>
          <w:rFonts w:asciiTheme="minorHAnsi" w:hAnsiTheme="minorHAnsi" w:cstheme="minorHAnsi"/>
          <w:sz w:val="16"/>
        </w:rPr>
        <w:t xml:space="preserve">, Israel, </w:t>
      </w:r>
      <w:r w:rsidRPr="00A24C9D">
        <w:rPr>
          <w:rStyle w:val="StyleUnderline"/>
          <w:rFonts w:asciiTheme="minorHAnsi" w:hAnsiTheme="minorHAnsi" w:cstheme="minorHAnsi"/>
        </w:rPr>
        <w:t>and</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Taiwan</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With </w:t>
      </w:r>
      <w:r w:rsidRPr="00A24C9D">
        <w:rPr>
          <w:rStyle w:val="Emphasis"/>
          <w:rFonts w:asciiTheme="minorHAnsi" w:hAnsiTheme="minorHAnsi" w:cstheme="minorHAnsi"/>
        </w:rPr>
        <w:t xml:space="preserve">increased </w:t>
      </w:r>
      <w:r w:rsidRPr="00A24C9D">
        <w:rPr>
          <w:rStyle w:val="Emphasis"/>
          <w:rFonts w:asciiTheme="minorHAnsi" w:hAnsiTheme="minorHAnsi" w:cstheme="minorHAnsi"/>
          <w:highlight w:val="cyan"/>
        </w:rPr>
        <w:t>risks</w:t>
      </w:r>
      <w:r w:rsidRPr="00A24C9D">
        <w:rPr>
          <w:rStyle w:val="StyleUnderline"/>
          <w:rFonts w:asciiTheme="minorHAnsi" w:hAnsiTheme="minorHAnsi" w:cstheme="minorHAnsi"/>
          <w:highlight w:val="cyan"/>
        </w:rPr>
        <w:t xml:space="preserve"> from</w:t>
      </w:r>
      <w:r w:rsidRPr="00A24C9D">
        <w:rPr>
          <w:rFonts w:asciiTheme="minorHAnsi" w:hAnsiTheme="minorHAnsi" w:cstheme="minorHAnsi"/>
          <w:sz w:val="16"/>
        </w:rPr>
        <w:t xml:space="preserve"> actors such as </w:t>
      </w:r>
      <w:r w:rsidRPr="00A24C9D">
        <w:rPr>
          <w:rStyle w:val="Emphasis"/>
          <w:rFonts w:asciiTheme="minorHAnsi" w:hAnsiTheme="minorHAnsi" w:cstheme="minorHAnsi"/>
          <w:highlight w:val="cyan"/>
        </w:rPr>
        <w:t>China</w:t>
      </w:r>
      <w:r w:rsidRPr="00A24C9D">
        <w:rPr>
          <w:rStyle w:val="StyleUnderline"/>
          <w:rFonts w:asciiTheme="minorHAnsi" w:hAnsiTheme="minorHAnsi" w:cstheme="minorHAnsi"/>
          <w:highlight w:val="cyan"/>
        </w:rPr>
        <w:t xml:space="preserve"> and </w:t>
      </w:r>
      <w:r w:rsidRPr="00A24C9D">
        <w:rPr>
          <w:rStyle w:val="Emphasis"/>
          <w:rFonts w:asciiTheme="minorHAnsi" w:hAnsiTheme="minorHAnsi" w:cstheme="minorHAnsi"/>
          <w:highlight w:val="cyan"/>
        </w:rPr>
        <w:t>Russia</w:t>
      </w:r>
      <w:r w:rsidRPr="00A24C9D">
        <w:rPr>
          <w:rFonts w:asciiTheme="minorHAnsi" w:hAnsiTheme="minorHAnsi" w:cstheme="minorHAnsi"/>
          <w:sz w:val="16"/>
        </w:rPr>
        <w:t xml:space="preserve"> challenging the established global order, </w:t>
      </w:r>
      <w:r w:rsidRPr="00A24C9D">
        <w:rPr>
          <w:rStyle w:val="StyleUnderline"/>
          <w:rFonts w:asciiTheme="minorHAnsi" w:hAnsiTheme="minorHAnsi" w:cstheme="minorHAnsi"/>
        </w:rPr>
        <w:t xml:space="preserve">the U.S. must continue to bolster its </w:t>
      </w:r>
      <w:r w:rsidRPr="00A24C9D">
        <w:rPr>
          <w:rStyle w:val="Emphasis"/>
          <w:rFonts w:asciiTheme="minorHAnsi" w:hAnsiTheme="minorHAnsi" w:cstheme="minorHAnsi"/>
        </w:rPr>
        <w:t>own security</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support</w:t>
      </w:r>
      <w:r w:rsidRPr="00A24C9D">
        <w:rPr>
          <w:rFonts w:asciiTheme="minorHAnsi" w:hAnsiTheme="minorHAnsi" w:cstheme="minorHAnsi"/>
          <w:sz w:val="16"/>
        </w:rPr>
        <w:t xml:space="preserve"> its </w:t>
      </w:r>
      <w:r w:rsidRPr="00A24C9D">
        <w:rPr>
          <w:rStyle w:val="Emphasis"/>
          <w:rFonts w:asciiTheme="minorHAnsi" w:hAnsiTheme="minorHAnsi" w:cstheme="minorHAnsi"/>
        </w:rPr>
        <w:t>allies</w:t>
      </w:r>
      <w:r w:rsidRPr="00A24C9D">
        <w:rPr>
          <w:rFonts w:asciiTheme="minorHAnsi" w:hAnsiTheme="minorHAnsi" w:cstheme="minorHAnsi"/>
          <w:sz w:val="16"/>
        </w:rPr>
        <w:t xml:space="preserve"> across the world.</w:t>
      </w:r>
    </w:p>
    <w:p w14:paraId="63587D43" w14:textId="77777777" w:rsidR="00705A90" w:rsidRPr="00A24C9D" w:rsidRDefault="00705A90" w:rsidP="00705A90">
      <w:pPr>
        <w:rPr>
          <w:rFonts w:asciiTheme="minorHAnsi" w:hAnsiTheme="minorHAnsi" w:cstheme="minorHAnsi"/>
          <w:sz w:val="16"/>
        </w:rPr>
      </w:pPr>
      <w:r w:rsidRPr="00A24C9D">
        <w:rPr>
          <w:rStyle w:val="StyleUnderline"/>
          <w:rFonts w:asciiTheme="minorHAnsi" w:hAnsiTheme="minorHAnsi" w:cstheme="minorHAnsi"/>
          <w:highlight w:val="cyan"/>
        </w:rPr>
        <w:t xml:space="preserve">It is </w:t>
      </w:r>
      <w:r w:rsidRPr="00A24C9D">
        <w:rPr>
          <w:rStyle w:val="Emphasis"/>
          <w:rFonts w:asciiTheme="minorHAnsi" w:hAnsiTheme="minorHAnsi" w:cstheme="minorHAnsi"/>
          <w:highlight w:val="cyan"/>
        </w:rPr>
        <w:t>vital</w:t>
      </w:r>
      <w:r w:rsidRPr="00A24C9D">
        <w:rPr>
          <w:rFonts w:asciiTheme="minorHAnsi" w:hAnsiTheme="minorHAnsi" w:cstheme="minorHAnsi"/>
          <w:sz w:val="16"/>
        </w:rPr>
        <w:t xml:space="preserve"> that </w:t>
      </w:r>
      <w:r w:rsidRPr="00A24C9D">
        <w:rPr>
          <w:rStyle w:val="StyleUnderline"/>
          <w:rFonts w:asciiTheme="minorHAnsi" w:hAnsiTheme="minorHAnsi" w:cstheme="minorHAnsi"/>
          <w:highlight w:val="cyan"/>
        </w:rPr>
        <w:t>we have</w:t>
      </w:r>
      <w:r w:rsidRPr="00A24C9D">
        <w:rPr>
          <w:rStyle w:val="StyleUnderline"/>
          <w:rFonts w:asciiTheme="minorHAnsi" w:hAnsiTheme="minorHAnsi" w:cstheme="minorHAnsi"/>
        </w:rPr>
        <w:t xml:space="preserve"> the </w:t>
      </w:r>
      <w:r w:rsidRPr="00A24C9D">
        <w:rPr>
          <w:rStyle w:val="Emphasis"/>
          <w:rFonts w:asciiTheme="minorHAnsi" w:hAnsiTheme="minorHAnsi" w:cstheme="minorHAnsi"/>
          <w:highlight w:val="cyan"/>
        </w:rPr>
        <w:t>budgetary capacity</w:t>
      </w:r>
      <w:r w:rsidRPr="00A24C9D">
        <w:rPr>
          <w:rFonts w:asciiTheme="minorHAnsi" w:hAnsiTheme="minorHAnsi" w:cstheme="minorHAnsi"/>
          <w:sz w:val="16"/>
        </w:rPr>
        <w:t xml:space="preserve"> necessary </w:t>
      </w:r>
      <w:r w:rsidRPr="00A24C9D">
        <w:rPr>
          <w:rStyle w:val="StyleUnderline"/>
          <w:rFonts w:asciiTheme="minorHAnsi" w:hAnsiTheme="minorHAnsi" w:cstheme="minorHAnsi"/>
          <w:highlight w:val="cyan"/>
        </w:rPr>
        <w:t>to meet</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future </w:t>
      </w:r>
      <w:r w:rsidRPr="00A24C9D">
        <w:rPr>
          <w:rStyle w:val="Emphasis"/>
          <w:rFonts w:asciiTheme="minorHAnsi" w:hAnsiTheme="minorHAnsi" w:cstheme="minorHAnsi"/>
          <w:highlight w:val="cyan"/>
        </w:rPr>
        <w:t>threats</w:t>
      </w:r>
      <w:r w:rsidRPr="00A24C9D">
        <w:rPr>
          <w:rFonts w:asciiTheme="minorHAnsi" w:hAnsiTheme="minorHAnsi" w:cstheme="minorHAnsi"/>
          <w:sz w:val="16"/>
        </w:rPr>
        <w:t xml:space="preserve"> when they arise. As geopolitical pressures mount, </w:t>
      </w:r>
      <w:r w:rsidRPr="00A24C9D">
        <w:rPr>
          <w:rStyle w:val="StyleUnderline"/>
          <w:rFonts w:asciiTheme="minorHAnsi" w:hAnsiTheme="minorHAnsi" w:cstheme="minorHAnsi"/>
        </w:rPr>
        <w:t xml:space="preserve">lawmakers will increasingly face budgetary </w:t>
      </w:r>
      <w:r w:rsidRPr="00A24C9D">
        <w:rPr>
          <w:rStyle w:val="Emphasis"/>
          <w:rFonts w:asciiTheme="minorHAnsi" w:hAnsiTheme="minorHAnsi" w:cstheme="minorHAnsi"/>
        </w:rPr>
        <w:t>tradeoffs</w:t>
      </w:r>
      <w:r w:rsidRPr="00A24C9D">
        <w:rPr>
          <w:rStyle w:val="StyleUnderline"/>
          <w:rFonts w:asciiTheme="minorHAnsi" w:hAnsiTheme="minorHAnsi" w:cstheme="minorHAnsi"/>
        </w:rPr>
        <w:t xml:space="preserve">, and emergency supplemental </w:t>
      </w:r>
      <w:r w:rsidRPr="00A24C9D">
        <w:rPr>
          <w:rStyle w:val="Emphasis"/>
          <w:rFonts w:asciiTheme="minorHAnsi" w:hAnsiTheme="minorHAnsi" w:cstheme="minorHAnsi"/>
          <w:highlight w:val="cyan"/>
        </w:rPr>
        <w:t>military assistance</w:t>
      </w:r>
      <w:r w:rsidRPr="00A24C9D">
        <w:rPr>
          <w:rStyle w:val="StyleUnderline"/>
          <w:rFonts w:asciiTheme="minorHAnsi" w:hAnsiTheme="minorHAnsi" w:cstheme="minorHAnsi"/>
        </w:rPr>
        <w:t xml:space="preserve"> packages</w:t>
      </w:r>
      <w:r w:rsidRPr="00A24C9D">
        <w:rPr>
          <w:rFonts w:asciiTheme="minorHAnsi" w:hAnsiTheme="minorHAnsi" w:cstheme="minorHAnsi"/>
          <w:sz w:val="16"/>
        </w:rPr>
        <w:t xml:space="preserve"> and accounts such as Overseas Contingency Operations (enacted by Congress following the terrorist attacks of 9/11) </w:t>
      </w:r>
      <w:r w:rsidRPr="00A24C9D">
        <w:rPr>
          <w:rStyle w:val="StyleUnderline"/>
          <w:rFonts w:asciiTheme="minorHAnsi" w:hAnsiTheme="minorHAnsi" w:cstheme="minorHAnsi"/>
          <w:highlight w:val="cyan"/>
        </w:rPr>
        <w:t>will be</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more </w:t>
      </w:r>
      <w:r w:rsidRPr="00A24C9D">
        <w:rPr>
          <w:rStyle w:val="Emphasis"/>
          <w:rFonts w:asciiTheme="minorHAnsi" w:hAnsiTheme="minorHAnsi" w:cstheme="minorHAnsi"/>
          <w:highlight w:val="cyan"/>
        </w:rPr>
        <w:t>difficult</w:t>
      </w:r>
      <w:r w:rsidRPr="00A24C9D">
        <w:rPr>
          <w:rStyle w:val="StyleUnderline"/>
          <w:rFonts w:asciiTheme="minorHAnsi" w:hAnsiTheme="minorHAnsi" w:cstheme="minorHAnsi"/>
          <w:highlight w:val="cyan"/>
        </w:rPr>
        <w:t xml:space="preserve"> to </w:t>
      </w:r>
      <w:r w:rsidRPr="00A24C9D">
        <w:rPr>
          <w:rStyle w:val="Emphasis"/>
          <w:rFonts w:asciiTheme="minorHAnsi" w:hAnsiTheme="minorHAnsi" w:cstheme="minorHAnsi"/>
          <w:highlight w:val="cyan"/>
        </w:rPr>
        <w:t>finance</w:t>
      </w:r>
      <w:r w:rsidRPr="00A24C9D">
        <w:rPr>
          <w:rFonts w:asciiTheme="minorHAnsi" w:hAnsiTheme="minorHAnsi" w:cstheme="minorHAnsi"/>
          <w:sz w:val="16"/>
        </w:rPr>
        <w:t>.</w:t>
      </w:r>
    </w:p>
    <w:p w14:paraId="54CA58F1"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Recent estimates from Brown University’s Costs of War index show that the U.S. will end up spending nearly $8 trillion (adjusted for inflation) on direct and indirect costs associated with military operations in Afghanistan and Iraq along with associated veterans benefits—largely deficit financed. The researchers estimate that approximately $1 trillion in interest will be paid to fund these two wars alone.</w:t>
      </w:r>
    </w:p>
    <w:p w14:paraId="71C2FB13" w14:textId="77777777" w:rsidR="00705A90" w:rsidRPr="00A24C9D" w:rsidRDefault="00705A90" w:rsidP="00705A90">
      <w:pPr>
        <w:rPr>
          <w:rFonts w:asciiTheme="minorHAnsi" w:hAnsiTheme="minorHAnsi" w:cstheme="minorHAnsi"/>
          <w:sz w:val="16"/>
        </w:rPr>
      </w:pPr>
      <w:r w:rsidRPr="00A24C9D">
        <w:rPr>
          <w:rStyle w:val="StyleUnderline"/>
          <w:rFonts w:asciiTheme="minorHAnsi" w:hAnsiTheme="minorHAnsi" w:cstheme="minorHAnsi"/>
        </w:rPr>
        <w:t xml:space="preserve">If the U.S. becomes involved in </w:t>
      </w:r>
      <w:r w:rsidRPr="00A24C9D">
        <w:rPr>
          <w:rStyle w:val="Emphasis"/>
          <w:rFonts w:asciiTheme="minorHAnsi" w:hAnsiTheme="minorHAnsi" w:cstheme="minorHAnsi"/>
        </w:rPr>
        <w:t>large-scale conflicts</w:t>
      </w:r>
      <w:r w:rsidRPr="00A24C9D">
        <w:rPr>
          <w:rFonts w:asciiTheme="minorHAnsi" w:hAnsiTheme="minorHAnsi" w:cstheme="minorHAnsi"/>
          <w:sz w:val="16"/>
        </w:rPr>
        <w:t xml:space="preserve"> in, </w:t>
      </w:r>
      <w:r w:rsidRPr="00A24C9D">
        <w:rPr>
          <w:rStyle w:val="StyleUnderline"/>
          <w:rFonts w:asciiTheme="minorHAnsi" w:hAnsiTheme="minorHAnsi" w:cstheme="minorHAnsi"/>
        </w:rPr>
        <w:t xml:space="preserve">the fiscal and economic costs will be </w:t>
      </w:r>
      <w:r w:rsidRPr="00A24C9D">
        <w:rPr>
          <w:rStyle w:val="Emphasis"/>
          <w:rFonts w:asciiTheme="minorHAnsi" w:hAnsiTheme="minorHAnsi" w:cstheme="minorHAnsi"/>
        </w:rPr>
        <w:t>significant</w:t>
      </w:r>
      <w:r w:rsidRPr="00A24C9D">
        <w:rPr>
          <w:rFonts w:asciiTheme="minorHAnsi" w:hAnsiTheme="minorHAnsi" w:cstheme="minorHAnsi"/>
          <w:sz w:val="16"/>
        </w:rPr>
        <w:t xml:space="preserve">. The Commission on National Defense Strategy cited estimates that a Chinese blockade of Taiwan could cost the global economy $5 trillion, with economic damage from an invasion twice that. </w:t>
      </w:r>
      <w:r w:rsidRPr="00A24C9D">
        <w:rPr>
          <w:rStyle w:val="StyleUnderline"/>
          <w:rFonts w:asciiTheme="minorHAnsi" w:hAnsiTheme="minorHAnsi" w:cstheme="minorHAnsi"/>
          <w:highlight w:val="cyan"/>
        </w:rPr>
        <w:t xml:space="preserve">Congress may become less </w:t>
      </w:r>
      <w:r w:rsidRPr="00A24C9D">
        <w:rPr>
          <w:rStyle w:val="Emphasis"/>
          <w:rFonts w:asciiTheme="minorHAnsi" w:hAnsiTheme="minorHAnsi" w:cstheme="minorHAnsi"/>
          <w:highlight w:val="cyan"/>
        </w:rPr>
        <w:t>inclined</w:t>
      </w:r>
      <w:r w:rsidRPr="00A24C9D">
        <w:rPr>
          <w:rStyle w:val="StyleUnderline"/>
          <w:rFonts w:asciiTheme="minorHAnsi" w:hAnsiTheme="minorHAnsi" w:cstheme="minorHAnsi"/>
          <w:highlight w:val="cyan"/>
        </w:rPr>
        <w:t xml:space="preserve"> or </w:t>
      </w:r>
      <w:r w:rsidRPr="00A24C9D">
        <w:rPr>
          <w:rStyle w:val="Emphasis"/>
          <w:rFonts w:asciiTheme="minorHAnsi" w:hAnsiTheme="minorHAnsi" w:cstheme="minorHAnsi"/>
          <w:highlight w:val="cyan"/>
        </w:rPr>
        <w:t>able</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to</w:t>
      </w:r>
      <w:r w:rsidRPr="00A24C9D">
        <w:rPr>
          <w:rFonts w:asciiTheme="minorHAnsi" w:hAnsiTheme="minorHAnsi" w:cstheme="minorHAnsi"/>
          <w:sz w:val="16"/>
        </w:rPr>
        <w:t xml:space="preserve"> fully </w:t>
      </w:r>
      <w:r w:rsidRPr="00A24C9D">
        <w:rPr>
          <w:rStyle w:val="Emphasis"/>
          <w:rFonts w:asciiTheme="minorHAnsi" w:hAnsiTheme="minorHAnsi" w:cstheme="minorHAnsi"/>
          <w:highlight w:val="cyan"/>
        </w:rPr>
        <w:t>support</w:t>
      </w:r>
      <w:r w:rsidRPr="00A24C9D">
        <w:rPr>
          <w:rStyle w:val="StyleUnderline"/>
          <w:rFonts w:asciiTheme="minorHAnsi" w:hAnsiTheme="minorHAnsi" w:cstheme="minorHAnsi"/>
        </w:rPr>
        <w:t xml:space="preserve"> the country’s</w:t>
      </w:r>
      <w:r w:rsidRPr="00A24C9D">
        <w:rPr>
          <w:rFonts w:asciiTheme="minorHAnsi" w:hAnsiTheme="minorHAnsi" w:cstheme="minorHAnsi"/>
          <w:sz w:val="16"/>
        </w:rPr>
        <w:t xml:space="preserve"> national </w:t>
      </w:r>
      <w:r w:rsidRPr="00A24C9D">
        <w:rPr>
          <w:rStyle w:val="Emphasis"/>
          <w:rFonts w:asciiTheme="minorHAnsi" w:hAnsiTheme="minorHAnsi" w:cstheme="minorHAnsi"/>
          <w:highlight w:val="cyan"/>
        </w:rPr>
        <w:t>security</w:t>
      </w:r>
      <w:r w:rsidRPr="00A24C9D">
        <w:rPr>
          <w:rFonts w:asciiTheme="minorHAnsi" w:hAnsiTheme="minorHAnsi" w:cstheme="minorHAnsi"/>
          <w:sz w:val="16"/>
        </w:rPr>
        <w:t xml:space="preserve"> strategy </w:t>
      </w:r>
      <w:r w:rsidRPr="00A24C9D">
        <w:rPr>
          <w:rStyle w:val="StyleUnderline"/>
          <w:rFonts w:asciiTheme="minorHAnsi" w:hAnsiTheme="minorHAnsi" w:cstheme="minorHAnsi"/>
          <w:highlight w:val="cyan"/>
        </w:rPr>
        <w:t>or</w:t>
      </w:r>
      <w:r w:rsidRPr="00A24C9D">
        <w:rPr>
          <w:rStyle w:val="StyleUnderline"/>
          <w:rFonts w:asciiTheme="minorHAnsi" w:hAnsiTheme="minorHAnsi" w:cstheme="minorHAnsi"/>
        </w:rPr>
        <w:t xml:space="preserve"> meet security requirements for our </w:t>
      </w:r>
      <w:r w:rsidRPr="00A24C9D">
        <w:rPr>
          <w:rStyle w:val="Emphasis"/>
          <w:rFonts w:asciiTheme="minorHAnsi" w:hAnsiTheme="minorHAnsi" w:cstheme="minorHAnsi"/>
          <w:highlight w:val="cyan"/>
        </w:rPr>
        <w:t>allies</w:t>
      </w:r>
      <w:r w:rsidRPr="00A24C9D">
        <w:rPr>
          <w:rFonts w:asciiTheme="minorHAnsi" w:hAnsiTheme="minorHAnsi" w:cstheme="minorHAnsi"/>
          <w:sz w:val="16"/>
        </w:rPr>
        <w:t xml:space="preserve"> as the debt challenges our priorities.</w:t>
      </w:r>
    </w:p>
    <w:p w14:paraId="60270CD3"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The Path Forward</w:t>
      </w:r>
    </w:p>
    <w:p w14:paraId="5523DD55" w14:textId="77777777" w:rsidR="00705A90" w:rsidRPr="00A24C9D" w:rsidRDefault="00705A90" w:rsidP="00705A90">
      <w:pPr>
        <w:rPr>
          <w:rFonts w:asciiTheme="minorHAnsi" w:hAnsiTheme="minorHAnsi" w:cstheme="minorHAnsi"/>
          <w:sz w:val="16"/>
        </w:rPr>
      </w:pPr>
      <w:r w:rsidRPr="00A24C9D">
        <w:rPr>
          <w:rFonts w:asciiTheme="minorHAnsi" w:hAnsiTheme="minorHAnsi" w:cstheme="minorHAnsi"/>
          <w:sz w:val="16"/>
        </w:rPr>
        <w:t xml:space="preserve">Prior to the COVID-19 pandemic, the only time the national debt eclipsed the size of our economic output was during World War II. After that war, debt as a share of the economy fell swiftly thanks to rapid economic growth, a population boom, the expansion of women’s participation in the labor force, and other economic tailwinds. Those favorable conditions do not exist today. </w:t>
      </w:r>
      <w:r w:rsidRPr="00A24C9D">
        <w:rPr>
          <w:rStyle w:val="Emphasis"/>
          <w:rFonts w:asciiTheme="minorHAnsi" w:hAnsiTheme="minorHAnsi" w:cstheme="minorHAnsi"/>
          <w:highlight w:val="cyan"/>
        </w:rPr>
        <w:t>Stabilizing</w:t>
      </w:r>
      <w:r w:rsidRPr="00A24C9D">
        <w:rPr>
          <w:rStyle w:val="StyleUnderline"/>
          <w:rFonts w:asciiTheme="minorHAnsi" w:hAnsiTheme="minorHAnsi" w:cstheme="minorHAnsi"/>
        </w:rPr>
        <w:t xml:space="preserve"> the </w:t>
      </w:r>
      <w:r w:rsidRPr="00A24C9D">
        <w:rPr>
          <w:rStyle w:val="StyleUnderline"/>
          <w:rFonts w:asciiTheme="minorHAnsi" w:hAnsiTheme="minorHAnsi" w:cstheme="minorHAnsi"/>
          <w:highlight w:val="cyan"/>
        </w:rPr>
        <w:t>debt</w:t>
      </w:r>
      <w:r w:rsidRPr="00A24C9D">
        <w:rPr>
          <w:rFonts w:asciiTheme="minorHAnsi" w:hAnsiTheme="minorHAnsi" w:cstheme="minorHAnsi"/>
          <w:sz w:val="16"/>
        </w:rPr>
        <w:t xml:space="preserve"> and putting fiscal policy on a more sustainable course </w:t>
      </w:r>
      <w:r w:rsidRPr="00A24C9D">
        <w:rPr>
          <w:rStyle w:val="StyleUnderline"/>
          <w:rFonts w:asciiTheme="minorHAnsi" w:hAnsiTheme="minorHAnsi" w:cstheme="minorHAnsi"/>
          <w:highlight w:val="cyan"/>
        </w:rPr>
        <w:t xml:space="preserve">is </w:t>
      </w:r>
      <w:r w:rsidRPr="00A24C9D">
        <w:rPr>
          <w:rStyle w:val="Emphasis"/>
          <w:rFonts w:asciiTheme="minorHAnsi" w:hAnsiTheme="minorHAnsi" w:cstheme="minorHAnsi"/>
          <w:highlight w:val="cyan"/>
        </w:rPr>
        <w:t>vital</w:t>
      </w:r>
      <w:r w:rsidRPr="00A24C9D">
        <w:rPr>
          <w:rFonts w:asciiTheme="minorHAnsi" w:hAnsiTheme="minorHAnsi" w:cstheme="minorHAnsi"/>
          <w:sz w:val="16"/>
        </w:rPr>
        <w:t xml:space="preserve"> for ensuring the country is able </w:t>
      </w:r>
      <w:r w:rsidRPr="00A24C9D">
        <w:rPr>
          <w:rStyle w:val="StyleUnderline"/>
          <w:rFonts w:asciiTheme="minorHAnsi" w:hAnsiTheme="minorHAnsi" w:cstheme="minorHAnsi"/>
          <w:highlight w:val="cyan"/>
        </w:rPr>
        <w:t>to</w:t>
      </w:r>
      <w:r w:rsidRPr="00A24C9D">
        <w:rPr>
          <w:rStyle w:val="StyleUnderline"/>
          <w:rFonts w:asciiTheme="minorHAnsi" w:hAnsiTheme="minorHAnsi" w:cstheme="minorHAnsi"/>
        </w:rPr>
        <w:t xml:space="preserve"> maintain </w:t>
      </w:r>
      <w:r w:rsidRPr="00A24C9D">
        <w:rPr>
          <w:rStyle w:val="StyleUnderline"/>
          <w:rFonts w:asciiTheme="minorHAnsi" w:hAnsiTheme="minorHAnsi" w:cstheme="minorHAnsi"/>
          <w:highlight w:val="cyan"/>
        </w:rPr>
        <w:t xml:space="preserve">our </w:t>
      </w:r>
      <w:r w:rsidRPr="00A24C9D">
        <w:rPr>
          <w:rStyle w:val="Emphasis"/>
          <w:rFonts w:asciiTheme="minorHAnsi" w:hAnsiTheme="minorHAnsi" w:cstheme="minorHAnsi"/>
          <w:highlight w:val="cyan"/>
        </w:rPr>
        <w:t>military</w:t>
      </w:r>
      <w:r w:rsidRPr="00A24C9D">
        <w:rPr>
          <w:rStyle w:val="StyleUnderline"/>
          <w:rFonts w:asciiTheme="minorHAnsi" w:hAnsiTheme="minorHAnsi" w:cstheme="minorHAnsi"/>
          <w:highlight w:val="cyan"/>
        </w:rPr>
        <w:t xml:space="preserve"> edge</w:t>
      </w:r>
      <w:r w:rsidRPr="00A24C9D">
        <w:rPr>
          <w:rStyle w:val="StyleUnderline"/>
          <w:rFonts w:asciiTheme="minorHAnsi" w:hAnsiTheme="minorHAnsi" w:cstheme="minorHAnsi"/>
        </w:rPr>
        <w: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engage in effective </w:t>
      </w:r>
      <w:r w:rsidRPr="00A24C9D">
        <w:rPr>
          <w:rStyle w:val="Emphasis"/>
          <w:rFonts w:asciiTheme="minorHAnsi" w:hAnsiTheme="minorHAnsi" w:cstheme="minorHAnsi"/>
          <w:highlight w:val="cyan"/>
        </w:rPr>
        <w:t>diplomacy</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coop</w:t>
      </w:r>
      <w:r w:rsidRPr="00A24C9D">
        <w:rPr>
          <w:rFonts w:asciiTheme="minorHAnsi" w:hAnsiTheme="minorHAnsi" w:cstheme="minorHAnsi"/>
          <w:sz w:val="16"/>
        </w:rPr>
        <w:t xml:space="preserve">eration </w:t>
      </w:r>
      <w:r w:rsidRPr="00A24C9D">
        <w:rPr>
          <w:rStyle w:val="StyleUnderline"/>
          <w:rFonts w:asciiTheme="minorHAnsi" w:hAnsiTheme="minorHAnsi" w:cstheme="minorHAnsi"/>
        </w:rPr>
        <w:t>with</w:t>
      </w:r>
      <w:r w:rsidRPr="00A24C9D">
        <w:rPr>
          <w:rFonts w:asciiTheme="minorHAnsi" w:hAnsiTheme="minorHAnsi" w:cstheme="minorHAnsi"/>
          <w:sz w:val="16"/>
        </w:rPr>
        <w:t xml:space="preserve"> our </w:t>
      </w:r>
      <w:r w:rsidRPr="00A24C9D">
        <w:rPr>
          <w:rStyle w:val="Emphasis"/>
          <w:rFonts w:asciiTheme="minorHAnsi" w:hAnsiTheme="minorHAnsi" w:cstheme="minorHAnsi"/>
          <w:highlight w:val="cyan"/>
        </w:rPr>
        <w:t>allies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and respond to</w:t>
      </w:r>
      <w:r w:rsidRPr="00A24C9D">
        <w:rPr>
          <w:rFonts w:asciiTheme="minorHAnsi" w:hAnsiTheme="minorHAnsi" w:cstheme="minorHAnsi"/>
          <w:sz w:val="16"/>
        </w:rPr>
        <w:t xml:space="preserve"> future </w:t>
      </w:r>
      <w:r w:rsidRPr="00A24C9D">
        <w:rPr>
          <w:rStyle w:val="Emphasis"/>
          <w:rFonts w:asciiTheme="minorHAnsi" w:hAnsiTheme="minorHAnsi" w:cstheme="minorHAnsi"/>
          <w:highlight w:val="cyan"/>
        </w:rPr>
        <w:t>emergencies</w:t>
      </w:r>
      <w:r w:rsidRPr="00A24C9D">
        <w:rPr>
          <w:rFonts w:asciiTheme="minorHAnsi" w:hAnsiTheme="minorHAnsi" w:cstheme="minorHAnsi"/>
          <w:sz w:val="16"/>
        </w:rPr>
        <w:t>.</w:t>
      </w:r>
    </w:p>
    <w:p w14:paraId="5BEEE82F" w14:textId="77777777" w:rsidR="00705A90" w:rsidRPr="006B2C4E" w:rsidRDefault="00705A90" w:rsidP="00705A90">
      <w:pPr>
        <w:pStyle w:val="Heading1"/>
      </w:pPr>
      <w:r>
        <w:lastRenderedPageBreak/>
        <w:t>Manufacturing DA---OLC 2025</w:t>
      </w:r>
    </w:p>
    <w:p w14:paraId="774E38E6" w14:textId="77777777" w:rsidR="00705A90" w:rsidRDefault="00705A90" w:rsidP="00705A90">
      <w:pPr>
        <w:pStyle w:val="Heading3"/>
      </w:pPr>
      <w:r>
        <w:lastRenderedPageBreak/>
        <w:t>1NC</w:t>
      </w:r>
    </w:p>
    <w:p w14:paraId="0EE9C9FE" w14:textId="77777777" w:rsidR="00705A90" w:rsidRPr="0085274E" w:rsidRDefault="00705A90" w:rsidP="00705A90">
      <w:pPr>
        <w:pStyle w:val="Analytics"/>
      </w:pPr>
      <w:r>
        <w:t>Manufacturing DA</w:t>
      </w:r>
    </w:p>
    <w:p w14:paraId="39F6C11B" w14:textId="77777777" w:rsidR="00705A90" w:rsidRPr="0085274E" w:rsidRDefault="00705A90" w:rsidP="00705A90">
      <w:pPr>
        <w:pStyle w:val="Heading4"/>
      </w:pPr>
      <w:r w:rsidRPr="0085274E">
        <w:t>The United States federal government should</w:t>
      </w:r>
      <w:r>
        <w:t xml:space="preserve"> </w:t>
      </w:r>
      <w:r w:rsidRPr="0085274E">
        <w:t xml:space="preserve">rescind </w:t>
      </w:r>
      <w:r>
        <w:t>tariffs</w:t>
      </w:r>
      <w:r w:rsidRPr="0085274E">
        <w:t xml:space="preserve"> implemented during the 47th presidential administration</w:t>
      </w:r>
      <w:r>
        <w:t xml:space="preserve">, establish a binding policy prohibiting tariffs </w:t>
      </w:r>
      <w:r w:rsidRPr="0085274E">
        <w:t>absent the imposition of trade restrictions on the United States, and</w:t>
      </w:r>
      <w:r>
        <w:t xml:space="preserve"> </w:t>
      </w:r>
      <w:r w:rsidRPr="0085274E">
        <w:t xml:space="preserve">publicly announce that it intends not to pursue further </w:t>
      </w:r>
      <w:r>
        <w:t>tariffs</w:t>
      </w:r>
      <w:r w:rsidRPr="0085274E">
        <w:t>.</w:t>
      </w:r>
    </w:p>
    <w:p w14:paraId="4A5B0C9D" w14:textId="77777777" w:rsidR="00705A90" w:rsidRPr="0085274E" w:rsidRDefault="00705A90" w:rsidP="00705A90">
      <w:pPr>
        <w:pStyle w:val="Heading4"/>
      </w:pPr>
      <w:r w:rsidRPr="0085274E">
        <w:t xml:space="preserve">Companies are </w:t>
      </w:r>
      <w:r w:rsidRPr="0085274E">
        <w:rPr>
          <w:u w:val="single"/>
        </w:rPr>
        <w:t>reshoring</w:t>
      </w:r>
      <w:r w:rsidRPr="0085274E">
        <w:t>.</w:t>
      </w:r>
    </w:p>
    <w:p w14:paraId="21FFBAC7" w14:textId="77777777" w:rsidR="00705A90" w:rsidRPr="0085274E" w:rsidRDefault="00705A90" w:rsidP="00705A90">
      <w:r w:rsidRPr="0085274E">
        <w:rPr>
          <w:rStyle w:val="Style13ptBold"/>
        </w:rPr>
        <w:t>AG ‘</w:t>
      </w:r>
      <w:r>
        <w:rPr>
          <w:rStyle w:val="Style13ptBold"/>
        </w:rPr>
        <w:t>25</w:t>
      </w:r>
      <w:r w:rsidRPr="0085274E">
        <w:t xml:space="preserve"> [AFIMAC Global; April 15; Risk Mitigation and Business Continuity Firm; AFIMAC Global, “The Great Manufacturing (Re)Migration: Why Nearshoring and Reshoring Are Reshaping the Supply Chain,” </w:t>
      </w:r>
      <w:hyperlink r:id="rId10" w:history="1">
        <w:r w:rsidRPr="0085274E">
          <w:rPr>
            <w:rStyle w:val="Hyperlink"/>
          </w:rPr>
          <w:t>https://afimacglobal.com/blog/the-great-manufacturing-remigration-why-nearshoring-and-reshoring-are-reshaping-the-supply-chain/</w:t>
        </w:r>
      </w:hyperlink>
      <w:r w:rsidRPr="0085274E">
        <w:t>]</w:t>
      </w:r>
    </w:p>
    <w:p w14:paraId="6AAD32AA" w14:textId="77777777" w:rsidR="00705A90" w:rsidRPr="0085274E" w:rsidRDefault="00705A90" w:rsidP="00705A90">
      <w:pPr>
        <w:rPr>
          <w:sz w:val="16"/>
        </w:rPr>
      </w:pPr>
      <w:r w:rsidRPr="0085274E">
        <w:rPr>
          <w:sz w:val="16"/>
        </w:rPr>
        <w:t xml:space="preserve">The global manufacturing landscape is undergoing a fundamental shift. For decades, companies chased lower costs by moving production overseas, but today, </w:t>
      </w:r>
      <w:r w:rsidRPr="0085274E">
        <w:rPr>
          <w:rStyle w:val="Emphasis"/>
          <w:highlight w:val="cyan"/>
        </w:rPr>
        <w:t>nearshoring</w:t>
      </w:r>
      <w:r w:rsidRPr="0085274E">
        <w:rPr>
          <w:rStyle w:val="StyleUnderline"/>
          <w:highlight w:val="cyan"/>
        </w:rPr>
        <w:t xml:space="preserve"> and </w:t>
      </w:r>
      <w:r w:rsidRPr="0085274E">
        <w:rPr>
          <w:rStyle w:val="Emphasis"/>
          <w:highlight w:val="cyan"/>
        </w:rPr>
        <w:t>reshoring</w:t>
      </w:r>
      <w:r w:rsidRPr="0085274E">
        <w:rPr>
          <w:rStyle w:val="StyleUnderline"/>
        </w:rPr>
        <w:t xml:space="preserve"> have </w:t>
      </w:r>
      <w:r w:rsidRPr="0085274E">
        <w:rPr>
          <w:rStyle w:val="StyleUnderline"/>
          <w:highlight w:val="cyan"/>
        </w:rPr>
        <w:t xml:space="preserve">emerged as </w:t>
      </w:r>
      <w:r w:rsidRPr="0085274E">
        <w:rPr>
          <w:rStyle w:val="Emphasis"/>
          <w:highlight w:val="cyan"/>
        </w:rPr>
        <w:t>strategic imperatives</w:t>
      </w:r>
      <w:r w:rsidRPr="0085274E">
        <w:rPr>
          <w:rStyle w:val="StyleUnderline"/>
        </w:rPr>
        <w:t xml:space="preserve">—pushing </w:t>
      </w:r>
      <w:r w:rsidRPr="0085274E">
        <w:rPr>
          <w:rStyle w:val="Emphasis"/>
        </w:rPr>
        <w:t>manufacturers</w:t>
      </w:r>
      <w:r w:rsidRPr="0085274E">
        <w:rPr>
          <w:rStyle w:val="StyleUnderline"/>
        </w:rPr>
        <w:t xml:space="preserve"> to bring </w:t>
      </w:r>
      <w:r w:rsidRPr="0085274E">
        <w:rPr>
          <w:rStyle w:val="Emphasis"/>
        </w:rPr>
        <w:t>operations</w:t>
      </w:r>
      <w:r w:rsidRPr="0085274E">
        <w:rPr>
          <w:rStyle w:val="StyleUnderline"/>
        </w:rPr>
        <w:t xml:space="preserve"> closer to </w:t>
      </w:r>
      <w:r w:rsidRPr="0085274E">
        <w:rPr>
          <w:rStyle w:val="Emphasis"/>
        </w:rPr>
        <w:t>home</w:t>
      </w:r>
      <w:r w:rsidRPr="0085274E">
        <w:rPr>
          <w:sz w:val="16"/>
        </w:rPr>
        <w:t>, improve resilience, and prepare for future disruptions.</w:t>
      </w:r>
    </w:p>
    <w:p w14:paraId="117DA3D0" w14:textId="77777777" w:rsidR="00705A90" w:rsidRPr="0085274E" w:rsidRDefault="00705A90" w:rsidP="00705A90">
      <w:pPr>
        <w:rPr>
          <w:sz w:val="16"/>
        </w:rPr>
      </w:pPr>
      <w:r w:rsidRPr="0085274E">
        <w:rPr>
          <w:sz w:val="16"/>
        </w:rPr>
        <w:t>In AFIMAC’s latest, in-depth position paper, we explore the “why,” the “how,” and the “what’s next” for manufacturers navigating this transformation.</w:t>
      </w:r>
    </w:p>
    <w:p w14:paraId="1C02264D" w14:textId="77777777" w:rsidR="00705A90" w:rsidRPr="0085274E" w:rsidRDefault="00705A90" w:rsidP="00705A90">
      <w:pPr>
        <w:rPr>
          <w:sz w:val="16"/>
        </w:rPr>
      </w:pPr>
      <w:r w:rsidRPr="0085274E">
        <w:rPr>
          <w:sz w:val="16"/>
        </w:rPr>
        <w:t xml:space="preserve">Read on for a preview of what you will find in the position paper, or download the paper now. </w:t>
      </w:r>
    </w:p>
    <w:p w14:paraId="1984133E" w14:textId="77777777" w:rsidR="00705A90" w:rsidRPr="0085274E" w:rsidRDefault="00705A90" w:rsidP="00705A90">
      <w:pPr>
        <w:rPr>
          <w:sz w:val="16"/>
        </w:rPr>
      </w:pPr>
      <w:r w:rsidRPr="0085274E">
        <w:rPr>
          <w:sz w:val="16"/>
        </w:rPr>
        <w:t>What’s Happening: The Rise of Nearshoring and Reshoring</w:t>
      </w:r>
    </w:p>
    <w:p w14:paraId="7AE2FEFF" w14:textId="77777777" w:rsidR="00705A90" w:rsidRPr="0085274E" w:rsidRDefault="00705A90" w:rsidP="00705A90">
      <w:pPr>
        <w:rPr>
          <w:sz w:val="16"/>
        </w:rPr>
      </w:pPr>
      <w:r w:rsidRPr="0085274E">
        <w:rPr>
          <w:sz w:val="16"/>
        </w:rPr>
        <w:t xml:space="preserve">While offshoring to Asia once promised low-cost efficiency, the pandemic, global instability, rising costs and now tariffs have all but erased offshoring’s value proposition. Today, more </w:t>
      </w:r>
      <w:r w:rsidRPr="00AE1BD2">
        <w:rPr>
          <w:rStyle w:val="Emphasis"/>
          <w:highlight w:val="cyan"/>
        </w:rPr>
        <w:t>manufacturers</w:t>
      </w:r>
      <w:r w:rsidRPr="00AE1BD2">
        <w:rPr>
          <w:rStyle w:val="StyleUnderline"/>
          <w:highlight w:val="cyan"/>
        </w:rPr>
        <w:t xml:space="preserve"> are</w:t>
      </w:r>
      <w:r w:rsidRPr="00AE1BD2">
        <w:rPr>
          <w:rStyle w:val="StyleUnderline"/>
        </w:rPr>
        <w:t xml:space="preserve"> nearshoring</w:t>
      </w:r>
      <w:r w:rsidRPr="0085274E">
        <w:rPr>
          <w:sz w:val="16"/>
        </w:rPr>
        <w:t xml:space="preserve">—bringing operations to nearby countries like Mexico—or </w:t>
      </w:r>
      <w:r w:rsidRPr="00AE1BD2">
        <w:rPr>
          <w:rStyle w:val="Emphasis"/>
          <w:highlight w:val="cyan"/>
        </w:rPr>
        <w:t>reshoring</w:t>
      </w:r>
      <w:r w:rsidRPr="0085274E">
        <w:rPr>
          <w:sz w:val="16"/>
        </w:rPr>
        <w:t xml:space="preserve">, </w:t>
      </w:r>
      <w:r w:rsidRPr="0085274E">
        <w:rPr>
          <w:rStyle w:val="StyleUnderline"/>
        </w:rPr>
        <w:t xml:space="preserve">by </w:t>
      </w:r>
      <w:r w:rsidRPr="0085274E">
        <w:rPr>
          <w:rStyle w:val="Emphasis"/>
          <w:highlight w:val="cyan"/>
        </w:rPr>
        <w:t>returning</w:t>
      </w:r>
      <w:r w:rsidRPr="0085274E">
        <w:rPr>
          <w:rStyle w:val="StyleUnderline"/>
        </w:rPr>
        <w:t xml:space="preserve"> them </w:t>
      </w:r>
      <w:r w:rsidRPr="0085274E">
        <w:rPr>
          <w:rStyle w:val="StyleUnderline"/>
          <w:highlight w:val="cyan"/>
        </w:rPr>
        <w:t xml:space="preserve">to </w:t>
      </w:r>
      <w:r w:rsidRPr="0085274E">
        <w:rPr>
          <w:rStyle w:val="Emphasis"/>
          <w:highlight w:val="cyan"/>
        </w:rPr>
        <w:t>U.S. soil</w:t>
      </w:r>
      <w:r w:rsidRPr="0085274E">
        <w:rPr>
          <w:rStyle w:val="StyleUnderline"/>
        </w:rPr>
        <w:t xml:space="preserve">. This </w:t>
      </w:r>
      <w:r w:rsidRPr="0085274E">
        <w:rPr>
          <w:rStyle w:val="Emphasis"/>
          <w:highlight w:val="cyan"/>
        </w:rPr>
        <w:t>strategic shift</w:t>
      </w:r>
      <w:r w:rsidRPr="0085274E">
        <w:rPr>
          <w:rStyle w:val="StyleUnderline"/>
        </w:rPr>
        <w:t xml:space="preserve"> is </w:t>
      </w:r>
      <w:r w:rsidRPr="0085274E">
        <w:rPr>
          <w:rStyle w:val="StyleUnderline"/>
          <w:highlight w:val="cyan"/>
        </w:rPr>
        <w:t>helping</w:t>
      </w:r>
      <w:r w:rsidRPr="0085274E">
        <w:rPr>
          <w:rStyle w:val="StyleUnderline"/>
        </w:rPr>
        <w:t xml:space="preserve"> companies </w:t>
      </w:r>
      <w:r w:rsidRPr="0085274E">
        <w:rPr>
          <w:rStyle w:val="StyleUnderline"/>
          <w:highlight w:val="cyan"/>
        </w:rPr>
        <w:t xml:space="preserve">cut </w:t>
      </w:r>
      <w:r w:rsidRPr="0085274E">
        <w:rPr>
          <w:rStyle w:val="Emphasis"/>
          <w:highlight w:val="cyan"/>
        </w:rPr>
        <w:t>supply chain</w:t>
      </w:r>
      <w:r w:rsidRPr="0085274E">
        <w:rPr>
          <w:rStyle w:val="StyleUnderline"/>
          <w:highlight w:val="cyan"/>
        </w:rPr>
        <w:t xml:space="preserve"> risks</w:t>
      </w:r>
      <w:r w:rsidRPr="0085274E">
        <w:rPr>
          <w:rStyle w:val="StyleUnderline"/>
        </w:rPr>
        <w:t xml:space="preserve"> and better </w:t>
      </w:r>
      <w:r w:rsidRPr="0085274E">
        <w:rPr>
          <w:rStyle w:val="Emphasis"/>
          <w:highlight w:val="cyan"/>
        </w:rPr>
        <w:t>align production</w:t>
      </w:r>
      <w:r w:rsidRPr="0085274E">
        <w:rPr>
          <w:rStyle w:val="StyleUnderline"/>
          <w:highlight w:val="cyan"/>
        </w:rPr>
        <w:t xml:space="preserve"> with </w:t>
      </w:r>
      <w:r w:rsidRPr="0085274E">
        <w:rPr>
          <w:rStyle w:val="Emphasis"/>
          <w:highlight w:val="cyan"/>
        </w:rPr>
        <w:t>market demands</w:t>
      </w:r>
      <w:r w:rsidRPr="0085274E">
        <w:rPr>
          <w:sz w:val="16"/>
        </w:rPr>
        <w:t>.</w:t>
      </w:r>
    </w:p>
    <w:p w14:paraId="715D75CB" w14:textId="77777777" w:rsidR="00705A90" w:rsidRPr="0085274E" w:rsidRDefault="00705A90" w:rsidP="00705A90">
      <w:pPr>
        <w:rPr>
          <w:sz w:val="16"/>
        </w:rPr>
      </w:pPr>
      <w:r w:rsidRPr="0085274E">
        <w:rPr>
          <w:rStyle w:val="StyleUnderline"/>
        </w:rPr>
        <w:t xml:space="preserve">This is </w:t>
      </w:r>
      <w:r w:rsidRPr="0085274E">
        <w:rPr>
          <w:rStyle w:val="Emphasis"/>
          <w:highlight w:val="cyan"/>
        </w:rPr>
        <w:t>no passing trend</w:t>
      </w:r>
      <w:r w:rsidRPr="0085274E">
        <w:rPr>
          <w:rStyle w:val="StyleUnderline"/>
        </w:rPr>
        <w:t xml:space="preserve">. It’s a </w:t>
      </w:r>
      <w:r w:rsidRPr="0085274E">
        <w:rPr>
          <w:rStyle w:val="Emphasis"/>
          <w:highlight w:val="cyan"/>
        </w:rPr>
        <w:t>structural shift</w:t>
      </w:r>
      <w:r w:rsidRPr="0085274E">
        <w:rPr>
          <w:sz w:val="16"/>
        </w:rPr>
        <w:t xml:space="preserve"> that signals a new era in manufacturing strategy—one where proximity, control, and resilience outweigh cost savings alone.</w:t>
      </w:r>
    </w:p>
    <w:p w14:paraId="297CE203" w14:textId="77777777" w:rsidR="00705A90" w:rsidRPr="0085274E" w:rsidRDefault="00705A90" w:rsidP="00705A90">
      <w:pPr>
        <w:rPr>
          <w:rStyle w:val="StyleUnderline"/>
        </w:rPr>
      </w:pPr>
      <w:r w:rsidRPr="0085274E">
        <w:rPr>
          <w:rStyle w:val="StyleUnderline"/>
        </w:rPr>
        <w:t xml:space="preserve">Trends </w:t>
      </w:r>
      <w:r w:rsidRPr="0085274E">
        <w:rPr>
          <w:rStyle w:val="Emphasis"/>
          <w:highlight w:val="cyan"/>
        </w:rPr>
        <w:t>Backed</w:t>
      </w:r>
      <w:r w:rsidRPr="0085274E">
        <w:rPr>
          <w:rStyle w:val="StyleUnderline"/>
          <w:highlight w:val="cyan"/>
        </w:rPr>
        <w:t xml:space="preserve"> by </w:t>
      </w:r>
      <w:r w:rsidRPr="0085274E">
        <w:rPr>
          <w:rStyle w:val="Emphasis"/>
          <w:highlight w:val="cyan"/>
        </w:rPr>
        <w:t>Data</w:t>
      </w:r>
    </w:p>
    <w:p w14:paraId="36F74AE8" w14:textId="77777777" w:rsidR="00705A90" w:rsidRPr="0085274E" w:rsidRDefault="00705A90" w:rsidP="00705A90">
      <w:pPr>
        <w:rPr>
          <w:sz w:val="16"/>
        </w:rPr>
      </w:pPr>
      <w:r w:rsidRPr="0085274E">
        <w:rPr>
          <w:sz w:val="16"/>
        </w:rPr>
        <w:t xml:space="preserve">This migration is supported by hard numbers. A 2024 Kearney report showed the largest annual spike in reshoring activity to date. Meanwhile, Bain &amp; Company found that </w:t>
      </w:r>
      <w:r w:rsidRPr="0085274E">
        <w:rPr>
          <w:rStyle w:val="StyleUnderline"/>
        </w:rPr>
        <w:t xml:space="preserve">over </w:t>
      </w:r>
      <w:r w:rsidRPr="0085274E">
        <w:rPr>
          <w:rStyle w:val="Emphasis"/>
          <w:highlight w:val="cyan"/>
        </w:rPr>
        <w:t>80%</w:t>
      </w:r>
      <w:r w:rsidRPr="0085274E">
        <w:rPr>
          <w:rStyle w:val="StyleUnderline"/>
          <w:highlight w:val="cyan"/>
        </w:rPr>
        <w:t xml:space="preserve"> of </w:t>
      </w:r>
      <w:r w:rsidRPr="0085274E">
        <w:rPr>
          <w:rStyle w:val="Emphasis"/>
          <w:highlight w:val="cyan"/>
        </w:rPr>
        <w:t>large manufacturers</w:t>
      </w:r>
      <w:r w:rsidRPr="0085274E">
        <w:rPr>
          <w:rStyle w:val="StyleUnderline"/>
          <w:highlight w:val="cyan"/>
        </w:rPr>
        <w:t xml:space="preserve"> plan to shift </w:t>
      </w:r>
      <w:r w:rsidRPr="0085274E">
        <w:rPr>
          <w:rStyle w:val="Emphasis"/>
          <w:highlight w:val="cyan"/>
        </w:rPr>
        <w:t>supply chains</w:t>
      </w:r>
      <w:r w:rsidRPr="0085274E">
        <w:rPr>
          <w:rStyle w:val="StyleUnderline"/>
          <w:highlight w:val="cyan"/>
        </w:rPr>
        <w:t xml:space="preserve"> closer to </w:t>
      </w:r>
      <w:r w:rsidRPr="0085274E">
        <w:rPr>
          <w:rStyle w:val="Emphasis"/>
          <w:highlight w:val="cyan"/>
        </w:rPr>
        <w:t>market</w:t>
      </w:r>
      <w:r w:rsidRPr="0085274E">
        <w:rPr>
          <w:sz w:val="16"/>
        </w:rPr>
        <w:t>. Mexico has now surpassed China as the U.S.’s top trading partner.</w:t>
      </w:r>
    </w:p>
    <w:p w14:paraId="48017A80" w14:textId="77777777" w:rsidR="00705A90" w:rsidRPr="0085274E" w:rsidRDefault="00705A90" w:rsidP="00705A90">
      <w:pPr>
        <w:rPr>
          <w:sz w:val="16"/>
        </w:rPr>
      </w:pPr>
      <w:r w:rsidRPr="0085274E">
        <w:rPr>
          <w:rStyle w:val="StyleUnderline"/>
        </w:rPr>
        <w:t xml:space="preserve">Yet, while </w:t>
      </w:r>
      <w:r w:rsidRPr="0085274E">
        <w:rPr>
          <w:rStyle w:val="Emphasis"/>
          <w:highlight w:val="cyan"/>
        </w:rPr>
        <w:t>intent</w:t>
      </w:r>
      <w:r w:rsidRPr="0085274E">
        <w:rPr>
          <w:rStyle w:val="StyleUnderline"/>
          <w:highlight w:val="cyan"/>
        </w:rPr>
        <w:t xml:space="preserve"> is high, </w:t>
      </w:r>
      <w:r w:rsidRPr="0085274E">
        <w:rPr>
          <w:rStyle w:val="Emphasis"/>
          <w:highlight w:val="cyan"/>
        </w:rPr>
        <w:t>execution</w:t>
      </w:r>
      <w:r w:rsidRPr="0085274E">
        <w:rPr>
          <w:rStyle w:val="StyleUnderline"/>
        </w:rPr>
        <w:t xml:space="preserve"> is </w:t>
      </w:r>
      <w:r w:rsidRPr="0085274E">
        <w:rPr>
          <w:rStyle w:val="StyleUnderline"/>
          <w:highlight w:val="cyan"/>
        </w:rPr>
        <w:t xml:space="preserve">still </w:t>
      </w:r>
      <w:r w:rsidRPr="0085274E">
        <w:rPr>
          <w:rStyle w:val="Emphasis"/>
          <w:highlight w:val="cyan"/>
        </w:rPr>
        <w:t>in progress</w:t>
      </w:r>
      <w:r w:rsidRPr="0085274E">
        <w:rPr>
          <w:rStyle w:val="StyleUnderline"/>
        </w:rPr>
        <w:t xml:space="preserve">. Most </w:t>
      </w:r>
      <w:r w:rsidRPr="0085274E">
        <w:rPr>
          <w:rStyle w:val="StyleUnderline"/>
          <w:highlight w:val="cyan"/>
        </w:rPr>
        <w:t xml:space="preserve">companies are </w:t>
      </w:r>
      <w:r w:rsidRPr="0085274E">
        <w:rPr>
          <w:rStyle w:val="Emphasis"/>
          <w:highlight w:val="cyan"/>
        </w:rPr>
        <w:t>midstream</w:t>
      </w:r>
      <w:r w:rsidRPr="0085274E">
        <w:rPr>
          <w:rStyle w:val="StyleUnderline"/>
        </w:rPr>
        <w:t xml:space="preserve">—planning, investing, and </w:t>
      </w:r>
      <w:r w:rsidRPr="0085274E">
        <w:rPr>
          <w:rStyle w:val="Emphasis"/>
          <w:highlight w:val="cyan"/>
        </w:rPr>
        <w:t>beginning</w:t>
      </w:r>
      <w:r w:rsidRPr="0085274E">
        <w:rPr>
          <w:rStyle w:val="StyleUnderline"/>
          <w:highlight w:val="cyan"/>
        </w:rPr>
        <w:t xml:space="preserve"> to </w:t>
      </w:r>
      <w:r w:rsidRPr="0085274E">
        <w:rPr>
          <w:rStyle w:val="Emphasis"/>
          <w:highlight w:val="cyan"/>
        </w:rPr>
        <w:t>realign</w:t>
      </w:r>
      <w:r w:rsidRPr="0085274E">
        <w:rPr>
          <w:sz w:val="16"/>
        </w:rPr>
        <w:t>. That means we’re not at the end of the migration—we’re right in the middle of it.</w:t>
      </w:r>
    </w:p>
    <w:p w14:paraId="7BC560A1" w14:textId="77777777" w:rsidR="00705A90" w:rsidRDefault="00705A90" w:rsidP="00705A90">
      <w:pPr>
        <w:pStyle w:val="Heading4"/>
      </w:pPr>
      <w:r>
        <w:t>The plan</w:t>
      </w:r>
      <w:r w:rsidRPr="0085274E">
        <w:t xml:space="preserve"> </w:t>
      </w:r>
      <w:r>
        <w:rPr>
          <w:u w:val="single"/>
        </w:rPr>
        <w:t>reverses</w:t>
      </w:r>
      <w:r>
        <w:t xml:space="preserve"> that</w:t>
      </w:r>
      <w:r w:rsidRPr="0085274E">
        <w:t>.</w:t>
      </w:r>
    </w:p>
    <w:p w14:paraId="5E19026A" w14:textId="77777777" w:rsidR="00705A90" w:rsidRDefault="00705A90" w:rsidP="00705A90">
      <w:r w:rsidRPr="00886211">
        <w:rPr>
          <w:rStyle w:val="Style13ptBold"/>
        </w:rPr>
        <w:t xml:space="preserve">Cen ’25 </w:t>
      </w:r>
      <w:r>
        <w:t xml:space="preserve">[Xiao, Vyacheslav Fos, and Wei Jiang; May 29; </w:t>
      </w:r>
      <w:r>
        <w:rPr>
          <w:rFonts w:ascii="Times New Roman" w:hAnsi="Times New Roman" w:cs="Times New Roman"/>
        </w:rPr>
        <w:t>​</w:t>
      </w:r>
      <w:r>
        <w:t xml:space="preserve">Assistant Professor, Accounting Department, Carlson School of Management </w:t>
      </w:r>
      <w:r>
        <w:rPr>
          <w:rFonts w:ascii="Times New Roman" w:hAnsi="Times New Roman" w:cs="Times New Roman"/>
        </w:rPr>
        <w:t>​</w:t>
      </w:r>
      <w:r>
        <w:t>University of Minnesota; Professor of Finance and Hillenbrand Family Faculty Fellow at Boston College, National Bureau of Economic Research (NBER) Research Associate, and Centre for Economic Policy Research (CEPR), Research Fellow; Professor of Finance and Vice Dean of Faculty Affairs and Research at the Goizueta Business School at Emory University; Centre for Economic Policy Research (CEPR) Discussion Paper, “How Do U.S. Firms Withstand Foreign Industrial Policies?,” No. 20289]</w:t>
      </w:r>
    </w:p>
    <w:p w14:paraId="007E7501" w14:textId="77777777" w:rsidR="00705A90" w:rsidRPr="007B2806" w:rsidRDefault="00705A90" w:rsidP="00705A90">
      <w:pPr>
        <w:rPr>
          <w:sz w:val="16"/>
        </w:rPr>
      </w:pPr>
      <w:r w:rsidRPr="007B2806">
        <w:rPr>
          <w:sz w:val="16"/>
        </w:rPr>
        <w:lastRenderedPageBreak/>
        <w:t xml:space="preserve">A similar pattern with respect to financial flexibility and leadership adaptivity prevails for firm adjustment in the form of offshoring. The result in column (1) of Table 9 suggests that the increase in China-offshoring activities is mainly driven by the group of treated firms with low financial constraints defined by the HM index. Furthermore, column (3) suggests that low-tenured boards are associated with significantly more responsive off-shoring actions. Perhaps surprisingly, column (2) of the table suggests that Plan-disrupted firms with higher exposure to right-to-work law are less likely to offshore. This finding is robust to including state-year-Plan fixed effects (Panel B of Internet Appendix Table A7). </w:t>
      </w:r>
      <w:r w:rsidRPr="007B2806">
        <w:rPr>
          <w:rStyle w:val="StyleUnderline"/>
        </w:rPr>
        <w:t>Using unionization rates as a proxy for labor friction yields similar results</w:t>
      </w:r>
      <w:r w:rsidRPr="007B2806">
        <w:rPr>
          <w:sz w:val="16"/>
        </w:rPr>
        <w:t xml:space="preserve">, that is, </w:t>
      </w:r>
      <w:r w:rsidRPr="007B2806">
        <w:rPr>
          <w:rStyle w:val="Emphasis"/>
          <w:highlight w:val="cyan"/>
        </w:rPr>
        <w:t>firms</w:t>
      </w:r>
      <w:r w:rsidRPr="007B2806">
        <w:rPr>
          <w:rStyle w:val="StyleUnderline"/>
          <w:highlight w:val="cyan"/>
        </w:rPr>
        <w:t xml:space="preserve"> in </w:t>
      </w:r>
      <w:r w:rsidRPr="007B2806">
        <w:rPr>
          <w:rStyle w:val="Emphasis"/>
          <w:highlight w:val="cyan"/>
        </w:rPr>
        <w:t>low</w:t>
      </w:r>
      <w:r w:rsidRPr="00D25D1A">
        <w:rPr>
          <w:rStyle w:val="Emphasis"/>
        </w:rPr>
        <w:t xml:space="preserve"> </w:t>
      </w:r>
      <w:r w:rsidRPr="007B2806">
        <w:rPr>
          <w:rStyle w:val="Emphasis"/>
          <w:highlight w:val="cyan"/>
        </w:rPr>
        <w:t>union</w:t>
      </w:r>
      <w:r w:rsidRPr="00D25D1A">
        <w:rPr>
          <w:rStyle w:val="Emphasis"/>
        </w:rPr>
        <w:t>ization</w:t>
      </w:r>
      <w:r w:rsidRPr="00D25D1A">
        <w:rPr>
          <w:rStyle w:val="StyleUnderline"/>
        </w:rPr>
        <w:t xml:space="preserve"> </w:t>
      </w:r>
      <w:r w:rsidRPr="007B2806">
        <w:rPr>
          <w:rStyle w:val="StyleUnderline"/>
          <w:highlight w:val="cyan"/>
        </w:rPr>
        <w:t>states are</w:t>
      </w:r>
      <w:r w:rsidRPr="00D25D1A">
        <w:rPr>
          <w:rStyle w:val="StyleUnderline"/>
        </w:rPr>
        <w:t xml:space="preserve"> </w:t>
      </w:r>
      <w:r w:rsidRPr="00D25D1A">
        <w:rPr>
          <w:rStyle w:val="Emphasis"/>
        </w:rPr>
        <w:t xml:space="preserve">significantly </w:t>
      </w:r>
      <w:r w:rsidRPr="007B2806">
        <w:rPr>
          <w:rStyle w:val="Emphasis"/>
          <w:highlight w:val="cyan"/>
        </w:rPr>
        <w:t>less likely</w:t>
      </w:r>
      <w:r w:rsidRPr="007B2806">
        <w:rPr>
          <w:rStyle w:val="StyleUnderline"/>
          <w:highlight w:val="cyan"/>
        </w:rPr>
        <w:t xml:space="preserve"> to </w:t>
      </w:r>
      <w:r w:rsidRPr="007B2806">
        <w:rPr>
          <w:rStyle w:val="Emphasis"/>
          <w:highlight w:val="cyan"/>
        </w:rPr>
        <w:t>move</w:t>
      </w:r>
      <w:r w:rsidRPr="00D25D1A">
        <w:rPr>
          <w:rStyle w:val="Emphasis"/>
        </w:rPr>
        <w:t xml:space="preserve"> production</w:t>
      </w:r>
      <w:r w:rsidRPr="00D25D1A">
        <w:rPr>
          <w:rStyle w:val="StyleUnderline"/>
        </w:rPr>
        <w:t xml:space="preserve"> </w:t>
      </w:r>
      <w:r w:rsidRPr="007B2806">
        <w:rPr>
          <w:rStyle w:val="StyleUnderline"/>
          <w:highlight w:val="cyan"/>
        </w:rPr>
        <w:t xml:space="preserve">to </w:t>
      </w:r>
      <w:r w:rsidRPr="007B2806">
        <w:rPr>
          <w:rStyle w:val="Emphasis"/>
          <w:highlight w:val="cyan"/>
        </w:rPr>
        <w:t>China</w:t>
      </w:r>
      <w:r w:rsidRPr="007B2806">
        <w:rPr>
          <w:sz w:val="16"/>
        </w:rPr>
        <w:t xml:space="preserve"> (Internet Appendix Table A8). Resorting to foreign firms (excluding Greater China) presence in China as an alternative proxy for offshoring intensity produces consistent results in all specifications (columns (4)–</w:t>
      </w:r>
    </w:p>
    <w:p w14:paraId="0E5B4856" w14:textId="77777777" w:rsidR="00705A90" w:rsidRPr="007B2806" w:rsidRDefault="00705A90" w:rsidP="00705A90">
      <w:pPr>
        <w:rPr>
          <w:sz w:val="16"/>
        </w:rPr>
      </w:pPr>
      <w:r w:rsidRPr="007B2806">
        <w:rPr>
          <w:sz w:val="16"/>
        </w:rPr>
        <w:t>(6) of Table 9).</w:t>
      </w:r>
    </w:p>
    <w:p w14:paraId="5EF2BBB8" w14:textId="77777777" w:rsidR="00705A90" w:rsidRPr="00D25D1A" w:rsidRDefault="00705A90" w:rsidP="00705A90">
      <w:pPr>
        <w:rPr>
          <w:rStyle w:val="Emphasis"/>
        </w:rPr>
      </w:pPr>
      <w:r w:rsidRPr="007B2806">
        <w:rPr>
          <w:sz w:val="16"/>
        </w:rPr>
        <w:t xml:space="preserve">Recall that </w:t>
      </w:r>
      <w:r w:rsidRPr="00D25D1A">
        <w:rPr>
          <w:rStyle w:val="StyleUnderline"/>
          <w:highlight w:val="cyan"/>
        </w:rPr>
        <w:t>firms</w:t>
      </w:r>
      <w:r w:rsidRPr="00D25D1A">
        <w:rPr>
          <w:rStyle w:val="StyleUnderline"/>
        </w:rPr>
        <w:t xml:space="preserve"> in states </w:t>
      </w:r>
      <w:r w:rsidRPr="007B2806">
        <w:rPr>
          <w:sz w:val="16"/>
        </w:rPr>
        <w:t xml:space="preserve">without a right-to-work law or </w:t>
      </w:r>
      <w:r w:rsidRPr="00D25D1A">
        <w:rPr>
          <w:rStyle w:val="StyleUnderline"/>
          <w:highlight w:val="cyan"/>
        </w:rPr>
        <w:t>with</w:t>
      </w:r>
      <w:r w:rsidRPr="007B2806">
        <w:rPr>
          <w:sz w:val="16"/>
        </w:rPr>
        <w:t xml:space="preserve"> </w:t>
      </w:r>
      <w:r w:rsidRPr="00D25D1A">
        <w:rPr>
          <w:rStyle w:val="Emphasis"/>
        </w:rPr>
        <w:t xml:space="preserve">high </w:t>
      </w:r>
      <w:r w:rsidRPr="00D25D1A">
        <w:rPr>
          <w:rStyle w:val="Emphasis"/>
          <w:highlight w:val="cyan"/>
        </w:rPr>
        <w:t>union</w:t>
      </w:r>
      <w:r w:rsidRPr="00D25D1A">
        <w:rPr>
          <w:rStyle w:val="Emphasis"/>
        </w:rPr>
        <w:t>ization</w:t>
      </w:r>
      <w:r w:rsidRPr="007B2806">
        <w:rPr>
          <w:sz w:val="16"/>
        </w:rPr>
        <w:t xml:space="preserve"> </w:t>
      </w:r>
      <w:r w:rsidRPr="00D25D1A">
        <w:rPr>
          <w:rStyle w:val="StyleUnderline"/>
        </w:rPr>
        <w:t xml:space="preserve">rates </w:t>
      </w:r>
      <w:r w:rsidRPr="00D25D1A">
        <w:rPr>
          <w:rStyle w:val="StyleUnderline"/>
          <w:highlight w:val="cyan"/>
        </w:rPr>
        <w:t xml:space="preserve">face more </w:t>
      </w:r>
      <w:r w:rsidRPr="00D25D1A">
        <w:rPr>
          <w:rStyle w:val="StyleUnderline"/>
        </w:rPr>
        <w:t>social</w:t>
      </w:r>
      <w:r w:rsidRPr="007B2806">
        <w:rPr>
          <w:sz w:val="16"/>
        </w:rPr>
        <w:t xml:space="preserve"> </w:t>
      </w:r>
      <w:r w:rsidRPr="00D25D1A">
        <w:rPr>
          <w:rStyle w:val="Emphasis"/>
          <w:highlight w:val="cyan"/>
        </w:rPr>
        <w:t>resistance</w:t>
      </w:r>
      <w:r w:rsidRPr="007B2806">
        <w:rPr>
          <w:sz w:val="16"/>
          <w:highlight w:val="cyan"/>
        </w:rPr>
        <w:t xml:space="preserve"> </w:t>
      </w:r>
      <w:r w:rsidRPr="00D25D1A">
        <w:rPr>
          <w:rStyle w:val="StyleUnderline"/>
          <w:highlight w:val="cyan"/>
        </w:rPr>
        <w:t xml:space="preserve">and </w:t>
      </w:r>
      <w:r w:rsidRPr="00D25D1A">
        <w:rPr>
          <w:rStyle w:val="Emphasis"/>
          <w:highlight w:val="cyan"/>
        </w:rPr>
        <w:t>legal challenges</w:t>
      </w:r>
      <w:r w:rsidRPr="007B2806">
        <w:rPr>
          <w:sz w:val="16"/>
        </w:rPr>
        <w:t xml:space="preserve"> </w:t>
      </w:r>
      <w:r w:rsidRPr="00D25D1A">
        <w:rPr>
          <w:rStyle w:val="StyleUnderline"/>
        </w:rPr>
        <w:t>in reducing employment if they stay</w:t>
      </w:r>
      <w:r w:rsidRPr="007B2806">
        <w:rPr>
          <w:sz w:val="16"/>
        </w:rPr>
        <w:t xml:space="preserve"> (see Table 8). </w:t>
      </w:r>
      <w:r w:rsidRPr="00D25D1A">
        <w:rPr>
          <w:rStyle w:val="Emphasis"/>
          <w:highlight w:val="cyan"/>
        </w:rPr>
        <w:t>Unions</w:t>
      </w:r>
      <w:r w:rsidRPr="007B2806">
        <w:rPr>
          <w:sz w:val="16"/>
        </w:rPr>
        <w:t xml:space="preserve">, however, apparently </w:t>
      </w:r>
      <w:r w:rsidRPr="00D25D1A">
        <w:rPr>
          <w:rStyle w:val="StyleUnderline"/>
          <w:highlight w:val="cyan"/>
        </w:rPr>
        <w:t xml:space="preserve">do not deter firms from </w:t>
      </w:r>
      <w:r w:rsidRPr="00D25D1A">
        <w:rPr>
          <w:rStyle w:val="Emphasis"/>
        </w:rPr>
        <w:t>uprooting</w:t>
      </w:r>
      <w:r w:rsidRPr="00D25D1A">
        <w:rPr>
          <w:rStyle w:val="StyleUnderline"/>
        </w:rPr>
        <w:t xml:space="preserve"> and </w:t>
      </w:r>
      <w:r w:rsidRPr="00D25D1A">
        <w:rPr>
          <w:rStyle w:val="Emphasis"/>
          <w:highlight w:val="cyan"/>
        </w:rPr>
        <w:t>moving offshore</w:t>
      </w:r>
      <w:r w:rsidRPr="007B2806">
        <w:rPr>
          <w:sz w:val="16"/>
          <w:highlight w:val="cyan"/>
        </w:rPr>
        <w:t xml:space="preserve">, </w:t>
      </w:r>
      <w:r w:rsidRPr="00D25D1A">
        <w:rPr>
          <w:rStyle w:val="StyleUnderline"/>
        </w:rPr>
        <w:t xml:space="preserve">which results in a </w:t>
      </w:r>
      <w:r w:rsidRPr="00D25D1A">
        <w:rPr>
          <w:rStyle w:val="Emphasis"/>
        </w:rPr>
        <w:t>larger scale</w:t>
      </w:r>
      <w:r w:rsidRPr="00D25D1A">
        <w:rPr>
          <w:rStyle w:val="StyleUnderline"/>
        </w:rPr>
        <w:t xml:space="preserve"> of </w:t>
      </w:r>
      <w:r w:rsidRPr="00D25D1A">
        <w:rPr>
          <w:rStyle w:val="Emphasis"/>
        </w:rPr>
        <w:t>employment termination</w:t>
      </w:r>
      <w:r w:rsidRPr="007B2806">
        <w:rPr>
          <w:sz w:val="16"/>
        </w:rPr>
        <w:t xml:space="preserve">. Our results thus indicate that </w:t>
      </w:r>
      <w:r w:rsidRPr="00D25D1A">
        <w:rPr>
          <w:rStyle w:val="StyleUnderline"/>
          <w:highlight w:val="cyan"/>
        </w:rPr>
        <w:t xml:space="preserve">firms facing increased </w:t>
      </w:r>
      <w:r w:rsidRPr="00D25D1A">
        <w:rPr>
          <w:rStyle w:val="Emphasis"/>
          <w:highlight w:val="cyan"/>
        </w:rPr>
        <w:t>competitive pressure</w:t>
      </w:r>
      <w:r w:rsidRPr="007B2806">
        <w:rPr>
          <w:sz w:val="16"/>
          <w:highlight w:val="cyan"/>
        </w:rPr>
        <w:t xml:space="preserve"> </w:t>
      </w:r>
      <w:r w:rsidRPr="00D25D1A">
        <w:rPr>
          <w:rStyle w:val="StyleUnderline"/>
          <w:highlight w:val="cyan"/>
        </w:rPr>
        <w:t xml:space="preserve">and </w:t>
      </w:r>
      <w:r w:rsidRPr="00D25D1A">
        <w:rPr>
          <w:rStyle w:val="Emphasis"/>
          <w:highlight w:val="cyan"/>
        </w:rPr>
        <w:t>wage demands</w:t>
      </w:r>
      <w:r w:rsidRPr="007B2806">
        <w:rPr>
          <w:sz w:val="16"/>
        </w:rPr>
        <w:t xml:space="preserve">, usually </w:t>
      </w:r>
      <w:r w:rsidRPr="00D25D1A">
        <w:rPr>
          <w:rStyle w:val="StyleUnderline"/>
          <w:highlight w:val="cyan"/>
        </w:rPr>
        <w:t xml:space="preserve">from </w:t>
      </w:r>
      <w:r w:rsidRPr="00D25D1A">
        <w:rPr>
          <w:rStyle w:val="Emphasis"/>
          <w:highlight w:val="cyan"/>
        </w:rPr>
        <w:t>strong</w:t>
      </w:r>
      <w:r w:rsidRPr="00D25D1A">
        <w:rPr>
          <w:rStyle w:val="Emphasis"/>
        </w:rPr>
        <w:t xml:space="preserve"> labor</w:t>
      </w:r>
    </w:p>
    <w:p w14:paraId="21187B31" w14:textId="77777777" w:rsidR="00705A90" w:rsidRPr="00DF4E67" w:rsidRDefault="00705A90" w:rsidP="00705A90">
      <w:pPr>
        <w:rPr>
          <w:sz w:val="16"/>
        </w:rPr>
      </w:pPr>
      <w:r w:rsidRPr="00D25D1A">
        <w:rPr>
          <w:rStyle w:val="Emphasis"/>
          <w:highlight w:val="cyan"/>
        </w:rPr>
        <w:t>unions</w:t>
      </w:r>
      <w:r w:rsidRPr="007B2806">
        <w:rPr>
          <w:sz w:val="16"/>
          <w:highlight w:val="cyan"/>
        </w:rPr>
        <w:t xml:space="preserve">, </w:t>
      </w:r>
      <w:r w:rsidRPr="00D25D1A">
        <w:rPr>
          <w:rStyle w:val="StyleUnderline"/>
          <w:highlight w:val="cyan"/>
        </w:rPr>
        <w:t xml:space="preserve">resort to </w:t>
      </w:r>
      <w:r w:rsidRPr="00D25D1A">
        <w:rPr>
          <w:rStyle w:val="Emphasis"/>
          <w:highlight w:val="cyan"/>
        </w:rPr>
        <w:t>offshoring</w:t>
      </w:r>
      <w:r w:rsidRPr="007B2806">
        <w:rPr>
          <w:sz w:val="16"/>
          <w:highlight w:val="cyan"/>
        </w:rPr>
        <w:t xml:space="preserve">, </w:t>
      </w:r>
      <w:r w:rsidRPr="00D25D1A">
        <w:rPr>
          <w:rStyle w:val="StyleUnderline"/>
          <w:highlight w:val="cyan"/>
        </w:rPr>
        <w:t xml:space="preserve">which </w:t>
      </w:r>
      <w:r w:rsidRPr="00D25D1A">
        <w:rPr>
          <w:rStyle w:val="Emphasis"/>
          <w:highlight w:val="cyan"/>
        </w:rPr>
        <w:t>creates</w:t>
      </w:r>
      <w:r w:rsidRPr="00D25D1A">
        <w:rPr>
          <w:rStyle w:val="StyleUnderline"/>
          <w:highlight w:val="cyan"/>
        </w:rPr>
        <w:t xml:space="preserve"> a </w:t>
      </w:r>
      <w:r w:rsidRPr="00D25D1A">
        <w:rPr>
          <w:rStyle w:val="Emphasis"/>
          <w:highlight w:val="cyan"/>
        </w:rPr>
        <w:t>threat point</w:t>
      </w:r>
      <w:r w:rsidRPr="00D25D1A">
        <w:rPr>
          <w:rStyle w:val="StyleUnderline"/>
          <w:highlight w:val="cyan"/>
        </w:rPr>
        <w:t xml:space="preserve"> for </w:t>
      </w:r>
      <w:r w:rsidRPr="00D25D1A">
        <w:rPr>
          <w:rStyle w:val="Emphasis"/>
          <w:highlight w:val="cyan"/>
        </w:rPr>
        <w:t>labor bargaining</w:t>
      </w:r>
      <w:r w:rsidRPr="007B2806">
        <w:rPr>
          <w:sz w:val="16"/>
        </w:rPr>
        <w:t xml:space="preserve">. Previous research (e.g., Antra`s et al., 2006) models offshoring as a plausibly credible threat point in labor bargaining, but such a relation has not been empirically tested. The contradiction we demonstrate empirically—that </w:t>
      </w:r>
      <w:r w:rsidRPr="00D25D1A">
        <w:rPr>
          <w:rStyle w:val="StyleUnderline"/>
          <w:highlight w:val="cyan"/>
        </w:rPr>
        <w:t>labor unions</w:t>
      </w:r>
      <w:r w:rsidRPr="00D25D1A">
        <w:rPr>
          <w:rStyle w:val="StyleUnderline"/>
        </w:rPr>
        <w:t xml:space="preserve"> deter</w:t>
      </w:r>
      <w:r w:rsidRPr="007B2806">
        <w:rPr>
          <w:sz w:val="16"/>
        </w:rPr>
        <w:t xml:space="preserve"> </w:t>
      </w:r>
      <w:r w:rsidRPr="00D25D1A">
        <w:rPr>
          <w:rStyle w:val="StyleUnderline"/>
        </w:rPr>
        <w:t xml:space="preserve">firms from pivoting to a different sector but </w:t>
      </w:r>
      <w:r w:rsidRPr="00D25D1A">
        <w:rPr>
          <w:rStyle w:val="Emphasis"/>
          <w:highlight w:val="cyan"/>
        </w:rPr>
        <w:t>fail</w:t>
      </w:r>
      <w:r w:rsidRPr="00D25D1A">
        <w:rPr>
          <w:rStyle w:val="StyleUnderline"/>
          <w:highlight w:val="cyan"/>
        </w:rPr>
        <w:t xml:space="preserve"> to </w:t>
      </w:r>
      <w:r w:rsidRPr="00D25D1A">
        <w:rPr>
          <w:rStyle w:val="Emphasis"/>
          <w:highlight w:val="cyan"/>
        </w:rPr>
        <w:t>stop firms</w:t>
      </w:r>
      <w:r w:rsidRPr="00D25D1A">
        <w:rPr>
          <w:rStyle w:val="StyleUnderline"/>
          <w:highlight w:val="cyan"/>
        </w:rPr>
        <w:t xml:space="preserve"> from </w:t>
      </w:r>
      <w:r w:rsidRPr="00D25D1A">
        <w:rPr>
          <w:rStyle w:val="Emphasis"/>
          <w:highlight w:val="cyan"/>
        </w:rPr>
        <w:t>moving</w:t>
      </w:r>
      <w:r w:rsidRPr="007B2806">
        <w:rPr>
          <w:sz w:val="16"/>
          <w:highlight w:val="cyan"/>
        </w:rPr>
        <w:t xml:space="preserve"> </w:t>
      </w:r>
      <w:r w:rsidRPr="00DF4E67">
        <w:rPr>
          <w:rStyle w:val="StyleUnderline"/>
        </w:rPr>
        <w:t xml:space="preserve">to a </w:t>
      </w:r>
      <w:r w:rsidRPr="00DF4E67">
        <w:rPr>
          <w:rStyle w:val="Emphasis"/>
        </w:rPr>
        <w:t>different country</w:t>
      </w:r>
      <w:r w:rsidRPr="00DF4E67">
        <w:rPr>
          <w:rStyle w:val="StyleUnderline"/>
        </w:rPr>
        <w:t xml:space="preserve">, </w:t>
      </w:r>
      <w:r w:rsidRPr="00DF4E67">
        <w:rPr>
          <w:sz w:val="16"/>
        </w:rPr>
        <w:t>or</w:t>
      </w:r>
      <w:r w:rsidRPr="007B2806">
        <w:rPr>
          <w:sz w:val="16"/>
        </w:rPr>
        <w:t xml:space="preserve"> </w:t>
      </w:r>
      <w:r w:rsidRPr="00DF4E67">
        <w:rPr>
          <w:rStyle w:val="StyleUnderline"/>
          <w:highlight w:val="cyan"/>
        </w:rPr>
        <w:t>even m</w:t>
      </w:r>
      <w:r w:rsidRPr="00D25D1A">
        <w:rPr>
          <w:rStyle w:val="StyleUnderline"/>
          <w:highlight w:val="cyan"/>
        </w:rPr>
        <w:t>ake them</w:t>
      </w:r>
      <w:r w:rsidRPr="007B2806">
        <w:rPr>
          <w:sz w:val="16"/>
          <w:highlight w:val="cyan"/>
        </w:rPr>
        <w:t xml:space="preserve"> </w:t>
      </w:r>
      <w:r w:rsidRPr="00D25D1A">
        <w:rPr>
          <w:rStyle w:val="Emphasis"/>
          <w:highlight w:val="cyan"/>
        </w:rPr>
        <w:t>more likely</w:t>
      </w:r>
      <w:r w:rsidRPr="007B2806">
        <w:rPr>
          <w:sz w:val="16"/>
          <w:highlight w:val="cyan"/>
        </w:rPr>
        <w:t xml:space="preserve"> </w:t>
      </w:r>
      <w:r w:rsidRPr="00D25D1A">
        <w:rPr>
          <w:rStyle w:val="StyleUnderline"/>
          <w:highlight w:val="cyan"/>
        </w:rPr>
        <w:t xml:space="preserve">to </w:t>
      </w:r>
      <w:r w:rsidRPr="00DF4E67">
        <w:rPr>
          <w:rStyle w:val="StyleUnderline"/>
        </w:rPr>
        <w:t>do so</w:t>
      </w:r>
      <w:r w:rsidRPr="00DF4E67">
        <w:rPr>
          <w:sz w:val="16"/>
        </w:rPr>
        <w:t xml:space="preserve">—is intriguing and </w:t>
      </w:r>
      <w:r w:rsidRPr="00DF4E67">
        <w:rPr>
          <w:rStyle w:val="StyleUnderline"/>
        </w:rPr>
        <w:t xml:space="preserve">contributes </w:t>
      </w:r>
      <w:r w:rsidRPr="00DF4E67">
        <w:rPr>
          <w:rStyle w:val="Emphasis"/>
        </w:rPr>
        <w:t>novel empirical evidence</w:t>
      </w:r>
      <w:r w:rsidRPr="00DF4E67">
        <w:rPr>
          <w:rStyle w:val="StyleUnderline"/>
        </w:rPr>
        <w:t xml:space="preserve"> to the </w:t>
      </w:r>
      <w:r w:rsidRPr="00DF4E67">
        <w:rPr>
          <w:rStyle w:val="Emphasis"/>
        </w:rPr>
        <w:t>literature</w:t>
      </w:r>
      <w:r w:rsidRPr="00DF4E67">
        <w:rPr>
          <w:sz w:val="16"/>
        </w:rPr>
        <w:t>.</w:t>
      </w:r>
    </w:p>
    <w:p w14:paraId="433AD3E7" w14:textId="77777777" w:rsidR="00705A90" w:rsidRPr="00DF4E67" w:rsidRDefault="00705A90" w:rsidP="00705A90">
      <w:pPr>
        <w:rPr>
          <w:sz w:val="16"/>
        </w:rPr>
      </w:pPr>
      <w:r w:rsidRPr="00DF4E67">
        <w:rPr>
          <w:sz w:val="16"/>
        </w:rPr>
        <w:t>1. Can Firms Withstand Foreign Government Policies: Firm Outcomes and Shareholder Returns</w:t>
      </w:r>
    </w:p>
    <w:p w14:paraId="42E01B3C" w14:textId="77777777" w:rsidR="00705A90" w:rsidRPr="007B2806" w:rsidRDefault="00705A90" w:rsidP="00705A90">
      <w:pPr>
        <w:rPr>
          <w:sz w:val="16"/>
        </w:rPr>
      </w:pPr>
      <w:r w:rsidRPr="00DF4E67">
        <w:rPr>
          <w:sz w:val="16"/>
        </w:rPr>
        <w:t xml:space="preserve">The previous section shows that </w:t>
      </w:r>
      <w:r w:rsidRPr="00DF4E67">
        <w:rPr>
          <w:rStyle w:val="Emphasis"/>
        </w:rPr>
        <w:t>U.S.</w:t>
      </w:r>
      <w:r w:rsidRPr="00DF4E67">
        <w:rPr>
          <w:rStyle w:val="StyleUnderline"/>
        </w:rPr>
        <w:t xml:space="preserve"> firms do not passively embrace the </w:t>
      </w:r>
      <w:r w:rsidRPr="00DF4E67">
        <w:rPr>
          <w:rStyle w:val="Emphasis"/>
        </w:rPr>
        <w:t>disruption</w:t>
      </w:r>
      <w:r w:rsidRPr="00DF4E67">
        <w:rPr>
          <w:rStyle w:val="StyleUnderline"/>
        </w:rPr>
        <w:t xml:space="preserve"> arising from China’s industrial policies</w:t>
      </w:r>
      <w:r w:rsidRPr="00DF4E67">
        <w:rPr>
          <w:sz w:val="16"/>
        </w:rPr>
        <w:t xml:space="preserve">. Instead, </w:t>
      </w:r>
      <w:r w:rsidRPr="00DF4E67">
        <w:rPr>
          <w:rStyle w:val="StyleUnderline"/>
        </w:rPr>
        <w:t>firms re-optimize in sectoral</w:t>
      </w:r>
      <w:r w:rsidRPr="00DF4E67">
        <w:rPr>
          <w:sz w:val="16"/>
        </w:rPr>
        <w:t xml:space="preserve"> and regional </w:t>
      </w:r>
      <w:r w:rsidRPr="00DF4E67">
        <w:rPr>
          <w:rStyle w:val="StyleUnderline"/>
        </w:rPr>
        <w:t>allocation</w:t>
      </w:r>
      <w:r w:rsidRPr="00DF4E67">
        <w:rPr>
          <w:sz w:val="16"/>
        </w:rPr>
        <w:t xml:space="preserve"> of production and investments, in ways that can be uncovered only using within firm data. For example, Table 5 documents how firms </w:t>
      </w:r>
      <w:r w:rsidRPr="00DF4E67">
        <w:rPr>
          <w:rStyle w:val="StyleUnderline"/>
        </w:rPr>
        <w:t xml:space="preserve">reallocate within the enterprise to </w:t>
      </w:r>
      <w:r w:rsidRPr="00DF4E67">
        <w:rPr>
          <w:rStyle w:val="Emphasis"/>
        </w:rPr>
        <w:t>weather</w:t>
      </w:r>
      <w:r w:rsidRPr="00DF4E67">
        <w:rPr>
          <w:rStyle w:val="StyleUnderline"/>
        </w:rPr>
        <w:t xml:space="preserve"> an </w:t>
      </w:r>
      <w:r w:rsidRPr="00DF4E67">
        <w:rPr>
          <w:rStyle w:val="Emphasis"/>
        </w:rPr>
        <w:t>economic storm</w:t>
      </w:r>
      <w:r w:rsidRPr="00DF4E67">
        <w:rPr>
          <w:sz w:val="16"/>
        </w:rPr>
        <w:t xml:space="preserve"> </w:t>
      </w:r>
      <w:r w:rsidRPr="00DF4E67">
        <w:rPr>
          <w:rStyle w:val="StyleUnderline"/>
        </w:rPr>
        <w:t xml:space="preserve">or </w:t>
      </w:r>
      <w:r w:rsidRPr="00DF4E67">
        <w:rPr>
          <w:rStyle w:val="Emphasis"/>
        </w:rPr>
        <w:t>benefit</w:t>
      </w:r>
      <w:r w:rsidRPr="00DF4E67">
        <w:rPr>
          <w:rStyle w:val="StyleUnderline"/>
        </w:rPr>
        <w:t xml:space="preserve"> from a </w:t>
      </w:r>
      <w:r w:rsidRPr="00DF4E67">
        <w:rPr>
          <w:rStyle w:val="Emphasis"/>
        </w:rPr>
        <w:t>new</w:t>
      </w:r>
      <w:r w:rsidRPr="00DF4E67">
        <w:rPr>
          <w:sz w:val="16"/>
        </w:rPr>
        <w:t xml:space="preserve"> investment </w:t>
      </w:r>
      <w:r w:rsidRPr="00DF4E67">
        <w:rPr>
          <w:rStyle w:val="Emphasis"/>
        </w:rPr>
        <w:t>opportunity</w:t>
      </w:r>
      <w:r w:rsidRPr="00DF4E67">
        <w:rPr>
          <w:sz w:val="16"/>
        </w:rPr>
        <w:t>. An important next question is</w:t>
      </w:r>
      <w:r w:rsidRPr="007B2806">
        <w:rPr>
          <w:sz w:val="16"/>
        </w:rPr>
        <w:t xml:space="preserve"> to what extent such adjustments allow firms to overcome the disruption. This section addresses this question using firm-level metrics that track both operating outcomes and shareholder returns.</w:t>
      </w:r>
    </w:p>
    <w:p w14:paraId="2A81B03A" w14:textId="77777777" w:rsidR="00705A90" w:rsidRPr="007B2806" w:rsidRDefault="00705A90" w:rsidP="00705A90">
      <w:pPr>
        <w:rPr>
          <w:sz w:val="4"/>
          <w:szCs w:val="4"/>
        </w:rPr>
      </w:pPr>
      <w:r w:rsidRPr="007B2806">
        <w:rPr>
          <w:sz w:val="4"/>
          <w:szCs w:val="4"/>
        </w:rPr>
        <w:t>1.1. Real outcomes of adaptive firms</w:t>
      </w:r>
    </w:p>
    <w:p w14:paraId="4C527C55" w14:textId="77777777" w:rsidR="00705A90" w:rsidRPr="007B2806" w:rsidRDefault="00705A90" w:rsidP="00705A90">
      <w:pPr>
        <w:rPr>
          <w:sz w:val="4"/>
          <w:szCs w:val="4"/>
        </w:rPr>
      </w:pPr>
      <w:r w:rsidRPr="007B2806">
        <w:rPr>
          <w:sz w:val="4"/>
          <w:szCs w:val="4"/>
        </w:rPr>
        <w:t>The previous section shows that firms’ ability to make adaptive changes is facilitated by their preexisting advantageous positions, including internal conditions and external conditions. In this section, we analyze the foreign industrial policies’ impact on the treated firms, interacting with these preexisting conditions. Specifically, we run the following regression at the firm(j)-year(t)-Plan(p) level for all firms in our sample including both public and private firms, based on the same stacked panel data we used for columns (6) and</w:t>
      </w:r>
    </w:p>
    <w:p w14:paraId="1378ABDD" w14:textId="77777777" w:rsidR="00705A90" w:rsidRPr="007B2806" w:rsidRDefault="00705A90" w:rsidP="00705A90">
      <w:pPr>
        <w:rPr>
          <w:sz w:val="4"/>
          <w:szCs w:val="4"/>
        </w:rPr>
      </w:pPr>
      <w:r w:rsidRPr="007B2806">
        <w:rPr>
          <w:sz w:val="4"/>
          <w:szCs w:val="4"/>
        </w:rPr>
        <w:t>(7) in Table 3:</w:t>
      </w:r>
    </w:p>
    <w:p w14:paraId="1765EEBE" w14:textId="77777777" w:rsidR="00705A90" w:rsidRPr="007B2806" w:rsidRDefault="00705A90" w:rsidP="00705A90">
      <w:pPr>
        <w:rPr>
          <w:sz w:val="4"/>
          <w:szCs w:val="4"/>
        </w:rPr>
      </w:pPr>
      <w:r w:rsidRPr="007B2806">
        <w:rPr>
          <w:sz w:val="4"/>
          <w:szCs w:val="4"/>
        </w:rPr>
        <w:t>yjtp = θ1Treatedjtp + θ1Treatedjtp · Adjustablejp,−1 + αjp + αtp + εjtp. (9) In the equation above, the coefficient associated with the independent variable</w:t>
      </w:r>
    </w:p>
    <w:p w14:paraId="3C849E01" w14:textId="77777777" w:rsidR="00705A90" w:rsidRPr="007B2806" w:rsidRDefault="00705A90" w:rsidP="00705A90">
      <w:pPr>
        <w:rPr>
          <w:sz w:val="4"/>
          <w:szCs w:val="4"/>
        </w:rPr>
      </w:pPr>
      <w:r w:rsidRPr="007B2806">
        <w:rPr>
          <w:sz w:val="4"/>
          <w:szCs w:val="4"/>
        </w:rPr>
        <w:t>Treatedjtp captures the unconditional impact of China’s Five-Year Plans on treated firms.</w:t>
      </w:r>
    </w:p>
    <w:p w14:paraId="46AE61EE" w14:textId="77777777" w:rsidR="00705A90" w:rsidRPr="007B2806" w:rsidRDefault="00705A90" w:rsidP="00705A90">
      <w:pPr>
        <w:rPr>
          <w:sz w:val="4"/>
          <w:szCs w:val="4"/>
        </w:rPr>
      </w:pPr>
      <w:r w:rsidRPr="007B2806">
        <w:rPr>
          <w:sz w:val="4"/>
          <w:szCs w:val="4"/>
        </w:rPr>
        <w:t>The key variable of interest is, however, the interaction term Treatedjt · Adjustablej,−1, where the interactive variable Adjustablej,−1 is a dummy variable equal to one if firm j is prepositioned to respond to the disruption based on its condition in year −1, or one year before the announcement of a Five-Year Plan. The regression incorporates firm-Plan fixed effects as well as year-Plan fixed effects. Because the regression sample is a stacked panel, the specification ensures that each calendar year has its Plan-specific fixed effects.</w:t>
      </w:r>
    </w:p>
    <w:p w14:paraId="2AEFD1F0" w14:textId="77777777" w:rsidR="00705A90" w:rsidRPr="007B2806" w:rsidRDefault="00705A90" w:rsidP="00705A90">
      <w:pPr>
        <w:rPr>
          <w:sz w:val="4"/>
          <w:szCs w:val="4"/>
        </w:rPr>
      </w:pPr>
      <w:r w:rsidRPr="007B2806">
        <w:rPr>
          <w:sz w:val="4"/>
          <w:szCs w:val="4"/>
        </w:rPr>
        <w:t>The results are reported in Table 10. Panel A is focused on internal conditions. Panel B is focused on financial and labor frictions. The first row in each panel echoes Table 3: the Five-Year Plans exert an unconditional negative impact on the treated firms in their operating performance. The interaction terms in Panel A reveal that internal conditions have a profound effect on how these policies affect U.S. firms.</w:t>
      </w:r>
    </w:p>
    <w:p w14:paraId="4D559BEF" w14:textId="77777777" w:rsidR="00705A90" w:rsidRPr="007B2806" w:rsidRDefault="00705A90" w:rsidP="00705A90">
      <w:pPr>
        <w:rPr>
          <w:sz w:val="4"/>
          <w:szCs w:val="4"/>
        </w:rPr>
      </w:pPr>
      <w:r w:rsidRPr="007B2806">
        <w:rPr>
          <w:sz w:val="4"/>
          <w:szCs w:val="4"/>
        </w:rPr>
        <w:t>The first variable in Panel A, ChinaPresence−1, is an indicator variable of whether a company has a production or operating presence in China, based on textual information in the 10-K filings of the firm. The procedure identifies 15.6% of U.S. public firms as having a significant production/operational presence in China in 1998, with the percentage increasing to 51.3% at the end of 2013. Columns (1) to (3) show that a business presence in China exacerbates the effect and leads to greater cuts in employment and investments. More specifically, a treated U.S. firm with a production presence in China experiences a decline in employment, investment, and the number of establishments that is 66%–82% larger than treated firms without such a China presence.</w:t>
      </w:r>
    </w:p>
    <w:p w14:paraId="684BFF0E" w14:textId="77777777" w:rsidR="00705A90" w:rsidRPr="007B2806" w:rsidRDefault="00705A90" w:rsidP="00705A90">
      <w:pPr>
        <w:rPr>
          <w:sz w:val="4"/>
          <w:szCs w:val="4"/>
        </w:rPr>
      </w:pPr>
      <w:r w:rsidRPr="007B2806">
        <w:rPr>
          <w:sz w:val="4"/>
          <w:szCs w:val="4"/>
        </w:rPr>
        <w:t xml:space="preserve">The second variable capturing a firm’s ex ante ability to adjust is its preexisting exposure to the beneficiary industries (as defined in Section 4.1.2). The indicator variable BeneficiaryIndExposure−1 is coded as one if the firm, in the year prior to a Plan announcement, owns at least one plant in an industry that is upstream (or downstream) of the treated industries and exports to (or imports from) China at a high level. Columns (4) to (6) show that the exposure to beneficiary industries mitigates the negative effect on employment and investments of U.S. firms. Approximately 15% of the treated firms have an establishment in a beneficiary industry. The coefficients on Treated </w:t>
      </w:r>
      <w:r w:rsidRPr="007B2806">
        <w:rPr>
          <w:rFonts w:ascii="Cambria Math" w:hAnsi="Cambria Math" w:cs="Cambria Math"/>
          <w:sz w:val="4"/>
          <w:szCs w:val="4"/>
        </w:rPr>
        <w:t>∗</w:t>
      </w:r>
      <w:r w:rsidRPr="007B2806">
        <w:rPr>
          <w:sz w:val="4"/>
          <w:szCs w:val="4"/>
        </w:rPr>
        <w:t xml:space="preserve"> BeneficiaryIndExposure</w:t>
      </w:r>
      <w:r w:rsidRPr="007B2806">
        <w:rPr>
          <w:rFonts w:cs="Georgia"/>
          <w:sz w:val="4"/>
          <w:szCs w:val="4"/>
        </w:rPr>
        <w:t>−</w:t>
      </w:r>
      <w:r w:rsidRPr="007B2806">
        <w:rPr>
          <w:sz w:val="4"/>
          <w:szCs w:val="4"/>
        </w:rPr>
        <w:t>1 suggest that having toeholds in beneficiary industries ex-ante reduces the negative impact on firms</w:t>
      </w:r>
      <w:r w:rsidRPr="007B2806">
        <w:rPr>
          <w:rFonts w:cs="Georgia"/>
          <w:sz w:val="4"/>
          <w:szCs w:val="4"/>
        </w:rPr>
        <w:t>’</w:t>
      </w:r>
      <w:r w:rsidRPr="007B2806">
        <w:rPr>
          <w:sz w:val="4"/>
          <w:szCs w:val="4"/>
        </w:rPr>
        <w:t xml:space="preserve"> operating outcomes by 78%</w:t>
      </w:r>
      <w:r w:rsidRPr="007B2806">
        <w:rPr>
          <w:rFonts w:cs="Georgia"/>
          <w:sz w:val="4"/>
          <w:szCs w:val="4"/>
        </w:rPr>
        <w:t>–</w:t>
      </w:r>
      <w:r w:rsidRPr="007B2806">
        <w:rPr>
          <w:sz w:val="4"/>
          <w:szCs w:val="4"/>
        </w:rPr>
        <w:t>89%.</w:t>
      </w:r>
    </w:p>
    <w:p w14:paraId="4684B71E" w14:textId="77777777" w:rsidR="00705A90" w:rsidRPr="007B2806" w:rsidRDefault="00705A90" w:rsidP="00705A90">
      <w:pPr>
        <w:rPr>
          <w:sz w:val="4"/>
          <w:szCs w:val="4"/>
        </w:rPr>
      </w:pPr>
      <w:r w:rsidRPr="007B2806">
        <w:rPr>
          <w:sz w:val="4"/>
          <w:szCs w:val="4"/>
        </w:rPr>
        <w:t>The third interactive variable, LowBoardTenure−1, which proxies the adaptability of leadership, is also associated with more favorable impacts. Columns (7) to (9) show that the firms with leadership adaptability above the sample median experience a negative effect on employment, investments, and the number of establishments that is 27%–39% smaller than other treated firms.</w:t>
      </w:r>
    </w:p>
    <w:p w14:paraId="6C71DD7A" w14:textId="77777777" w:rsidR="00705A90" w:rsidRPr="007B2806" w:rsidRDefault="00705A90" w:rsidP="00705A90">
      <w:pPr>
        <w:rPr>
          <w:sz w:val="4"/>
          <w:szCs w:val="4"/>
        </w:rPr>
      </w:pPr>
      <w:r w:rsidRPr="007B2806">
        <w:rPr>
          <w:sz w:val="4"/>
          <w:szCs w:val="4"/>
        </w:rPr>
        <w:t>Panel B shows that financial and labor frictions also have a profound effect on how the disruption affects U.S. firms. First, LowConstraint−1 is an indicator variable equal to one if a firm is in the bottom four quintiles of the HM index (Hoberg and Maksimovic, 2015). Columns (1) to (3) indicate that financial flexibility reduces the negative effects of China’s Five-Year Plans on employment and investments. Notably, the magnitude of the mitigating effect is substantial—a decrease of financial constraints from 90 percentile to 40 percentile helps lower the negative effect by more than three quarters.</w:t>
      </w:r>
    </w:p>
    <w:p w14:paraId="674A7A84" w14:textId="77777777" w:rsidR="00705A90" w:rsidRPr="007B2806" w:rsidRDefault="00705A90" w:rsidP="00705A90">
      <w:pPr>
        <w:rPr>
          <w:sz w:val="16"/>
        </w:rPr>
      </w:pPr>
      <w:r w:rsidRPr="007B2806">
        <w:rPr>
          <w:sz w:val="16"/>
        </w:rPr>
        <w:t xml:space="preserve">The next two interaction variables capture labor frictions. LowUnionization−1 is an indicator variable showing that the average unionization rate of the states that host a firm’s establishments is below-median during the year before the release of a Plan. HighRTW−1, is an indicator variable that shows that the average exposure to right-to-work laws in the hosting states of a firm’s establishments is above the median. The results in columns (4) to (9) show that </w:t>
      </w:r>
      <w:r w:rsidRPr="00D25D1A">
        <w:rPr>
          <w:rStyle w:val="StyleUnderline"/>
        </w:rPr>
        <w:t>firms experience smaller cuts in investments and employment when labor frictions are weak</w:t>
      </w:r>
      <w:r w:rsidRPr="007B2806">
        <w:rPr>
          <w:sz w:val="16"/>
        </w:rPr>
        <w:t xml:space="preserve">. This result implies that </w:t>
      </w:r>
      <w:r w:rsidRPr="00D25D1A">
        <w:rPr>
          <w:rStyle w:val="Emphasis"/>
        </w:rPr>
        <w:t>weaker</w:t>
      </w:r>
      <w:r w:rsidRPr="00D25D1A">
        <w:rPr>
          <w:rStyle w:val="StyleUnderline"/>
        </w:rPr>
        <w:t xml:space="preserve"> labor frictions can be beneficial for a firm’s labor force because they</w:t>
      </w:r>
      <w:r w:rsidRPr="007B2806">
        <w:rPr>
          <w:sz w:val="16"/>
        </w:rPr>
        <w:t xml:space="preserve"> </w:t>
      </w:r>
      <w:r w:rsidRPr="00D25D1A">
        <w:rPr>
          <w:rStyle w:val="StyleUnderline"/>
        </w:rPr>
        <w:t xml:space="preserve">allow firms to </w:t>
      </w:r>
      <w:r w:rsidRPr="00D25D1A">
        <w:rPr>
          <w:rStyle w:val="Emphasis"/>
        </w:rPr>
        <w:t>adjust</w:t>
      </w:r>
      <w:r w:rsidRPr="00D25D1A">
        <w:rPr>
          <w:rStyle w:val="StyleUnderline"/>
        </w:rPr>
        <w:t xml:space="preserve"> in response to </w:t>
      </w:r>
      <w:r w:rsidRPr="00D25D1A">
        <w:rPr>
          <w:rStyle w:val="Emphasis"/>
        </w:rPr>
        <w:t>disruptions</w:t>
      </w:r>
      <w:r w:rsidRPr="00D25D1A">
        <w:rPr>
          <w:rStyle w:val="StyleUnderline"/>
        </w:rPr>
        <w:t xml:space="preserve"> arising from foreign industrial policies</w:t>
      </w:r>
      <w:r w:rsidRPr="007B2806">
        <w:rPr>
          <w:sz w:val="16"/>
        </w:rPr>
        <w:t>, which partly helps firms preserve their ability to provide jobs. In other words, when firms face non-market-based disruptions, lowering labor frictions can potentially facilitate firms to grow the pie for all stakeholders, including their labor force.</w:t>
      </w:r>
    </w:p>
    <w:p w14:paraId="2F4B1B0E" w14:textId="77777777" w:rsidR="00705A90" w:rsidRPr="007B2806" w:rsidRDefault="00705A90" w:rsidP="00705A90">
      <w:pPr>
        <w:rPr>
          <w:sz w:val="4"/>
          <w:szCs w:val="4"/>
        </w:rPr>
      </w:pPr>
      <w:r w:rsidRPr="007B2806">
        <w:rPr>
          <w:sz w:val="4"/>
          <w:szCs w:val="4"/>
        </w:rPr>
        <w:t>Our findings reveal that firms prepositioned to adapt effectively withstand the disrup- tions stemming from foreign industrial policies, showing resilience in outputs, investment, and employment. This complements the recent study by Barry et al. (2022), which uses CFO survey data to show the role of business flexibility (especially prepositioning in the ease of work-from-home) in promoting employment and investment during the COVID crisis. Also, our findings complement the recent study by Fahlenbrach et al. (2021), which highlights the importance of a firm’s financial flexibility in funding a revenue shortfall and mitigating a</w:t>
      </w:r>
    </w:p>
    <w:p w14:paraId="6F59C0A6" w14:textId="77777777" w:rsidR="00705A90" w:rsidRPr="007B2806" w:rsidRDefault="00705A90" w:rsidP="00705A90">
      <w:pPr>
        <w:rPr>
          <w:sz w:val="4"/>
          <w:szCs w:val="4"/>
        </w:rPr>
      </w:pPr>
      <w:r w:rsidRPr="007B2806">
        <w:rPr>
          <w:sz w:val="4"/>
          <w:szCs w:val="4"/>
        </w:rPr>
        <w:t>stock price drop caused by the COVID-19 shock.</w:t>
      </w:r>
    </w:p>
    <w:p w14:paraId="614094F7" w14:textId="77777777" w:rsidR="00705A90" w:rsidRPr="007B2806" w:rsidRDefault="00705A90" w:rsidP="00705A90">
      <w:pPr>
        <w:rPr>
          <w:sz w:val="4"/>
          <w:szCs w:val="4"/>
        </w:rPr>
      </w:pPr>
      <w:r w:rsidRPr="007B2806">
        <w:rPr>
          <w:sz w:val="4"/>
          <w:szCs w:val="4"/>
        </w:rPr>
        <w:t>1.2. Valuation of firms adapting to the disruptions</w:t>
      </w:r>
    </w:p>
    <w:p w14:paraId="059FC0E5" w14:textId="77777777" w:rsidR="00705A90" w:rsidRPr="007B2806" w:rsidRDefault="00705A90" w:rsidP="00705A90">
      <w:pPr>
        <w:rPr>
          <w:sz w:val="4"/>
          <w:szCs w:val="4"/>
        </w:rPr>
      </w:pPr>
      <w:r w:rsidRPr="007B2806">
        <w:rPr>
          <w:sz w:val="4"/>
          <w:szCs w:val="4"/>
        </w:rPr>
        <w:lastRenderedPageBreak/>
        <w:t>For publicly traded firms, we are able to investigate whether firms’ adaptive changes neutralize the unconditional negative financial effect of Five-Year Plans on shareholders in targeted industries. We resort to the same regression as in (9) except that the dependent variables (yjtp) are shareholder return (cumulative stock returns over the period starting five years before the release of a Five-Year Plan to the end of a given year) and firm valuation (Tobin’s Q, or a firm’s market-to-book value ratio). Both are direct metrics for investor/shareholder welfare. The set of independent variables includes variables used in the previous section, as well as a variable controlling for firm business diversification. This is because reallocating production to spillover sectors invariably changes segment diversification within a firm, which, on its own, has valuation implications (e.g., Rajan et al., 2000; Campa and Kedia, 2002; Villalonga, 2004).27</w:t>
      </w:r>
    </w:p>
    <w:p w14:paraId="5CB7B9A7" w14:textId="77777777" w:rsidR="00705A90" w:rsidRPr="007B2806" w:rsidRDefault="00705A90" w:rsidP="00705A90">
      <w:pPr>
        <w:rPr>
          <w:sz w:val="4"/>
          <w:szCs w:val="4"/>
        </w:rPr>
      </w:pPr>
      <w:r w:rsidRPr="007B2806">
        <w:rPr>
          <w:sz w:val="4"/>
          <w:szCs w:val="4"/>
        </w:rPr>
        <w:t>Table 11 reports the results. The coefficient associated with Treatedjtp confirms the</w:t>
      </w:r>
    </w:p>
    <w:p w14:paraId="0F5A18CF" w14:textId="77777777" w:rsidR="00705A90" w:rsidRPr="007B2806" w:rsidRDefault="00705A90" w:rsidP="00705A90">
      <w:pPr>
        <w:rPr>
          <w:sz w:val="4"/>
          <w:szCs w:val="4"/>
        </w:rPr>
      </w:pPr>
      <w:r w:rsidRPr="007B2806">
        <w:rPr>
          <w:sz w:val="4"/>
          <w:szCs w:val="4"/>
        </w:rPr>
        <w:t>unconditional negative impact of China’s Five-Year Plans on treated firms. Next, we turn our attention to interaction variables, capturing the role of economic conditions that make firms a priori adaptive. Columns (1) and (2) show that firms with a preexisting presence in China are able to offset between one-half and two-thirds of the negative impact suffered by treated firms that do not have a presence in China, presumably because existing establishments in China allow firms to offshore promptly following the release of a Plan. Thus, while the presence in China enhances the negative effects of the disruption on employment and investments in U.S. establishments, it mitigates the negative effect on shareholders. Columns</w:t>
      </w:r>
    </w:p>
    <w:p w14:paraId="0E766836" w14:textId="77777777" w:rsidR="00705A90" w:rsidRPr="007B2806" w:rsidRDefault="00705A90" w:rsidP="00705A90">
      <w:pPr>
        <w:rPr>
          <w:sz w:val="4"/>
          <w:szCs w:val="4"/>
        </w:rPr>
      </w:pPr>
      <w:r w:rsidRPr="007B2806">
        <w:rPr>
          <w:sz w:val="4"/>
          <w:szCs w:val="4"/>
        </w:rPr>
        <w:t>(3) and (4) show that firms with preexisting exposure to the beneficiary industries at the time of the Plan release are able to eliminate around two-thirds of the negative impact on treated firms without this advantage. Approximately 30% of the treated public firms have an establishment in a beneficiary industry. Finally, columns (5) and (6) show that firms with more short-tenured boards are able to compensate 25% to 36% of the valuation loss relative to peers with long-tenured boards.</w:t>
      </w:r>
    </w:p>
    <w:p w14:paraId="6F889D21" w14:textId="77777777" w:rsidR="00705A90" w:rsidRPr="007B2806" w:rsidRDefault="00705A90" w:rsidP="00705A90">
      <w:pPr>
        <w:rPr>
          <w:sz w:val="4"/>
          <w:szCs w:val="4"/>
        </w:rPr>
      </w:pPr>
      <w:r w:rsidRPr="007B2806">
        <w:rPr>
          <w:sz w:val="4"/>
          <w:szCs w:val="4"/>
        </w:rPr>
        <w:t>27We obtain similar results when we do not control for segment diversification within a firm.</w:t>
      </w:r>
    </w:p>
    <w:p w14:paraId="6701000F" w14:textId="77777777" w:rsidR="00705A90" w:rsidRPr="007B2806" w:rsidRDefault="00705A90" w:rsidP="00705A90">
      <w:pPr>
        <w:rPr>
          <w:sz w:val="16"/>
        </w:rPr>
      </w:pPr>
      <w:r w:rsidRPr="007B2806">
        <w:rPr>
          <w:sz w:val="16"/>
        </w:rPr>
        <w:t xml:space="preserve">Panel B repeats the analysis with financial and labor conditions. The first two columns of Panel B show that </w:t>
      </w:r>
      <w:r w:rsidRPr="00D25D1A">
        <w:rPr>
          <w:rStyle w:val="StyleUnderline"/>
        </w:rPr>
        <w:t>firms with weaker financial constraints recover over 80%</w:t>
      </w:r>
      <w:r w:rsidRPr="007B2806">
        <w:rPr>
          <w:sz w:val="16"/>
        </w:rPr>
        <w:t xml:space="preserve"> </w:t>
      </w:r>
      <w:r w:rsidRPr="00D25D1A">
        <w:rPr>
          <w:rStyle w:val="StyleUnderline"/>
        </w:rPr>
        <w:t>of the negative valuation effect incurred by the more constrained treated firms</w:t>
      </w:r>
      <w:r w:rsidRPr="007B2806">
        <w:rPr>
          <w:sz w:val="16"/>
        </w:rPr>
        <w:t xml:space="preserve">. The next four columns show that </w:t>
      </w:r>
      <w:r w:rsidRPr="007B2806">
        <w:rPr>
          <w:rStyle w:val="Emphasis"/>
          <w:highlight w:val="cyan"/>
        </w:rPr>
        <w:t>low union presence</w:t>
      </w:r>
      <w:r w:rsidRPr="007B2806">
        <w:rPr>
          <w:sz w:val="16"/>
          <w:highlight w:val="cyan"/>
        </w:rPr>
        <w:t xml:space="preserve"> </w:t>
      </w:r>
      <w:r w:rsidRPr="007B2806">
        <w:rPr>
          <w:rStyle w:val="StyleUnderline"/>
          <w:highlight w:val="cyan"/>
        </w:rPr>
        <w:t>is associated with</w:t>
      </w:r>
      <w:r w:rsidRPr="007B2806">
        <w:rPr>
          <w:sz w:val="16"/>
        </w:rPr>
        <w:t xml:space="preserve"> significantly </w:t>
      </w:r>
      <w:r w:rsidRPr="007B2806">
        <w:rPr>
          <w:rStyle w:val="StyleUnderline"/>
          <w:highlight w:val="cyan"/>
        </w:rPr>
        <w:t>less</w:t>
      </w:r>
      <w:r w:rsidRPr="007B2806">
        <w:rPr>
          <w:sz w:val="16"/>
        </w:rPr>
        <w:t xml:space="preserve"> </w:t>
      </w:r>
      <w:r w:rsidRPr="007B2806">
        <w:rPr>
          <w:rStyle w:val="StyleUnderline"/>
        </w:rPr>
        <w:t>valuation</w:t>
      </w:r>
      <w:r w:rsidRPr="007B2806">
        <w:rPr>
          <w:sz w:val="16"/>
        </w:rPr>
        <w:t xml:space="preserve"> </w:t>
      </w:r>
      <w:r w:rsidRPr="007B2806">
        <w:rPr>
          <w:rStyle w:val="StyleUnderline"/>
          <w:highlight w:val="cyan"/>
        </w:rPr>
        <w:t>loss</w:t>
      </w:r>
      <w:r w:rsidRPr="007B2806">
        <w:rPr>
          <w:sz w:val="16"/>
        </w:rPr>
        <w:t xml:space="preserve"> based on the Q measure but no significant difference with respect to stock returns. High exposure to right-to-work laws, HighRTW−1, exhibits qualitatively similar results as the low presence of unionization.28</w:t>
      </w:r>
    </w:p>
    <w:p w14:paraId="2C6C3011" w14:textId="77777777" w:rsidR="00705A90" w:rsidRPr="007B2806" w:rsidRDefault="00705A90" w:rsidP="00705A90">
      <w:pPr>
        <w:rPr>
          <w:sz w:val="16"/>
        </w:rPr>
      </w:pPr>
      <w:r w:rsidRPr="007B2806">
        <w:rPr>
          <w:sz w:val="16"/>
        </w:rPr>
        <w:t xml:space="preserve">In general, the six adaptability proxies are associated with less value loss. In particular, </w:t>
      </w:r>
      <w:r w:rsidRPr="00D25D1A">
        <w:rPr>
          <w:rStyle w:val="StyleUnderline"/>
        </w:rPr>
        <w:t>pre-exiting toeholds in China and in beneficiary industries</w:t>
      </w:r>
      <w:r w:rsidRPr="007B2806">
        <w:rPr>
          <w:sz w:val="16"/>
        </w:rPr>
        <w:t xml:space="preserve">, as well as adequate access to financing, are particularly powerful enablers for firm adaptation, </w:t>
      </w:r>
      <w:r w:rsidRPr="00D25D1A">
        <w:rPr>
          <w:rStyle w:val="StyleUnderline"/>
        </w:rPr>
        <w:t>such that firms in favorable conditions based on these three measures do not</w:t>
      </w:r>
      <w:r w:rsidRPr="007B2806">
        <w:rPr>
          <w:sz w:val="16"/>
        </w:rPr>
        <w:t xml:space="preserve"> </w:t>
      </w:r>
      <w:r w:rsidRPr="00D25D1A">
        <w:rPr>
          <w:rStyle w:val="StyleUnderline"/>
        </w:rPr>
        <w:t>experience significant value loss</w:t>
      </w:r>
      <w:r w:rsidRPr="007B2806">
        <w:rPr>
          <w:sz w:val="16"/>
        </w:rPr>
        <w:t>. That is, the sum of the two coefficients in each of columns (1) to (4) of Panel A and columns (1) and</w:t>
      </w:r>
    </w:p>
    <w:p w14:paraId="4D7CD63D" w14:textId="77777777" w:rsidR="00705A90" w:rsidRPr="007B2806" w:rsidRDefault="00705A90" w:rsidP="00705A90">
      <w:pPr>
        <w:rPr>
          <w:sz w:val="16"/>
        </w:rPr>
      </w:pPr>
      <w:r w:rsidRPr="007B2806">
        <w:rPr>
          <w:sz w:val="16"/>
        </w:rPr>
        <w:t>(2) in Panel B is not statistically different from zero.</w:t>
      </w:r>
    </w:p>
    <w:p w14:paraId="4933C8BD" w14:textId="77777777" w:rsidR="00705A90" w:rsidRPr="007B2806" w:rsidRDefault="00705A90" w:rsidP="00705A90">
      <w:pPr>
        <w:rPr>
          <w:sz w:val="16"/>
        </w:rPr>
      </w:pPr>
      <w:r w:rsidRPr="007B2806">
        <w:rPr>
          <w:sz w:val="16"/>
        </w:rPr>
        <w:t>In summary, Table 11 shows that firm adjustments are aligned with shareholder inter- ests. Though treated firms (i.e., U.S. firms whose same-industry peers in China are supported by Five-Year Plans) as a whole incur valuation discount and shareholder return loss, the subset of them that are able to reallocate production, either to upstream/downstream industries that benefit from the boost of production in China in the focal sector, or to the focal sector in China, are able to largely offset the negative valuation impact. In other words, when facing a disruption of production displacement (by the strengthening of competitors in China), shareholders of well-financed firms with nimble sectoral and territorial layouts come out nearly unscathed.</w:t>
      </w:r>
    </w:p>
    <w:p w14:paraId="62A8C7AF" w14:textId="77777777" w:rsidR="00705A90" w:rsidRPr="007B2806" w:rsidRDefault="00705A90" w:rsidP="00705A90">
      <w:pPr>
        <w:rPr>
          <w:sz w:val="16"/>
        </w:rPr>
      </w:pPr>
      <w:r w:rsidRPr="007B2806">
        <w:rPr>
          <w:sz w:val="16"/>
        </w:rPr>
        <w:t>2. Conclusion</w:t>
      </w:r>
    </w:p>
    <w:p w14:paraId="00017A4A" w14:textId="77777777" w:rsidR="00705A90" w:rsidRPr="00DF4E67" w:rsidRDefault="00705A90" w:rsidP="00705A90">
      <w:pPr>
        <w:rPr>
          <w:sz w:val="16"/>
        </w:rPr>
      </w:pPr>
      <w:r w:rsidRPr="007B2806">
        <w:rPr>
          <w:sz w:val="16"/>
        </w:rPr>
        <w:t xml:space="preserve">Connecting establishment-level data from the U.S. and China, we trace out the consequences of China’s Five-Year Plans on U.S. firms via production displacement. We find that U.S. firms whose same-industry peers in China are supported by the Plans lose production, employment, and output, but a subset of firms do not experience a valuation discount or lower shareholder returns because they are able to make adaptive adjustments, </w:t>
      </w:r>
      <w:r w:rsidRPr="007B2806">
        <w:rPr>
          <w:rStyle w:val="StyleUnderline"/>
          <w:highlight w:val="cyan"/>
        </w:rPr>
        <w:t xml:space="preserve">including </w:t>
      </w:r>
      <w:r w:rsidRPr="007B2806">
        <w:rPr>
          <w:rStyle w:val="Emphasis"/>
          <w:highlight w:val="cyan"/>
        </w:rPr>
        <w:t>offshoring</w:t>
      </w:r>
      <w:r w:rsidRPr="007B2806">
        <w:rPr>
          <w:rStyle w:val="StyleUnderline"/>
          <w:highlight w:val="cyan"/>
        </w:rPr>
        <w:t xml:space="preserve"> to </w:t>
      </w:r>
      <w:r w:rsidRPr="007B2806">
        <w:rPr>
          <w:rStyle w:val="Emphasis"/>
          <w:highlight w:val="cyan"/>
        </w:rPr>
        <w:t>China</w:t>
      </w:r>
      <w:r w:rsidRPr="007B2806">
        <w:rPr>
          <w:rStyle w:val="StyleUnderline"/>
          <w:highlight w:val="cyan"/>
        </w:rPr>
        <w:t xml:space="preserve"> or </w:t>
      </w:r>
      <w:r w:rsidRPr="00DF4E67">
        <w:rPr>
          <w:rStyle w:val="Emphasis"/>
          <w:highlight w:val="cyan"/>
        </w:rPr>
        <w:t>moving production</w:t>
      </w:r>
      <w:r w:rsidRPr="00D25D1A">
        <w:rPr>
          <w:rStyle w:val="StyleUnderline"/>
        </w:rPr>
        <w:t xml:space="preserve"> to </w:t>
      </w:r>
      <w:r w:rsidRPr="007B2806">
        <w:rPr>
          <w:rStyle w:val="StyleUnderline"/>
          <w:highlight w:val="cyan"/>
        </w:rPr>
        <w:t>upstream</w:t>
      </w:r>
      <w:r w:rsidRPr="00D25D1A">
        <w:rPr>
          <w:rStyle w:val="StyleUnderline"/>
        </w:rPr>
        <w:t xml:space="preserve"> or</w:t>
      </w:r>
      <w:r w:rsidRPr="007B2806">
        <w:rPr>
          <w:sz w:val="16"/>
        </w:rPr>
        <w:t xml:space="preserve"> </w:t>
      </w:r>
      <w:r w:rsidRPr="00D25D1A">
        <w:rPr>
          <w:rStyle w:val="Emphasis"/>
        </w:rPr>
        <w:t>downstream industries</w:t>
      </w:r>
      <w:r w:rsidRPr="007B2806">
        <w:rPr>
          <w:sz w:val="16"/>
        </w:rPr>
        <w:t xml:space="preserve"> </w:t>
      </w:r>
      <w:r w:rsidRPr="00D25D1A">
        <w:rPr>
          <w:rStyle w:val="StyleUnderline"/>
        </w:rPr>
        <w:t xml:space="preserve">that can benefit from booming focal industries in China. </w:t>
      </w:r>
      <w:r w:rsidRPr="007B2806">
        <w:rPr>
          <w:rStyle w:val="StyleUnderline"/>
          <w:highlight w:val="cyan"/>
        </w:rPr>
        <w:t>Adjustments</w:t>
      </w:r>
      <w:r w:rsidRPr="00D25D1A">
        <w:rPr>
          <w:rStyle w:val="StyleUnderline"/>
        </w:rPr>
        <w:t xml:space="preserve"> by these firms </w:t>
      </w:r>
      <w:r w:rsidRPr="007B2806">
        <w:rPr>
          <w:rStyle w:val="StyleUnderline"/>
          <w:highlight w:val="cyan"/>
        </w:rPr>
        <w:t>are</w:t>
      </w:r>
      <w:r w:rsidRPr="007B2806">
        <w:rPr>
          <w:sz w:val="16"/>
          <w:highlight w:val="cyan"/>
        </w:rPr>
        <w:t xml:space="preserve"> </w:t>
      </w:r>
      <w:r w:rsidRPr="007B2806">
        <w:rPr>
          <w:rStyle w:val="Emphasis"/>
          <w:highlight w:val="cyan"/>
        </w:rPr>
        <w:t>facilitated</w:t>
      </w:r>
      <w:r w:rsidRPr="007B2806">
        <w:rPr>
          <w:sz w:val="16"/>
          <w:highlight w:val="cyan"/>
        </w:rPr>
        <w:t xml:space="preserve"> </w:t>
      </w:r>
      <w:r w:rsidRPr="007B2806">
        <w:rPr>
          <w:rStyle w:val="StyleUnderline"/>
          <w:highlight w:val="cyan"/>
        </w:rPr>
        <w:t>by</w:t>
      </w:r>
      <w:r w:rsidRPr="00D25D1A">
        <w:rPr>
          <w:rStyle w:val="StyleUnderline"/>
        </w:rPr>
        <w:t xml:space="preserve"> the </w:t>
      </w:r>
      <w:r w:rsidRPr="007B2806">
        <w:rPr>
          <w:rStyle w:val="Emphasis"/>
          <w:highlight w:val="cyan"/>
        </w:rPr>
        <w:t>financial markets</w:t>
      </w:r>
      <w:r w:rsidRPr="007B2806">
        <w:rPr>
          <w:sz w:val="16"/>
        </w:rPr>
        <w:t>. Our study provides fresh micro-evidence of U.S. firms’ resilience to foreign industrial policies, and novel perspectives on the cost and benefit of firm diversification. We hope that this study will inform the current debate, ignited by the statement by the U.S. Secretary of State in April 2024, on the policy making in addressing global shocks (especially from China) that risk displacing U.S. production and employment.</w:t>
      </w:r>
    </w:p>
    <w:p w14:paraId="53BD2A12" w14:textId="77777777" w:rsidR="00705A90" w:rsidRPr="00B766C0" w:rsidRDefault="00705A90" w:rsidP="00705A90">
      <w:pPr>
        <w:pStyle w:val="Heading4"/>
        <w:rPr>
          <w:u w:val="single"/>
        </w:rPr>
      </w:pPr>
      <w:r>
        <w:t>Reshoring manufacturing’s vital to US tech leadership.</w:t>
      </w:r>
    </w:p>
    <w:p w14:paraId="1B03CF6E" w14:textId="77777777" w:rsidR="00705A90" w:rsidRPr="00A71F0D" w:rsidRDefault="00705A90" w:rsidP="00705A90">
      <w:r w:rsidRPr="00E319EA">
        <w:rPr>
          <w:rStyle w:val="Style13ptBold"/>
        </w:rPr>
        <w:t>Moser ’23</w:t>
      </w:r>
      <w:r>
        <w:t xml:space="preserve"> [Harry and Daniel O’Hara; September 14; Founder and president of the Reshoring Initiative, Engineering Degrees from MIT and an MBA from UChicago, Association for Manufacturing Excellence Hall of Fame; B.A. in International Politics from Penn State University; RealClear Policy, “The Case for Returning U.S. Manufacturing from China,” </w:t>
      </w:r>
      <w:r w:rsidRPr="00E319EA">
        <w:t>https://www.realclearpolicy.com/articles/2023/09/14/the_case_for_returning_us_manufacturing_from_china_979592.html</w:t>
      </w:r>
      <w:r>
        <w:t>]</w:t>
      </w:r>
    </w:p>
    <w:p w14:paraId="7C397CF5" w14:textId="77777777" w:rsidR="00705A90" w:rsidRPr="00D06E39" w:rsidRDefault="00705A90" w:rsidP="00705A90">
      <w:pPr>
        <w:rPr>
          <w:rStyle w:val="StyleUnderline"/>
        </w:rPr>
      </w:pPr>
      <w:r w:rsidRPr="00D06E39">
        <w:rPr>
          <w:rStyle w:val="Emphasis"/>
        </w:rPr>
        <w:t>Decoupling</w:t>
      </w:r>
      <w:r w:rsidRPr="00D06E39">
        <w:rPr>
          <w:rStyle w:val="StyleUnderline"/>
        </w:rPr>
        <w:t xml:space="preserve"> and </w:t>
      </w:r>
      <w:r w:rsidRPr="00D06E39">
        <w:rPr>
          <w:rStyle w:val="Emphasis"/>
        </w:rPr>
        <w:t>War</w:t>
      </w:r>
    </w:p>
    <w:p w14:paraId="447BC694" w14:textId="77777777" w:rsidR="00705A90" w:rsidRPr="00E319EA" w:rsidRDefault="00705A90" w:rsidP="00705A90">
      <w:pPr>
        <w:rPr>
          <w:sz w:val="14"/>
        </w:rPr>
      </w:pPr>
      <w:r w:rsidRPr="00E319EA">
        <w:rPr>
          <w:sz w:val="14"/>
        </w:rPr>
        <w:t xml:space="preserve">An emerging risk of overreliance on Chinese manufacturing is the threat of economic decoupling from the U.S. </w:t>
      </w:r>
      <w:r w:rsidRPr="005E2AE1">
        <w:rPr>
          <w:rStyle w:val="StyleUnderline"/>
        </w:rPr>
        <w:t>As</w:t>
      </w:r>
      <w:r w:rsidRPr="00D06E39">
        <w:rPr>
          <w:rStyle w:val="StyleUnderline"/>
        </w:rPr>
        <w:t xml:space="preserve"> the </w:t>
      </w:r>
      <w:r w:rsidRPr="00E319EA">
        <w:rPr>
          <w:rStyle w:val="Emphasis"/>
          <w:highlight w:val="cyan"/>
        </w:rPr>
        <w:t>Chinese economy</w:t>
      </w:r>
      <w:r w:rsidRPr="00E319EA">
        <w:rPr>
          <w:rStyle w:val="StyleUnderline"/>
          <w:highlight w:val="cyan"/>
        </w:rPr>
        <w:t xml:space="preserve"> </w:t>
      </w:r>
      <w:r w:rsidRPr="005E2AE1">
        <w:rPr>
          <w:rStyle w:val="StyleUnderline"/>
        </w:rPr>
        <w:t>matures</w:t>
      </w:r>
      <w:r w:rsidRPr="00D06E39">
        <w:rPr>
          <w:rStyle w:val="StyleUnderline"/>
        </w:rPr>
        <w:t xml:space="preserve">, it </w:t>
      </w:r>
      <w:r w:rsidRPr="005E2AE1">
        <w:rPr>
          <w:rStyle w:val="StyleUnderline"/>
        </w:rPr>
        <w:t xml:space="preserve">will have </w:t>
      </w:r>
      <w:r w:rsidRPr="00BC06BB">
        <w:rPr>
          <w:rStyle w:val="Emphasis"/>
        </w:rPr>
        <w:t>less demand</w:t>
      </w:r>
      <w:r w:rsidRPr="00BC06BB">
        <w:rPr>
          <w:rStyle w:val="StyleUnderline"/>
        </w:rPr>
        <w:t xml:space="preserve"> for </w:t>
      </w:r>
      <w:r w:rsidRPr="00BC06BB">
        <w:rPr>
          <w:rStyle w:val="Emphasis"/>
        </w:rPr>
        <w:t>external investment</w:t>
      </w:r>
      <w:r w:rsidRPr="00BC06BB">
        <w:rPr>
          <w:rStyle w:val="StyleUnderline"/>
        </w:rPr>
        <w:t xml:space="preserve"> </w:t>
      </w:r>
      <w:r w:rsidRPr="005E2AE1">
        <w:rPr>
          <w:rStyle w:val="StyleUnderline"/>
        </w:rPr>
        <w:t>and</w:t>
      </w:r>
      <w:r w:rsidRPr="00D06E39">
        <w:rPr>
          <w:rStyle w:val="StyleUnderline"/>
        </w:rPr>
        <w:t xml:space="preserve"> </w:t>
      </w:r>
      <w:r w:rsidRPr="00D06E39">
        <w:rPr>
          <w:rStyle w:val="Emphasis"/>
        </w:rPr>
        <w:t>consumption</w:t>
      </w:r>
      <w:r w:rsidRPr="00E319EA">
        <w:rPr>
          <w:sz w:val="14"/>
        </w:rPr>
        <w:t xml:space="preserve">. China has </w:t>
      </w:r>
      <w:r w:rsidRPr="00D06E39">
        <w:rPr>
          <w:rStyle w:val="Emphasis"/>
        </w:rPr>
        <w:t>shifted</w:t>
      </w:r>
      <w:r w:rsidRPr="00D06E39">
        <w:rPr>
          <w:rStyle w:val="StyleUnderline"/>
        </w:rPr>
        <w:t xml:space="preserve"> its </w:t>
      </w:r>
      <w:r w:rsidRPr="00D06E39">
        <w:rPr>
          <w:rStyle w:val="Emphasis"/>
        </w:rPr>
        <w:t>focus</w:t>
      </w:r>
      <w:r w:rsidRPr="00D06E39">
        <w:rPr>
          <w:rStyle w:val="StyleUnderline"/>
        </w:rPr>
        <w:t xml:space="preserve"> toward </w:t>
      </w:r>
      <w:r w:rsidRPr="00D06E39">
        <w:rPr>
          <w:rStyle w:val="Emphasis"/>
        </w:rPr>
        <w:t>domestic industries</w:t>
      </w:r>
      <w:r w:rsidRPr="00E319EA">
        <w:rPr>
          <w:sz w:val="14"/>
        </w:rPr>
        <w:t xml:space="preserve"> (as detailed in the “Made in China 2025” plan), </w:t>
      </w:r>
      <w:r w:rsidRPr="00E319EA">
        <w:rPr>
          <w:rStyle w:val="Emphasis"/>
          <w:highlight w:val="cyan"/>
        </w:rPr>
        <w:t>absorbing</w:t>
      </w:r>
      <w:r w:rsidRPr="00E319EA">
        <w:rPr>
          <w:rStyle w:val="StyleUnderline"/>
          <w:highlight w:val="cyan"/>
        </w:rPr>
        <w:t xml:space="preserve"> foreign</w:t>
      </w:r>
      <w:r w:rsidRPr="00E319EA">
        <w:rPr>
          <w:rStyle w:val="StyleUnderline"/>
        </w:rPr>
        <w:t>-</w:t>
      </w:r>
      <w:r w:rsidRPr="00D06E39">
        <w:rPr>
          <w:rStyle w:val="StyleUnderline"/>
        </w:rPr>
        <w:t xml:space="preserve">owned </w:t>
      </w:r>
      <w:r w:rsidRPr="00E319EA">
        <w:rPr>
          <w:rStyle w:val="Emphasis"/>
          <w:highlight w:val="cyan"/>
        </w:rPr>
        <w:t>businesses</w:t>
      </w:r>
      <w:r w:rsidRPr="00D06E39">
        <w:rPr>
          <w:rStyle w:val="StyleUnderline"/>
        </w:rPr>
        <w:t xml:space="preserve"> and </w:t>
      </w:r>
      <w:r w:rsidRPr="00D06E39">
        <w:rPr>
          <w:rStyle w:val="Emphasis"/>
        </w:rPr>
        <w:t>restructuring</w:t>
      </w:r>
      <w:r w:rsidRPr="00D06E39">
        <w:rPr>
          <w:rStyle w:val="StyleUnderline"/>
        </w:rPr>
        <w:t xml:space="preserve"> joint-venture </w:t>
      </w:r>
      <w:r w:rsidRPr="00D06E39">
        <w:rPr>
          <w:rStyle w:val="Emphasis"/>
        </w:rPr>
        <w:t>agreements</w:t>
      </w:r>
      <w:r w:rsidRPr="00E319EA">
        <w:rPr>
          <w:sz w:val="14"/>
        </w:rPr>
        <w:t>, thus compelling more technology transfer and facilitating greater IP theft. China’s strategy is aptly described in Germany’s “Strategy on China” document, which states: “</w:t>
      </w:r>
      <w:r w:rsidRPr="00BC06BB">
        <w:rPr>
          <w:rStyle w:val="StyleUnderline"/>
        </w:rPr>
        <w:t>China’s</w:t>
      </w:r>
      <w:r w:rsidRPr="00D66FDE">
        <w:rPr>
          <w:rStyle w:val="StyleUnderline"/>
        </w:rPr>
        <w:t xml:space="preserve"> </w:t>
      </w:r>
      <w:r w:rsidRPr="00E319EA">
        <w:rPr>
          <w:rStyle w:val="Emphasis"/>
        </w:rPr>
        <w:t>economic strategy</w:t>
      </w:r>
      <w:r w:rsidRPr="00D66FDE">
        <w:rPr>
          <w:rStyle w:val="StyleUnderline"/>
        </w:rPr>
        <w:t xml:space="preserve"> </w:t>
      </w:r>
      <w:r w:rsidRPr="005E2AE1">
        <w:rPr>
          <w:rStyle w:val="StyleUnderline"/>
        </w:rPr>
        <w:t>aims</w:t>
      </w:r>
      <w:r w:rsidRPr="00D66FDE">
        <w:rPr>
          <w:rStyle w:val="StyleUnderline"/>
        </w:rPr>
        <w:t xml:space="preserve"> to make </w:t>
      </w:r>
      <w:r w:rsidRPr="00E319EA">
        <w:rPr>
          <w:rStyle w:val="StyleUnderline"/>
        </w:rPr>
        <w:t xml:space="preserve">it </w:t>
      </w:r>
      <w:r w:rsidRPr="005E2AE1">
        <w:rPr>
          <w:rStyle w:val="Emphasis"/>
          <w:highlight w:val="cyan"/>
        </w:rPr>
        <w:t>less dependent</w:t>
      </w:r>
      <w:r w:rsidRPr="005E2AE1">
        <w:rPr>
          <w:rStyle w:val="StyleUnderline"/>
          <w:highlight w:val="cyan"/>
        </w:rPr>
        <w:t xml:space="preserve"> on </w:t>
      </w:r>
      <w:r w:rsidRPr="005E2AE1">
        <w:rPr>
          <w:rStyle w:val="Emphasis"/>
          <w:highlight w:val="cyan"/>
        </w:rPr>
        <w:t xml:space="preserve">other </w:t>
      </w:r>
      <w:r w:rsidRPr="005E2AE1">
        <w:rPr>
          <w:rStyle w:val="Emphasis"/>
        </w:rPr>
        <w:t>countrie</w:t>
      </w:r>
      <w:r w:rsidRPr="005E2AE1">
        <w:rPr>
          <w:rStyle w:val="Emphasis"/>
          <w:highlight w:val="cyan"/>
        </w:rPr>
        <w:t>s</w:t>
      </w:r>
      <w:r w:rsidRPr="00D66FDE">
        <w:rPr>
          <w:rStyle w:val="StyleUnderline"/>
        </w:rPr>
        <w:t xml:space="preserve">, </w:t>
      </w:r>
      <w:r w:rsidRPr="005E2AE1">
        <w:rPr>
          <w:rStyle w:val="StyleUnderline"/>
        </w:rPr>
        <w:t xml:space="preserve">while </w:t>
      </w:r>
      <w:r w:rsidRPr="005E2AE1">
        <w:rPr>
          <w:rStyle w:val="StyleUnderline"/>
          <w:highlight w:val="cyan"/>
        </w:rPr>
        <w:t xml:space="preserve">making </w:t>
      </w:r>
      <w:r w:rsidRPr="005E2AE1">
        <w:rPr>
          <w:rStyle w:val="Emphasis"/>
          <w:highlight w:val="cyan"/>
        </w:rPr>
        <w:t xml:space="preserve">international </w:t>
      </w:r>
      <w:r w:rsidRPr="00E319EA">
        <w:rPr>
          <w:rStyle w:val="Emphasis"/>
          <w:highlight w:val="cyan"/>
        </w:rPr>
        <w:t>production</w:t>
      </w:r>
      <w:r w:rsidRPr="00D66FDE">
        <w:rPr>
          <w:rStyle w:val="StyleUnderline"/>
        </w:rPr>
        <w:t xml:space="preserve"> chains </w:t>
      </w:r>
      <w:r w:rsidRPr="00E319EA">
        <w:rPr>
          <w:rStyle w:val="Emphasis"/>
          <w:highlight w:val="cyan"/>
        </w:rPr>
        <w:t>more dependent</w:t>
      </w:r>
      <w:r w:rsidRPr="00D66FDE">
        <w:rPr>
          <w:rStyle w:val="StyleUnderline"/>
        </w:rPr>
        <w:t xml:space="preserve"> on </w:t>
      </w:r>
      <w:r w:rsidRPr="00D66FDE">
        <w:rPr>
          <w:rStyle w:val="Emphasis"/>
        </w:rPr>
        <w:t>China</w:t>
      </w:r>
      <w:r w:rsidRPr="00E319EA">
        <w:rPr>
          <w:sz w:val="14"/>
        </w:rPr>
        <w:t>.”</w:t>
      </w:r>
    </w:p>
    <w:p w14:paraId="5B7DF41B" w14:textId="77777777" w:rsidR="00705A90" w:rsidRPr="00E319EA" w:rsidRDefault="00705A90" w:rsidP="00705A90">
      <w:pPr>
        <w:rPr>
          <w:sz w:val="14"/>
        </w:rPr>
      </w:pPr>
      <w:r w:rsidRPr="00E319EA">
        <w:rPr>
          <w:sz w:val="14"/>
        </w:rPr>
        <w:lastRenderedPageBreak/>
        <w:t xml:space="preserve">When China achieves a combination of sufficient industrial capacity and consumer demand, it </w:t>
      </w:r>
      <w:r w:rsidRPr="00D66FDE">
        <w:rPr>
          <w:rStyle w:val="StyleUnderline"/>
        </w:rPr>
        <w:t xml:space="preserve">will be </w:t>
      </w:r>
      <w:r w:rsidRPr="00BC06BB">
        <w:rPr>
          <w:rStyle w:val="Emphasis"/>
        </w:rPr>
        <w:t>capable</w:t>
      </w:r>
      <w:r w:rsidRPr="00BC06BB">
        <w:rPr>
          <w:rStyle w:val="StyleUnderline"/>
        </w:rPr>
        <w:t xml:space="preserve"> of </w:t>
      </w:r>
      <w:r w:rsidRPr="00BC06BB">
        <w:rPr>
          <w:rStyle w:val="Emphasis"/>
        </w:rPr>
        <w:t>decoupling unilaterally</w:t>
      </w:r>
      <w:r w:rsidRPr="00E319EA">
        <w:rPr>
          <w:sz w:val="14"/>
        </w:rPr>
        <w:t>. If this happens, the Chinese market will become more restricted or completely cut off to U.S. firms, hurting their ability to manufacture and sell products in China and supply the U.S. market.</w:t>
      </w:r>
    </w:p>
    <w:p w14:paraId="0A0A8F92" w14:textId="77777777" w:rsidR="00705A90" w:rsidRPr="00E319EA" w:rsidRDefault="00705A90" w:rsidP="00705A90">
      <w:pPr>
        <w:rPr>
          <w:sz w:val="14"/>
        </w:rPr>
      </w:pPr>
      <w:r w:rsidRPr="00E319EA">
        <w:rPr>
          <w:sz w:val="14"/>
        </w:rPr>
        <w:t xml:space="preserve">A China-initiated unilateral decoupling holds the </w:t>
      </w:r>
      <w:r w:rsidRPr="00BC06BB">
        <w:rPr>
          <w:rStyle w:val="Emphasis"/>
        </w:rPr>
        <w:t>greatest risk</w:t>
      </w:r>
      <w:r w:rsidRPr="00BC06BB">
        <w:rPr>
          <w:rStyle w:val="StyleUnderline"/>
        </w:rPr>
        <w:t xml:space="preserve"> to</w:t>
      </w:r>
      <w:r w:rsidRPr="00D66FDE">
        <w:rPr>
          <w:rStyle w:val="StyleUnderline"/>
        </w:rPr>
        <w:t xml:space="preserve"> U.S. </w:t>
      </w:r>
      <w:r w:rsidRPr="00E319EA">
        <w:rPr>
          <w:rStyle w:val="Emphasis"/>
          <w:highlight w:val="cyan"/>
        </w:rPr>
        <w:t>manufacturers</w:t>
      </w:r>
      <w:r w:rsidRPr="00E319EA">
        <w:rPr>
          <w:rStyle w:val="StyleUnderline"/>
          <w:highlight w:val="cyan"/>
        </w:rPr>
        <w:t xml:space="preserve"> </w:t>
      </w:r>
      <w:r w:rsidRPr="00BC06BB">
        <w:rPr>
          <w:rStyle w:val="StyleUnderline"/>
        </w:rPr>
        <w:t xml:space="preserve">if </w:t>
      </w:r>
      <w:r w:rsidRPr="00E319EA">
        <w:rPr>
          <w:rStyle w:val="Emphasis"/>
          <w:highlight w:val="cyan"/>
        </w:rPr>
        <w:t>domestic alternatives</w:t>
      </w:r>
      <w:r w:rsidRPr="00D66FDE">
        <w:rPr>
          <w:rStyle w:val="StyleUnderline"/>
        </w:rPr>
        <w:t xml:space="preserve"> remain </w:t>
      </w:r>
      <w:r w:rsidRPr="00E319EA">
        <w:rPr>
          <w:rStyle w:val="Emphasis"/>
          <w:highlight w:val="cyan"/>
        </w:rPr>
        <w:t>inadequate</w:t>
      </w:r>
      <w:r w:rsidRPr="00E319EA">
        <w:rPr>
          <w:sz w:val="14"/>
        </w:rPr>
        <w:t xml:space="preserve">. A decoupled China and industrially weak U.S. </w:t>
      </w:r>
      <w:r w:rsidRPr="00E319EA">
        <w:rPr>
          <w:rStyle w:val="Emphasis"/>
          <w:highlight w:val="cyan"/>
        </w:rPr>
        <w:t>disrupts</w:t>
      </w:r>
      <w:r w:rsidRPr="00D66FDE">
        <w:rPr>
          <w:rStyle w:val="StyleUnderline"/>
        </w:rPr>
        <w:t xml:space="preserve"> the </w:t>
      </w:r>
      <w:r w:rsidRPr="00BC06BB">
        <w:rPr>
          <w:rStyle w:val="StyleUnderline"/>
        </w:rPr>
        <w:t xml:space="preserve">balance of </w:t>
      </w:r>
      <w:r w:rsidRPr="00E319EA">
        <w:rPr>
          <w:rStyle w:val="Emphasis"/>
          <w:highlight w:val="cyan"/>
        </w:rPr>
        <w:t>power</w:t>
      </w:r>
      <w:r w:rsidRPr="00E319EA">
        <w:rPr>
          <w:sz w:val="14"/>
        </w:rPr>
        <w:t xml:space="preserve">, effectively </w:t>
      </w:r>
      <w:r w:rsidRPr="00E319EA">
        <w:rPr>
          <w:rStyle w:val="Emphasis"/>
          <w:highlight w:val="cyan"/>
        </w:rPr>
        <w:t>removing</w:t>
      </w:r>
      <w:r w:rsidRPr="00D66FDE">
        <w:rPr>
          <w:rStyle w:val="StyleUnderline"/>
        </w:rPr>
        <w:t xml:space="preserve"> any credible </w:t>
      </w:r>
      <w:r w:rsidRPr="00BC06BB">
        <w:rPr>
          <w:rStyle w:val="Emphasis"/>
          <w:highlight w:val="cyan"/>
        </w:rPr>
        <w:t>economic deterrent</w:t>
      </w:r>
      <w:r w:rsidRPr="00D66FDE">
        <w:rPr>
          <w:rStyle w:val="StyleUnderline"/>
        </w:rPr>
        <w:t xml:space="preserve"> that the </w:t>
      </w:r>
      <w:r w:rsidRPr="00D66FDE">
        <w:rPr>
          <w:rStyle w:val="Emphasis"/>
        </w:rPr>
        <w:t>U.S.</w:t>
      </w:r>
      <w:r w:rsidRPr="00D66FDE">
        <w:rPr>
          <w:rStyle w:val="StyleUnderline"/>
        </w:rPr>
        <w:t xml:space="preserve"> has </w:t>
      </w:r>
      <w:r w:rsidRPr="00E319EA">
        <w:rPr>
          <w:rStyle w:val="StyleUnderline"/>
          <w:highlight w:val="cyan"/>
        </w:rPr>
        <w:t xml:space="preserve">against </w:t>
      </w:r>
      <w:r w:rsidRPr="00E319EA">
        <w:rPr>
          <w:rStyle w:val="Emphasis"/>
          <w:highlight w:val="cyan"/>
        </w:rPr>
        <w:t>Chinese aggression</w:t>
      </w:r>
      <w:r w:rsidRPr="00D66FDE">
        <w:rPr>
          <w:rStyle w:val="StyleUnderline"/>
        </w:rPr>
        <w:t xml:space="preserve"> toward </w:t>
      </w:r>
      <w:r w:rsidRPr="00D66FDE">
        <w:rPr>
          <w:rStyle w:val="Emphasis"/>
        </w:rPr>
        <w:t>Taiwan</w:t>
      </w:r>
      <w:r w:rsidRPr="00E319EA">
        <w:rPr>
          <w:sz w:val="14"/>
        </w:rPr>
        <w:t xml:space="preserve">. If the economic disincentives of lost U.S. business are removed, a </w:t>
      </w:r>
      <w:r w:rsidRPr="00BC06BB">
        <w:rPr>
          <w:rStyle w:val="Emphasis"/>
        </w:rPr>
        <w:t>self-sufficient</w:t>
      </w:r>
      <w:r w:rsidRPr="00D66FDE">
        <w:rPr>
          <w:rStyle w:val="StyleUnderline"/>
        </w:rPr>
        <w:t xml:space="preserve"> China will be </w:t>
      </w:r>
      <w:r w:rsidRPr="00E319EA">
        <w:rPr>
          <w:rStyle w:val="Emphasis"/>
          <w:highlight w:val="cyan"/>
        </w:rPr>
        <w:t>emboldened</w:t>
      </w:r>
      <w:r w:rsidRPr="00E319EA">
        <w:rPr>
          <w:rStyle w:val="StyleUnderline"/>
          <w:highlight w:val="cyan"/>
        </w:rPr>
        <w:t xml:space="preserve"> in</w:t>
      </w:r>
      <w:r w:rsidRPr="00D66FDE">
        <w:rPr>
          <w:rStyle w:val="StyleUnderline"/>
        </w:rPr>
        <w:t xml:space="preserve"> its pursuit of </w:t>
      </w:r>
      <w:r w:rsidRPr="00E319EA">
        <w:rPr>
          <w:rStyle w:val="Emphasis"/>
          <w:highlight w:val="cyan"/>
        </w:rPr>
        <w:t>Taiwan</w:t>
      </w:r>
      <w:r w:rsidRPr="00E319EA">
        <w:rPr>
          <w:sz w:val="14"/>
        </w:rPr>
        <w:t xml:space="preserve">. Further, American </w:t>
      </w:r>
      <w:r w:rsidRPr="00D66FDE">
        <w:rPr>
          <w:rStyle w:val="Emphasis"/>
        </w:rPr>
        <w:t>economic insecurity</w:t>
      </w:r>
      <w:r w:rsidRPr="00D66FDE">
        <w:rPr>
          <w:rStyle w:val="StyleUnderline"/>
        </w:rPr>
        <w:t xml:space="preserve"> caused by a </w:t>
      </w:r>
      <w:r w:rsidRPr="00D66FDE">
        <w:rPr>
          <w:rStyle w:val="Emphasis"/>
        </w:rPr>
        <w:t>decoupled China</w:t>
      </w:r>
      <w:r w:rsidRPr="00D66FDE">
        <w:rPr>
          <w:rStyle w:val="StyleUnderline"/>
        </w:rPr>
        <w:t xml:space="preserve"> increases the </w:t>
      </w:r>
      <w:r w:rsidRPr="00D66FDE">
        <w:rPr>
          <w:rStyle w:val="Emphasis"/>
        </w:rPr>
        <w:t>likelihood</w:t>
      </w:r>
      <w:r w:rsidRPr="00D66FDE">
        <w:rPr>
          <w:rStyle w:val="StyleUnderline"/>
        </w:rPr>
        <w:t xml:space="preserve"> that the </w:t>
      </w:r>
      <w:r w:rsidRPr="00E319EA">
        <w:rPr>
          <w:rStyle w:val="Emphasis"/>
          <w:highlight w:val="cyan"/>
        </w:rPr>
        <w:t>U</w:t>
      </w:r>
      <w:r w:rsidRPr="00D66FDE">
        <w:rPr>
          <w:rStyle w:val="StyleUnderline"/>
        </w:rPr>
        <w:t xml:space="preserve">nited </w:t>
      </w:r>
      <w:r w:rsidRPr="00E319EA">
        <w:rPr>
          <w:rStyle w:val="Emphasis"/>
          <w:highlight w:val="cyan"/>
        </w:rPr>
        <w:t>S</w:t>
      </w:r>
      <w:r w:rsidRPr="00D66FDE">
        <w:rPr>
          <w:rStyle w:val="StyleUnderline"/>
        </w:rPr>
        <w:t xml:space="preserve">tates would </w:t>
      </w:r>
      <w:r w:rsidRPr="00BC06BB">
        <w:rPr>
          <w:rStyle w:val="StyleUnderline"/>
        </w:rPr>
        <w:t xml:space="preserve">see itself </w:t>
      </w:r>
      <w:r w:rsidRPr="00E319EA">
        <w:rPr>
          <w:rStyle w:val="StyleUnderline"/>
          <w:highlight w:val="cyan"/>
        </w:rPr>
        <w:t xml:space="preserve">as a </w:t>
      </w:r>
      <w:r w:rsidRPr="00E319EA">
        <w:rPr>
          <w:rStyle w:val="Emphasis"/>
          <w:highlight w:val="cyan"/>
        </w:rPr>
        <w:t>declining power</w:t>
      </w:r>
      <w:r w:rsidRPr="00D66FDE">
        <w:rPr>
          <w:rStyle w:val="StyleUnderline"/>
        </w:rPr>
        <w:t xml:space="preserve"> caught in the </w:t>
      </w:r>
      <w:r w:rsidRPr="00D66FDE">
        <w:rPr>
          <w:rStyle w:val="Emphasis"/>
        </w:rPr>
        <w:t>Thucydides Trap</w:t>
      </w:r>
      <w:r w:rsidRPr="00D66FDE">
        <w:rPr>
          <w:rStyle w:val="StyleUnderline"/>
        </w:rPr>
        <w:t xml:space="preserve">, </w:t>
      </w:r>
      <w:r w:rsidRPr="00E319EA">
        <w:rPr>
          <w:rStyle w:val="StyleUnderline"/>
          <w:highlight w:val="cyan"/>
        </w:rPr>
        <w:t xml:space="preserve">leading </w:t>
      </w:r>
      <w:r w:rsidRPr="00E319EA">
        <w:rPr>
          <w:rStyle w:val="StyleUnderline"/>
        </w:rPr>
        <w:t>the</w:t>
      </w:r>
      <w:r w:rsidRPr="00D66FDE">
        <w:rPr>
          <w:rStyle w:val="StyleUnderline"/>
        </w:rPr>
        <w:t xml:space="preserve"> U.S. </w:t>
      </w:r>
      <w:r w:rsidRPr="00E319EA">
        <w:rPr>
          <w:rStyle w:val="StyleUnderline"/>
          <w:highlight w:val="cyan"/>
        </w:rPr>
        <w:t>to</w:t>
      </w:r>
      <w:r w:rsidRPr="00D66FDE">
        <w:rPr>
          <w:rStyle w:val="StyleUnderline"/>
        </w:rPr>
        <w:t xml:space="preserve"> be more </w:t>
      </w:r>
      <w:r w:rsidRPr="00E319EA">
        <w:rPr>
          <w:rStyle w:val="Emphasis"/>
          <w:highlight w:val="cyan"/>
        </w:rPr>
        <w:t>aggress</w:t>
      </w:r>
      <w:r w:rsidRPr="00D66FDE">
        <w:rPr>
          <w:rStyle w:val="Emphasis"/>
        </w:rPr>
        <w:t>ive</w:t>
      </w:r>
      <w:r w:rsidRPr="00D66FDE">
        <w:rPr>
          <w:rStyle w:val="StyleUnderline"/>
        </w:rPr>
        <w:t xml:space="preserve"> in an effort to to </w:t>
      </w:r>
      <w:r w:rsidRPr="00D66FDE">
        <w:rPr>
          <w:rStyle w:val="Emphasis"/>
        </w:rPr>
        <w:t>arrest China’s ascent</w:t>
      </w:r>
      <w:r w:rsidRPr="00E319EA">
        <w:rPr>
          <w:sz w:val="14"/>
        </w:rPr>
        <w:t>.</w:t>
      </w:r>
    </w:p>
    <w:p w14:paraId="52328CC2" w14:textId="77777777" w:rsidR="00705A90" w:rsidRPr="00E319EA" w:rsidRDefault="00705A90" w:rsidP="00705A90">
      <w:pPr>
        <w:rPr>
          <w:sz w:val="14"/>
        </w:rPr>
      </w:pPr>
      <w:r w:rsidRPr="00E319EA">
        <w:rPr>
          <w:rStyle w:val="Emphasis"/>
          <w:highlight w:val="cyan"/>
        </w:rPr>
        <w:t>Reshoring</w:t>
      </w:r>
      <w:r w:rsidRPr="00D66FDE">
        <w:rPr>
          <w:rStyle w:val="StyleUnderline"/>
        </w:rPr>
        <w:t xml:space="preserve"> </w:t>
      </w:r>
      <w:r w:rsidRPr="00E319EA">
        <w:rPr>
          <w:sz w:val="14"/>
        </w:rPr>
        <w:t>mitigates the risk of decoupling from (or by) China because it</w:t>
      </w:r>
      <w:r w:rsidRPr="00D66FDE">
        <w:rPr>
          <w:rStyle w:val="StyleUnderline"/>
        </w:rPr>
        <w:t xml:space="preserve"> </w:t>
      </w:r>
      <w:r w:rsidRPr="00E319EA">
        <w:rPr>
          <w:rStyle w:val="Emphasis"/>
          <w:highlight w:val="cyan"/>
        </w:rPr>
        <w:t>slows</w:t>
      </w:r>
      <w:r w:rsidRPr="00E319EA">
        <w:rPr>
          <w:rStyle w:val="StyleUnderline"/>
          <w:highlight w:val="cyan"/>
        </w:rPr>
        <w:t xml:space="preserve"> China’s </w:t>
      </w:r>
      <w:r w:rsidRPr="00E319EA">
        <w:rPr>
          <w:rStyle w:val="Emphasis"/>
          <w:highlight w:val="cyan"/>
        </w:rPr>
        <w:t>growth</w:t>
      </w:r>
      <w:r w:rsidRPr="00E319EA">
        <w:rPr>
          <w:rStyle w:val="StyleUnderline"/>
          <w:highlight w:val="cyan"/>
        </w:rPr>
        <w:t xml:space="preserve"> and </w:t>
      </w:r>
      <w:r w:rsidRPr="00E319EA">
        <w:rPr>
          <w:rStyle w:val="Emphasis"/>
          <w:highlight w:val="cyan"/>
        </w:rPr>
        <w:t>stymies</w:t>
      </w:r>
      <w:r w:rsidRPr="00D66FDE">
        <w:rPr>
          <w:rStyle w:val="StyleUnderline"/>
        </w:rPr>
        <w:t xml:space="preserve"> </w:t>
      </w:r>
      <w:r w:rsidRPr="00E319EA">
        <w:rPr>
          <w:sz w:val="14"/>
        </w:rPr>
        <w:t xml:space="preserve">the current flow of stolen IP that is boosting </w:t>
      </w:r>
      <w:r w:rsidRPr="00D66FDE">
        <w:rPr>
          <w:rStyle w:val="Emphasis"/>
        </w:rPr>
        <w:t>China’s</w:t>
      </w:r>
      <w:r w:rsidRPr="00D66FDE">
        <w:rPr>
          <w:rStyle w:val="StyleUnderline"/>
        </w:rPr>
        <w:t xml:space="preserve"> domestic </w:t>
      </w:r>
      <w:r w:rsidRPr="00E319EA">
        <w:rPr>
          <w:rStyle w:val="Emphasis"/>
          <w:highlight w:val="cyan"/>
        </w:rPr>
        <w:t>industrial rise</w:t>
      </w:r>
      <w:r w:rsidRPr="00E319EA">
        <w:rPr>
          <w:sz w:val="14"/>
          <w:highlight w:val="cyan"/>
        </w:rPr>
        <w:t>.</w:t>
      </w:r>
      <w:r w:rsidRPr="00E319EA">
        <w:rPr>
          <w:sz w:val="14"/>
        </w:rPr>
        <w:t xml:space="preserve"> If American manufacturers return home, the </w:t>
      </w:r>
      <w:r w:rsidRPr="00D66FDE">
        <w:rPr>
          <w:rStyle w:val="StyleUnderline"/>
        </w:rPr>
        <w:t xml:space="preserve">renewed </w:t>
      </w:r>
      <w:r w:rsidRPr="003F2202">
        <w:rPr>
          <w:rStyle w:val="Emphasis"/>
        </w:rPr>
        <w:t>industrial strength</w:t>
      </w:r>
      <w:r w:rsidRPr="00D66FDE">
        <w:rPr>
          <w:rStyle w:val="StyleUnderline"/>
        </w:rPr>
        <w:t xml:space="preserve"> of the U.S. will </w:t>
      </w:r>
      <w:r w:rsidRPr="00E319EA">
        <w:rPr>
          <w:rStyle w:val="Emphasis"/>
          <w:highlight w:val="cyan"/>
        </w:rPr>
        <w:t>strengthen</w:t>
      </w:r>
      <w:r w:rsidRPr="00E319EA">
        <w:rPr>
          <w:rStyle w:val="StyleUnderline"/>
          <w:highlight w:val="cyan"/>
        </w:rPr>
        <w:t xml:space="preserve"> American </w:t>
      </w:r>
      <w:r w:rsidRPr="00E319EA">
        <w:rPr>
          <w:rStyle w:val="Emphasis"/>
          <w:highlight w:val="cyan"/>
        </w:rPr>
        <w:t>deterrence</w:t>
      </w:r>
      <w:r w:rsidRPr="00D66FDE">
        <w:rPr>
          <w:rStyle w:val="StyleUnderline"/>
        </w:rPr>
        <w:t xml:space="preserve"> of Chinese </w:t>
      </w:r>
      <w:r w:rsidRPr="003F2202">
        <w:rPr>
          <w:rStyle w:val="Emphasis"/>
        </w:rPr>
        <w:t>regional aggression</w:t>
      </w:r>
      <w:r w:rsidRPr="00D66FDE">
        <w:rPr>
          <w:rStyle w:val="StyleUnderline"/>
        </w:rPr>
        <w:t xml:space="preserve"> and allow the U.S. to </w:t>
      </w:r>
      <w:r w:rsidRPr="003F2202">
        <w:rPr>
          <w:rStyle w:val="Emphasis"/>
        </w:rPr>
        <w:t>compete</w:t>
      </w:r>
      <w:r w:rsidRPr="00D66FDE">
        <w:rPr>
          <w:rStyle w:val="StyleUnderline"/>
        </w:rPr>
        <w:t xml:space="preserve"> more effectively with any </w:t>
      </w:r>
      <w:r w:rsidRPr="003F2202">
        <w:rPr>
          <w:rStyle w:val="Emphasis"/>
        </w:rPr>
        <w:t>Chinese attempt</w:t>
      </w:r>
      <w:r w:rsidRPr="00D66FDE">
        <w:rPr>
          <w:rStyle w:val="StyleUnderline"/>
        </w:rPr>
        <w:t xml:space="preserve"> at </w:t>
      </w:r>
      <w:r w:rsidRPr="003F2202">
        <w:rPr>
          <w:rStyle w:val="Emphasis"/>
        </w:rPr>
        <w:t>decoupling unilaterally</w:t>
      </w:r>
      <w:r w:rsidRPr="00E319EA">
        <w:rPr>
          <w:sz w:val="14"/>
        </w:rPr>
        <w:t>.</w:t>
      </w:r>
    </w:p>
    <w:p w14:paraId="784EDB92" w14:textId="77777777" w:rsidR="00705A90" w:rsidRPr="00E319EA" w:rsidRDefault="00705A90" w:rsidP="00705A90">
      <w:pPr>
        <w:rPr>
          <w:sz w:val="14"/>
        </w:rPr>
      </w:pPr>
      <w:r w:rsidRPr="00E319EA">
        <w:rPr>
          <w:sz w:val="14"/>
        </w:rPr>
        <w:t xml:space="preserve">Total decoupling between the U.S. and China is risky because it increases the likelihood of war between the two countries. </w:t>
      </w:r>
      <w:r w:rsidRPr="00E319EA">
        <w:rPr>
          <w:rStyle w:val="StyleUnderline"/>
          <w:highlight w:val="cyan"/>
        </w:rPr>
        <w:t xml:space="preserve">When </w:t>
      </w:r>
      <w:r w:rsidRPr="00E319EA">
        <w:rPr>
          <w:rStyle w:val="Emphasis"/>
          <w:highlight w:val="cyan"/>
        </w:rPr>
        <w:t>economic ties</w:t>
      </w:r>
      <w:r w:rsidRPr="0050065D">
        <w:rPr>
          <w:rStyle w:val="StyleUnderline"/>
        </w:rPr>
        <w:t xml:space="preserve"> are </w:t>
      </w:r>
      <w:r w:rsidRPr="00E319EA">
        <w:rPr>
          <w:rStyle w:val="Emphasis"/>
          <w:highlight w:val="cyan"/>
        </w:rPr>
        <w:t>severed</w:t>
      </w:r>
      <w:r w:rsidRPr="0050065D">
        <w:rPr>
          <w:rStyle w:val="StyleUnderline"/>
        </w:rPr>
        <w:t xml:space="preserve">, </w:t>
      </w:r>
      <w:r w:rsidRPr="0050065D">
        <w:rPr>
          <w:rStyle w:val="Emphasis"/>
        </w:rPr>
        <w:t>few disincentives</w:t>
      </w:r>
      <w:r w:rsidRPr="0050065D">
        <w:rPr>
          <w:rStyle w:val="StyleUnderline"/>
        </w:rPr>
        <w:t xml:space="preserve"> exist to </w:t>
      </w:r>
      <w:r w:rsidRPr="0050065D">
        <w:rPr>
          <w:rStyle w:val="Emphasis"/>
        </w:rPr>
        <w:t>restrain</w:t>
      </w:r>
      <w:r w:rsidRPr="0050065D">
        <w:rPr>
          <w:rStyle w:val="StyleUnderline"/>
        </w:rPr>
        <w:t xml:space="preserve"> either country from pursuing its </w:t>
      </w:r>
      <w:r w:rsidRPr="0050065D">
        <w:rPr>
          <w:rStyle w:val="Emphasis"/>
        </w:rPr>
        <w:t>geopolitical goals</w:t>
      </w:r>
      <w:r w:rsidRPr="00E319EA">
        <w:rPr>
          <w:sz w:val="14"/>
        </w:rPr>
        <w:t xml:space="preserve">, and when those goals are as disparate as those of the U.S. and China, </w:t>
      </w:r>
      <w:r w:rsidRPr="0050065D">
        <w:rPr>
          <w:rStyle w:val="StyleUnderline"/>
        </w:rPr>
        <w:t xml:space="preserve">the </w:t>
      </w:r>
      <w:r w:rsidRPr="00E319EA">
        <w:rPr>
          <w:rStyle w:val="Emphasis"/>
          <w:highlight w:val="cyan"/>
        </w:rPr>
        <w:t>likelihood</w:t>
      </w:r>
      <w:r w:rsidRPr="00E319EA">
        <w:rPr>
          <w:rStyle w:val="StyleUnderline"/>
          <w:highlight w:val="cyan"/>
        </w:rPr>
        <w:t xml:space="preserve"> of </w:t>
      </w:r>
      <w:r w:rsidRPr="00E319EA">
        <w:rPr>
          <w:rStyle w:val="Emphasis"/>
          <w:highlight w:val="cyan"/>
        </w:rPr>
        <w:t>war grows</w:t>
      </w:r>
      <w:r w:rsidRPr="00E319EA">
        <w:rPr>
          <w:sz w:val="14"/>
        </w:rPr>
        <w:t>.</w:t>
      </w:r>
    </w:p>
    <w:p w14:paraId="044A5BDD" w14:textId="77777777" w:rsidR="00705A90" w:rsidRPr="00E319EA" w:rsidRDefault="00705A90" w:rsidP="00705A90">
      <w:pPr>
        <w:rPr>
          <w:sz w:val="14"/>
        </w:rPr>
      </w:pPr>
      <w:r w:rsidRPr="00E319EA">
        <w:rPr>
          <w:sz w:val="14"/>
        </w:rPr>
        <w:t xml:space="preserve">If a war between the United States and China occurs, it will become practically impossible to recover capital from China or Taiwan, and the risk of expropriation will be elevated. Because Beijing seeks to reclaim control over Taiwan, if the U.S. commits to defending Taiwan, </w:t>
      </w:r>
      <w:r w:rsidRPr="000238B4">
        <w:rPr>
          <w:rStyle w:val="StyleUnderline"/>
        </w:rPr>
        <w:t xml:space="preserve">the </w:t>
      </w:r>
      <w:r w:rsidRPr="000238B4">
        <w:rPr>
          <w:rStyle w:val="Emphasis"/>
        </w:rPr>
        <w:t>entirety</w:t>
      </w:r>
      <w:r w:rsidRPr="000238B4">
        <w:rPr>
          <w:rStyle w:val="StyleUnderline"/>
        </w:rPr>
        <w:t xml:space="preserve"> of the </w:t>
      </w:r>
      <w:r w:rsidRPr="00E319EA">
        <w:rPr>
          <w:rStyle w:val="Emphasis"/>
          <w:highlight w:val="cyan"/>
        </w:rPr>
        <w:t>Asia-Pacific</w:t>
      </w:r>
      <w:r w:rsidRPr="000238B4">
        <w:rPr>
          <w:rStyle w:val="StyleUnderline"/>
        </w:rPr>
        <w:t xml:space="preserve"> will </w:t>
      </w:r>
      <w:r w:rsidRPr="00E319EA">
        <w:rPr>
          <w:rStyle w:val="StyleUnderline"/>
          <w:highlight w:val="cyan"/>
        </w:rPr>
        <w:t>become</w:t>
      </w:r>
      <w:r w:rsidRPr="000238B4">
        <w:rPr>
          <w:rStyle w:val="StyleUnderline"/>
        </w:rPr>
        <w:t xml:space="preserve"> a </w:t>
      </w:r>
      <w:r w:rsidRPr="00E319EA">
        <w:rPr>
          <w:rStyle w:val="Emphasis"/>
          <w:highlight w:val="cyan"/>
        </w:rPr>
        <w:t>battlefield</w:t>
      </w:r>
      <w:r w:rsidRPr="000238B4">
        <w:rPr>
          <w:rStyle w:val="StyleUnderline"/>
        </w:rPr>
        <w:t xml:space="preserve"> of a kind </w:t>
      </w:r>
      <w:r w:rsidRPr="000238B4">
        <w:rPr>
          <w:rStyle w:val="Emphasis"/>
        </w:rPr>
        <w:t>yet unseen</w:t>
      </w:r>
      <w:r w:rsidRPr="00E319EA">
        <w:rPr>
          <w:sz w:val="14"/>
        </w:rPr>
        <w:t>. Current estimates place the risk of a Chinese move against Taiwan at around 3.5% per year, but that risk can be expected to rise if fewer economic disincentives are at play, as would be the case following decoupling.</w:t>
      </w:r>
    </w:p>
    <w:p w14:paraId="33B2EF73" w14:textId="77777777" w:rsidR="00705A90" w:rsidRPr="00E319EA" w:rsidRDefault="00705A90" w:rsidP="00705A90">
      <w:pPr>
        <w:rPr>
          <w:sz w:val="14"/>
        </w:rPr>
      </w:pPr>
      <w:r w:rsidRPr="00E319EA">
        <w:rPr>
          <w:sz w:val="14"/>
        </w:rPr>
        <w:t>What We Can Do</w:t>
      </w:r>
    </w:p>
    <w:p w14:paraId="7298D129" w14:textId="77777777" w:rsidR="00705A90" w:rsidRPr="00E319EA" w:rsidRDefault="00705A90" w:rsidP="00705A90">
      <w:pPr>
        <w:rPr>
          <w:sz w:val="14"/>
        </w:rPr>
      </w:pPr>
      <w:r w:rsidRPr="000238B4">
        <w:rPr>
          <w:rStyle w:val="Emphasis"/>
        </w:rPr>
        <w:t>Compared</w:t>
      </w:r>
      <w:r w:rsidRPr="000238B4">
        <w:rPr>
          <w:rStyle w:val="StyleUnderline"/>
        </w:rPr>
        <w:t xml:space="preserve"> to </w:t>
      </w:r>
      <w:r w:rsidRPr="000238B4">
        <w:rPr>
          <w:rStyle w:val="Emphasis"/>
        </w:rPr>
        <w:t>China</w:t>
      </w:r>
      <w:r w:rsidRPr="00E319EA">
        <w:rPr>
          <w:sz w:val="14"/>
        </w:rPr>
        <w:t xml:space="preserve">, domestic sourcing is free from geopolitical risk for American firms, and in many cases, </w:t>
      </w:r>
      <w:r w:rsidRPr="000238B4">
        <w:rPr>
          <w:rStyle w:val="Emphasis"/>
        </w:rPr>
        <w:t>domestic sourcing</w:t>
      </w:r>
      <w:r w:rsidRPr="000238B4">
        <w:rPr>
          <w:rStyle w:val="StyleUnderline"/>
        </w:rPr>
        <w:t xml:space="preserve"> is more </w:t>
      </w:r>
      <w:r w:rsidRPr="000238B4">
        <w:rPr>
          <w:rStyle w:val="Emphasis"/>
        </w:rPr>
        <w:t>cost-effective</w:t>
      </w:r>
      <w:r w:rsidRPr="00E319EA">
        <w:rPr>
          <w:sz w:val="14"/>
        </w:rPr>
        <w:t>.</w:t>
      </w:r>
    </w:p>
    <w:p w14:paraId="6B9D0F8C" w14:textId="77777777" w:rsidR="00705A90" w:rsidRPr="00E319EA" w:rsidRDefault="00705A90" w:rsidP="00705A90">
      <w:pPr>
        <w:rPr>
          <w:sz w:val="14"/>
        </w:rPr>
      </w:pPr>
      <w:r w:rsidRPr="00E319EA">
        <w:rPr>
          <w:sz w:val="14"/>
        </w:rPr>
        <w:t>When companies source based on Total Cost of Ownership instead of Free on Board (FOB) price, 30% of products are more profitably sourced domestically. If a 25% Section 301 tariff applies, that sourcing proportion rises to 50%. Allowing for geopolitical risk raises the percentage still further. Firms can compare sourcing in China to sourcing in the U.S. by utilizing the Reshoring Initiative’s free online “Total Cost of Ownership Estimator.” A revised edition with the aforementioned risks factored in is set to be released later in 2023. The Estimator will help the user calculate the margin reduction on sales lost due to a geopolitical event. The economic feasibility of reshoring is clear and is demonstrated by the fact that the rate of reshoring plus foreign direct investment (FDI) in the U.S. has surged from 6,000 jobs/year in 2010 to 360,000 jobs/year in 2022.</w:t>
      </w:r>
    </w:p>
    <w:p w14:paraId="036A5F3B" w14:textId="77777777" w:rsidR="00705A90" w:rsidRPr="00E319EA" w:rsidRDefault="00705A90" w:rsidP="00705A90">
      <w:pPr>
        <w:rPr>
          <w:sz w:val="14"/>
        </w:rPr>
      </w:pPr>
      <w:r w:rsidRPr="00E319EA">
        <w:rPr>
          <w:sz w:val="14"/>
        </w:rPr>
        <w:t>Globalization makes it prudent for companies to include an estimate of geopolitical risk in the evaluation of each domestic and foreign source. Geopolitical considerations have the potential to greatly affect revenue, and the ability to mitigate those risks should be factored into sourcing decisions. As Bindiya Vakil, CEO of Resilinc, a leading supply-chain risk-management firm, stated: “Procurement from suppliers should not rest solely on cost savings, but also on revenue impact.” It is now clearly good business for a company to spend a few dollars more to have all of the components available so that it can ship the end product and make thousands of dollars in margin. This sentiment was echoed by Paul Bingham, director of transportation for S&amp;P Global’s economics and country risk division, when he said, “By diversifying supply chains you’re buying insurance, which is really what it boils down to, so that your business can survive if there is ever an enormous disruption in the relationship with China.”</w:t>
      </w:r>
    </w:p>
    <w:p w14:paraId="22D4072B" w14:textId="77777777" w:rsidR="00705A90" w:rsidRPr="00E319EA" w:rsidRDefault="00705A90" w:rsidP="00705A90">
      <w:pPr>
        <w:rPr>
          <w:sz w:val="14"/>
        </w:rPr>
      </w:pPr>
      <w:r w:rsidRPr="00E319EA">
        <w:rPr>
          <w:sz w:val="14"/>
        </w:rPr>
        <w:t>The Reshoring Initiative has posted our best estimates of the annual probability of a major geopolitical incident for nine countries and six regions, along with sources for our estimates. For example, we estimate the probabilities of a major impact on sourcing to supply the U.S. market to range from 0.05% per year for U.S. sources to 0.4% for Mexican to 3.5% for Chinese.</w:t>
      </w:r>
    </w:p>
    <w:p w14:paraId="3B23C0F5" w14:textId="77777777" w:rsidR="00705A90" w:rsidRDefault="00705A90" w:rsidP="00705A90">
      <w:pPr>
        <w:rPr>
          <w:sz w:val="14"/>
        </w:rPr>
      </w:pPr>
      <w:r w:rsidRPr="00756A46">
        <w:rPr>
          <w:rStyle w:val="StyleUnderline"/>
        </w:rPr>
        <w:t xml:space="preserve">The </w:t>
      </w:r>
      <w:r w:rsidRPr="00E319EA">
        <w:rPr>
          <w:rStyle w:val="Emphasis"/>
          <w:highlight w:val="cyan"/>
        </w:rPr>
        <w:t>advantages</w:t>
      </w:r>
      <w:r w:rsidRPr="00756A46">
        <w:rPr>
          <w:rStyle w:val="StyleUnderline"/>
        </w:rPr>
        <w:t xml:space="preserve"> that </w:t>
      </w:r>
      <w:r w:rsidRPr="00E319EA">
        <w:rPr>
          <w:rStyle w:val="Emphasis"/>
          <w:highlight w:val="cyan"/>
        </w:rPr>
        <w:t>businesses</w:t>
      </w:r>
      <w:r w:rsidRPr="00756A46">
        <w:rPr>
          <w:rStyle w:val="StyleUnderline"/>
        </w:rPr>
        <w:t xml:space="preserve"> once </w:t>
      </w:r>
      <w:r w:rsidRPr="00E319EA">
        <w:rPr>
          <w:rStyle w:val="Emphasis"/>
          <w:highlight w:val="cyan"/>
        </w:rPr>
        <w:t>sought</w:t>
      </w:r>
      <w:r w:rsidRPr="00E319EA">
        <w:rPr>
          <w:rStyle w:val="StyleUnderline"/>
          <w:highlight w:val="cyan"/>
        </w:rPr>
        <w:t xml:space="preserve"> </w:t>
      </w:r>
      <w:r w:rsidRPr="00E319EA">
        <w:rPr>
          <w:rStyle w:val="StyleUnderline"/>
        </w:rPr>
        <w:t xml:space="preserve">through </w:t>
      </w:r>
      <w:r w:rsidRPr="00E319EA">
        <w:rPr>
          <w:rStyle w:val="Emphasis"/>
        </w:rPr>
        <w:t>single-sourcing</w:t>
      </w:r>
      <w:r w:rsidRPr="00756A46">
        <w:rPr>
          <w:rStyle w:val="StyleUnderline"/>
        </w:rPr>
        <w:t xml:space="preserve"> </w:t>
      </w:r>
      <w:r w:rsidRPr="00E319EA">
        <w:rPr>
          <w:rStyle w:val="StyleUnderline"/>
          <w:highlight w:val="cyan"/>
        </w:rPr>
        <w:t xml:space="preserve">in </w:t>
      </w:r>
      <w:r w:rsidRPr="00E319EA">
        <w:rPr>
          <w:rStyle w:val="Emphasis"/>
          <w:highlight w:val="cyan"/>
        </w:rPr>
        <w:t>China</w:t>
      </w:r>
      <w:r w:rsidRPr="00E319EA">
        <w:rPr>
          <w:rStyle w:val="StyleUnderline"/>
          <w:highlight w:val="cyan"/>
        </w:rPr>
        <w:t xml:space="preserve"> are</w:t>
      </w:r>
      <w:r w:rsidRPr="00756A46">
        <w:rPr>
          <w:rStyle w:val="StyleUnderline"/>
        </w:rPr>
        <w:t xml:space="preserve"> </w:t>
      </w:r>
      <w:r w:rsidRPr="00756A46">
        <w:rPr>
          <w:rStyle w:val="Emphasis"/>
        </w:rPr>
        <w:t xml:space="preserve">rapidly </w:t>
      </w:r>
      <w:r w:rsidRPr="00E319EA">
        <w:rPr>
          <w:rStyle w:val="Emphasis"/>
          <w:highlight w:val="cyan"/>
        </w:rPr>
        <w:t>vanishing</w:t>
      </w:r>
      <w:r w:rsidRPr="00756A46">
        <w:rPr>
          <w:rStyle w:val="StyleUnderline"/>
        </w:rPr>
        <w:t xml:space="preserve">, and the </w:t>
      </w:r>
      <w:r w:rsidRPr="00756A46">
        <w:rPr>
          <w:rStyle w:val="Emphasis"/>
        </w:rPr>
        <w:t>current state</w:t>
      </w:r>
      <w:r w:rsidRPr="00756A46">
        <w:rPr>
          <w:rStyle w:val="StyleUnderline"/>
        </w:rPr>
        <w:t xml:space="preserve"> of U.S. </w:t>
      </w:r>
      <w:r w:rsidRPr="00424A44">
        <w:rPr>
          <w:rStyle w:val="Emphasis"/>
        </w:rPr>
        <w:t>manufacturing undercuts</w:t>
      </w:r>
      <w:r w:rsidRPr="00756A46">
        <w:rPr>
          <w:rStyle w:val="StyleUnderline"/>
        </w:rPr>
        <w:t xml:space="preserve"> America’s ability to maintain its </w:t>
      </w:r>
      <w:r w:rsidRPr="00424A44">
        <w:rPr>
          <w:rStyle w:val="Emphasis"/>
        </w:rPr>
        <w:t>leadership</w:t>
      </w:r>
      <w:r w:rsidRPr="00756A46">
        <w:rPr>
          <w:rStyle w:val="StyleUnderline"/>
        </w:rPr>
        <w:t xml:space="preserve"> against a </w:t>
      </w:r>
      <w:r w:rsidRPr="00424A44">
        <w:rPr>
          <w:rStyle w:val="Emphasis"/>
        </w:rPr>
        <w:t>peaking China</w:t>
      </w:r>
      <w:r w:rsidRPr="00424A44">
        <w:rPr>
          <w:rStyle w:val="StyleUnderline"/>
        </w:rPr>
        <w:t xml:space="preserve">. By </w:t>
      </w:r>
      <w:r w:rsidRPr="00E319EA">
        <w:rPr>
          <w:rStyle w:val="Emphasis"/>
          <w:highlight w:val="cyan"/>
        </w:rPr>
        <w:t>bringing manufacturing</w:t>
      </w:r>
      <w:r w:rsidRPr="00424A44">
        <w:rPr>
          <w:rStyle w:val="StyleUnderline"/>
        </w:rPr>
        <w:t xml:space="preserve"> back</w:t>
      </w:r>
      <w:r w:rsidRPr="00424A44">
        <w:rPr>
          <w:rStyle w:val="Emphasis"/>
        </w:rPr>
        <w:t xml:space="preserve"> </w:t>
      </w:r>
      <w:r w:rsidRPr="00E319EA">
        <w:rPr>
          <w:rStyle w:val="Emphasis"/>
          <w:highlight w:val="cyan"/>
        </w:rPr>
        <w:t>home</w:t>
      </w:r>
      <w:r w:rsidRPr="00424A44">
        <w:rPr>
          <w:rStyle w:val="StyleUnderline"/>
        </w:rPr>
        <w:t xml:space="preserve">, </w:t>
      </w:r>
      <w:r w:rsidRPr="00E319EA">
        <w:rPr>
          <w:rStyle w:val="StyleUnderline"/>
          <w:highlight w:val="cyan"/>
        </w:rPr>
        <w:t>American firms</w:t>
      </w:r>
      <w:r w:rsidRPr="00424A44">
        <w:rPr>
          <w:rStyle w:val="StyleUnderline"/>
        </w:rPr>
        <w:t xml:space="preserve"> simultaneously </w:t>
      </w:r>
      <w:r w:rsidRPr="00E319EA">
        <w:rPr>
          <w:rStyle w:val="StyleUnderline"/>
          <w:highlight w:val="cyan"/>
        </w:rPr>
        <w:t>shield themselves from</w:t>
      </w:r>
      <w:r w:rsidRPr="00424A44">
        <w:rPr>
          <w:rStyle w:val="StyleUnderline"/>
        </w:rPr>
        <w:t xml:space="preserve"> this </w:t>
      </w:r>
      <w:r w:rsidRPr="00E319EA">
        <w:rPr>
          <w:rStyle w:val="StyleUnderline"/>
          <w:highlight w:val="cyan"/>
        </w:rPr>
        <w:t>risk</w:t>
      </w:r>
      <w:r w:rsidRPr="00424A44">
        <w:rPr>
          <w:rStyle w:val="StyleUnderline"/>
        </w:rPr>
        <w:t xml:space="preserve"> and help the United States continue to stabilize the world</w:t>
      </w:r>
      <w:r w:rsidRPr="00E319EA">
        <w:rPr>
          <w:sz w:val="14"/>
        </w:rPr>
        <w:t>. A declining U.S. and surging China is the worst-case scenario for peace. By contrast, a strong America can deal confidently and flexibly with a surging China. If China knows that it will peak before the U.S. sufficiently declines, it will be motivated to deal pragmatically with the U.S.</w:t>
      </w:r>
    </w:p>
    <w:p w14:paraId="65AE43A7" w14:textId="77777777" w:rsidR="00705A90" w:rsidRPr="00DF0D9E" w:rsidRDefault="00705A90" w:rsidP="00705A90">
      <w:pPr>
        <w:pStyle w:val="Heading4"/>
        <w:rPr>
          <w:b w:val="0"/>
          <w:bCs/>
        </w:rPr>
      </w:pPr>
      <w:r>
        <w:rPr>
          <w:u w:val="single"/>
        </w:rPr>
        <w:lastRenderedPageBreak/>
        <w:t>Extinction</w:t>
      </w:r>
      <w:r w:rsidRPr="0085274E">
        <w:t>---</w:t>
      </w:r>
      <w:r w:rsidRPr="008F2153">
        <w:t>global authoritarianism, bioweapons, next-gen nuclear weapons, rogue state prolif. US lead is key.</w:t>
      </w:r>
      <w:r>
        <w:rPr>
          <w:b w:val="0"/>
          <w:bCs/>
        </w:rPr>
        <w:t xml:space="preserve"> </w:t>
      </w:r>
    </w:p>
    <w:p w14:paraId="696656E6" w14:textId="77777777" w:rsidR="00705A90" w:rsidRPr="0085274E" w:rsidRDefault="00705A90" w:rsidP="00705A90">
      <w:r w:rsidRPr="0085274E">
        <w:rPr>
          <w:rStyle w:val="Style13ptBold"/>
        </w:rPr>
        <w:t>Aschenbrenner ’24</w:t>
      </w:r>
      <w:r w:rsidRPr="0085274E">
        <w:t xml:space="preserve"> [Leopold; June; graduated as valedictorian from Columbia University at age 19, worked on the Superalignment team at OpenAI, did research on long-run economic growth at Oxford’s Global Priorities Institute; Situational Awareness: The Decade Ahead, “IIId. The Free World Must Prevail,” situational-awareness.ai]</w:t>
      </w:r>
    </w:p>
    <w:p w14:paraId="1620B1B7" w14:textId="77777777" w:rsidR="00705A90" w:rsidRPr="0085274E" w:rsidRDefault="00705A90" w:rsidP="00705A90">
      <w:pPr>
        <w:rPr>
          <w:sz w:val="16"/>
        </w:rPr>
      </w:pPr>
      <w:r w:rsidRPr="0085274E">
        <w:rPr>
          <w:rStyle w:val="StyleUnderline"/>
        </w:rPr>
        <w:t xml:space="preserve">To date, </w:t>
      </w:r>
      <w:r w:rsidRPr="0085274E">
        <w:rPr>
          <w:rStyle w:val="Emphasis"/>
          <w:highlight w:val="cyan"/>
        </w:rPr>
        <w:t>US tech</w:t>
      </w:r>
      <w:r w:rsidRPr="0085274E">
        <w:rPr>
          <w:rStyle w:val="StyleUnderline"/>
        </w:rPr>
        <w:t xml:space="preserve"> companies </w:t>
      </w:r>
      <w:r w:rsidRPr="0085274E">
        <w:rPr>
          <w:rStyle w:val="StyleUnderline"/>
          <w:highlight w:val="cyan"/>
        </w:rPr>
        <w:t>have made a</w:t>
      </w:r>
      <w:r w:rsidRPr="0085274E">
        <w:rPr>
          <w:rStyle w:val="StyleUnderline"/>
        </w:rPr>
        <w:t xml:space="preserve"> much </w:t>
      </w:r>
      <w:r w:rsidRPr="0085274E">
        <w:rPr>
          <w:rStyle w:val="Emphasis"/>
          <w:highlight w:val="cyan"/>
        </w:rPr>
        <w:t>bigger bet</w:t>
      </w:r>
      <w:r w:rsidRPr="0085274E">
        <w:rPr>
          <w:rStyle w:val="StyleUnderline"/>
          <w:highlight w:val="cyan"/>
        </w:rPr>
        <w:t xml:space="preserve"> on </w:t>
      </w:r>
      <w:r w:rsidRPr="0085274E">
        <w:rPr>
          <w:rStyle w:val="Emphasis"/>
          <w:highlight w:val="cyan"/>
        </w:rPr>
        <w:t>AI</w:t>
      </w:r>
      <w:r w:rsidRPr="0085274E">
        <w:rPr>
          <w:sz w:val="16"/>
          <w:highlight w:val="cyan"/>
        </w:rPr>
        <w:t xml:space="preserve"> </w:t>
      </w:r>
      <w:r w:rsidRPr="0085274E">
        <w:rPr>
          <w:rStyle w:val="StyleUnderline"/>
          <w:highlight w:val="cyan"/>
        </w:rPr>
        <w:t xml:space="preserve">and </w:t>
      </w:r>
      <w:r w:rsidRPr="0085274E">
        <w:rPr>
          <w:rStyle w:val="Emphasis"/>
          <w:highlight w:val="cyan"/>
        </w:rPr>
        <w:t>scaling</w:t>
      </w:r>
      <w:r w:rsidRPr="0085274E">
        <w:rPr>
          <w:rStyle w:val="StyleUnderline"/>
        </w:rPr>
        <w:t xml:space="preserve"> than</w:t>
      </w:r>
      <w:r w:rsidRPr="0085274E">
        <w:rPr>
          <w:sz w:val="16"/>
        </w:rPr>
        <w:t xml:space="preserve"> any </w:t>
      </w:r>
      <w:r w:rsidRPr="0085274E">
        <w:rPr>
          <w:rStyle w:val="StyleUnderline"/>
        </w:rPr>
        <w:t xml:space="preserve">Chinese efforts; consequently, </w:t>
      </w:r>
      <w:r w:rsidRPr="0085274E">
        <w:rPr>
          <w:rStyle w:val="StyleUnderline"/>
          <w:highlight w:val="cyan"/>
        </w:rPr>
        <w:t>we are</w:t>
      </w:r>
      <w:r w:rsidRPr="0085274E">
        <w:rPr>
          <w:rStyle w:val="StyleUnderline"/>
        </w:rPr>
        <w:t xml:space="preserve"> </w:t>
      </w:r>
      <w:r w:rsidRPr="0085274E">
        <w:rPr>
          <w:rStyle w:val="Emphasis"/>
        </w:rPr>
        <w:t xml:space="preserve">well </w:t>
      </w:r>
      <w:r w:rsidRPr="0085274E">
        <w:rPr>
          <w:rStyle w:val="Emphasis"/>
          <w:highlight w:val="cyan"/>
        </w:rPr>
        <w:t>ahead</w:t>
      </w:r>
      <w:r w:rsidRPr="0085274E">
        <w:rPr>
          <w:sz w:val="16"/>
        </w:rPr>
        <w:t xml:space="preserve">. </w:t>
      </w:r>
      <w:r w:rsidRPr="0085274E">
        <w:rPr>
          <w:rStyle w:val="Emphasis"/>
          <w:highlight w:val="cyan"/>
        </w:rPr>
        <w:t>But</w:t>
      </w:r>
      <w:r w:rsidRPr="0085274E">
        <w:rPr>
          <w:rStyle w:val="StyleUnderline"/>
          <w:highlight w:val="cyan"/>
        </w:rPr>
        <w:t xml:space="preserve"> </w:t>
      </w:r>
      <w:r w:rsidRPr="0085274E">
        <w:rPr>
          <w:rStyle w:val="StyleUnderline"/>
        </w:rPr>
        <w:t xml:space="preserve">counting out </w:t>
      </w:r>
      <w:r w:rsidRPr="0085274E">
        <w:rPr>
          <w:rStyle w:val="Emphasis"/>
        </w:rPr>
        <w:t>China</w:t>
      </w:r>
      <w:r w:rsidRPr="0085274E">
        <w:rPr>
          <w:rStyle w:val="StyleUnderline"/>
        </w:rPr>
        <w:t xml:space="preserve"> now is a bit like counting out Google in the AI race when ChatGPT came out in</w:t>
      </w:r>
      <w:r w:rsidRPr="0085274E">
        <w:rPr>
          <w:sz w:val="16"/>
        </w:rPr>
        <w:t xml:space="preserve"> late 2022. Google hadn’t yet focused their efforts in an intense AI bet, and it looked as though OpenAI was far ahead—but once Google woke up, a year and half later, they are putting up a very serious fight. </w:t>
      </w:r>
      <w:r w:rsidRPr="0085274E">
        <w:rPr>
          <w:rStyle w:val="Emphasis"/>
          <w:highlight w:val="cyan"/>
        </w:rPr>
        <w:t>China</w:t>
      </w:r>
      <w:r w:rsidRPr="0085274E">
        <w:rPr>
          <w:sz w:val="16"/>
        </w:rPr>
        <w:t xml:space="preserve">, too, </w:t>
      </w:r>
      <w:r w:rsidRPr="0085274E">
        <w:rPr>
          <w:rStyle w:val="StyleUnderline"/>
          <w:highlight w:val="cyan"/>
        </w:rPr>
        <w:t xml:space="preserve">has a </w:t>
      </w:r>
      <w:r w:rsidRPr="0085274E">
        <w:rPr>
          <w:rStyle w:val="Emphasis"/>
          <w:highlight w:val="cyan"/>
        </w:rPr>
        <w:t>clear path</w:t>
      </w:r>
      <w:r w:rsidRPr="0085274E">
        <w:rPr>
          <w:sz w:val="16"/>
        </w:rPr>
        <w:t xml:space="preserve"> </w:t>
      </w:r>
      <w:r w:rsidRPr="0085274E">
        <w:rPr>
          <w:rStyle w:val="StyleUnderline"/>
        </w:rPr>
        <w:t>to putting up a very serious fight. If and when the CCP mobilizes in the race to AGI, the picture could start looking very different.</w:t>
      </w:r>
    </w:p>
    <w:p w14:paraId="7F4E6C21" w14:textId="77777777" w:rsidR="00705A90" w:rsidRPr="0085274E" w:rsidRDefault="00705A90" w:rsidP="00705A90">
      <w:pPr>
        <w:rPr>
          <w:rStyle w:val="StyleUnderline"/>
        </w:rPr>
      </w:pPr>
      <w:r w:rsidRPr="0085274E">
        <w:rPr>
          <w:rStyle w:val="StyleUnderline"/>
        </w:rPr>
        <w:t>Perhaps the Chinese government will</w:t>
      </w:r>
      <w:r w:rsidRPr="0085274E">
        <w:rPr>
          <w:sz w:val="16"/>
        </w:rPr>
        <w:t xml:space="preserve"> be incompetent; perhaps</w:t>
      </w:r>
      <w:r w:rsidRPr="0085274E">
        <w:rPr>
          <w:rStyle w:val="StyleUnderline"/>
        </w:rPr>
        <w:t xml:space="preserve"> they decide </w:t>
      </w:r>
      <w:r w:rsidRPr="0085274E">
        <w:rPr>
          <w:rStyle w:val="Emphasis"/>
        </w:rPr>
        <w:t>AI</w:t>
      </w:r>
      <w:r w:rsidRPr="0085274E">
        <w:rPr>
          <w:rStyle w:val="StyleUnderline"/>
        </w:rPr>
        <w:t xml:space="preserve"> threatens the </w:t>
      </w:r>
      <w:r w:rsidRPr="0085274E">
        <w:rPr>
          <w:rStyle w:val="Emphasis"/>
        </w:rPr>
        <w:t>CCP</w:t>
      </w:r>
      <w:r w:rsidRPr="0085274E">
        <w:rPr>
          <w:sz w:val="16"/>
        </w:rPr>
        <w:t xml:space="preserve"> </w:t>
      </w:r>
      <w:r w:rsidRPr="0085274E">
        <w:rPr>
          <w:rStyle w:val="StyleUnderline"/>
        </w:rPr>
        <w:t xml:space="preserve">and impose </w:t>
      </w:r>
      <w:r w:rsidRPr="0085274E">
        <w:rPr>
          <w:rStyle w:val="Emphasis"/>
        </w:rPr>
        <w:t>stifling regulation</w:t>
      </w:r>
      <w:r w:rsidRPr="0085274E">
        <w:rPr>
          <w:sz w:val="16"/>
        </w:rPr>
        <w:t xml:space="preserve">. But </w:t>
      </w:r>
      <w:r w:rsidRPr="0085274E">
        <w:rPr>
          <w:rStyle w:val="StyleUnderline"/>
        </w:rPr>
        <w:t xml:space="preserve">I </w:t>
      </w:r>
      <w:r w:rsidRPr="0085274E">
        <w:rPr>
          <w:rStyle w:val="Emphasis"/>
        </w:rPr>
        <w:t>wouldn’t count</w:t>
      </w:r>
      <w:r w:rsidRPr="0085274E">
        <w:rPr>
          <w:rStyle w:val="StyleUnderline"/>
        </w:rPr>
        <w:t xml:space="preserve"> on it. </w:t>
      </w:r>
    </w:p>
    <w:p w14:paraId="7E972618" w14:textId="77777777" w:rsidR="00705A90" w:rsidRPr="0085274E" w:rsidRDefault="00705A90" w:rsidP="00705A90">
      <w:pPr>
        <w:rPr>
          <w:sz w:val="16"/>
        </w:rPr>
      </w:pPr>
      <w:r w:rsidRPr="0085274E">
        <w:rPr>
          <w:sz w:val="16"/>
        </w:rPr>
        <w:t xml:space="preserve">I, for one, think </w:t>
      </w:r>
      <w:r w:rsidRPr="0085274E">
        <w:rPr>
          <w:rStyle w:val="StyleUnderline"/>
        </w:rPr>
        <w:t xml:space="preserve">we need to operate under the </w:t>
      </w:r>
      <w:r w:rsidRPr="0085274E">
        <w:rPr>
          <w:rStyle w:val="Emphasis"/>
        </w:rPr>
        <w:t>assumption</w:t>
      </w:r>
      <w:r w:rsidRPr="0085274E">
        <w:rPr>
          <w:sz w:val="16"/>
        </w:rPr>
        <w:t xml:space="preserve"> that </w:t>
      </w:r>
      <w:r w:rsidRPr="0085274E">
        <w:rPr>
          <w:rStyle w:val="StyleUnderline"/>
        </w:rPr>
        <w:t>we will face a full-throated Chinese AGI effort</w:t>
      </w:r>
      <w:r w:rsidRPr="0085274E">
        <w:rPr>
          <w:sz w:val="16"/>
        </w:rPr>
        <w:t xml:space="preserve">. As every year we get dramatic leaps in AI capability, as we start seeing early automation of software engineers, as AI revenue explodes and we start seeing $10T valuations and trillion-dollar cluster buildouts, as a broader consensus starts to form that we are on the cusp of AGI—the CCP will take note. Much as I expect these leaps to wake up the USG to AGI, I would expect it to wake up the CCP to AGI—and to wake up to what being behind on AGI would mean for their national power. </w:t>
      </w:r>
    </w:p>
    <w:p w14:paraId="079D6D85" w14:textId="77777777" w:rsidR="00705A90" w:rsidRPr="0085274E" w:rsidRDefault="00705A90" w:rsidP="00705A90">
      <w:pPr>
        <w:rPr>
          <w:sz w:val="16"/>
        </w:rPr>
      </w:pPr>
      <w:r w:rsidRPr="0085274E">
        <w:rPr>
          <w:sz w:val="16"/>
        </w:rPr>
        <w:t>They will be a formidable adversary.</w:t>
      </w:r>
    </w:p>
    <w:p w14:paraId="3D7F321A" w14:textId="77777777" w:rsidR="00705A90" w:rsidRPr="0085274E" w:rsidRDefault="00705A90" w:rsidP="00705A90">
      <w:pPr>
        <w:rPr>
          <w:sz w:val="16"/>
        </w:rPr>
      </w:pPr>
      <w:r w:rsidRPr="0085274E">
        <w:rPr>
          <w:sz w:val="16"/>
        </w:rPr>
        <w:t>The authoritarian peril</w:t>
      </w:r>
    </w:p>
    <w:p w14:paraId="53B1DE6B" w14:textId="77777777" w:rsidR="00705A90" w:rsidRPr="0085274E" w:rsidRDefault="00705A90" w:rsidP="00705A90">
      <w:pPr>
        <w:rPr>
          <w:sz w:val="16"/>
        </w:rPr>
      </w:pPr>
      <w:r w:rsidRPr="0085274E">
        <w:rPr>
          <w:sz w:val="16"/>
        </w:rPr>
        <w:t xml:space="preserve">A dictator who wields the power of superintelligence would command concentrated power unlike any we’ve ever seen. In addition to being able to impose their will on other countries, they could enshrine their rule internally. Millions of AI-controlled robotic law enforcement agents could police their populace; mass surveillance would be hypercharged; dictator-loyal AIs could individually assess every citizen for dissent, with advanced near-perfect lie detection rooting out any disloyalty. </w:t>
      </w:r>
    </w:p>
    <w:p w14:paraId="69AE99F1" w14:textId="77777777" w:rsidR="00705A90" w:rsidRPr="0085274E" w:rsidRDefault="00705A90" w:rsidP="00705A90">
      <w:pPr>
        <w:rPr>
          <w:sz w:val="16"/>
        </w:rPr>
      </w:pPr>
      <w:r w:rsidRPr="0085274E">
        <w:rPr>
          <w:sz w:val="16"/>
        </w:rPr>
        <w:t xml:space="preserve">Most importantly, the robotic military and police force could be wholly controlled by a single political leader, and programmed to be perfectly obedient—no more risk of coups or popular rebellions. </w:t>
      </w:r>
    </w:p>
    <w:p w14:paraId="6A54A20B" w14:textId="77777777" w:rsidR="00705A90" w:rsidRPr="0085274E" w:rsidRDefault="00705A90" w:rsidP="00705A90">
      <w:pPr>
        <w:rPr>
          <w:sz w:val="16"/>
        </w:rPr>
      </w:pPr>
      <w:r w:rsidRPr="0085274E">
        <w:rPr>
          <w:sz w:val="16"/>
        </w:rPr>
        <w:t xml:space="preserve">Whereas past dictatorships were never permanent, </w:t>
      </w:r>
      <w:r w:rsidRPr="0085274E">
        <w:rPr>
          <w:rStyle w:val="StyleUnderline"/>
        </w:rPr>
        <w:t>superintelligence could eliminate basically all historical threats to a dictator’s rule and lock in their power</w:t>
      </w:r>
      <w:r w:rsidRPr="0085274E">
        <w:rPr>
          <w:sz w:val="16"/>
        </w:rPr>
        <w:t xml:space="preserve"> (cf value lock-in). If the CCP gets this power, they could enforce the Party’s conception of “truth” totally and completely.</w:t>
      </w:r>
    </w:p>
    <w:p w14:paraId="4BD964A0" w14:textId="77777777" w:rsidR="00705A90" w:rsidRPr="0085274E" w:rsidRDefault="00705A90" w:rsidP="00705A90">
      <w:pPr>
        <w:rPr>
          <w:sz w:val="16"/>
        </w:rPr>
      </w:pPr>
      <w:r w:rsidRPr="0085274E">
        <w:rPr>
          <w:sz w:val="16"/>
        </w:rPr>
        <w:t>To be clear, I don’t just worry about dictators getting superintelligence because “</w:t>
      </w:r>
      <w:r w:rsidRPr="0085274E">
        <w:rPr>
          <w:rStyle w:val="StyleUnderline"/>
        </w:rPr>
        <w:t>our values are better.” I believe in freedom and democracy, strongly,</w:t>
      </w:r>
      <w:r w:rsidRPr="0085274E">
        <w:rPr>
          <w:sz w:val="16"/>
        </w:rPr>
        <w:t xml:space="preserve"> because </w:t>
      </w:r>
      <w:r w:rsidRPr="0085274E">
        <w:rPr>
          <w:rStyle w:val="StyleUnderline"/>
        </w:rPr>
        <w:t>I don’t know what the right values are.</w:t>
      </w:r>
      <w:r w:rsidRPr="0085274E">
        <w:rPr>
          <w:sz w:val="16"/>
        </w:rPr>
        <w:t xml:space="preserve"> In the long arc of history, “time has upset many fighting faiths.” I believe </w:t>
      </w:r>
      <w:r w:rsidRPr="0085274E">
        <w:rPr>
          <w:rStyle w:val="StyleUnderline"/>
        </w:rPr>
        <w:t>we should</w:t>
      </w:r>
      <w:r w:rsidRPr="0085274E">
        <w:rPr>
          <w:sz w:val="16"/>
        </w:rPr>
        <w:t xml:space="preserve"> </w:t>
      </w:r>
      <w:r w:rsidRPr="0085274E">
        <w:rPr>
          <w:rStyle w:val="StyleUnderline"/>
          <w:highlight w:val="cyan"/>
        </w:rPr>
        <w:t>place</w:t>
      </w:r>
      <w:r w:rsidRPr="0085274E">
        <w:rPr>
          <w:sz w:val="16"/>
        </w:rPr>
        <w:t xml:space="preserve"> our </w:t>
      </w:r>
      <w:r w:rsidRPr="0085274E">
        <w:rPr>
          <w:rStyle w:val="StyleUnderline"/>
          <w:highlight w:val="cyan"/>
        </w:rPr>
        <w:t>faith in mech</w:t>
      </w:r>
      <w:r w:rsidRPr="0085274E">
        <w:rPr>
          <w:sz w:val="16"/>
        </w:rPr>
        <w:t xml:space="preserve">anisms </w:t>
      </w:r>
      <w:r w:rsidRPr="0085274E">
        <w:rPr>
          <w:rStyle w:val="StyleUnderline"/>
          <w:highlight w:val="cyan"/>
        </w:rPr>
        <w:t>of error correction</w:t>
      </w:r>
      <w:r w:rsidRPr="0085274E">
        <w:rPr>
          <w:sz w:val="16"/>
        </w:rPr>
        <w:t xml:space="preserve">, experimentation, </w:t>
      </w:r>
      <w:r w:rsidRPr="0085274E">
        <w:rPr>
          <w:rStyle w:val="StyleUnderline"/>
          <w:highlight w:val="cyan"/>
        </w:rPr>
        <w:t>competition</w:t>
      </w:r>
      <w:r w:rsidRPr="0085274E">
        <w:rPr>
          <w:sz w:val="16"/>
        </w:rPr>
        <w:t xml:space="preserve">, </w:t>
      </w:r>
      <w:r w:rsidRPr="0085274E">
        <w:rPr>
          <w:rStyle w:val="StyleUnderline"/>
          <w:highlight w:val="cyan"/>
        </w:rPr>
        <w:t xml:space="preserve">and </w:t>
      </w:r>
      <w:r w:rsidRPr="0085274E">
        <w:rPr>
          <w:rStyle w:val="Emphasis"/>
          <w:highlight w:val="cyan"/>
        </w:rPr>
        <w:t>adaption</w:t>
      </w:r>
      <w:r w:rsidRPr="0085274E">
        <w:rPr>
          <w:sz w:val="16"/>
        </w:rPr>
        <w:t xml:space="preserve">. </w:t>
      </w:r>
    </w:p>
    <w:p w14:paraId="6DF625CA" w14:textId="77777777" w:rsidR="00705A90" w:rsidRPr="0085274E" w:rsidRDefault="00705A90" w:rsidP="00705A90">
      <w:pPr>
        <w:rPr>
          <w:sz w:val="16"/>
        </w:rPr>
      </w:pPr>
      <w:r w:rsidRPr="0085274E">
        <w:rPr>
          <w:sz w:val="16"/>
        </w:rPr>
        <w:t xml:space="preserve">Superintelligence will give those who wield it the power to crush opposition, dissent, and lock in their grand plan for humanity. It will be difficult for anyone to resist the terrible temptation to use this power. I hope, dearly, that we can instead rely on the wisdom of the Framers—letting radically different values flourish, and preserving the raucous plurality that has defined the American experiment. </w:t>
      </w:r>
    </w:p>
    <w:p w14:paraId="1714A428" w14:textId="77777777" w:rsidR="00705A90" w:rsidRPr="0085274E" w:rsidRDefault="00705A90" w:rsidP="00705A90">
      <w:pPr>
        <w:rPr>
          <w:sz w:val="16"/>
        </w:rPr>
      </w:pPr>
      <w:r w:rsidRPr="0085274E">
        <w:rPr>
          <w:rStyle w:val="Emphasis"/>
          <w:highlight w:val="cyan"/>
        </w:rPr>
        <w:t>At stake</w:t>
      </w:r>
      <w:r w:rsidRPr="0085274E">
        <w:rPr>
          <w:rStyle w:val="StyleUnderline"/>
          <w:highlight w:val="cyan"/>
        </w:rPr>
        <w:t xml:space="preserve"> in the </w:t>
      </w:r>
      <w:r w:rsidRPr="0085274E">
        <w:rPr>
          <w:rStyle w:val="Emphasis"/>
          <w:highlight w:val="cyan"/>
        </w:rPr>
        <w:t>AGI race</w:t>
      </w:r>
      <w:r w:rsidRPr="0085274E">
        <w:rPr>
          <w:sz w:val="16"/>
          <w:highlight w:val="cyan"/>
        </w:rPr>
        <w:t xml:space="preserve"> </w:t>
      </w:r>
      <w:r w:rsidRPr="0085274E">
        <w:rPr>
          <w:rStyle w:val="StyleUnderline"/>
          <w:highlight w:val="cyan"/>
        </w:rPr>
        <w:t>will</w:t>
      </w:r>
      <w:r w:rsidRPr="0085274E">
        <w:rPr>
          <w:sz w:val="16"/>
        </w:rPr>
        <w:t xml:space="preserve"> not just </w:t>
      </w:r>
      <w:r w:rsidRPr="0085274E">
        <w:rPr>
          <w:rStyle w:val="StyleUnderline"/>
          <w:highlight w:val="cyan"/>
        </w:rPr>
        <w:t>be</w:t>
      </w:r>
      <w:r w:rsidRPr="0085274E">
        <w:rPr>
          <w:sz w:val="16"/>
        </w:rPr>
        <w:t xml:space="preserve"> the advantage in some far-flung proxy war, but whether freedom and democracy can survive for the next century and beyond. </w:t>
      </w:r>
      <w:r w:rsidRPr="0085274E">
        <w:rPr>
          <w:rStyle w:val="StyleUnderline"/>
          <w:highlight w:val="cyan"/>
        </w:rPr>
        <w:t xml:space="preserve">The </w:t>
      </w:r>
      <w:r w:rsidRPr="0085274E">
        <w:rPr>
          <w:rStyle w:val="Emphasis"/>
          <w:highlight w:val="cyan"/>
        </w:rPr>
        <w:t>course</w:t>
      </w:r>
      <w:r w:rsidRPr="0085274E">
        <w:rPr>
          <w:rStyle w:val="StyleUnderline"/>
          <w:highlight w:val="cyan"/>
        </w:rPr>
        <w:t xml:space="preserve"> of </w:t>
      </w:r>
      <w:r w:rsidRPr="0085274E">
        <w:rPr>
          <w:rStyle w:val="Emphasis"/>
          <w:highlight w:val="cyan"/>
        </w:rPr>
        <w:t>human history</w:t>
      </w:r>
      <w:r w:rsidRPr="0085274E">
        <w:rPr>
          <w:sz w:val="16"/>
        </w:rPr>
        <w:t xml:space="preserve"> is as brutal as it is clear. Twice in the 20th century tyranny threatened the globe; we must be under no delusion that this threat is banished forever. For many of my young friends, freedom and democracy feel like a given—but they are not. By far the most common political system in history is authoritarianism.</w:t>
      </w:r>
    </w:p>
    <w:p w14:paraId="0DEA4A0E" w14:textId="77777777" w:rsidR="00705A90" w:rsidRPr="0085274E" w:rsidRDefault="00705A90" w:rsidP="00705A90">
      <w:pPr>
        <w:rPr>
          <w:sz w:val="16"/>
        </w:rPr>
      </w:pPr>
      <w:r w:rsidRPr="0085274E">
        <w:rPr>
          <w:sz w:val="16"/>
        </w:rPr>
        <w:lastRenderedPageBreak/>
        <w:t xml:space="preserve">I genuinely do not know the intentions of the CCP and their authoritarian allies. But, as a reminder: </w:t>
      </w:r>
      <w:r w:rsidRPr="0085274E">
        <w:rPr>
          <w:rStyle w:val="StyleUnderline"/>
          <w:highlight w:val="cyan"/>
        </w:rPr>
        <w:t xml:space="preserve">the </w:t>
      </w:r>
      <w:r w:rsidRPr="0085274E">
        <w:rPr>
          <w:rStyle w:val="Emphasis"/>
          <w:highlight w:val="cyan"/>
        </w:rPr>
        <w:t>CCP</w:t>
      </w:r>
      <w:r w:rsidRPr="0085274E">
        <w:rPr>
          <w:rStyle w:val="StyleUnderline"/>
          <w:highlight w:val="cyan"/>
        </w:rPr>
        <w:t xml:space="preserve"> is</w:t>
      </w:r>
      <w:r w:rsidRPr="0085274E">
        <w:rPr>
          <w:rStyle w:val="StyleUnderline"/>
        </w:rPr>
        <w:t xml:space="preserve"> a regime founded on the continued worship of perhaps the greatest </w:t>
      </w:r>
      <w:r w:rsidRPr="0085274E">
        <w:rPr>
          <w:rStyle w:val="StyleUnderline"/>
          <w:highlight w:val="cyan"/>
        </w:rPr>
        <w:t>totalitarian</w:t>
      </w:r>
      <w:r w:rsidRPr="0085274E">
        <w:rPr>
          <w:rStyle w:val="StyleUnderline"/>
        </w:rPr>
        <w:t xml:space="preserve"> mass-murderer in human history</w:t>
      </w:r>
      <w:r w:rsidRPr="0085274E">
        <w:rPr>
          <w:sz w:val="16"/>
        </w:rPr>
        <w:t xml:space="preserve"> (“with estimates ranging from 40 to 80 million victims due to starvation, persecution, prison labor, and mass executions”); a regime that recently </w:t>
      </w:r>
      <w:r w:rsidRPr="0085274E">
        <w:rPr>
          <w:rStyle w:val="StyleUnderline"/>
        </w:rPr>
        <w:t xml:space="preserve">put a million </w:t>
      </w:r>
      <w:r w:rsidRPr="0085274E">
        <w:rPr>
          <w:rStyle w:val="Emphasis"/>
        </w:rPr>
        <w:t>Uyghurs</w:t>
      </w:r>
      <w:r w:rsidRPr="0085274E">
        <w:rPr>
          <w:sz w:val="16"/>
        </w:rPr>
        <w:t xml:space="preserve"> </w:t>
      </w:r>
      <w:r w:rsidRPr="0085274E">
        <w:rPr>
          <w:rStyle w:val="StyleUnderline"/>
        </w:rPr>
        <w:t>in concentration camps</w:t>
      </w:r>
      <w:r w:rsidRPr="0085274E">
        <w:rPr>
          <w:sz w:val="16"/>
        </w:rPr>
        <w:t xml:space="preserve"> and crushed a free Hong Kong; a regime that </w:t>
      </w:r>
      <w:r w:rsidRPr="0085274E">
        <w:rPr>
          <w:rStyle w:val="StyleUnderline"/>
        </w:rPr>
        <w:t xml:space="preserve">systematically practices </w:t>
      </w:r>
      <w:r w:rsidRPr="0085274E">
        <w:rPr>
          <w:rStyle w:val="Emphasis"/>
        </w:rPr>
        <w:t>mass surveillance</w:t>
      </w:r>
      <w:r w:rsidRPr="0085274E">
        <w:rPr>
          <w:sz w:val="16"/>
        </w:rPr>
        <w:t xml:space="preserve"> for social control, both of the new-fangled (tracking phones, DNA databases, facial recognition, and so on) and the old-fangled (recruiting an army of citizens to report on their neighbors) kind; a regime that </w:t>
      </w:r>
      <w:r w:rsidRPr="0085274E">
        <w:rPr>
          <w:rStyle w:val="StyleUnderline"/>
        </w:rPr>
        <w:t>ensures all text messages passes through a censor, and that goes so far to repress dissent as to pull families into police stations when their child overseas attends a protes</w:t>
      </w:r>
      <w:r w:rsidRPr="0085274E">
        <w:rPr>
          <w:sz w:val="16"/>
        </w:rPr>
        <w:t xml:space="preserve">t; a regime that has </w:t>
      </w:r>
      <w:r w:rsidRPr="0085274E">
        <w:rPr>
          <w:rStyle w:val="StyleUnderline"/>
        </w:rPr>
        <w:t>cemented Xi</w:t>
      </w:r>
      <w:r w:rsidRPr="0085274E">
        <w:rPr>
          <w:sz w:val="16"/>
        </w:rPr>
        <w:t xml:space="preserve"> Jinping </w:t>
      </w:r>
      <w:r w:rsidRPr="0085274E">
        <w:rPr>
          <w:rStyle w:val="StyleUnderline"/>
        </w:rPr>
        <w:t>as dictator-for-life</w:t>
      </w:r>
      <w:r w:rsidRPr="0085274E">
        <w:rPr>
          <w:sz w:val="16"/>
        </w:rPr>
        <w:t xml:space="preserve">; a regime that </w:t>
      </w:r>
      <w:r w:rsidRPr="0085274E">
        <w:rPr>
          <w:rStyle w:val="StyleUnderline"/>
        </w:rPr>
        <w:t>touts its aims to militarily crush and “reeducate” a free neighboring nation</w:t>
      </w:r>
      <w:r w:rsidRPr="0085274E">
        <w:rPr>
          <w:sz w:val="16"/>
        </w:rPr>
        <w:t xml:space="preserve">; a regime that explicitly seeks a China-centric world order. </w:t>
      </w:r>
    </w:p>
    <w:p w14:paraId="7027C56A" w14:textId="77777777" w:rsidR="00705A90" w:rsidRPr="0085274E" w:rsidRDefault="00705A90" w:rsidP="00705A90">
      <w:pPr>
        <w:rPr>
          <w:sz w:val="16"/>
        </w:rPr>
      </w:pPr>
      <w:r w:rsidRPr="0085274E">
        <w:rPr>
          <w:rStyle w:val="StyleUnderline"/>
        </w:rPr>
        <w:t xml:space="preserve">The </w:t>
      </w:r>
      <w:r w:rsidRPr="0085274E">
        <w:rPr>
          <w:rStyle w:val="Emphasis"/>
        </w:rPr>
        <w:t>free world</w:t>
      </w:r>
      <w:r w:rsidRPr="0085274E">
        <w:rPr>
          <w:rStyle w:val="StyleUnderline"/>
        </w:rPr>
        <w:t xml:space="preserve"> must </w:t>
      </w:r>
      <w:r w:rsidRPr="0085274E">
        <w:rPr>
          <w:rStyle w:val="Emphasis"/>
        </w:rPr>
        <w:t>prevail</w:t>
      </w:r>
      <w:r w:rsidRPr="0085274E">
        <w:rPr>
          <w:rStyle w:val="StyleUnderline"/>
        </w:rPr>
        <w:t xml:space="preserve"> over the </w:t>
      </w:r>
      <w:r w:rsidRPr="0085274E">
        <w:rPr>
          <w:rStyle w:val="Emphasis"/>
        </w:rPr>
        <w:t>authoritarian</w:t>
      </w:r>
      <w:r w:rsidRPr="0085274E">
        <w:rPr>
          <w:rStyle w:val="StyleUnderline"/>
        </w:rPr>
        <w:t xml:space="preserve"> powers in this race. </w:t>
      </w:r>
      <w:r w:rsidRPr="0085274E">
        <w:rPr>
          <w:rStyle w:val="StyleUnderline"/>
          <w:highlight w:val="cyan"/>
        </w:rPr>
        <w:t>We owe</w:t>
      </w:r>
      <w:r w:rsidRPr="0085274E">
        <w:rPr>
          <w:rStyle w:val="StyleUnderline"/>
        </w:rPr>
        <w:t xml:space="preserve"> our </w:t>
      </w:r>
      <w:r w:rsidRPr="0085274E">
        <w:rPr>
          <w:rStyle w:val="StyleUnderline"/>
          <w:highlight w:val="cyan"/>
        </w:rPr>
        <w:t>peace</w:t>
      </w:r>
      <w:r w:rsidRPr="0085274E">
        <w:rPr>
          <w:rStyle w:val="StyleUnderline"/>
        </w:rPr>
        <w:t xml:space="preserve"> and freedom </w:t>
      </w:r>
      <w:r w:rsidRPr="0085274E">
        <w:rPr>
          <w:rStyle w:val="StyleUnderline"/>
          <w:highlight w:val="cyan"/>
        </w:rPr>
        <w:t xml:space="preserve">to </w:t>
      </w:r>
      <w:r w:rsidRPr="0085274E">
        <w:rPr>
          <w:rStyle w:val="Emphasis"/>
          <w:highlight w:val="cyan"/>
        </w:rPr>
        <w:t>American</w:t>
      </w:r>
      <w:r w:rsidRPr="0085274E">
        <w:rPr>
          <w:rStyle w:val="StyleUnderline"/>
        </w:rPr>
        <w:t xml:space="preserve"> economic and military </w:t>
      </w:r>
      <w:r w:rsidRPr="0085274E">
        <w:rPr>
          <w:rStyle w:val="Emphasis"/>
          <w:highlight w:val="cyan"/>
        </w:rPr>
        <w:t>preeminence</w:t>
      </w:r>
      <w:r w:rsidRPr="0085274E">
        <w:rPr>
          <w:sz w:val="16"/>
        </w:rPr>
        <w:t xml:space="preserve">. Perhaps even empowered with superintelligence, the CCP will behave responsibly on the international stage, leaving each to their own. But the history of dictators of their ilk is not pretty. If America and her allies fail to win this race, we risk it all. </w:t>
      </w:r>
    </w:p>
    <w:p w14:paraId="40CD548A" w14:textId="77777777" w:rsidR="00705A90" w:rsidRPr="0085274E" w:rsidRDefault="00705A90" w:rsidP="00705A90">
      <w:pPr>
        <w:rPr>
          <w:sz w:val="16"/>
        </w:rPr>
      </w:pPr>
      <w:r w:rsidRPr="0085274E">
        <w:rPr>
          <w:sz w:val="16"/>
        </w:rPr>
        <w:t>Maintaining a healthy lead will be decisive for safety</w:t>
      </w:r>
    </w:p>
    <w:p w14:paraId="203114AA" w14:textId="77777777" w:rsidR="00705A90" w:rsidRPr="0085274E" w:rsidRDefault="00705A90" w:rsidP="00705A90">
      <w:pPr>
        <w:rPr>
          <w:sz w:val="16"/>
        </w:rPr>
      </w:pPr>
      <w:r w:rsidRPr="0085274E">
        <w:rPr>
          <w:sz w:val="16"/>
        </w:rPr>
        <w:t>It is the cursed history of science and technology that as they have unfolded their wonders, they have also expanded the means of destruction: from sticks and stones, to swords and spears, rifles and cannons, machine guns and tanks, bombers and missiles, nuclear weapons. The “destruction/$” curve has consistently gone down as technology has advanced. We should expect the rapid technological progress post-superintelligence to follow this trend.</w:t>
      </w:r>
    </w:p>
    <w:p w14:paraId="15F29221" w14:textId="77777777" w:rsidR="00705A90" w:rsidRPr="0085274E" w:rsidRDefault="00705A90" w:rsidP="00705A90">
      <w:pPr>
        <w:rPr>
          <w:sz w:val="16"/>
        </w:rPr>
      </w:pPr>
      <w:r w:rsidRPr="0085274E">
        <w:rPr>
          <w:sz w:val="16"/>
        </w:rPr>
        <w:t xml:space="preserve">Perhaps </w:t>
      </w:r>
      <w:r w:rsidRPr="0085274E">
        <w:rPr>
          <w:rStyle w:val="StyleUnderline"/>
        </w:rPr>
        <w:t xml:space="preserve">dramatic </w:t>
      </w:r>
      <w:r w:rsidRPr="0085274E">
        <w:rPr>
          <w:rStyle w:val="StyleUnderline"/>
          <w:highlight w:val="cyan"/>
        </w:rPr>
        <w:t>advances</w:t>
      </w:r>
      <w:r w:rsidRPr="0085274E">
        <w:rPr>
          <w:rStyle w:val="StyleUnderline"/>
        </w:rPr>
        <w:t xml:space="preserve"> in biology </w:t>
      </w:r>
      <w:r w:rsidRPr="0085274E">
        <w:rPr>
          <w:rStyle w:val="StyleUnderline"/>
          <w:highlight w:val="cyan"/>
        </w:rPr>
        <w:t>will yield</w:t>
      </w:r>
      <w:r w:rsidRPr="0085274E">
        <w:rPr>
          <w:rStyle w:val="StyleUnderline"/>
        </w:rPr>
        <w:t xml:space="preserve"> extraordinary </w:t>
      </w:r>
      <w:r w:rsidRPr="0085274E">
        <w:rPr>
          <w:rStyle w:val="StyleUnderline"/>
          <w:highlight w:val="cyan"/>
        </w:rPr>
        <w:t xml:space="preserve">new </w:t>
      </w:r>
      <w:r w:rsidRPr="0085274E">
        <w:rPr>
          <w:rStyle w:val="Emphasis"/>
          <w:highlight w:val="cyan"/>
        </w:rPr>
        <w:t>bioweapons</w:t>
      </w:r>
      <w:r w:rsidRPr="0085274E">
        <w:rPr>
          <w:sz w:val="16"/>
          <w:highlight w:val="cyan"/>
        </w:rPr>
        <w:t>,</w:t>
      </w:r>
      <w:r w:rsidRPr="0085274E">
        <w:rPr>
          <w:sz w:val="16"/>
        </w:rPr>
        <w:t xml:space="preserve"> ones </w:t>
      </w:r>
      <w:r w:rsidRPr="0085274E">
        <w:rPr>
          <w:rStyle w:val="StyleUnderline"/>
          <w:highlight w:val="cyan"/>
        </w:rPr>
        <w:t>that spread</w:t>
      </w:r>
      <w:r w:rsidRPr="0085274E">
        <w:rPr>
          <w:sz w:val="16"/>
        </w:rPr>
        <w:t xml:space="preserve"> silently, swiftly, before killing </w:t>
      </w:r>
      <w:r w:rsidRPr="0085274E">
        <w:rPr>
          <w:rStyle w:val="StyleUnderline"/>
          <w:highlight w:val="cyan"/>
        </w:rPr>
        <w:t xml:space="preserve">with perfect </w:t>
      </w:r>
      <w:r w:rsidRPr="0085274E">
        <w:rPr>
          <w:rStyle w:val="Emphasis"/>
          <w:highlight w:val="cyan"/>
        </w:rPr>
        <w:t>lethality</w:t>
      </w:r>
      <w:r w:rsidRPr="0085274E">
        <w:rPr>
          <w:sz w:val="16"/>
        </w:rPr>
        <w:t xml:space="preserve"> on command (and that can be made extraordinarily cheaply, affordable even for terrorist groups). Perhaps </w:t>
      </w:r>
      <w:r w:rsidRPr="0085274E">
        <w:rPr>
          <w:rStyle w:val="Emphasis"/>
          <w:highlight w:val="cyan"/>
        </w:rPr>
        <w:t>new</w:t>
      </w:r>
      <w:r w:rsidRPr="0085274E">
        <w:rPr>
          <w:sz w:val="16"/>
        </w:rPr>
        <w:t xml:space="preserve"> </w:t>
      </w:r>
      <w:r w:rsidRPr="0085274E">
        <w:rPr>
          <w:rStyle w:val="StyleUnderline"/>
        </w:rPr>
        <w:t xml:space="preserve">kinds of </w:t>
      </w:r>
      <w:r w:rsidRPr="0085274E">
        <w:rPr>
          <w:rStyle w:val="Emphasis"/>
          <w:highlight w:val="cyan"/>
        </w:rPr>
        <w:t>nuclear weapons</w:t>
      </w:r>
      <w:r w:rsidRPr="0085274E">
        <w:rPr>
          <w:sz w:val="16"/>
        </w:rPr>
        <w:t xml:space="preserve"> </w:t>
      </w:r>
      <w:r w:rsidRPr="0085274E">
        <w:rPr>
          <w:rStyle w:val="StyleUnderline"/>
          <w:highlight w:val="cyan"/>
        </w:rPr>
        <w:t>enable</w:t>
      </w:r>
      <w:r w:rsidRPr="0085274E">
        <w:rPr>
          <w:sz w:val="16"/>
        </w:rPr>
        <w:t xml:space="preserve"> the size of </w:t>
      </w:r>
      <w:r w:rsidRPr="0085274E">
        <w:rPr>
          <w:rStyle w:val="StyleUnderline"/>
        </w:rPr>
        <w:t xml:space="preserve">nuclear arsenals to increase by </w:t>
      </w:r>
      <w:r w:rsidRPr="0085274E">
        <w:rPr>
          <w:rStyle w:val="Emphasis"/>
        </w:rPr>
        <w:t>orders</w:t>
      </w:r>
      <w:r w:rsidRPr="0085274E">
        <w:rPr>
          <w:rStyle w:val="StyleUnderline"/>
        </w:rPr>
        <w:t xml:space="preserve"> of </w:t>
      </w:r>
      <w:r w:rsidRPr="0085274E">
        <w:rPr>
          <w:rStyle w:val="Emphasis"/>
        </w:rPr>
        <w:t>magnitude</w:t>
      </w:r>
      <w:r w:rsidRPr="0085274E">
        <w:rPr>
          <w:sz w:val="16"/>
        </w:rPr>
        <w:t xml:space="preserve">, </w:t>
      </w:r>
      <w:r w:rsidRPr="0085274E">
        <w:rPr>
          <w:rStyle w:val="StyleUnderline"/>
        </w:rPr>
        <w:t xml:space="preserve">with </w:t>
      </w:r>
      <w:r w:rsidRPr="0085274E">
        <w:rPr>
          <w:rStyle w:val="StyleUnderline"/>
          <w:highlight w:val="cyan"/>
        </w:rPr>
        <w:t>new delivery mec</w:t>
      </w:r>
      <w:r w:rsidRPr="0085274E">
        <w:rPr>
          <w:rStyle w:val="StyleUnderline"/>
        </w:rPr>
        <w:t xml:space="preserve">hanisms that are </w:t>
      </w:r>
      <w:r w:rsidRPr="0085274E">
        <w:rPr>
          <w:rStyle w:val="Emphasis"/>
        </w:rPr>
        <w:t>undetectable</w:t>
      </w:r>
      <w:r w:rsidRPr="0085274E">
        <w:rPr>
          <w:sz w:val="16"/>
        </w:rPr>
        <w:t xml:space="preserve">. Perhaps mosquito-sized drones, each carrying a deadly poison, could be targeted to kill every member of an opposing nation. It’s hard to know what a century’s worth of technological progress would yield—but I am confident it would unfold appalling possibilities. </w:t>
      </w:r>
    </w:p>
    <w:p w14:paraId="15DCC3B3" w14:textId="77777777" w:rsidR="00705A90" w:rsidRPr="0085274E" w:rsidRDefault="00705A90" w:rsidP="00705A90">
      <w:pPr>
        <w:rPr>
          <w:sz w:val="16"/>
        </w:rPr>
      </w:pPr>
      <w:r w:rsidRPr="0085274E">
        <w:rPr>
          <w:rStyle w:val="StyleUnderline"/>
        </w:rPr>
        <w:t>Humanity barely evaded self-destruction during the Cold War.</w:t>
      </w:r>
      <w:r w:rsidRPr="0085274E">
        <w:rPr>
          <w:sz w:val="16"/>
        </w:rPr>
        <w:t xml:space="preserve"> On the historical view, </w:t>
      </w:r>
      <w:r w:rsidRPr="0085274E">
        <w:rPr>
          <w:rStyle w:val="StyleUnderline"/>
          <w:highlight w:val="cyan"/>
        </w:rPr>
        <w:t xml:space="preserve">the greatest </w:t>
      </w:r>
      <w:r w:rsidRPr="0085274E">
        <w:rPr>
          <w:rStyle w:val="Emphasis"/>
          <w:highlight w:val="cyan"/>
        </w:rPr>
        <w:t>ex</w:t>
      </w:r>
      <w:r w:rsidRPr="0085274E">
        <w:rPr>
          <w:rStyle w:val="Emphasis"/>
        </w:rPr>
        <w:t xml:space="preserve">istential </w:t>
      </w:r>
      <w:r w:rsidRPr="0085274E">
        <w:rPr>
          <w:rStyle w:val="Emphasis"/>
          <w:highlight w:val="cyan"/>
        </w:rPr>
        <w:t>risk</w:t>
      </w:r>
      <w:r w:rsidRPr="0085274E">
        <w:rPr>
          <w:sz w:val="16"/>
          <w:highlight w:val="cyan"/>
        </w:rPr>
        <w:t xml:space="preserve"> </w:t>
      </w:r>
      <w:r w:rsidRPr="0085274E">
        <w:rPr>
          <w:rStyle w:val="StyleUnderline"/>
          <w:highlight w:val="cyan"/>
        </w:rPr>
        <w:t xml:space="preserve">posed by </w:t>
      </w:r>
      <w:r w:rsidRPr="0085274E">
        <w:rPr>
          <w:rStyle w:val="Emphasis"/>
          <w:highlight w:val="cyan"/>
        </w:rPr>
        <w:t>AGI</w:t>
      </w:r>
      <w:r w:rsidRPr="0085274E">
        <w:rPr>
          <w:sz w:val="16"/>
          <w:highlight w:val="cyan"/>
        </w:rPr>
        <w:t xml:space="preserve"> </w:t>
      </w:r>
      <w:r w:rsidRPr="0085274E">
        <w:rPr>
          <w:rStyle w:val="StyleUnderline"/>
          <w:highlight w:val="cyan"/>
        </w:rPr>
        <w:t>is</w:t>
      </w:r>
      <w:r w:rsidRPr="0085274E">
        <w:rPr>
          <w:sz w:val="16"/>
        </w:rPr>
        <w:t xml:space="preserve"> that it will enable us to develop </w:t>
      </w:r>
      <w:r w:rsidRPr="0085274E">
        <w:rPr>
          <w:rStyle w:val="StyleUnderline"/>
        </w:rPr>
        <w:t>extraordinary</w:t>
      </w:r>
      <w:r w:rsidRPr="0085274E">
        <w:rPr>
          <w:sz w:val="16"/>
        </w:rPr>
        <w:t xml:space="preserve"> </w:t>
      </w:r>
      <w:r w:rsidRPr="0085274E">
        <w:rPr>
          <w:rStyle w:val="Emphasis"/>
          <w:highlight w:val="cyan"/>
        </w:rPr>
        <w:t>new means</w:t>
      </w:r>
      <w:r w:rsidRPr="0085274E">
        <w:rPr>
          <w:sz w:val="16"/>
          <w:highlight w:val="cyan"/>
        </w:rPr>
        <w:t xml:space="preserve"> </w:t>
      </w:r>
      <w:r w:rsidRPr="0085274E">
        <w:rPr>
          <w:rStyle w:val="StyleUnderline"/>
          <w:highlight w:val="cyan"/>
        </w:rPr>
        <w:t xml:space="preserve">of </w:t>
      </w:r>
      <w:r w:rsidRPr="0085274E">
        <w:rPr>
          <w:rStyle w:val="Emphasis"/>
          <w:highlight w:val="cyan"/>
        </w:rPr>
        <w:t>mass death</w:t>
      </w:r>
      <w:r w:rsidRPr="0085274E">
        <w:rPr>
          <w:sz w:val="16"/>
        </w:rPr>
        <w:t xml:space="preserve">. This time, </w:t>
      </w:r>
      <w:r w:rsidRPr="0085274E">
        <w:rPr>
          <w:rStyle w:val="StyleUnderline"/>
          <w:highlight w:val="cyan"/>
        </w:rPr>
        <w:t>these</w:t>
      </w:r>
      <w:r w:rsidRPr="0085274E">
        <w:rPr>
          <w:sz w:val="16"/>
        </w:rPr>
        <w:t xml:space="preserve"> means </w:t>
      </w:r>
      <w:r w:rsidRPr="0085274E">
        <w:rPr>
          <w:rStyle w:val="StyleUnderline"/>
          <w:highlight w:val="cyan"/>
        </w:rPr>
        <w:t>could</w:t>
      </w:r>
      <w:r w:rsidRPr="0085274E">
        <w:rPr>
          <w:sz w:val="16"/>
        </w:rPr>
        <w:t xml:space="preserve"> even </w:t>
      </w:r>
      <w:r w:rsidRPr="0085274E">
        <w:rPr>
          <w:rStyle w:val="Emphasis"/>
          <w:highlight w:val="cyan"/>
        </w:rPr>
        <w:t>prolif</w:t>
      </w:r>
      <w:r w:rsidRPr="0085274E">
        <w:rPr>
          <w:rStyle w:val="Emphasis"/>
        </w:rPr>
        <w:t>erate</w:t>
      </w:r>
      <w:r w:rsidRPr="0085274E">
        <w:rPr>
          <w:sz w:val="16"/>
        </w:rPr>
        <w:t xml:space="preserve"> </w:t>
      </w:r>
      <w:r w:rsidRPr="0085274E">
        <w:rPr>
          <w:rStyle w:val="StyleUnderline"/>
        </w:rPr>
        <w:t xml:space="preserve">to become </w:t>
      </w:r>
      <w:r w:rsidRPr="0085274E">
        <w:rPr>
          <w:rStyle w:val="Emphasis"/>
        </w:rPr>
        <w:t>accessible</w:t>
      </w:r>
      <w:r w:rsidRPr="0085274E">
        <w:rPr>
          <w:rStyle w:val="StyleUnderline"/>
        </w:rPr>
        <w:t xml:space="preserve"> </w:t>
      </w:r>
      <w:r w:rsidRPr="0085274E">
        <w:rPr>
          <w:rStyle w:val="StyleUnderline"/>
          <w:highlight w:val="cyan"/>
        </w:rPr>
        <w:t xml:space="preserve">to </w:t>
      </w:r>
      <w:r w:rsidRPr="0085274E">
        <w:rPr>
          <w:rStyle w:val="Emphasis"/>
          <w:highlight w:val="cyan"/>
        </w:rPr>
        <w:t>rogue actors</w:t>
      </w:r>
      <w:r w:rsidRPr="0085274E">
        <w:rPr>
          <w:sz w:val="16"/>
        </w:rPr>
        <w:t xml:space="preserve"> or terrorists (especially if, as on the current course, the superintelligence weights aren’t sufficiently protected, and can be directly stolen by </w:t>
      </w:r>
      <w:r w:rsidRPr="0085274E">
        <w:rPr>
          <w:rStyle w:val="Emphasis"/>
        </w:rPr>
        <w:t>North Korea</w:t>
      </w:r>
      <w:r w:rsidRPr="0085274E">
        <w:rPr>
          <w:sz w:val="16"/>
        </w:rPr>
        <w:t xml:space="preserve">, </w:t>
      </w:r>
      <w:r w:rsidRPr="0085274E">
        <w:rPr>
          <w:rStyle w:val="Emphasis"/>
        </w:rPr>
        <w:t>Iran</w:t>
      </w:r>
      <w:r w:rsidRPr="0085274E">
        <w:rPr>
          <w:sz w:val="16"/>
        </w:rPr>
        <w:t xml:space="preserve">, </w:t>
      </w:r>
      <w:r w:rsidRPr="0085274E">
        <w:rPr>
          <w:rStyle w:val="StyleUnderline"/>
        </w:rPr>
        <w:t>and co.).</w:t>
      </w:r>
      <w:r w:rsidRPr="0085274E">
        <w:rPr>
          <w:sz w:val="16"/>
        </w:rPr>
        <w:t xml:space="preserve"> </w:t>
      </w:r>
    </w:p>
    <w:p w14:paraId="514C56FC" w14:textId="77777777" w:rsidR="00705A90" w:rsidRPr="0085274E" w:rsidRDefault="00705A90" w:rsidP="00705A90">
      <w:pPr>
        <w:rPr>
          <w:sz w:val="16"/>
        </w:rPr>
      </w:pPr>
      <w:r w:rsidRPr="0085274E">
        <w:rPr>
          <w:sz w:val="16"/>
        </w:rPr>
        <w:t>North Korea already has a concerted bioweapons program: the US assesses that “North Korea has a dedicated, national level offensive program” to develop and produce bioweapons. It seems plausible that their primary constraint is how far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w:t>
      </w:r>
    </w:p>
    <w:p w14:paraId="78B1DAC9" w14:textId="77777777" w:rsidR="00705A90" w:rsidRPr="0085274E" w:rsidRDefault="00705A90" w:rsidP="00705A90">
      <w:pPr>
        <w:rPr>
          <w:sz w:val="16"/>
        </w:rPr>
      </w:pPr>
      <w:r w:rsidRPr="0085274E">
        <w:rPr>
          <w:sz w:val="16"/>
        </w:rPr>
        <w:t xml:space="preserve">Moreover, as discussed in the superalignment section, there will be extreme safety risks around and during the intelligence explosion—we will be faced with novel technical challenges to ensure we can reliably trust and control superhuman AI systems. This very well may require us to slow down at some critical moments, say, delaying by 6 months in the middle of the intelligence explosion to get additional assurances on safety, or using a large fraction of compute on alignment research rather than capabilities progress. </w:t>
      </w:r>
    </w:p>
    <w:p w14:paraId="5A2337AC" w14:textId="77777777" w:rsidR="00705A90" w:rsidRPr="0085274E" w:rsidRDefault="00705A90" w:rsidP="00705A90">
      <w:pPr>
        <w:rPr>
          <w:sz w:val="16"/>
        </w:rPr>
      </w:pPr>
      <w:r w:rsidRPr="0085274E">
        <w:rPr>
          <w:sz w:val="16"/>
        </w:rPr>
        <w:t>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 ”breakout”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w:t>
      </w:r>
    </w:p>
    <w:p w14:paraId="141B957B" w14:textId="77777777" w:rsidR="00705A90" w:rsidRPr="0085274E" w:rsidRDefault="00705A90" w:rsidP="00705A90">
      <w:pPr>
        <w:rPr>
          <w:sz w:val="16"/>
        </w:rPr>
      </w:pPr>
      <w:r w:rsidRPr="0085274E">
        <w:rPr>
          <w:sz w:val="16"/>
        </w:rPr>
        <w:lastRenderedPageBreak/>
        <w:t xml:space="preserve">The main—perhaps the only—hope we have is that an alliance of democracies has a healthy lead over adversarial powers. </w:t>
      </w:r>
      <w:r w:rsidRPr="0085274E">
        <w:rPr>
          <w:rStyle w:val="Emphasis"/>
          <w:highlight w:val="cyan"/>
        </w:rPr>
        <w:t>The U</w:t>
      </w:r>
      <w:r w:rsidRPr="0085274E">
        <w:rPr>
          <w:sz w:val="16"/>
        </w:rPr>
        <w:t xml:space="preserve">nited </w:t>
      </w:r>
      <w:r w:rsidRPr="0085274E">
        <w:rPr>
          <w:rStyle w:val="Emphasis"/>
          <w:highlight w:val="cyan"/>
        </w:rPr>
        <w:t>S</w:t>
      </w:r>
      <w:r w:rsidRPr="0085274E">
        <w:rPr>
          <w:sz w:val="16"/>
        </w:rPr>
        <w:t xml:space="preserve">tates </w:t>
      </w:r>
      <w:r w:rsidRPr="0085274E">
        <w:rPr>
          <w:rStyle w:val="Emphasis"/>
          <w:highlight w:val="cyan"/>
        </w:rPr>
        <w:t>must lead</w:t>
      </w:r>
      <w:r w:rsidRPr="0085274E">
        <w:rPr>
          <w:sz w:val="16"/>
        </w:rPr>
        <w:t xml:space="preserve">, </w:t>
      </w:r>
      <w:r w:rsidRPr="0085274E">
        <w:rPr>
          <w:rStyle w:val="StyleUnderline"/>
        </w:rPr>
        <w:t xml:space="preserve">and use that </w:t>
      </w:r>
      <w:r w:rsidRPr="0085274E">
        <w:rPr>
          <w:rStyle w:val="Emphasis"/>
        </w:rPr>
        <w:t>lead</w:t>
      </w:r>
      <w:r w:rsidRPr="0085274E">
        <w:rPr>
          <w:rStyle w:val="StyleUnderline"/>
        </w:rPr>
        <w:t xml:space="preserve"> </w:t>
      </w:r>
      <w:r w:rsidRPr="0085274E">
        <w:rPr>
          <w:rStyle w:val="StyleUnderline"/>
          <w:highlight w:val="cyan"/>
        </w:rPr>
        <w:t>to</w:t>
      </w:r>
      <w:r w:rsidRPr="0085274E">
        <w:rPr>
          <w:sz w:val="16"/>
          <w:highlight w:val="cyan"/>
        </w:rPr>
        <w:t xml:space="preserve"> </w:t>
      </w:r>
      <w:r w:rsidRPr="0085274E">
        <w:rPr>
          <w:rStyle w:val="Emphasis"/>
          <w:highlight w:val="cyan"/>
        </w:rPr>
        <w:t>enforce</w:t>
      </w:r>
      <w:r w:rsidRPr="0085274E">
        <w:rPr>
          <w:sz w:val="16"/>
        </w:rPr>
        <w:t xml:space="preserve"> </w:t>
      </w:r>
      <w:r w:rsidRPr="0085274E">
        <w:rPr>
          <w:rStyle w:val="StyleUnderline"/>
        </w:rPr>
        <w:t xml:space="preserve">safety </w:t>
      </w:r>
      <w:r w:rsidRPr="0085274E">
        <w:rPr>
          <w:rStyle w:val="Emphasis"/>
          <w:highlight w:val="cyan"/>
        </w:rPr>
        <w:t>norms</w:t>
      </w:r>
      <w:r w:rsidRPr="0085274E">
        <w:rPr>
          <w:sz w:val="16"/>
        </w:rPr>
        <w:t xml:space="preserve"> on the rest of the world. </w:t>
      </w:r>
      <w:r w:rsidRPr="0085274E">
        <w:rPr>
          <w:rStyle w:val="StyleUnderline"/>
        </w:rPr>
        <w:t xml:space="preserve">That’s the path we took with </w:t>
      </w:r>
      <w:r w:rsidRPr="0085274E">
        <w:rPr>
          <w:rStyle w:val="Emphasis"/>
        </w:rPr>
        <w:t>nukes</w:t>
      </w:r>
      <w:r w:rsidRPr="0085274E">
        <w:rPr>
          <w:sz w:val="16"/>
        </w:rPr>
        <w:t xml:space="preserve">, offering assistance on the peaceful uses of nuclear technology in exchange for an international nonproliferation regime (ultimately underwritten by American military power)—and it’s the only path that’s been shown to work. </w:t>
      </w:r>
    </w:p>
    <w:p w14:paraId="01425AEA" w14:textId="77777777" w:rsidR="00705A90" w:rsidRPr="0085274E" w:rsidRDefault="00705A90" w:rsidP="00705A90">
      <w:pPr>
        <w:rPr>
          <w:sz w:val="16"/>
        </w:rPr>
      </w:pPr>
      <w:r w:rsidRPr="0085274E">
        <w:rPr>
          <w:sz w:val="16"/>
        </w:rPr>
        <w:t xml:space="preserve">Perhaps most importantly, </w:t>
      </w:r>
      <w:r w:rsidRPr="0085274E">
        <w:rPr>
          <w:rStyle w:val="StyleUnderline"/>
        </w:rPr>
        <w:t xml:space="preserve">a </w:t>
      </w:r>
      <w:r w:rsidRPr="0085274E">
        <w:rPr>
          <w:rStyle w:val="Emphasis"/>
        </w:rPr>
        <w:t xml:space="preserve">healthy </w:t>
      </w:r>
      <w:r w:rsidRPr="0085274E">
        <w:rPr>
          <w:rStyle w:val="Emphasis"/>
          <w:highlight w:val="cyan"/>
        </w:rPr>
        <w:t>lead</w:t>
      </w:r>
      <w:r w:rsidRPr="0085274E">
        <w:rPr>
          <w:sz w:val="16"/>
          <w:highlight w:val="cyan"/>
        </w:rPr>
        <w:t xml:space="preserve"> </w:t>
      </w:r>
      <w:r w:rsidRPr="0085274E">
        <w:rPr>
          <w:rStyle w:val="StyleUnderline"/>
          <w:highlight w:val="cyan"/>
        </w:rPr>
        <w:t>give</w:t>
      </w:r>
      <w:r w:rsidRPr="0085274E">
        <w:rPr>
          <w:rStyle w:val="StyleUnderline"/>
        </w:rPr>
        <w:t xml:space="preserve">s us </w:t>
      </w:r>
      <w:r w:rsidRPr="0085274E">
        <w:rPr>
          <w:rStyle w:val="StyleUnderline"/>
          <w:highlight w:val="cyan"/>
        </w:rPr>
        <w:t xml:space="preserve">room to </w:t>
      </w:r>
      <w:r w:rsidRPr="0085274E">
        <w:rPr>
          <w:rStyle w:val="Emphasis"/>
          <w:highlight w:val="cyan"/>
        </w:rPr>
        <w:t>maneuver</w:t>
      </w:r>
      <w:r w:rsidRPr="0085274E">
        <w:rPr>
          <w:sz w:val="16"/>
        </w:rPr>
        <w:t xml:space="preserve">: the ability </w:t>
      </w:r>
      <w:r w:rsidRPr="0085274E">
        <w:rPr>
          <w:rStyle w:val="StyleUnderline"/>
        </w:rPr>
        <w:t>to “</w:t>
      </w:r>
      <w:r w:rsidRPr="0085274E">
        <w:rPr>
          <w:rStyle w:val="Emphasis"/>
        </w:rPr>
        <w:t>cash in</w:t>
      </w:r>
      <w:r w:rsidRPr="0085274E">
        <w:rPr>
          <w:sz w:val="16"/>
        </w:rPr>
        <w:t xml:space="preserve">” </w:t>
      </w:r>
      <w:r w:rsidRPr="0085274E">
        <w:rPr>
          <w:rStyle w:val="StyleUnderline"/>
        </w:rPr>
        <w:t>parts of the lead</w:t>
      </w:r>
      <w:r w:rsidRPr="0085274E">
        <w:rPr>
          <w:sz w:val="16"/>
        </w:rPr>
        <w:t xml:space="preserve">, if necessary, to get safety right, for example by devoting extra work to alignment during the intelligence explosion. </w:t>
      </w:r>
    </w:p>
    <w:p w14:paraId="69A68491" w14:textId="77777777" w:rsidR="00705A90" w:rsidRPr="0085274E" w:rsidRDefault="00705A90" w:rsidP="00705A90">
      <w:pPr>
        <w:rPr>
          <w:sz w:val="16"/>
        </w:rPr>
      </w:pPr>
      <w:r w:rsidRPr="0085274E">
        <w:rPr>
          <w:sz w:val="16"/>
        </w:rPr>
        <w:t xml:space="preserve">The safety </w:t>
      </w:r>
      <w:r w:rsidRPr="0085274E">
        <w:rPr>
          <w:rStyle w:val="StyleUnderline"/>
        </w:rPr>
        <w:t xml:space="preserve">challenges of superintelligence would become extremely difficult to manage if you are in a neck-and-neck </w:t>
      </w:r>
      <w:r w:rsidRPr="0085274E">
        <w:rPr>
          <w:rStyle w:val="Emphasis"/>
        </w:rPr>
        <w:t>arms race</w:t>
      </w:r>
      <w:r w:rsidRPr="0085274E">
        <w:rPr>
          <w:sz w:val="16"/>
        </w:rPr>
        <w:t xml:space="preserve">. A </w:t>
      </w:r>
      <w:r w:rsidRPr="0085274E">
        <w:rPr>
          <w:rStyle w:val="Emphasis"/>
          <w:highlight w:val="cyan"/>
        </w:rPr>
        <w:t>2 year</w:t>
      </w:r>
      <w:r w:rsidRPr="0085274E">
        <w:rPr>
          <w:sz w:val="16"/>
        </w:rPr>
        <w:t xml:space="preserve"> </w:t>
      </w:r>
      <w:r w:rsidRPr="0085274E">
        <w:rPr>
          <w:rStyle w:val="StyleUnderline"/>
          <w:highlight w:val="cyan"/>
        </w:rPr>
        <w:t>vs.</w:t>
      </w:r>
      <w:r w:rsidRPr="0085274E">
        <w:rPr>
          <w:sz w:val="16"/>
        </w:rPr>
        <w:t xml:space="preserve"> a </w:t>
      </w:r>
      <w:r w:rsidRPr="0085274E">
        <w:rPr>
          <w:rStyle w:val="Emphasis"/>
          <w:highlight w:val="cyan"/>
        </w:rPr>
        <w:t>2 month lead</w:t>
      </w:r>
      <w:r w:rsidRPr="0085274E">
        <w:rPr>
          <w:sz w:val="16"/>
        </w:rPr>
        <w:t xml:space="preserve"> </w:t>
      </w:r>
      <w:r w:rsidRPr="0085274E">
        <w:rPr>
          <w:rStyle w:val="StyleUnderline"/>
          <w:highlight w:val="cyan"/>
        </w:rPr>
        <w:t>could</w:t>
      </w:r>
      <w:r w:rsidRPr="0085274E">
        <w:rPr>
          <w:sz w:val="16"/>
        </w:rPr>
        <w:t xml:space="preserve"> easily </w:t>
      </w:r>
      <w:r w:rsidRPr="0085274E">
        <w:rPr>
          <w:rStyle w:val="StyleUnderline"/>
          <w:highlight w:val="cyan"/>
        </w:rPr>
        <w:t xml:space="preserve">make all the </w:t>
      </w:r>
      <w:r w:rsidRPr="0085274E">
        <w:rPr>
          <w:rStyle w:val="Emphasis"/>
          <w:highlight w:val="cyan"/>
        </w:rPr>
        <w:t>difference</w:t>
      </w:r>
      <w:r w:rsidRPr="0085274E">
        <w:rPr>
          <w:rStyle w:val="StyleUnderline"/>
          <w:highlight w:val="cyan"/>
        </w:rPr>
        <w:t>.</w:t>
      </w:r>
      <w:r w:rsidRPr="0085274E">
        <w:rPr>
          <w:sz w:val="16"/>
        </w:rPr>
        <w:t xml:space="preserve"> If we have only </w:t>
      </w:r>
      <w:r w:rsidRPr="0085274E">
        <w:rPr>
          <w:rStyle w:val="StyleUnderline"/>
        </w:rPr>
        <w:t>a 2 month lead</w:t>
      </w:r>
      <w:r w:rsidRPr="0085274E">
        <w:rPr>
          <w:sz w:val="16"/>
        </w:rPr>
        <w:t xml:space="preserve">, we have </w:t>
      </w:r>
      <w:r w:rsidRPr="0085274E">
        <w:rPr>
          <w:rStyle w:val="StyleUnderline"/>
        </w:rPr>
        <w:t>no margin at all for safety. In fear of the CCP’s intelligence explosion, we’d almost certainly race, no holds barred, through our own intelligence explosion—barreling towards AI systems vastly smarter than humans in months, without any ability to slow down to get key decisions right, with all the risks of superintelligence going awry that implies.</w:t>
      </w:r>
      <w:r w:rsidRPr="0085274E">
        <w:rPr>
          <w:sz w:val="16"/>
        </w:rPr>
        <w:t xml:space="preserve"> We’d face an extremely volatile situation,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 Even if we barely managed to inch out ahead, it would likely be a pyrrhic victory; the existential struggle would have brought the world to the brink of total self-destruction. </w:t>
      </w:r>
    </w:p>
    <w:p w14:paraId="3438AC68" w14:textId="77777777" w:rsidR="00705A90" w:rsidRPr="0085274E" w:rsidRDefault="00705A90" w:rsidP="00705A90">
      <w:pPr>
        <w:rPr>
          <w:sz w:val="16"/>
        </w:rPr>
      </w:pPr>
      <w:r w:rsidRPr="0085274E">
        <w:rPr>
          <w:rStyle w:val="Emphasis"/>
          <w:highlight w:val="cyan"/>
        </w:rPr>
        <w:t>Superintelligence</w:t>
      </w:r>
      <w:r w:rsidRPr="0085274E">
        <w:rPr>
          <w:rStyle w:val="StyleUnderline"/>
          <w:highlight w:val="cyan"/>
        </w:rPr>
        <w:t xml:space="preserve"> looks</w:t>
      </w:r>
      <w:r w:rsidRPr="0085274E">
        <w:rPr>
          <w:rStyle w:val="StyleUnderline"/>
        </w:rPr>
        <w:t xml:space="preserve"> very </w:t>
      </w:r>
      <w:r w:rsidRPr="0085274E">
        <w:rPr>
          <w:rStyle w:val="Emphasis"/>
          <w:highlight w:val="cyan"/>
        </w:rPr>
        <w:t>different</w:t>
      </w:r>
      <w:r w:rsidRPr="0085274E">
        <w:rPr>
          <w:rStyle w:val="StyleUnderline"/>
          <w:highlight w:val="cyan"/>
        </w:rPr>
        <w:t xml:space="preserve"> if the</w:t>
      </w:r>
      <w:r w:rsidRPr="0085274E">
        <w:rPr>
          <w:rStyle w:val="StyleUnderline"/>
        </w:rPr>
        <w:t xml:space="preserve"> democratic </w:t>
      </w:r>
      <w:r w:rsidRPr="0085274E">
        <w:rPr>
          <w:rStyle w:val="Emphasis"/>
          <w:highlight w:val="cyan"/>
        </w:rPr>
        <w:t>allies</w:t>
      </w:r>
      <w:r w:rsidRPr="0085274E">
        <w:rPr>
          <w:rStyle w:val="StyleUnderline"/>
          <w:highlight w:val="cyan"/>
        </w:rPr>
        <w:t xml:space="preserve"> have a </w:t>
      </w:r>
      <w:r w:rsidRPr="0085274E">
        <w:rPr>
          <w:rStyle w:val="Emphasis"/>
          <w:highlight w:val="cyan"/>
        </w:rPr>
        <w:t>healthy lead</w:t>
      </w:r>
      <w:r w:rsidRPr="0085274E">
        <w:rPr>
          <w:sz w:val="16"/>
        </w:rPr>
        <w:t xml:space="preserve">, say </w:t>
      </w:r>
      <w:r w:rsidRPr="0085274E">
        <w:rPr>
          <w:rStyle w:val="Emphasis"/>
        </w:rPr>
        <w:t>2 years</w:t>
      </w:r>
      <w:r w:rsidRPr="0085274E">
        <w:rPr>
          <w:sz w:val="16"/>
        </w:rPr>
        <w:t xml:space="preserve">. </w:t>
      </w:r>
      <w:r w:rsidRPr="0085274E">
        <w:rPr>
          <w:rStyle w:val="StyleUnderline"/>
          <w:highlight w:val="cyan"/>
        </w:rPr>
        <w:t>That</w:t>
      </w:r>
      <w:r w:rsidRPr="0085274E">
        <w:rPr>
          <w:sz w:val="16"/>
          <w:highlight w:val="cyan"/>
        </w:rPr>
        <w:t xml:space="preserve"> </w:t>
      </w:r>
      <w:r w:rsidRPr="0085274E">
        <w:rPr>
          <w:rStyle w:val="Emphasis"/>
          <w:highlight w:val="cyan"/>
        </w:rPr>
        <w:t>buys</w:t>
      </w:r>
      <w:r w:rsidRPr="0085274E">
        <w:rPr>
          <w:sz w:val="16"/>
        </w:rPr>
        <w:t xml:space="preserve"> us the </w:t>
      </w:r>
      <w:r w:rsidRPr="0085274E">
        <w:rPr>
          <w:rStyle w:val="Emphasis"/>
          <w:highlight w:val="cyan"/>
        </w:rPr>
        <w:t>time</w:t>
      </w:r>
      <w:r w:rsidRPr="0085274E">
        <w:rPr>
          <w:sz w:val="16"/>
        </w:rPr>
        <w:t xml:space="preserve"> necessary </w:t>
      </w:r>
      <w:r w:rsidRPr="0085274E">
        <w:rPr>
          <w:rStyle w:val="StyleUnderline"/>
        </w:rPr>
        <w:t>to navigate the unprecedented series of</w:t>
      </w:r>
      <w:r w:rsidRPr="0085274E">
        <w:rPr>
          <w:sz w:val="16"/>
        </w:rPr>
        <w:t xml:space="preserve"> </w:t>
      </w:r>
      <w:r w:rsidRPr="0085274E">
        <w:rPr>
          <w:rStyle w:val="StyleUnderline"/>
        </w:rPr>
        <w:t>challenges</w:t>
      </w:r>
      <w:r w:rsidRPr="0085274E">
        <w:rPr>
          <w:sz w:val="16"/>
        </w:rPr>
        <w:t xml:space="preserve"> we’ll face around and after superintelligence, and </w:t>
      </w:r>
      <w:r w:rsidRPr="0085274E">
        <w:rPr>
          <w:rStyle w:val="StyleUnderline"/>
          <w:highlight w:val="cyan"/>
        </w:rPr>
        <w:t xml:space="preserve">to </w:t>
      </w:r>
      <w:r w:rsidRPr="0085274E">
        <w:rPr>
          <w:rStyle w:val="Emphasis"/>
          <w:highlight w:val="cyan"/>
        </w:rPr>
        <w:t>stabilize</w:t>
      </w:r>
      <w:r w:rsidRPr="0085274E">
        <w:rPr>
          <w:sz w:val="16"/>
        </w:rPr>
        <w:t xml:space="preserve"> the situation. </w:t>
      </w:r>
    </w:p>
    <w:p w14:paraId="7D3AEF23" w14:textId="7BE66350" w:rsidR="00705A90" w:rsidRDefault="005B7D16" w:rsidP="00705A90">
      <w:pPr>
        <w:pStyle w:val="Heading1"/>
        <w:rPr>
          <w:ins w:id="0" w:author="Ding, Jessica" w:date="2025-09-27T08:00:00Z"/>
        </w:rPr>
      </w:pPr>
      <w:r>
        <w:lastRenderedPageBreak/>
        <w:t>1NC---</w:t>
      </w:r>
      <w:r w:rsidR="00705A90">
        <w:t>CASE</w:t>
      </w:r>
    </w:p>
    <w:p w14:paraId="58F51E5B" w14:textId="77777777" w:rsidR="00705A90" w:rsidRDefault="00705A90" w:rsidP="00705A90">
      <w:pPr>
        <w:pStyle w:val="Heading2"/>
      </w:pPr>
      <w:r>
        <w:lastRenderedPageBreak/>
        <w:t>ADV---Climate</w:t>
      </w:r>
    </w:p>
    <w:p w14:paraId="4E9A60A6" w14:textId="77777777" w:rsidR="00705A90" w:rsidRPr="00272CEA" w:rsidRDefault="00705A90" w:rsidP="00705A90">
      <w:pPr>
        <w:pStyle w:val="Heading4"/>
        <w:spacing w:before="30" w:line="278" w:lineRule="atLeast"/>
        <w:rPr>
          <w:rFonts w:cs="Calibri"/>
          <w:color w:val="000000"/>
          <w:szCs w:val="26"/>
        </w:rPr>
      </w:pPr>
      <w:r>
        <w:rPr>
          <w:rFonts w:cs="Calibri"/>
          <w:color w:val="000000"/>
          <w:szCs w:val="26"/>
        </w:rPr>
        <w:t>1---1NC Rugh is terrible---it’s an example of one strike and makes no claims for future strikes---no solvency</w:t>
      </w:r>
    </w:p>
    <w:p w14:paraId="137AA71C" w14:textId="77777777" w:rsidR="00705A90" w:rsidRDefault="00705A90" w:rsidP="00705A90">
      <w:pPr>
        <w:pStyle w:val="Heading4"/>
        <w:spacing w:before="30" w:line="278" w:lineRule="atLeast"/>
        <w:rPr>
          <w:rFonts w:eastAsia="Times New Roman" w:cs="Calibri"/>
          <w:color w:val="000000"/>
          <w:szCs w:val="26"/>
          <w:lang w:eastAsia="zh-CN"/>
        </w:rPr>
      </w:pPr>
      <w:r>
        <w:rPr>
          <w:rFonts w:cs="Calibri"/>
          <w:color w:val="000000"/>
          <w:szCs w:val="26"/>
        </w:rPr>
        <w:t>2---Social movements effectively mobilizing against climate emissions are coming now</w:t>
      </w:r>
    </w:p>
    <w:p w14:paraId="636998BD" w14:textId="77777777" w:rsidR="00705A90" w:rsidRDefault="00705A90" w:rsidP="00705A90">
      <w:pPr>
        <w:spacing w:after="120" w:line="235" w:lineRule="atLeast"/>
        <w:rPr>
          <w:color w:val="000000"/>
        </w:rPr>
      </w:pPr>
      <w:r>
        <w:rPr>
          <w:color w:val="000000"/>
        </w:rPr>
        <w:t>James </w:t>
      </w:r>
      <w:r>
        <w:rPr>
          <w:b/>
          <w:bCs/>
          <w:color w:val="000000"/>
          <w:sz w:val="26"/>
          <w:szCs w:val="26"/>
        </w:rPr>
        <w:t>Goodman 22</w:t>
      </w:r>
      <w:r>
        <w:rPr>
          <w:color w:val="000000"/>
        </w:rPr>
        <w:t>. Professor of Social and Political Sciences at the University of Technology Sydney. “Social Movements and Climate Change: “Climatizing” Society From Within.” 5/18/22. https://opus.lib.uts.edu.au/handle/10453/160034</w:t>
      </w:r>
    </w:p>
    <w:p w14:paraId="65157402" w14:textId="77777777" w:rsidR="00705A90" w:rsidRPr="009D576C" w:rsidRDefault="00705A90" w:rsidP="00705A90">
      <w:pPr>
        <w:spacing w:line="235" w:lineRule="atLeast"/>
        <w:rPr>
          <w:color w:val="000000"/>
          <w:sz w:val="16"/>
        </w:rPr>
      </w:pPr>
      <w:r w:rsidRPr="009D576C">
        <w:rPr>
          <w:color w:val="000000"/>
          <w:sz w:val="16"/>
        </w:rPr>
        <w:t>Climate change brings profound challenges for social movements. The persistent failure to address climate challenges has driven a rapid “climatization” of politics. Spurred by the climate justice movement, </w:t>
      </w:r>
      <w:r>
        <w:rPr>
          <w:color w:val="000000"/>
          <w:u w:val="single"/>
          <w:shd w:val="clear" w:color="auto" w:fill="00FFFF"/>
        </w:rPr>
        <w:t>social movements</w:t>
      </w:r>
      <w:r w:rsidRPr="009D576C">
        <w:rPr>
          <w:color w:val="000000"/>
          <w:sz w:val="16"/>
        </w:rPr>
        <w:t> </w:t>
      </w:r>
      <w:r>
        <w:rPr>
          <w:color w:val="000000"/>
          <w:u w:val="single"/>
        </w:rPr>
        <w:t>across a broad spectrum</w:t>
      </w:r>
      <w:r w:rsidRPr="009D576C">
        <w:rPr>
          <w:color w:val="000000"/>
          <w:sz w:val="16"/>
        </w:rPr>
        <w:t> </w:t>
      </w:r>
      <w:r>
        <w:rPr>
          <w:b/>
          <w:bCs/>
          <w:color w:val="000000"/>
          <w:u w:val="single"/>
          <w:shd w:val="clear" w:color="auto" w:fill="00FFFF"/>
        </w:rPr>
        <w:t>have become directly engaged with climate issues.</w:t>
      </w:r>
      <w:r w:rsidRPr="009D576C">
        <w:rPr>
          <w:color w:val="000000"/>
          <w:sz w:val="16"/>
        </w:rPr>
        <w:t> </w:t>
      </w:r>
      <w:r>
        <w:rPr>
          <w:color w:val="000000"/>
          <w:u w:val="single"/>
          <w:shd w:val="clear" w:color="auto" w:fill="00FFFF"/>
        </w:rPr>
        <w:t>Social movements</w:t>
      </w:r>
      <w:r w:rsidRPr="009D576C">
        <w:rPr>
          <w:color w:val="000000"/>
          <w:sz w:val="16"/>
        </w:rPr>
        <w:t> are defined as groupings of people who act intentionally through an organization or via a network or even as a loose affiliation. They must have a collective identification and capacity for sustained action and participation. Their </w:t>
      </w:r>
      <w:r>
        <w:rPr>
          <w:color w:val="000000"/>
          <w:u w:val="single"/>
        </w:rPr>
        <w:t>purpose often is to</w:t>
      </w:r>
      <w:r w:rsidRPr="009D576C">
        <w:rPr>
          <w:color w:val="000000"/>
          <w:sz w:val="16"/>
        </w:rPr>
        <w:t> </w:t>
      </w:r>
      <w:r>
        <w:rPr>
          <w:color w:val="000000"/>
          <w:u w:val="single"/>
          <w:shd w:val="clear" w:color="auto" w:fill="00FFFF"/>
        </w:rPr>
        <w:t>transform the conditions for social change as</w:t>
      </w:r>
      <w:r w:rsidRPr="009D576C">
        <w:rPr>
          <w:color w:val="000000"/>
          <w:sz w:val="16"/>
        </w:rPr>
        <w:t> </w:t>
      </w:r>
      <w:r>
        <w:rPr>
          <w:color w:val="000000"/>
          <w:u w:val="single"/>
        </w:rPr>
        <w:t>key</w:t>
      </w:r>
      <w:r w:rsidRPr="009D576C">
        <w:rPr>
          <w:color w:val="000000"/>
          <w:sz w:val="16"/>
        </w:rPr>
        <w:t> </w:t>
      </w:r>
      <w:r>
        <w:rPr>
          <w:color w:val="000000"/>
          <w:u w:val="single"/>
          <w:shd w:val="clear" w:color="auto" w:fill="00FFFF"/>
        </w:rPr>
        <w:t>agents</w:t>
      </w:r>
      <w:r w:rsidRPr="009D576C">
        <w:rPr>
          <w:color w:val="000000"/>
          <w:sz w:val="16"/>
        </w:rPr>
        <w:t> </w:t>
      </w:r>
      <w:r>
        <w:rPr>
          <w:color w:val="000000"/>
          <w:u w:val="single"/>
        </w:rPr>
        <w:t>in creating a “movement society”</w:t>
      </w:r>
      <w:r w:rsidRPr="009D576C">
        <w:rPr>
          <w:color w:val="000000"/>
          <w:sz w:val="16"/>
        </w:rPr>
        <w:t> </w:t>
      </w:r>
      <w:r>
        <w:rPr>
          <w:color w:val="000000"/>
          <w:u w:val="single"/>
          <w:shd w:val="clear" w:color="auto" w:fill="00FFFF"/>
        </w:rPr>
        <w:t>of mass political involvement.</w:t>
      </w:r>
      <w:r w:rsidRPr="009D576C">
        <w:rPr>
          <w:color w:val="000000"/>
          <w:sz w:val="16"/>
        </w:rPr>
        <w:t> In doing so, social movements engage in a “metapolitics” of creating power and recreating society. </w:t>
      </w:r>
      <w:r>
        <w:rPr>
          <w:color w:val="000000"/>
          <w:u w:val="single"/>
          <w:shd w:val="clear" w:color="auto" w:fill="00FFFF"/>
        </w:rPr>
        <w:t>Climate movements</w:t>
      </w:r>
      <w:r w:rsidRPr="009D576C">
        <w:rPr>
          <w:color w:val="000000"/>
          <w:sz w:val="16"/>
        </w:rPr>
        <w:t> </w:t>
      </w:r>
      <w:r>
        <w:rPr>
          <w:color w:val="000000"/>
          <w:u w:val="single"/>
        </w:rPr>
        <w:t>are increasingly being shown to</w:t>
      </w:r>
      <w:r w:rsidRPr="009D576C">
        <w:rPr>
          <w:color w:val="000000"/>
          <w:sz w:val="16"/>
        </w:rPr>
        <w:t> </w:t>
      </w:r>
      <w:r>
        <w:rPr>
          <w:color w:val="000000"/>
          <w:u w:val="single"/>
          <w:shd w:val="clear" w:color="auto" w:fill="00FFFF"/>
        </w:rPr>
        <w:t>have this effect.</w:t>
      </w:r>
      <w:r w:rsidRPr="009D576C">
        <w:rPr>
          <w:color w:val="000000"/>
          <w:sz w:val="16"/>
        </w:rPr>
        <w:t> Recent research demonstrates that </w:t>
      </w:r>
      <w:r>
        <w:rPr>
          <w:color w:val="000000"/>
          <w:u w:val="single"/>
        </w:rPr>
        <w:t>with climate change, there is a growing realignment in the social movement field to simultaneously address both climate concerns and social agendas.</w:t>
      </w:r>
      <w:r w:rsidRPr="009D576C">
        <w:rPr>
          <w:color w:val="000000"/>
          <w:sz w:val="16"/>
        </w:rPr>
        <w:t> New forms of social agency are emerging under climate change, </w:t>
      </w:r>
      <w:r>
        <w:rPr>
          <w:color w:val="000000"/>
          <w:u w:val="single"/>
        </w:rPr>
        <w:t>posing a new kind of climatized “movement society.”</w:t>
      </w:r>
      <w:r w:rsidRPr="009D576C">
        <w:rPr>
          <w:color w:val="000000"/>
          <w:sz w:val="16"/>
        </w:rPr>
        <w:t> Arguably, as demonstrated by the limited efforts at developing international climate policy, </w:t>
      </w:r>
      <w:r>
        <w:rPr>
          <w:b/>
          <w:bCs/>
          <w:color w:val="000000"/>
          <w:u w:val="single"/>
          <w:shd w:val="clear" w:color="auto" w:fill="00FFFF"/>
        </w:rPr>
        <w:t>mass mobilization on climate issues</w:t>
      </w:r>
      <w:r w:rsidRPr="009D576C">
        <w:rPr>
          <w:color w:val="000000"/>
          <w:sz w:val="16"/>
        </w:rPr>
        <w:t> </w:t>
      </w:r>
      <w:r>
        <w:rPr>
          <w:color w:val="000000"/>
          <w:u w:val="single"/>
          <w:shd w:val="clear" w:color="auto" w:fill="00FFFF"/>
        </w:rPr>
        <w:t>is a</w:t>
      </w:r>
      <w:r w:rsidRPr="009D576C">
        <w:rPr>
          <w:color w:val="000000"/>
          <w:sz w:val="16"/>
        </w:rPr>
        <w:t> </w:t>
      </w:r>
      <w:r>
        <w:rPr>
          <w:b/>
          <w:bCs/>
          <w:color w:val="000000"/>
          <w:u w:val="single"/>
          <w:shd w:val="clear" w:color="auto" w:fill="00FFFF"/>
        </w:rPr>
        <w:t>necessary element of any strategy to secure climate stability.</w:t>
      </w:r>
      <w:r w:rsidRPr="009D576C">
        <w:rPr>
          <w:color w:val="000000"/>
          <w:sz w:val="16"/>
        </w:rPr>
        <w:t> Three broad fields of action are evident – politicising the impacts of climate change, contesting the causes, and advancing solutions. In each there is a widening field of agendas as climate concerns overwhelm existing social relations. Distinctive strategies emerge. First, </w:t>
      </w:r>
      <w:r>
        <w:rPr>
          <w:color w:val="000000"/>
          <w:u w:val="single"/>
        </w:rPr>
        <w:t>there is growing collective identification among people affected by the impacts of climate change</w:t>
      </w:r>
      <w:r w:rsidRPr="009D576C">
        <w:rPr>
          <w:color w:val="000000"/>
          <w:sz w:val="16"/>
        </w:rPr>
        <w:t>, now or anticipated, with a marked shift from climate advocacy to climate organizing, of acting “with,” not “for” those affected. Second, </w:t>
      </w:r>
      <w:r>
        <w:rPr>
          <w:color w:val="000000"/>
          <w:u w:val="single"/>
          <w:shd w:val="clear" w:color="auto" w:fill="00FFFF"/>
        </w:rPr>
        <w:t>actions to challenge the legitimacy of the fossil fuel sector have escalated</w:t>
      </w:r>
      <w:r w:rsidRPr="009D576C">
        <w:rPr>
          <w:color w:val="000000"/>
          <w:sz w:val="16"/>
        </w:rPr>
        <w:t>, materializing the causes of climate change in the fossil fuel cycle. With this, there is a move from abstract demands for emissions reduction to much more concrete demands for fossil fuel phase-out. Finally, in terms of solutions, there is a move from a focus on emission-reduction programs to wider policy agendas designed to transform social relations. </w:t>
      </w:r>
      <w:r>
        <w:rPr>
          <w:color w:val="000000"/>
          <w:u w:val="single"/>
          <w:shd w:val="clear" w:color="auto" w:fill="00FFFF"/>
        </w:rPr>
        <w:t>Emissions reduction is</w:t>
      </w:r>
      <w:r w:rsidRPr="009D576C">
        <w:rPr>
          <w:color w:val="000000"/>
          <w:sz w:val="16"/>
        </w:rPr>
        <w:t> </w:t>
      </w:r>
      <w:r>
        <w:rPr>
          <w:color w:val="000000"/>
          <w:u w:val="single"/>
        </w:rPr>
        <w:t>no longer</w:t>
      </w:r>
      <w:r w:rsidRPr="009D576C">
        <w:rPr>
          <w:color w:val="000000"/>
          <w:sz w:val="16"/>
        </w:rPr>
        <w:t> </w:t>
      </w:r>
      <w:r>
        <w:rPr>
          <w:color w:val="000000"/>
          <w:u w:val="single"/>
          <w:shd w:val="clear" w:color="auto" w:fill="00FFFF"/>
        </w:rPr>
        <w:t>seen</w:t>
      </w:r>
      <w:r w:rsidRPr="009D576C">
        <w:rPr>
          <w:color w:val="000000"/>
          <w:sz w:val="16"/>
        </w:rPr>
        <w:t> </w:t>
      </w:r>
      <w:r>
        <w:rPr>
          <w:color w:val="000000"/>
          <w:u w:val="single"/>
        </w:rPr>
        <w:t>as a burden to be shared, but</w:t>
      </w:r>
      <w:r w:rsidRPr="009D576C">
        <w:rPr>
          <w:color w:val="000000"/>
          <w:sz w:val="16"/>
        </w:rPr>
        <w:t> </w:t>
      </w:r>
      <w:r>
        <w:rPr>
          <w:color w:val="000000"/>
          <w:u w:val="single"/>
          <w:shd w:val="clear" w:color="auto" w:fill="00FFFF"/>
        </w:rPr>
        <w:t>as part of wider social transformation</w:t>
      </w:r>
      <w:r w:rsidRPr="009D576C">
        <w:rPr>
          <w:color w:val="000000"/>
          <w:sz w:val="16"/>
        </w:rPr>
        <w:t>, of benefit to all.</w:t>
      </w:r>
    </w:p>
    <w:p w14:paraId="03105968" w14:textId="77777777" w:rsidR="00705A90" w:rsidRDefault="00705A90" w:rsidP="00705A90">
      <w:pPr>
        <w:pStyle w:val="Heading4"/>
        <w:spacing w:before="30" w:line="278" w:lineRule="atLeast"/>
        <w:rPr>
          <w:rFonts w:eastAsia="Times New Roman" w:cs="Calibri"/>
          <w:color w:val="000000"/>
          <w:szCs w:val="26"/>
          <w:lang w:eastAsia="zh-CN"/>
        </w:rPr>
      </w:pPr>
      <w:r>
        <w:rPr>
          <w:rFonts w:cs="Calibri"/>
          <w:color w:val="000000"/>
          <w:szCs w:val="26"/>
        </w:rPr>
        <w:t>3---Disruptive protests fracture public support and trigger crackdowns.</w:t>
      </w:r>
    </w:p>
    <w:p w14:paraId="254294BE" w14:textId="77777777" w:rsidR="00705A90" w:rsidRDefault="00705A90" w:rsidP="00705A90">
      <w:pPr>
        <w:spacing w:after="120" w:line="235" w:lineRule="atLeast"/>
        <w:rPr>
          <w:color w:val="000000"/>
        </w:rPr>
      </w:pPr>
      <w:r>
        <w:rPr>
          <w:color w:val="000000"/>
        </w:rPr>
        <w:t>Kristogger </w:t>
      </w:r>
      <w:r>
        <w:rPr>
          <w:b/>
          <w:bCs/>
          <w:color w:val="000000"/>
          <w:sz w:val="26"/>
          <w:szCs w:val="26"/>
        </w:rPr>
        <w:t>Tigue 22</w:t>
      </w:r>
      <w:r>
        <w:rPr>
          <w:color w:val="000000"/>
        </w:rPr>
        <w:t>.Staff writer for Inside Climate News, covering climate issues in the Midwest, has been published in Reuters, Scientific American, Mother Jones, HuffPost and many more. “Bold Climate Protests Are Triggering Even Bolder Anti-Protest Laws.” 11/22/22. https://insideclimatenews.org/news/22112022/bold-climate-protests-are-triggering-even-bolder-anti-protest-laws/</w:t>
      </w:r>
    </w:p>
    <w:p w14:paraId="06510C14" w14:textId="77777777" w:rsidR="00705A90" w:rsidRPr="009D576C" w:rsidRDefault="00705A90" w:rsidP="00705A90">
      <w:pPr>
        <w:spacing w:line="235" w:lineRule="atLeast"/>
        <w:rPr>
          <w:color w:val="000000"/>
          <w:sz w:val="14"/>
        </w:rPr>
      </w:pPr>
      <w:r w:rsidRPr="009D576C">
        <w:rPr>
          <w:color w:val="000000"/>
          <w:sz w:val="14"/>
        </w:rPr>
        <w:t>Last week, climate activists dumped baking flour on a sports car painted by the famous U.S. pop artist Andy Warhol that is on display in Italy’s financial capital.</w:t>
      </w:r>
    </w:p>
    <w:p w14:paraId="6E491795" w14:textId="77777777" w:rsidR="00705A90" w:rsidRPr="009D576C" w:rsidRDefault="00705A90" w:rsidP="00705A90">
      <w:pPr>
        <w:spacing w:line="235" w:lineRule="atLeast"/>
        <w:rPr>
          <w:color w:val="000000"/>
          <w:sz w:val="14"/>
        </w:rPr>
      </w:pPr>
      <w:r w:rsidRPr="009D576C">
        <w:rPr>
          <w:color w:val="000000"/>
          <w:sz w:val="14"/>
        </w:rPr>
        <w:t>But </w:t>
      </w:r>
      <w:r>
        <w:rPr>
          <w:color w:val="000000"/>
          <w:u w:val="single"/>
        </w:rPr>
        <w:t>as</w:t>
      </w:r>
      <w:r w:rsidRPr="009D576C">
        <w:rPr>
          <w:color w:val="000000"/>
          <w:sz w:val="14"/>
        </w:rPr>
        <w:t> </w:t>
      </w:r>
      <w:r>
        <w:rPr>
          <w:color w:val="000000"/>
          <w:u w:val="single"/>
          <w:shd w:val="clear" w:color="auto" w:fill="00FFFF"/>
        </w:rPr>
        <w:t>climate protesters</w:t>
      </w:r>
      <w:r w:rsidRPr="009D576C">
        <w:rPr>
          <w:color w:val="000000"/>
          <w:sz w:val="14"/>
        </w:rPr>
        <w:t> </w:t>
      </w:r>
      <w:r>
        <w:rPr>
          <w:color w:val="000000"/>
          <w:u w:val="single"/>
        </w:rPr>
        <w:t>adopt more radical tactics</w:t>
      </w:r>
      <w:r w:rsidRPr="009D576C">
        <w:rPr>
          <w:color w:val="000000"/>
          <w:sz w:val="14"/>
        </w:rPr>
        <w:t> to highlight what they say is a world moving far too slowly to prevent catastrophic global warming in the coming decades, </w:t>
      </w:r>
      <w:r>
        <w:rPr>
          <w:color w:val="000000"/>
          <w:u w:val="single"/>
        </w:rPr>
        <w:t>they’re being</w:t>
      </w:r>
      <w:r w:rsidRPr="009D576C">
        <w:rPr>
          <w:color w:val="000000"/>
          <w:sz w:val="14"/>
        </w:rPr>
        <w:t> </w:t>
      </w:r>
      <w:r>
        <w:rPr>
          <w:color w:val="000000"/>
          <w:u w:val="single"/>
          <w:shd w:val="clear" w:color="auto" w:fill="00FFFF"/>
        </w:rPr>
        <w:t>met with</w:t>
      </w:r>
      <w:r w:rsidRPr="009D576C">
        <w:rPr>
          <w:color w:val="000000"/>
          <w:sz w:val="14"/>
        </w:rPr>
        <w:t> </w:t>
      </w:r>
      <w:r>
        <w:rPr>
          <w:color w:val="000000"/>
          <w:u w:val="single"/>
        </w:rPr>
        <w:t>a slew of</w:t>
      </w:r>
      <w:r w:rsidRPr="009D576C">
        <w:rPr>
          <w:color w:val="000000"/>
          <w:sz w:val="14"/>
        </w:rPr>
        <w:t> </w:t>
      </w:r>
      <w:r>
        <w:rPr>
          <w:b/>
          <w:bCs/>
          <w:color w:val="000000"/>
          <w:u w:val="single"/>
        </w:rPr>
        <w:t>new</w:t>
      </w:r>
      <w:r w:rsidRPr="009D576C">
        <w:rPr>
          <w:color w:val="000000"/>
          <w:sz w:val="14"/>
        </w:rPr>
        <w:t> </w:t>
      </w:r>
      <w:r>
        <w:rPr>
          <w:b/>
          <w:bCs/>
          <w:color w:val="000000"/>
          <w:u w:val="single"/>
          <w:shd w:val="clear" w:color="auto" w:fill="00FFFF"/>
        </w:rPr>
        <w:t>anti-protest laws</w:t>
      </w:r>
      <w:r w:rsidRPr="009D576C">
        <w:rPr>
          <w:color w:val="000000"/>
          <w:sz w:val="14"/>
        </w:rPr>
        <w:t> </w:t>
      </w:r>
      <w:r>
        <w:rPr>
          <w:color w:val="000000"/>
          <w:u w:val="single"/>
        </w:rPr>
        <w:t>from policymakers who say the demonstrations are going too far.</w:t>
      </w:r>
    </w:p>
    <w:p w14:paraId="051A9170" w14:textId="77777777" w:rsidR="00705A90" w:rsidRPr="009D576C" w:rsidRDefault="00705A90" w:rsidP="00705A90">
      <w:pPr>
        <w:spacing w:line="235" w:lineRule="atLeast"/>
        <w:rPr>
          <w:color w:val="000000"/>
          <w:sz w:val="14"/>
        </w:rPr>
      </w:pPr>
      <w:r>
        <w:rPr>
          <w:color w:val="000000"/>
          <w:u w:val="single"/>
          <w:shd w:val="clear" w:color="auto" w:fill="00FFFF"/>
        </w:rPr>
        <w:t>In Britain</w:t>
      </w:r>
      <w:r w:rsidRPr="009D576C">
        <w:rPr>
          <w:color w:val="000000"/>
          <w:sz w:val="14"/>
        </w:rPr>
        <w:t>, </w:t>
      </w:r>
      <w:r>
        <w:rPr>
          <w:color w:val="000000"/>
          <w:u w:val="single"/>
        </w:rPr>
        <w:t>climate</w:t>
      </w:r>
      <w:r w:rsidRPr="009D576C">
        <w:rPr>
          <w:color w:val="000000"/>
          <w:sz w:val="14"/>
        </w:rPr>
        <w:t> </w:t>
      </w:r>
      <w:r>
        <w:rPr>
          <w:color w:val="000000"/>
          <w:u w:val="single"/>
          <w:shd w:val="clear" w:color="auto" w:fill="00FFFF"/>
        </w:rPr>
        <w:t>protests</w:t>
      </w:r>
      <w:r w:rsidRPr="009D576C">
        <w:rPr>
          <w:color w:val="000000"/>
          <w:sz w:val="14"/>
        </w:rPr>
        <w:t> that have jammed highways and disrupted places of commerce have </w:t>
      </w:r>
      <w:r>
        <w:rPr>
          <w:color w:val="000000"/>
          <w:u w:val="single"/>
          <w:shd w:val="clear" w:color="auto" w:fill="00FFFF"/>
        </w:rPr>
        <w:t>emboldened</w:t>
      </w:r>
      <w:r w:rsidRPr="009D576C">
        <w:rPr>
          <w:color w:val="000000"/>
          <w:sz w:val="14"/>
        </w:rPr>
        <w:t> </w:t>
      </w:r>
      <w:r>
        <w:rPr>
          <w:color w:val="000000"/>
          <w:u w:val="single"/>
        </w:rPr>
        <w:t>lawmakers to pass new</w:t>
      </w:r>
      <w:r w:rsidRPr="009D576C">
        <w:rPr>
          <w:color w:val="000000"/>
          <w:sz w:val="14"/>
        </w:rPr>
        <w:t> </w:t>
      </w:r>
      <w:r>
        <w:rPr>
          <w:color w:val="000000"/>
          <w:u w:val="single"/>
          <w:shd w:val="clear" w:color="auto" w:fill="00FFFF"/>
        </w:rPr>
        <w:t>legislation that</w:t>
      </w:r>
      <w:r w:rsidRPr="009D576C">
        <w:rPr>
          <w:color w:val="000000"/>
          <w:sz w:val="14"/>
        </w:rPr>
        <w:t> </w:t>
      </w:r>
      <w:r>
        <w:rPr>
          <w:b/>
          <w:bCs/>
          <w:color w:val="000000"/>
          <w:u w:val="single"/>
          <w:shd w:val="clear" w:color="auto" w:fill="00FFFF"/>
        </w:rPr>
        <w:t>gives police broad new powers</w:t>
      </w:r>
      <w:r w:rsidRPr="009D576C">
        <w:rPr>
          <w:color w:val="000000"/>
          <w:sz w:val="14"/>
        </w:rPr>
        <w:t> </w:t>
      </w:r>
      <w:r>
        <w:rPr>
          <w:color w:val="000000"/>
          <w:u w:val="single"/>
        </w:rPr>
        <w:t>to regulate demonstrations</w:t>
      </w:r>
      <w:r w:rsidRPr="009D576C">
        <w:rPr>
          <w:color w:val="000000"/>
          <w:sz w:val="14"/>
        </w:rPr>
        <w:t>. That includes being able to dictate when a protest can take place and how loud it gets. </w:t>
      </w:r>
      <w:r>
        <w:rPr>
          <w:color w:val="000000"/>
          <w:u w:val="single"/>
        </w:rPr>
        <w:t>The new law also threatens protesters who block highways with harsh new penalties</w:t>
      </w:r>
      <w:r w:rsidRPr="009D576C">
        <w:rPr>
          <w:color w:val="000000"/>
          <w:sz w:val="14"/>
        </w:rPr>
        <w:t>, including up to six months in prison and unlimited fines. And lawmakers are also considering new legislation, known as The Public Order bill, which could extend those penalties to protesters who lock themselves onto construction sites or other places of business, as well as give police new powers to stop and search someone for a “protest-related” offense.</w:t>
      </w:r>
    </w:p>
    <w:p w14:paraId="674A3526" w14:textId="77777777" w:rsidR="00705A90" w:rsidRPr="009D576C" w:rsidRDefault="00705A90" w:rsidP="00705A90">
      <w:pPr>
        <w:spacing w:line="235" w:lineRule="atLeast"/>
        <w:rPr>
          <w:color w:val="000000"/>
          <w:sz w:val="14"/>
        </w:rPr>
      </w:pPr>
      <w:r>
        <w:rPr>
          <w:color w:val="000000"/>
          <w:u w:val="single"/>
        </w:rPr>
        <w:lastRenderedPageBreak/>
        <w:t>In Australia, lawmakers passed</w:t>
      </w:r>
      <w:r w:rsidRPr="009D576C">
        <w:rPr>
          <w:color w:val="000000"/>
          <w:sz w:val="14"/>
        </w:rPr>
        <w:t> a </w:t>
      </w:r>
      <w:r>
        <w:rPr>
          <w:color w:val="000000"/>
          <w:u w:val="single"/>
        </w:rPr>
        <w:t>new law in</w:t>
      </w:r>
      <w:r w:rsidRPr="009D576C">
        <w:rPr>
          <w:color w:val="000000"/>
          <w:sz w:val="14"/>
        </w:rPr>
        <w:t> April </w:t>
      </w:r>
      <w:r>
        <w:rPr>
          <w:color w:val="000000"/>
          <w:u w:val="single"/>
        </w:rPr>
        <w:t>that similarly increased penalties on protesters</w:t>
      </w:r>
      <w:r w:rsidRPr="009D576C">
        <w:rPr>
          <w:color w:val="000000"/>
          <w:sz w:val="14"/>
        </w:rPr>
        <w:t> who disrupt economic activities, turning what was once a $400 maximum fine into a $15,000 one, with the possibility of serving up to two years in jail.</w:t>
      </w:r>
    </w:p>
    <w:p w14:paraId="24E5ED3D" w14:textId="77777777" w:rsidR="00705A90" w:rsidRPr="009D576C" w:rsidRDefault="00705A90" w:rsidP="00705A90">
      <w:pPr>
        <w:spacing w:line="235" w:lineRule="atLeast"/>
        <w:rPr>
          <w:color w:val="000000"/>
          <w:sz w:val="14"/>
        </w:rPr>
      </w:pPr>
      <w:r>
        <w:rPr>
          <w:color w:val="000000"/>
          <w:u w:val="single"/>
          <w:shd w:val="clear" w:color="auto" w:fill="00FFFF"/>
        </w:rPr>
        <w:t>In</w:t>
      </w:r>
      <w:r w:rsidRPr="009D576C">
        <w:rPr>
          <w:color w:val="000000"/>
          <w:sz w:val="14"/>
        </w:rPr>
        <w:t> </w:t>
      </w:r>
      <w:r>
        <w:rPr>
          <w:color w:val="000000"/>
          <w:u w:val="single"/>
        </w:rPr>
        <w:t>the</w:t>
      </w:r>
      <w:r w:rsidRPr="009D576C">
        <w:rPr>
          <w:color w:val="000000"/>
          <w:sz w:val="14"/>
        </w:rPr>
        <w:t> </w:t>
      </w:r>
      <w:r>
        <w:rPr>
          <w:color w:val="000000"/>
          <w:u w:val="single"/>
          <w:shd w:val="clear" w:color="auto" w:fill="00FFFF"/>
        </w:rPr>
        <w:t>U</w:t>
      </w:r>
      <w:r>
        <w:rPr>
          <w:color w:val="000000"/>
          <w:u w:val="single"/>
        </w:rPr>
        <w:t>nited</w:t>
      </w:r>
      <w:r w:rsidRPr="009D576C">
        <w:rPr>
          <w:color w:val="000000"/>
          <w:sz w:val="14"/>
        </w:rPr>
        <w:t> </w:t>
      </w:r>
      <w:r>
        <w:rPr>
          <w:color w:val="000000"/>
          <w:u w:val="single"/>
          <w:shd w:val="clear" w:color="auto" w:fill="00FFFF"/>
        </w:rPr>
        <w:t>S</w:t>
      </w:r>
      <w:r>
        <w:rPr>
          <w:color w:val="000000"/>
          <w:u w:val="single"/>
        </w:rPr>
        <w:t>tates</w:t>
      </w:r>
      <w:r w:rsidRPr="009D576C">
        <w:rPr>
          <w:color w:val="000000"/>
          <w:sz w:val="14"/>
        </w:rPr>
        <w:t>, too, </w:t>
      </w:r>
      <w:r>
        <w:rPr>
          <w:color w:val="000000"/>
          <w:u w:val="single"/>
          <w:shd w:val="clear" w:color="auto" w:fill="00FFFF"/>
        </w:rPr>
        <w:t>protests</w:t>
      </w:r>
      <w:r w:rsidRPr="009D576C">
        <w:rPr>
          <w:color w:val="000000"/>
          <w:sz w:val="14"/>
        </w:rPr>
        <w:t> that have been broadly tied to environmental, social and climate justice issues, such as demonstrations attempting to halt construction of major international oil and gas pipelines, </w:t>
      </w:r>
      <w:r>
        <w:rPr>
          <w:color w:val="000000"/>
          <w:u w:val="single"/>
        </w:rPr>
        <w:t>have</w:t>
      </w:r>
      <w:r w:rsidRPr="009D576C">
        <w:rPr>
          <w:color w:val="000000"/>
          <w:sz w:val="14"/>
        </w:rPr>
        <w:t> </w:t>
      </w:r>
      <w:r>
        <w:rPr>
          <w:color w:val="000000"/>
          <w:u w:val="single"/>
          <w:shd w:val="clear" w:color="auto" w:fill="00FFFF"/>
        </w:rPr>
        <w:t>triggered new laws in</w:t>
      </w:r>
      <w:r w:rsidRPr="009D576C">
        <w:rPr>
          <w:color w:val="000000"/>
          <w:sz w:val="14"/>
        </w:rPr>
        <w:t> </w:t>
      </w:r>
      <w:r>
        <w:rPr>
          <w:color w:val="000000"/>
          <w:u w:val="single"/>
          <w:shd w:val="clear" w:color="auto" w:fill="00FFFF"/>
        </w:rPr>
        <w:t>more than</w:t>
      </w:r>
      <w:r w:rsidRPr="009D576C">
        <w:rPr>
          <w:color w:val="000000"/>
          <w:sz w:val="14"/>
        </w:rPr>
        <w:t> </w:t>
      </w:r>
      <w:r>
        <w:rPr>
          <w:color w:val="000000"/>
          <w:u w:val="single"/>
        </w:rPr>
        <w:t>a</w:t>
      </w:r>
      <w:r w:rsidRPr="009D576C">
        <w:rPr>
          <w:color w:val="000000"/>
          <w:sz w:val="14"/>
        </w:rPr>
        <w:t> </w:t>
      </w:r>
      <w:r>
        <w:rPr>
          <w:b/>
          <w:bCs/>
          <w:color w:val="000000"/>
          <w:u w:val="single"/>
          <w:shd w:val="clear" w:color="auto" w:fill="00FFFF"/>
        </w:rPr>
        <w:t>dozen states</w:t>
      </w:r>
      <w:r w:rsidRPr="009D576C">
        <w:rPr>
          <w:color w:val="000000"/>
          <w:sz w:val="14"/>
        </w:rPr>
        <w:t>. In some of those cases, </w:t>
      </w:r>
      <w:r>
        <w:rPr>
          <w:color w:val="000000"/>
          <w:u w:val="single"/>
          <w:shd w:val="clear" w:color="auto" w:fill="00FFFF"/>
        </w:rPr>
        <w:t>trespassing and “impeding”</w:t>
      </w:r>
      <w:r w:rsidRPr="009D576C">
        <w:rPr>
          <w:color w:val="000000"/>
          <w:sz w:val="14"/>
        </w:rPr>
        <w:t> </w:t>
      </w:r>
      <w:r>
        <w:rPr>
          <w:color w:val="000000"/>
          <w:u w:val="single"/>
        </w:rPr>
        <w:t>the operation of pipelines, power plants and other “critical infrastructure” can now</w:t>
      </w:r>
      <w:r w:rsidRPr="009D576C">
        <w:rPr>
          <w:color w:val="000000"/>
          <w:sz w:val="14"/>
        </w:rPr>
        <w:t> </w:t>
      </w:r>
      <w:r>
        <w:rPr>
          <w:color w:val="000000"/>
          <w:u w:val="single"/>
          <w:shd w:val="clear" w:color="auto" w:fill="00FFFF"/>
        </w:rPr>
        <w:t>lead to a</w:t>
      </w:r>
      <w:r w:rsidRPr="009D576C">
        <w:rPr>
          <w:color w:val="000000"/>
          <w:sz w:val="14"/>
        </w:rPr>
        <w:t> </w:t>
      </w:r>
      <w:r>
        <w:rPr>
          <w:b/>
          <w:bCs/>
          <w:color w:val="000000"/>
          <w:u w:val="single"/>
          <w:shd w:val="clear" w:color="auto" w:fill="00FFFF"/>
        </w:rPr>
        <w:t>felony conviction</w:t>
      </w:r>
      <w:r>
        <w:rPr>
          <w:color w:val="000000"/>
          <w:u w:val="single"/>
        </w:rPr>
        <w:t>.</w:t>
      </w:r>
    </w:p>
    <w:p w14:paraId="23CB0F5C" w14:textId="77777777" w:rsidR="00705A90" w:rsidRPr="009D576C" w:rsidRDefault="00705A90" w:rsidP="00705A90">
      <w:pPr>
        <w:spacing w:line="235" w:lineRule="atLeast"/>
        <w:rPr>
          <w:color w:val="000000"/>
          <w:sz w:val="14"/>
        </w:rPr>
      </w:pPr>
      <w:r w:rsidRPr="009D576C">
        <w:rPr>
          <w:color w:val="000000"/>
          <w:sz w:val="14"/>
        </w:rPr>
        <w:t>“Protest is a fundamental right, not a gift from the state,” Martha Spurrier, director of U.K.-based civil rights organization Liberty, said at a recent press event in reaction to the new anti-protest laws in Britain. “Our right to protest continues to be attacked by a government intent on making it harder for people to stand up for the causes they believe in.”</w:t>
      </w:r>
    </w:p>
    <w:p w14:paraId="4018F9DD" w14:textId="77777777" w:rsidR="00705A90" w:rsidRPr="009D576C" w:rsidRDefault="00705A90" w:rsidP="00705A90">
      <w:pPr>
        <w:spacing w:line="235" w:lineRule="atLeast"/>
        <w:rPr>
          <w:color w:val="000000"/>
          <w:sz w:val="14"/>
        </w:rPr>
      </w:pPr>
      <w:r>
        <w:rPr>
          <w:color w:val="000000"/>
          <w:u w:val="single"/>
        </w:rPr>
        <w:t>Proponents of the new laws say they’re necessary to prevent a “small minority of protesters” from causing significant disruptions to daily life</w:t>
      </w:r>
      <w:r w:rsidRPr="009D576C">
        <w:rPr>
          <w:color w:val="000000"/>
          <w:sz w:val="14"/>
        </w:rPr>
        <w:t>, which they say can inflict serious economic losses on businesses and taxpayers and even put lives at risk. Last month, for example, German officials blamed at least one death in Berlin on activists after a climate protest delayed emergency responders trying to reach a traffic accident. Developers for Britain’s HS2 high-speed railway line have also claimed that protests against the project have increased its costs by about $145 million.</w:t>
      </w:r>
    </w:p>
    <w:p w14:paraId="19366B07" w14:textId="77777777" w:rsidR="00705A90" w:rsidRPr="009D576C" w:rsidRDefault="00705A90" w:rsidP="00705A90">
      <w:pPr>
        <w:spacing w:line="235" w:lineRule="atLeast"/>
        <w:rPr>
          <w:color w:val="000000"/>
          <w:sz w:val="14"/>
        </w:rPr>
      </w:pPr>
      <w:r w:rsidRPr="009D576C">
        <w:rPr>
          <w:color w:val="000000"/>
          <w:sz w:val="14"/>
        </w:rPr>
        <w:t>But </w:t>
      </w:r>
      <w:r>
        <w:rPr>
          <w:color w:val="000000"/>
          <w:u w:val="single"/>
        </w:rPr>
        <w:t>human and civil rights groups say the</w:t>
      </w:r>
      <w:r w:rsidRPr="009D576C">
        <w:rPr>
          <w:color w:val="000000"/>
          <w:sz w:val="14"/>
        </w:rPr>
        <w:t> </w:t>
      </w:r>
      <w:r>
        <w:rPr>
          <w:color w:val="000000"/>
          <w:u w:val="single"/>
          <w:shd w:val="clear" w:color="auto" w:fill="00FFFF"/>
        </w:rPr>
        <w:t>laws pose</w:t>
      </w:r>
      <w:r w:rsidRPr="009D576C">
        <w:rPr>
          <w:color w:val="000000"/>
          <w:sz w:val="14"/>
        </w:rPr>
        <w:t> </w:t>
      </w:r>
      <w:r>
        <w:rPr>
          <w:color w:val="000000"/>
          <w:u w:val="single"/>
        </w:rPr>
        <w:t>a</w:t>
      </w:r>
      <w:r w:rsidRPr="009D576C">
        <w:rPr>
          <w:color w:val="000000"/>
          <w:sz w:val="14"/>
        </w:rPr>
        <w:t> </w:t>
      </w:r>
      <w:r>
        <w:rPr>
          <w:b/>
          <w:bCs/>
          <w:color w:val="000000"/>
          <w:u w:val="single"/>
          <w:shd w:val="clear" w:color="auto" w:fill="00FFFF"/>
        </w:rPr>
        <w:t>serious threat to</w:t>
      </w:r>
      <w:r w:rsidRPr="009D576C">
        <w:rPr>
          <w:color w:val="000000"/>
          <w:sz w:val="14"/>
        </w:rPr>
        <w:t> </w:t>
      </w:r>
      <w:r>
        <w:rPr>
          <w:b/>
          <w:bCs/>
          <w:color w:val="000000"/>
          <w:u w:val="single"/>
        </w:rPr>
        <w:t>free</w:t>
      </w:r>
      <w:r w:rsidRPr="009D576C">
        <w:rPr>
          <w:color w:val="000000"/>
          <w:sz w:val="14"/>
        </w:rPr>
        <w:t> </w:t>
      </w:r>
      <w:r>
        <w:rPr>
          <w:b/>
          <w:bCs/>
          <w:color w:val="000000"/>
          <w:u w:val="single"/>
          <w:shd w:val="clear" w:color="auto" w:fill="00FFFF"/>
        </w:rPr>
        <w:t>speech</w:t>
      </w:r>
      <w:r>
        <w:rPr>
          <w:color w:val="000000"/>
          <w:u w:val="single"/>
        </w:rPr>
        <w:t>,</w:t>
      </w:r>
      <w:r w:rsidRPr="009D576C">
        <w:rPr>
          <w:color w:val="000000"/>
          <w:sz w:val="14"/>
        </w:rPr>
        <w:t> which they call “an integral part of democracy.” And many of those laws now face legal challenges, including at least one lawsuit over Australia’s new anti-protest law that will be heard in front of the nation’s supreme court.</w:t>
      </w:r>
    </w:p>
    <w:p w14:paraId="57B4B9EB" w14:textId="77777777" w:rsidR="00705A90" w:rsidRPr="009D576C" w:rsidRDefault="00705A90" w:rsidP="00705A90">
      <w:pPr>
        <w:spacing w:line="235" w:lineRule="atLeast"/>
        <w:rPr>
          <w:color w:val="000000"/>
          <w:sz w:val="14"/>
        </w:rPr>
      </w:pPr>
      <w:r w:rsidRPr="009D576C">
        <w:rPr>
          <w:color w:val="000000"/>
          <w:sz w:val="14"/>
        </w:rPr>
        <w:t>Many activists have also argued that they’ve had no choice but to adopt bolder tactics after their governments have failed for decades to adequately respond to the climate crisis, which scientists say is exacerbating natural disasters and food insecurity in many parts of the world and driving the extinction of plants and animals to levels not seen in the last 10 million years. Meanwhile, the world’s governments and financial institutions continue to fund new fossil fuel development at record levels.</w:t>
      </w:r>
    </w:p>
    <w:p w14:paraId="4B4D460F" w14:textId="77777777" w:rsidR="00705A90" w:rsidRPr="009D576C" w:rsidRDefault="00705A90" w:rsidP="00705A90">
      <w:pPr>
        <w:spacing w:line="235" w:lineRule="atLeast"/>
        <w:rPr>
          <w:color w:val="000000"/>
          <w:sz w:val="14"/>
        </w:rPr>
      </w:pPr>
      <w:r w:rsidRPr="009D576C">
        <w:rPr>
          <w:color w:val="000000"/>
          <w:sz w:val="14"/>
        </w:rPr>
        <w:t>In fact, as the pivotal COP27 global climate talks came to a close last week, some delegates expressed immense frustration that more wasn’t being done to reduce the world’s dependence on fossil fuels. Without further intervention, climate experts say, the world will quickly overshoot the Paris Agreement target of limiting average global warming to 1.5 degrees Celsius by the end of the century. Instead, they say, the planet remains on track to warm between 2 and 3 degrees Celsius by that time—a scenario that would bring about devastating ecological consequences in the coming decades, including far more deadly natural disasters and an accelerating mass extinction crisis.</w:t>
      </w:r>
    </w:p>
    <w:p w14:paraId="6E85978C" w14:textId="77777777" w:rsidR="00705A90" w:rsidRPr="009D576C" w:rsidRDefault="00705A90" w:rsidP="00705A90">
      <w:pPr>
        <w:spacing w:line="235" w:lineRule="atLeast"/>
        <w:rPr>
          <w:color w:val="000000"/>
          <w:sz w:val="14"/>
        </w:rPr>
      </w:pPr>
      <w:r w:rsidRPr="009D576C">
        <w:rPr>
          <w:color w:val="000000"/>
          <w:sz w:val="14"/>
        </w:rPr>
        <w:t>Yet </w:t>
      </w:r>
      <w:r>
        <w:rPr>
          <w:color w:val="000000"/>
          <w:u w:val="single"/>
        </w:rPr>
        <w:t>the</w:t>
      </w:r>
      <w:r w:rsidRPr="009D576C">
        <w:rPr>
          <w:color w:val="000000"/>
          <w:sz w:val="14"/>
        </w:rPr>
        <w:t> </w:t>
      </w:r>
      <w:r>
        <w:rPr>
          <w:color w:val="000000"/>
          <w:u w:val="single"/>
          <w:shd w:val="clear" w:color="auto" w:fill="00FFFF"/>
        </w:rPr>
        <w:t>most recent climate protests</w:t>
      </w:r>
      <w:r w:rsidRPr="009D576C">
        <w:rPr>
          <w:color w:val="000000"/>
          <w:sz w:val="14"/>
        </w:rPr>
        <w:t>, especially ones including famous artwork, </w:t>
      </w:r>
      <w:r>
        <w:rPr>
          <w:color w:val="000000"/>
          <w:u w:val="single"/>
        </w:rPr>
        <w:t>have</w:t>
      </w:r>
      <w:r w:rsidRPr="009D576C">
        <w:rPr>
          <w:color w:val="000000"/>
          <w:sz w:val="14"/>
        </w:rPr>
        <w:t> </w:t>
      </w:r>
      <w:r>
        <w:rPr>
          <w:color w:val="000000"/>
          <w:u w:val="single"/>
          <w:shd w:val="clear" w:color="auto" w:fill="00FFFF"/>
        </w:rPr>
        <w:t>sparked</w:t>
      </w:r>
      <w:r w:rsidRPr="009D576C">
        <w:rPr>
          <w:color w:val="000000"/>
          <w:sz w:val="14"/>
        </w:rPr>
        <w:t> </w:t>
      </w:r>
      <w:r>
        <w:rPr>
          <w:b/>
          <w:bCs/>
          <w:color w:val="000000"/>
          <w:u w:val="single"/>
          <w:shd w:val="clear" w:color="auto" w:fill="00FFFF"/>
        </w:rPr>
        <w:t>heated</w:t>
      </w:r>
      <w:r w:rsidRPr="009D576C">
        <w:rPr>
          <w:color w:val="000000"/>
          <w:sz w:val="14"/>
        </w:rPr>
        <w:t> </w:t>
      </w:r>
      <w:r>
        <w:rPr>
          <w:b/>
          <w:bCs/>
          <w:color w:val="000000"/>
          <w:u w:val="single"/>
          <w:shd w:val="clear" w:color="auto" w:fill="00FFFF"/>
        </w:rPr>
        <w:t>debate</w:t>
      </w:r>
      <w:r w:rsidRPr="009D576C">
        <w:rPr>
          <w:color w:val="000000"/>
          <w:sz w:val="14"/>
        </w:rPr>
        <w:t> </w:t>
      </w:r>
      <w:r>
        <w:rPr>
          <w:color w:val="000000"/>
          <w:u w:val="single"/>
        </w:rPr>
        <w:t>within the climate movement over what’s the “right” and “wrong” way to protest</w:t>
      </w:r>
      <w:r w:rsidRPr="009D576C">
        <w:rPr>
          <w:color w:val="000000"/>
          <w:sz w:val="14"/>
        </w:rPr>
        <w:t>. While </w:t>
      </w:r>
      <w:r>
        <w:rPr>
          <w:color w:val="000000"/>
          <w:u w:val="single"/>
        </w:rPr>
        <w:t>there’s plenty of research that suggests civil disobedience and confrontational protests are quite effective at spreading awareness of social movement causes</w:t>
      </w:r>
      <w:r w:rsidRPr="009D576C">
        <w:rPr>
          <w:color w:val="000000"/>
          <w:sz w:val="14"/>
        </w:rPr>
        <w:t>, blocking specific projects and even normalizing social movements in the eyes of the public—a phenomenon sociologists call the “radical flank effect”—</w:t>
      </w:r>
      <w:r>
        <w:rPr>
          <w:color w:val="000000"/>
          <w:u w:val="single"/>
        </w:rPr>
        <w:t>more</w:t>
      </w:r>
      <w:r w:rsidRPr="009D576C">
        <w:rPr>
          <w:color w:val="000000"/>
          <w:sz w:val="14"/>
        </w:rPr>
        <w:t> </w:t>
      </w:r>
      <w:r>
        <w:rPr>
          <w:color w:val="000000"/>
          <w:u w:val="single"/>
          <w:shd w:val="clear" w:color="auto" w:fill="00FFFF"/>
        </w:rPr>
        <w:t>recent research</w:t>
      </w:r>
      <w:r w:rsidRPr="009D576C">
        <w:rPr>
          <w:color w:val="000000"/>
          <w:sz w:val="14"/>
        </w:rPr>
        <w:t> </w:t>
      </w:r>
      <w:r>
        <w:rPr>
          <w:color w:val="000000"/>
          <w:u w:val="single"/>
        </w:rPr>
        <w:t>also</w:t>
      </w:r>
      <w:r w:rsidRPr="009D576C">
        <w:rPr>
          <w:color w:val="000000"/>
          <w:sz w:val="14"/>
        </w:rPr>
        <w:t> </w:t>
      </w:r>
      <w:r>
        <w:rPr>
          <w:color w:val="000000"/>
          <w:u w:val="single"/>
          <w:shd w:val="clear" w:color="auto" w:fill="00FFFF"/>
        </w:rPr>
        <w:t>suggests</w:t>
      </w:r>
      <w:r w:rsidRPr="009D576C">
        <w:rPr>
          <w:color w:val="000000"/>
          <w:sz w:val="14"/>
        </w:rPr>
        <w:t> </w:t>
      </w:r>
      <w:r>
        <w:rPr>
          <w:color w:val="000000"/>
          <w:u w:val="single"/>
        </w:rPr>
        <w:t>that</w:t>
      </w:r>
      <w:r w:rsidRPr="009D576C">
        <w:rPr>
          <w:color w:val="000000"/>
          <w:sz w:val="14"/>
        </w:rPr>
        <w:t> </w:t>
      </w:r>
      <w:r>
        <w:rPr>
          <w:b/>
          <w:bCs/>
          <w:color w:val="000000"/>
          <w:u w:val="single"/>
          <w:shd w:val="clear" w:color="auto" w:fill="00FFFF"/>
        </w:rPr>
        <w:t>disruptive protesting</w:t>
      </w:r>
      <w:r w:rsidRPr="009D576C">
        <w:rPr>
          <w:color w:val="000000"/>
          <w:sz w:val="14"/>
        </w:rPr>
        <w:t> </w:t>
      </w:r>
      <w:r>
        <w:rPr>
          <w:color w:val="000000"/>
          <w:u w:val="single"/>
        </w:rPr>
        <w:t>can be</w:t>
      </w:r>
      <w:r w:rsidRPr="009D576C">
        <w:rPr>
          <w:color w:val="000000"/>
          <w:sz w:val="14"/>
        </w:rPr>
        <w:t> </w:t>
      </w:r>
      <w:r>
        <w:rPr>
          <w:b/>
          <w:bCs/>
          <w:color w:val="000000"/>
          <w:u w:val="single"/>
          <w:shd w:val="clear" w:color="auto" w:fill="00FFFF"/>
        </w:rPr>
        <w:t>counterproductive</w:t>
      </w:r>
      <w:r>
        <w:rPr>
          <w:color w:val="000000"/>
          <w:u w:val="single"/>
        </w:rPr>
        <w:t>.</w:t>
      </w:r>
    </w:p>
    <w:p w14:paraId="1613B77E" w14:textId="77777777" w:rsidR="00705A90" w:rsidRDefault="00705A90" w:rsidP="00705A90">
      <w:pPr>
        <w:spacing w:line="235" w:lineRule="atLeast"/>
        <w:rPr>
          <w:color w:val="000000"/>
          <w:u w:val="single"/>
        </w:rPr>
      </w:pPr>
      <w:r w:rsidRPr="009D576C">
        <w:rPr>
          <w:color w:val="000000"/>
          <w:sz w:val="14"/>
        </w:rPr>
        <w:t>A </w:t>
      </w:r>
      <w:r>
        <w:rPr>
          <w:color w:val="000000"/>
          <w:u w:val="single"/>
          <w:shd w:val="clear" w:color="auto" w:fill="00FFFF"/>
        </w:rPr>
        <w:t>2020 study found</w:t>
      </w:r>
      <w:r w:rsidRPr="009D576C">
        <w:rPr>
          <w:color w:val="000000"/>
          <w:sz w:val="14"/>
        </w:rPr>
        <w:t> </w:t>
      </w:r>
      <w:r>
        <w:rPr>
          <w:b/>
          <w:bCs/>
          <w:color w:val="000000"/>
          <w:u w:val="single"/>
          <w:shd w:val="clear" w:color="auto" w:fill="00FFFF"/>
        </w:rPr>
        <w:t>extreme protest actions</w:t>
      </w:r>
      <w:r w:rsidRPr="009D576C">
        <w:rPr>
          <w:color w:val="000000"/>
          <w:sz w:val="14"/>
        </w:rPr>
        <w:t> </w:t>
      </w:r>
      <w:r>
        <w:rPr>
          <w:color w:val="000000"/>
          <w:u w:val="single"/>
        </w:rPr>
        <w:t>can</w:t>
      </w:r>
      <w:r w:rsidRPr="009D576C">
        <w:rPr>
          <w:color w:val="000000"/>
          <w:sz w:val="14"/>
        </w:rPr>
        <w:t> </w:t>
      </w:r>
      <w:r>
        <w:rPr>
          <w:b/>
          <w:bCs/>
          <w:color w:val="000000"/>
          <w:u w:val="single"/>
          <w:shd w:val="clear" w:color="auto" w:fill="00FFFF"/>
        </w:rPr>
        <w:t>reduce</w:t>
      </w:r>
      <w:r w:rsidRPr="009D576C">
        <w:rPr>
          <w:color w:val="000000"/>
          <w:sz w:val="14"/>
        </w:rPr>
        <w:t> </w:t>
      </w:r>
      <w:r>
        <w:rPr>
          <w:b/>
          <w:bCs/>
          <w:color w:val="000000"/>
          <w:u w:val="single"/>
        </w:rPr>
        <w:t>the overall</w:t>
      </w:r>
      <w:r w:rsidRPr="009D576C">
        <w:rPr>
          <w:color w:val="000000"/>
          <w:sz w:val="14"/>
        </w:rPr>
        <w:t> </w:t>
      </w:r>
      <w:r>
        <w:rPr>
          <w:b/>
          <w:bCs/>
          <w:color w:val="000000"/>
          <w:u w:val="single"/>
          <w:shd w:val="clear" w:color="auto" w:fill="00FFFF"/>
        </w:rPr>
        <w:t>popularity</w:t>
      </w:r>
      <w:r w:rsidRPr="009D576C">
        <w:rPr>
          <w:color w:val="000000"/>
          <w:sz w:val="14"/>
        </w:rPr>
        <w:t> </w:t>
      </w:r>
      <w:r>
        <w:rPr>
          <w:color w:val="000000"/>
          <w:u w:val="single"/>
          <w:shd w:val="clear" w:color="auto" w:fill="00FFFF"/>
        </w:rPr>
        <w:t>of</w:t>
      </w:r>
      <w:r w:rsidRPr="009D576C">
        <w:rPr>
          <w:color w:val="000000"/>
          <w:sz w:val="14"/>
        </w:rPr>
        <w:t> </w:t>
      </w:r>
      <w:r>
        <w:rPr>
          <w:color w:val="000000"/>
          <w:u w:val="single"/>
        </w:rPr>
        <w:t>a social</w:t>
      </w:r>
      <w:r w:rsidRPr="009D576C">
        <w:rPr>
          <w:color w:val="000000"/>
          <w:sz w:val="14"/>
        </w:rPr>
        <w:t> </w:t>
      </w:r>
      <w:r>
        <w:rPr>
          <w:color w:val="000000"/>
          <w:u w:val="single"/>
          <w:shd w:val="clear" w:color="auto" w:fill="00FFFF"/>
        </w:rPr>
        <w:t>movement</w:t>
      </w:r>
      <w:r>
        <w:rPr>
          <w:color w:val="000000"/>
          <w:u w:val="single"/>
        </w:rPr>
        <w:t>. A</w:t>
      </w:r>
      <w:r w:rsidRPr="009D576C">
        <w:rPr>
          <w:color w:val="000000"/>
          <w:sz w:val="14"/>
        </w:rPr>
        <w:t> </w:t>
      </w:r>
      <w:r>
        <w:rPr>
          <w:color w:val="000000"/>
          <w:u w:val="single"/>
          <w:shd w:val="clear" w:color="auto" w:fill="00FFFF"/>
        </w:rPr>
        <w:t>study</w:t>
      </w:r>
      <w:r w:rsidRPr="009D576C">
        <w:rPr>
          <w:color w:val="000000"/>
          <w:sz w:val="14"/>
        </w:rPr>
        <w:t> </w:t>
      </w:r>
      <w:r>
        <w:rPr>
          <w:color w:val="000000"/>
          <w:u w:val="single"/>
        </w:rPr>
        <w:t>released earlier this month that</w:t>
      </w:r>
      <w:r w:rsidRPr="009D576C">
        <w:rPr>
          <w:color w:val="000000"/>
          <w:sz w:val="14"/>
        </w:rPr>
        <w:t> </w:t>
      </w:r>
      <w:r>
        <w:rPr>
          <w:color w:val="000000"/>
          <w:u w:val="single"/>
          <w:shd w:val="clear" w:color="auto" w:fill="00FFFF"/>
        </w:rPr>
        <w:t>surveyed</w:t>
      </w:r>
      <w:r w:rsidRPr="009D576C">
        <w:rPr>
          <w:color w:val="000000"/>
          <w:sz w:val="14"/>
        </w:rPr>
        <w:t> </w:t>
      </w:r>
      <w:r>
        <w:rPr>
          <w:color w:val="000000"/>
          <w:u w:val="single"/>
        </w:rPr>
        <w:t>more than 1,300</w:t>
      </w:r>
      <w:r w:rsidRPr="009D576C">
        <w:rPr>
          <w:color w:val="000000"/>
          <w:sz w:val="14"/>
        </w:rPr>
        <w:t> </w:t>
      </w:r>
      <w:r>
        <w:rPr>
          <w:color w:val="000000"/>
          <w:u w:val="single"/>
          <w:shd w:val="clear" w:color="auto" w:fill="00FFFF"/>
        </w:rPr>
        <w:t>people in Germany</w:t>
      </w:r>
      <w:r>
        <w:rPr>
          <w:color w:val="000000"/>
          <w:u w:val="single"/>
        </w:rPr>
        <w:t>, where several of the climate protests targeting artwork have taken place, found that 83 percent of the</w:t>
      </w:r>
      <w:r w:rsidRPr="009D576C">
        <w:rPr>
          <w:color w:val="000000"/>
          <w:sz w:val="14"/>
        </w:rPr>
        <w:t> </w:t>
      </w:r>
      <w:r>
        <w:rPr>
          <w:color w:val="000000"/>
          <w:u w:val="single"/>
          <w:shd w:val="clear" w:color="auto" w:fill="00FFFF"/>
        </w:rPr>
        <w:t>respondents</w:t>
      </w:r>
      <w:r w:rsidRPr="009D576C">
        <w:rPr>
          <w:color w:val="000000"/>
          <w:sz w:val="14"/>
        </w:rPr>
        <w:t> </w:t>
      </w:r>
      <w:r>
        <w:rPr>
          <w:b/>
          <w:bCs/>
          <w:color w:val="000000"/>
          <w:u w:val="single"/>
          <w:shd w:val="clear" w:color="auto" w:fill="00FFFF"/>
        </w:rPr>
        <w:t>thought</w:t>
      </w:r>
      <w:r w:rsidRPr="009D576C">
        <w:rPr>
          <w:color w:val="000000"/>
          <w:sz w:val="14"/>
        </w:rPr>
        <w:t> </w:t>
      </w:r>
      <w:r>
        <w:rPr>
          <w:color w:val="000000"/>
          <w:u w:val="single"/>
        </w:rPr>
        <w:t>the</w:t>
      </w:r>
      <w:r w:rsidRPr="009D576C">
        <w:rPr>
          <w:color w:val="000000"/>
          <w:sz w:val="14"/>
        </w:rPr>
        <w:t> </w:t>
      </w:r>
      <w:r>
        <w:rPr>
          <w:b/>
          <w:bCs/>
          <w:color w:val="000000"/>
          <w:u w:val="single"/>
          <w:shd w:val="clear" w:color="auto" w:fill="00FFFF"/>
        </w:rPr>
        <w:t>demonstrations had gone too far</w:t>
      </w:r>
      <w:r w:rsidRPr="009D576C">
        <w:rPr>
          <w:color w:val="000000"/>
          <w:sz w:val="14"/>
        </w:rPr>
        <w:t>. </w:t>
      </w:r>
      <w:r>
        <w:rPr>
          <w:color w:val="000000"/>
          <w:u w:val="single"/>
        </w:rPr>
        <w:t>And</w:t>
      </w:r>
      <w:r w:rsidRPr="009D576C">
        <w:rPr>
          <w:color w:val="000000"/>
          <w:sz w:val="14"/>
        </w:rPr>
        <w:t> </w:t>
      </w:r>
      <w:r>
        <w:rPr>
          <w:color w:val="000000"/>
          <w:u w:val="single"/>
          <w:shd w:val="clear" w:color="auto" w:fill="00FFFF"/>
        </w:rPr>
        <w:t>another</w:t>
      </w:r>
      <w:r w:rsidRPr="009D576C">
        <w:rPr>
          <w:color w:val="000000"/>
          <w:sz w:val="14"/>
        </w:rPr>
        <w:t> </w:t>
      </w:r>
      <w:r>
        <w:rPr>
          <w:color w:val="000000"/>
          <w:u w:val="single"/>
          <w:shd w:val="clear" w:color="auto" w:fill="00FFFF"/>
        </w:rPr>
        <w:t>study</w:t>
      </w:r>
      <w:r w:rsidRPr="009D576C">
        <w:rPr>
          <w:color w:val="000000"/>
          <w:sz w:val="14"/>
        </w:rPr>
        <w:t> </w:t>
      </w:r>
      <w:r>
        <w:rPr>
          <w:color w:val="000000"/>
          <w:u w:val="single"/>
        </w:rPr>
        <w:t>published this month</w:t>
      </w:r>
      <w:r w:rsidRPr="009D576C">
        <w:rPr>
          <w:color w:val="000000"/>
          <w:sz w:val="14"/>
        </w:rPr>
        <w:t>, conducted by renowned climatologist Michael Mann and University of Pennsylvania political scientist Shawn Patterson Jr., </w:t>
      </w:r>
      <w:r>
        <w:rPr>
          <w:color w:val="000000"/>
          <w:u w:val="single"/>
          <w:shd w:val="clear" w:color="auto" w:fill="00FFFF"/>
        </w:rPr>
        <w:t>found</w:t>
      </w:r>
      <w:r w:rsidRPr="009D576C">
        <w:rPr>
          <w:color w:val="000000"/>
          <w:sz w:val="14"/>
        </w:rPr>
        <w:t> </w:t>
      </w:r>
      <w:r>
        <w:rPr>
          <w:color w:val="000000"/>
          <w:u w:val="single"/>
        </w:rPr>
        <w:t>that 46 percent of the</w:t>
      </w:r>
      <w:r w:rsidRPr="009D576C">
        <w:rPr>
          <w:color w:val="000000"/>
          <w:sz w:val="14"/>
        </w:rPr>
        <w:t> </w:t>
      </w:r>
      <w:r>
        <w:rPr>
          <w:color w:val="000000"/>
          <w:u w:val="single"/>
          <w:shd w:val="clear" w:color="auto" w:fill="00FFFF"/>
        </w:rPr>
        <w:t>public</w:t>
      </w:r>
      <w:r w:rsidRPr="009D576C">
        <w:rPr>
          <w:color w:val="000000"/>
          <w:sz w:val="14"/>
        </w:rPr>
        <w:t> </w:t>
      </w:r>
      <w:r>
        <w:rPr>
          <w:color w:val="000000"/>
          <w:u w:val="single"/>
        </w:rPr>
        <w:t>said they</w:t>
      </w:r>
      <w:r w:rsidRPr="009D576C">
        <w:rPr>
          <w:color w:val="000000"/>
          <w:sz w:val="14"/>
        </w:rPr>
        <w:t> </w:t>
      </w:r>
      <w:r>
        <w:rPr>
          <w:color w:val="000000"/>
          <w:u w:val="single"/>
          <w:shd w:val="clear" w:color="auto" w:fill="00FFFF"/>
        </w:rPr>
        <w:t>became</w:t>
      </w:r>
      <w:r w:rsidRPr="009D576C">
        <w:rPr>
          <w:color w:val="000000"/>
          <w:sz w:val="14"/>
        </w:rPr>
        <w:t> </w:t>
      </w:r>
      <w:r>
        <w:rPr>
          <w:b/>
          <w:bCs/>
          <w:color w:val="000000"/>
          <w:u w:val="single"/>
          <w:shd w:val="clear" w:color="auto" w:fill="00FFFF"/>
        </w:rPr>
        <w:t>less sympathetic</w:t>
      </w:r>
      <w:r w:rsidRPr="009D576C">
        <w:rPr>
          <w:color w:val="000000"/>
          <w:sz w:val="14"/>
        </w:rPr>
        <w:t> </w:t>
      </w:r>
      <w:r>
        <w:rPr>
          <w:color w:val="000000"/>
          <w:u w:val="single"/>
          <w:shd w:val="clear" w:color="auto" w:fill="00FFFF"/>
        </w:rPr>
        <w:t>to</w:t>
      </w:r>
      <w:r w:rsidRPr="009D576C">
        <w:rPr>
          <w:color w:val="000000"/>
          <w:sz w:val="14"/>
        </w:rPr>
        <w:t> </w:t>
      </w:r>
      <w:r>
        <w:rPr>
          <w:color w:val="000000"/>
          <w:u w:val="single"/>
        </w:rPr>
        <w:t>the aims of</w:t>
      </w:r>
      <w:r w:rsidRPr="009D576C">
        <w:rPr>
          <w:color w:val="000000"/>
          <w:sz w:val="14"/>
        </w:rPr>
        <w:t> </w:t>
      </w:r>
      <w:r>
        <w:rPr>
          <w:color w:val="000000"/>
          <w:u w:val="single"/>
          <w:shd w:val="clear" w:color="auto" w:fill="00FFFF"/>
        </w:rPr>
        <w:t>climate protesters after witnessing</w:t>
      </w:r>
      <w:r w:rsidRPr="009D576C">
        <w:rPr>
          <w:color w:val="000000"/>
          <w:sz w:val="14"/>
        </w:rPr>
        <w:t> </w:t>
      </w:r>
      <w:r>
        <w:rPr>
          <w:b/>
          <w:bCs/>
          <w:color w:val="000000"/>
          <w:u w:val="single"/>
          <w:shd w:val="clear" w:color="auto" w:fill="00FFFF"/>
        </w:rPr>
        <w:t>demonstrations</w:t>
      </w:r>
      <w:r w:rsidRPr="009D576C">
        <w:rPr>
          <w:color w:val="000000"/>
          <w:sz w:val="14"/>
        </w:rPr>
        <w:t> </w:t>
      </w:r>
      <w:r>
        <w:rPr>
          <w:color w:val="000000"/>
          <w:u w:val="single"/>
        </w:rPr>
        <w:t>involving famous artwork.</w:t>
      </w:r>
    </w:p>
    <w:p w14:paraId="0D732A54" w14:textId="77777777" w:rsidR="00705A90" w:rsidRDefault="00705A90" w:rsidP="00705A90">
      <w:pPr>
        <w:pStyle w:val="Heading4"/>
        <w:spacing w:before="30" w:line="278" w:lineRule="atLeast"/>
        <w:rPr>
          <w:rFonts w:eastAsia="Times New Roman" w:cs="Calibri"/>
          <w:color w:val="000000"/>
          <w:szCs w:val="26"/>
          <w:lang w:eastAsia="zh-CN"/>
        </w:rPr>
      </w:pPr>
      <w:r>
        <w:rPr>
          <w:rFonts w:cs="Calibri"/>
          <w:color w:val="000000"/>
          <w:szCs w:val="26"/>
        </w:rPr>
        <w:t>4---Climate change wouldn’t cause extinction.</w:t>
      </w:r>
    </w:p>
    <w:p w14:paraId="162B8BEB" w14:textId="77777777" w:rsidR="00705A90" w:rsidRDefault="00705A90" w:rsidP="00705A90">
      <w:pPr>
        <w:spacing w:after="120" w:line="235" w:lineRule="atLeast"/>
        <w:rPr>
          <w:color w:val="000000"/>
        </w:rPr>
      </w:pPr>
      <w:r>
        <w:rPr>
          <w:color w:val="000000"/>
        </w:rPr>
        <w:t>Mark </w:t>
      </w:r>
      <w:r>
        <w:rPr>
          <w:b/>
          <w:bCs/>
          <w:color w:val="000000"/>
          <w:sz w:val="26"/>
          <w:szCs w:val="26"/>
        </w:rPr>
        <w:t>Bucknam</w:t>
      </w:r>
      <w:r>
        <w:rPr>
          <w:color w:val="000000"/>
        </w:rPr>
        <w:t> </w:t>
      </w:r>
      <w:r>
        <w:rPr>
          <w:b/>
          <w:bCs/>
          <w:color w:val="000000"/>
          <w:sz w:val="26"/>
          <w:szCs w:val="26"/>
        </w:rPr>
        <w:t>23</w:t>
      </w:r>
      <w:r>
        <w:rPr>
          <w:color w:val="000000"/>
        </w:rPr>
        <w:t>, professor and the Director of Research and Writing at the National War College, Ph.D. from King’s College London, 3/10/2023, “Climate Change and National Security,” Comparative Strategy, Vol. 42, Issue 2, pp. 187-226, https://doi.org/10.1080/01495933.2023.2182108</w:t>
      </w:r>
    </w:p>
    <w:p w14:paraId="1FA38114" w14:textId="77777777" w:rsidR="00705A90" w:rsidRPr="003C7AEA" w:rsidRDefault="00705A90" w:rsidP="00705A90">
      <w:pPr>
        <w:spacing w:line="235" w:lineRule="atLeast"/>
        <w:rPr>
          <w:color w:val="000000"/>
          <w:sz w:val="16"/>
        </w:rPr>
      </w:pPr>
      <w:r w:rsidRPr="003C7AEA">
        <w:rPr>
          <w:color w:val="000000"/>
          <w:sz w:val="16"/>
        </w:rPr>
        <w:t>Evidence of a Non-crisis</w:t>
      </w:r>
    </w:p>
    <w:p w14:paraId="5E9B9369" w14:textId="77777777" w:rsidR="00705A90" w:rsidRPr="003C7AEA" w:rsidRDefault="00705A90" w:rsidP="00705A90">
      <w:pPr>
        <w:spacing w:line="235" w:lineRule="atLeast"/>
        <w:rPr>
          <w:color w:val="000000"/>
          <w:sz w:val="16"/>
        </w:rPr>
      </w:pPr>
      <w:r>
        <w:rPr>
          <w:color w:val="000000"/>
          <w:u w:val="single"/>
          <w:shd w:val="clear" w:color="auto" w:fill="00FFFF"/>
        </w:rPr>
        <w:lastRenderedPageBreak/>
        <w:t>One</w:t>
      </w:r>
      <w:r w:rsidRPr="003C7AEA">
        <w:rPr>
          <w:color w:val="000000"/>
          <w:sz w:val="16"/>
        </w:rPr>
        <w:t> of the main </w:t>
      </w:r>
      <w:r>
        <w:rPr>
          <w:color w:val="000000"/>
          <w:u w:val="single"/>
          <w:shd w:val="clear" w:color="auto" w:fill="00FFFF"/>
        </w:rPr>
        <w:t>reason</w:t>
      </w:r>
      <w:r w:rsidRPr="003C7AEA">
        <w:rPr>
          <w:color w:val="000000"/>
          <w:sz w:val="16"/>
        </w:rPr>
        <w:t>s the </w:t>
      </w:r>
      <w:r>
        <w:rPr>
          <w:color w:val="000000"/>
          <w:u w:val="single"/>
          <w:shd w:val="clear" w:color="auto" w:fill="00FFFF"/>
        </w:rPr>
        <w:t>science remains</w:t>
      </w:r>
      <w:r w:rsidRPr="003C7AEA">
        <w:rPr>
          <w:color w:val="000000"/>
          <w:sz w:val="16"/>
        </w:rPr>
        <w:t> </w:t>
      </w:r>
      <w:r>
        <w:rPr>
          <w:b/>
          <w:bCs/>
          <w:color w:val="000000"/>
          <w:u w:val="single"/>
          <w:shd w:val="clear" w:color="auto" w:fill="00FFFF"/>
        </w:rPr>
        <w:t>unsettled</w:t>
      </w:r>
      <w:r w:rsidRPr="003C7AEA">
        <w:rPr>
          <w:color w:val="000000"/>
          <w:sz w:val="16"/>
        </w:rPr>
        <w:t> and that more and more scientists appear comfortable bucking the prevailing narrative </w:t>
      </w:r>
      <w:r>
        <w:rPr>
          <w:color w:val="000000"/>
          <w:u w:val="single"/>
          <w:shd w:val="clear" w:color="auto" w:fill="00FFFF"/>
        </w:rPr>
        <w:t>is the</w:t>
      </w:r>
      <w:r w:rsidRPr="003C7AEA">
        <w:rPr>
          <w:color w:val="000000"/>
          <w:sz w:val="16"/>
        </w:rPr>
        <w:t> </w:t>
      </w:r>
      <w:r>
        <w:rPr>
          <w:b/>
          <w:bCs/>
          <w:color w:val="000000"/>
          <w:u w:val="single"/>
          <w:shd w:val="clear" w:color="auto" w:fill="00FFFF"/>
        </w:rPr>
        <w:t>failure</w:t>
      </w:r>
      <w:r w:rsidRPr="003C7AEA">
        <w:rPr>
          <w:color w:val="000000"/>
          <w:sz w:val="16"/>
        </w:rPr>
        <w:t> </w:t>
      </w:r>
      <w:r>
        <w:rPr>
          <w:color w:val="000000"/>
          <w:u w:val="single"/>
          <w:shd w:val="clear" w:color="auto" w:fill="00FFFF"/>
        </w:rPr>
        <w:t>of</w:t>
      </w:r>
      <w:r w:rsidRPr="003C7AEA">
        <w:rPr>
          <w:color w:val="000000"/>
          <w:sz w:val="16"/>
        </w:rPr>
        <w:t> the </w:t>
      </w:r>
      <w:r>
        <w:rPr>
          <w:color w:val="000000"/>
          <w:u w:val="single"/>
        </w:rPr>
        <w:t>observed</w:t>
      </w:r>
      <w:r w:rsidRPr="003C7AEA">
        <w:rPr>
          <w:color w:val="000000"/>
          <w:sz w:val="16"/>
        </w:rPr>
        <w:t> </w:t>
      </w:r>
      <w:r>
        <w:rPr>
          <w:color w:val="000000"/>
          <w:u w:val="single"/>
          <w:shd w:val="clear" w:color="auto" w:fill="00FFFF"/>
        </w:rPr>
        <w:t>climate to conform to</w:t>
      </w:r>
      <w:r w:rsidRPr="003C7AEA">
        <w:rPr>
          <w:color w:val="000000"/>
          <w:sz w:val="16"/>
        </w:rPr>
        <w:t> </w:t>
      </w:r>
      <w:r>
        <w:rPr>
          <w:color w:val="000000"/>
          <w:u w:val="single"/>
        </w:rPr>
        <w:t>so many</w:t>
      </w:r>
      <w:r w:rsidRPr="003C7AEA">
        <w:rPr>
          <w:color w:val="000000"/>
          <w:sz w:val="16"/>
        </w:rPr>
        <w:t> dire </w:t>
      </w:r>
      <w:r>
        <w:rPr>
          <w:b/>
          <w:bCs/>
          <w:color w:val="000000"/>
          <w:u w:val="single"/>
          <w:shd w:val="clear" w:color="auto" w:fill="00FFFF"/>
        </w:rPr>
        <w:t>projections</w:t>
      </w:r>
      <w:r w:rsidRPr="003C7AEA">
        <w:rPr>
          <w:color w:val="000000"/>
          <w:sz w:val="16"/>
        </w:rPr>
        <w:t>. For more than three decades, </w:t>
      </w:r>
      <w:r>
        <w:rPr>
          <w:color w:val="000000"/>
          <w:u w:val="single"/>
        </w:rPr>
        <w:t>a chorus of</w:t>
      </w:r>
      <w:r w:rsidRPr="003C7AEA">
        <w:rPr>
          <w:color w:val="000000"/>
          <w:sz w:val="16"/>
        </w:rPr>
        <w:t> environmentalists, geologists, and climate </w:t>
      </w:r>
      <w:r>
        <w:rPr>
          <w:color w:val="000000"/>
          <w:u w:val="single"/>
        </w:rPr>
        <w:t>scientists have warned</w:t>
      </w:r>
      <w:r w:rsidRPr="003C7AEA">
        <w:rPr>
          <w:color w:val="000000"/>
          <w:sz w:val="16"/>
        </w:rPr>
        <w:t> that </w:t>
      </w:r>
      <w:r>
        <w:rPr>
          <w:color w:val="000000"/>
          <w:u w:val="single"/>
        </w:rPr>
        <w:t>mounting levels of greenhouse gases</w:t>
      </w:r>
      <w:r w:rsidRPr="003C7AEA">
        <w:rPr>
          <w:color w:val="000000"/>
          <w:sz w:val="16"/>
        </w:rPr>
        <w:t> in Earth’s atmosphere </w:t>
      </w:r>
      <w:r>
        <w:rPr>
          <w:color w:val="000000"/>
          <w:u w:val="single"/>
        </w:rPr>
        <w:t>were leading to</w:t>
      </w:r>
      <w:r w:rsidRPr="003C7AEA">
        <w:rPr>
          <w:color w:val="000000"/>
          <w:sz w:val="16"/>
        </w:rPr>
        <w:t> </w:t>
      </w:r>
      <w:r>
        <w:rPr>
          <w:b/>
          <w:bCs/>
          <w:color w:val="000000"/>
          <w:u w:val="single"/>
        </w:rPr>
        <w:t>extreme weather</w:t>
      </w:r>
      <w:r w:rsidRPr="003C7AEA">
        <w:rPr>
          <w:color w:val="000000"/>
          <w:sz w:val="16"/>
        </w:rPr>
        <w:t> events, including more numerous and more severe hurricanes, more numerous and extreme tornadoes, more frequent and intense heatwaves, more continuous and ferocious wildfires, more widespread droughts and floods, and more rapidly melting glaciers and rising sea levels. Fortunately, </w:t>
      </w:r>
      <w:r>
        <w:rPr>
          <w:color w:val="000000"/>
          <w:u w:val="single"/>
        </w:rPr>
        <w:t>the reality of all</w:t>
      </w:r>
      <w:r w:rsidRPr="003C7AEA">
        <w:rPr>
          <w:color w:val="000000"/>
          <w:sz w:val="16"/>
        </w:rPr>
        <w:t> these </w:t>
      </w:r>
      <w:r>
        <w:rPr>
          <w:b/>
          <w:bCs/>
          <w:color w:val="000000"/>
          <w:u w:val="single"/>
        </w:rPr>
        <w:t>weather-related events</w:t>
      </w:r>
      <w:r w:rsidRPr="003C7AEA">
        <w:rPr>
          <w:color w:val="000000"/>
          <w:sz w:val="16"/>
        </w:rPr>
        <w:t> </w:t>
      </w:r>
      <w:r>
        <w:rPr>
          <w:color w:val="000000"/>
          <w:u w:val="single"/>
        </w:rPr>
        <w:t>is</w:t>
      </w:r>
      <w:r w:rsidRPr="003C7AEA">
        <w:rPr>
          <w:color w:val="000000"/>
          <w:sz w:val="16"/>
        </w:rPr>
        <w:t> </w:t>
      </w:r>
      <w:r>
        <w:rPr>
          <w:b/>
          <w:bCs/>
          <w:color w:val="000000"/>
          <w:u w:val="single"/>
        </w:rPr>
        <w:t>far from alarming</w:t>
      </w:r>
      <w:r w:rsidRPr="003C7AEA">
        <w:rPr>
          <w:color w:val="000000"/>
          <w:sz w:val="16"/>
        </w:rPr>
        <w:t>, notwithstanding what one might hear on the nightly news or read in newspapers. As Dr. Koonin explains in Unsettled, “</w:t>
      </w:r>
      <w:r>
        <w:rPr>
          <w:b/>
          <w:bCs/>
          <w:color w:val="000000"/>
          <w:u w:val="single"/>
        </w:rPr>
        <w:t>record</w:t>
      </w:r>
      <w:r w:rsidRPr="003C7AEA">
        <w:rPr>
          <w:color w:val="000000"/>
          <w:sz w:val="16"/>
        </w:rPr>
        <w:t> </w:t>
      </w:r>
      <w:r>
        <w:rPr>
          <w:b/>
          <w:bCs/>
          <w:color w:val="000000"/>
          <w:u w:val="single"/>
          <w:shd w:val="clear" w:color="auto" w:fill="00FFFF"/>
        </w:rPr>
        <w:t>high temperatures</w:t>
      </w:r>
      <w:r w:rsidRPr="003C7AEA">
        <w:rPr>
          <w:color w:val="000000"/>
          <w:sz w:val="16"/>
        </w:rPr>
        <w:t> in the US— </w:t>
      </w:r>
      <w:r>
        <w:rPr>
          <w:color w:val="000000"/>
          <w:u w:val="single"/>
        </w:rPr>
        <w:t>they’re</w:t>
      </w:r>
      <w:r w:rsidRPr="003C7AEA">
        <w:rPr>
          <w:color w:val="000000"/>
          <w:sz w:val="16"/>
        </w:rPr>
        <w:t> </w:t>
      </w:r>
      <w:r>
        <w:rPr>
          <w:b/>
          <w:bCs/>
          <w:color w:val="000000"/>
          <w:u w:val="single"/>
          <w:shd w:val="clear" w:color="auto" w:fill="00FFFF"/>
        </w:rPr>
        <w:t>no</w:t>
      </w:r>
      <w:r w:rsidRPr="003C7AEA">
        <w:rPr>
          <w:color w:val="000000"/>
          <w:sz w:val="16"/>
        </w:rPr>
        <w:t> </w:t>
      </w:r>
      <w:r>
        <w:rPr>
          <w:b/>
          <w:bCs/>
          <w:color w:val="000000"/>
          <w:u w:val="single"/>
          <w:shd w:val="clear" w:color="auto" w:fill="00FFFF"/>
        </w:rPr>
        <w:t>more common</w:t>
      </w:r>
      <w:r w:rsidRPr="003C7AEA">
        <w:rPr>
          <w:color w:val="000000"/>
          <w:sz w:val="16"/>
        </w:rPr>
        <w:t> </w:t>
      </w:r>
      <w:r>
        <w:rPr>
          <w:color w:val="000000"/>
          <w:u w:val="single"/>
          <w:shd w:val="clear" w:color="auto" w:fill="00FFFF"/>
        </w:rPr>
        <w:t>today than</w:t>
      </w:r>
      <w:r w:rsidRPr="003C7AEA">
        <w:rPr>
          <w:color w:val="000000"/>
          <w:sz w:val="16"/>
        </w:rPr>
        <w:t> they were </w:t>
      </w:r>
      <w:r>
        <w:rPr>
          <w:color w:val="000000"/>
          <w:u w:val="single"/>
        </w:rPr>
        <w:t>in</w:t>
      </w:r>
      <w:r w:rsidRPr="003C7AEA">
        <w:rPr>
          <w:color w:val="000000"/>
          <w:sz w:val="16"/>
        </w:rPr>
        <w:t> </w:t>
      </w:r>
      <w:r>
        <w:rPr>
          <w:b/>
          <w:bCs/>
          <w:color w:val="000000"/>
          <w:u w:val="single"/>
          <w:shd w:val="clear" w:color="auto" w:fill="00FFFF"/>
        </w:rPr>
        <w:t>1900</w:t>
      </w:r>
      <w:r w:rsidRPr="003C7AEA">
        <w:rPr>
          <w:color w:val="000000"/>
          <w:sz w:val="16"/>
        </w:rPr>
        <w:t>,” nearly </w:t>
      </w:r>
      <w:r>
        <w:rPr>
          <w:color w:val="000000"/>
          <w:u w:val="single"/>
        </w:rPr>
        <w:t>a</w:t>
      </w:r>
      <w:r w:rsidRPr="003C7AEA">
        <w:rPr>
          <w:color w:val="000000"/>
          <w:sz w:val="16"/>
        </w:rPr>
        <w:t> </w:t>
      </w:r>
      <w:r>
        <w:rPr>
          <w:b/>
          <w:bCs/>
          <w:color w:val="000000"/>
          <w:u w:val="single"/>
        </w:rPr>
        <w:t>century’s worth</w:t>
      </w:r>
      <w:r w:rsidRPr="003C7AEA">
        <w:rPr>
          <w:color w:val="000000"/>
          <w:sz w:val="16"/>
        </w:rPr>
        <w:t> </w:t>
      </w:r>
      <w:r>
        <w:rPr>
          <w:color w:val="000000"/>
          <w:u w:val="single"/>
        </w:rPr>
        <w:t>of observations shows “human influences</w:t>
      </w:r>
      <w:r w:rsidRPr="003C7AEA">
        <w:rPr>
          <w:color w:val="000000"/>
          <w:sz w:val="16"/>
        </w:rPr>
        <w:t> </w:t>
      </w:r>
      <w:r>
        <w:rPr>
          <w:b/>
          <w:bCs/>
          <w:color w:val="000000"/>
          <w:u w:val="single"/>
          <w:shd w:val="clear" w:color="auto" w:fill="00FFFF"/>
        </w:rPr>
        <w:t>haven’t caused</w:t>
      </w:r>
      <w:r w:rsidRPr="003C7AEA">
        <w:rPr>
          <w:color w:val="000000"/>
          <w:sz w:val="16"/>
        </w:rPr>
        <w:t> any observable </w:t>
      </w:r>
      <w:r>
        <w:rPr>
          <w:color w:val="000000"/>
          <w:u w:val="single"/>
          <w:shd w:val="clear" w:color="auto" w:fill="00FFFF"/>
        </w:rPr>
        <w:t>changes</w:t>
      </w:r>
      <w:r w:rsidRPr="003C7AEA">
        <w:rPr>
          <w:color w:val="000000"/>
          <w:sz w:val="16"/>
        </w:rPr>
        <w:t> </w:t>
      </w:r>
      <w:r>
        <w:rPr>
          <w:color w:val="000000"/>
          <w:u w:val="single"/>
        </w:rPr>
        <w:t>in hurricanes</w:t>
      </w:r>
      <w:r w:rsidRPr="003C7AEA">
        <w:rPr>
          <w:color w:val="000000"/>
          <w:sz w:val="16"/>
        </w:rPr>
        <w:t>,” “the global </w:t>
      </w:r>
      <w:r>
        <w:rPr>
          <w:color w:val="000000"/>
          <w:u w:val="single"/>
        </w:rPr>
        <w:t>area burned by</w:t>
      </w:r>
      <w:r w:rsidRPr="003C7AEA">
        <w:rPr>
          <w:color w:val="000000"/>
          <w:sz w:val="16"/>
        </w:rPr>
        <w:t> </w:t>
      </w:r>
      <w:r>
        <w:rPr>
          <w:b/>
          <w:bCs/>
          <w:color w:val="000000"/>
          <w:u w:val="single"/>
        </w:rPr>
        <w:t>fires</w:t>
      </w:r>
      <w:r w:rsidRPr="003C7AEA">
        <w:rPr>
          <w:color w:val="000000"/>
          <w:sz w:val="16"/>
        </w:rPr>
        <w:t> each year </w:t>
      </w:r>
      <w:r>
        <w:rPr>
          <w:color w:val="000000"/>
          <w:u w:val="single"/>
        </w:rPr>
        <w:t>has</w:t>
      </w:r>
      <w:r w:rsidRPr="003C7AEA">
        <w:rPr>
          <w:color w:val="000000"/>
          <w:sz w:val="16"/>
        </w:rPr>
        <w:t> </w:t>
      </w:r>
      <w:r>
        <w:rPr>
          <w:b/>
          <w:bCs/>
          <w:color w:val="000000"/>
          <w:u w:val="single"/>
        </w:rPr>
        <w:t>declined</w:t>
      </w:r>
      <w:r w:rsidRPr="003C7AEA">
        <w:rPr>
          <w:color w:val="000000"/>
          <w:sz w:val="16"/>
        </w:rPr>
        <w:t> by 25 percent </w:t>
      </w:r>
      <w:r>
        <w:rPr>
          <w:color w:val="000000"/>
          <w:u w:val="single"/>
        </w:rPr>
        <w:t>since</w:t>
      </w:r>
      <w:r w:rsidRPr="003C7AEA">
        <w:rPr>
          <w:color w:val="000000"/>
          <w:sz w:val="16"/>
        </w:rPr>
        <w:t> observations began in </w:t>
      </w:r>
      <w:r>
        <w:rPr>
          <w:color w:val="000000"/>
          <w:u w:val="single"/>
        </w:rPr>
        <w:t>1998</w:t>
      </w:r>
      <w:r w:rsidRPr="003C7AEA">
        <w:rPr>
          <w:color w:val="000000"/>
          <w:sz w:val="16"/>
        </w:rPr>
        <w:t>,” and while “</w:t>
      </w:r>
      <w:r>
        <w:rPr>
          <w:color w:val="000000"/>
          <w:u w:val="single"/>
        </w:rPr>
        <w:t>sea levels</w:t>
      </w:r>
      <w:r w:rsidRPr="003C7AEA">
        <w:rPr>
          <w:color w:val="000000"/>
          <w:sz w:val="16"/>
        </w:rPr>
        <w:t>…have been rising over the past many millennia…the current </w:t>
      </w:r>
      <w:r>
        <w:rPr>
          <w:color w:val="000000"/>
          <w:u w:val="single"/>
        </w:rPr>
        <w:t>rate</w:t>
      </w:r>
      <w:r w:rsidRPr="003C7AEA">
        <w:rPr>
          <w:color w:val="000000"/>
          <w:sz w:val="16"/>
        </w:rPr>
        <w:t> of rise (about </w:t>
      </w:r>
      <w:r>
        <w:rPr>
          <w:b/>
          <w:bCs/>
          <w:color w:val="000000"/>
          <w:u w:val="single"/>
        </w:rPr>
        <w:t>one foot per century</w:t>
      </w:r>
      <w:r w:rsidRPr="003C7AEA">
        <w:rPr>
          <w:color w:val="000000"/>
          <w:sz w:val="16"/>
        </w:rPr>
        <w:t>)…</w:t>
      </w:r>
      <w:r>
        <w:rPr>
          <w:color w:val="000000"/>
          <w:u w:val="single"/>
        </w:rPr>
        <w:t>explain[s] why it’s very hard to believe</w:t>
      </w:r>
      <w:r w:rsidRPr="003C7AEA">
        <w:rPr>
          <w:color w:val="000000"/>
          <w:sz w:val="16"/>
        </w:rPr>
        <w:t> that surging </w:t>
      </w:r>
      <w:r>
        <w:rPr>
          <w:color w:val="000000"/>
          <w:u w:val="single"/>
        </w:rPr>
        <w:t>seas will drown the coast any time soon</w:t>
      </w:r>
      <w:r w:rsidRPr="003C7AEA">
        <w:rPr>
          <w:color w:val="000000"/>
          <w:sz w:val="16"/>
        </w:rPr>
        <w:t>.”26 When discussing these claims, Koonin is careful to note: “</w:t>
      </w:r>
      <w:r>
        <w:rPr>
          <w:color w:val="000000"/>
          <w:u w:val="single"/>
        </w:rPr>
        <w:t>Those statements are</w:t>
      </w:r>
      <w:r w:rsidRPr="003C7AEA">
        <w:rPr>
          <w:color w:val="000000"/>
          <w:sz w:val="16"/>
        </w:rPr>
        <w:t> not my science. They’re not my spin on the science. They’re </w:t>
      </w:r>
      <w:r>
        <w:rPr>
          <w:color w:val="000000"/>
          <w:u w:val="single"/>
        </w:rPr>
        <w:t>what’s</w:t>
      </w:r>
      <w:r w:rsidRPr="003C7AEA">
        <w:rPr>
          <w:color w:val="000000"/>
          <w:sz w:val="16"/>
        </w:rPr>
        <w:t> there </w:t>
      </w:r>
      <w:r>
        <w:rPr>
          <w:color w:val="000000"/>
          <w:u w:val="single"/>
        </w:rPr>
        <w:t>in the [</w:t>
      </w:r>
      <w:r>
        <w:rPr>
          <w:b/>
          <w:bCs/>
          <w:color w:val="000000"/>
          <w:u w:val="single"/>
        </w:rPr>
        <w:t>IPCC</w:t>
      </w:r>
      <w:r w:rsidRPr="003C7AEA">
        <w:rPr>
          <w:color w:val="000000"/>
          <w:sz w:val="16"/>
        </w:rPr>
        <w:t> </w:t>
      </w:r>
      <w:r>
        <w:rPr>
          <w:color w:val="000000"/>
          <w:u w:val="single"/>
        </w:rPr>
        <w:t>and US</w:t>
      </w:r>
      <w:r w:rsidRPr="003C7AEA">
        <w:rPr>
          <w:color w:val="000000"/>
          <w:sz w:val="16"/>
        </w:rPr>
        <w:t> </w:t>
      </w:r>
      <w:r>
        <w:rPr>
          <w:b/>
          <w:bCs/>
          <w:color w:val="000000"/>
          <w:u w:val="single"/>
        </w:rPr>
        <w:t>government</w:t>
      </w:r>
      <w:r>
        <w:rPr>
          <w:color w:val="000000"/>
          <w:u w:val="single"/>
        </w:rPr>
        <w:t>] reports</w:t>
      </w:r>
      <w:r w:rsidRPr="003C7AEA">
        <w:rPr>
          <w:color w:val="000000"/>
          <w:sz w:val="16"/>
        </w:rPr>
        <w:t>, although sometimes buried and you’ve got to read them carefully.”27 And, citing the work of Yale’s Nobel Prize winning climate economist William Nordhaus, </w:t>
      </w:r>
      <w:r>
        <w:rPr>
          <w:b/>
          <w:bCs/>
          <w:color w:val="000000"/>
          <w:u w:val="single"/>
          <w:shd w:val="clear" w:color="auto" w:fill="00FFFF"/>
        </w:rPr>
        <w:t>even if</w:t>
      </w:r>
      <w:r w:rsidRPr="003C7AEA">
        <w:rPr>
          <w:color w:val="000000"/>
          <w:sz w:val="16"/>
        </w:rPr>
        <w:t> global </w:t>
      </w:r>
      <w:r>
        <w:rPr>
          <w:color w:val="000000"/>
          <w:u w:val="single"/>
          <w:shd w:val="clear" w:color="auto" w:fill="00FFFF"/>
        </w:rPr>
        <w:t>temperatures were to go up</w:t>
      </w:r>
      <w:r w:rsidRPr="003C7AEA">
        <w:rPr>
          <w:color w:val="000000"/>
          <w:sz w:val="16"/>
        </w:rPr>
        <w:t> </w:t>
      </w:r>
      <w:r>
        <w:rPr>
          <w:b/>
          <w:bCs/>
          <w:color w:val="000000"/>
          <w:u w:val="single"/>
          <w:shd w:val="clear" w:color="auto" w:fill="00FFFF"/>
        </w:rPr>
        <w:t>6 degrees</w:t>
      </w:r>
      <w:r w:rsidRPr="003C7AEA">
        <w:rPr>
          <w:color w:val="000000"/>
          <w:sz w:val="16"/>
        </w:rPr>
        <w:t> Centigrade by the year 2100—four times the target limit sought under the Paris Climate Accord and an added fivefold increase above the 1 degree Centigrade increase since the mid-1800s—</w:t>
      </w:r>
      <w:r>
        <w:rPr>
          <w:color w:val="000000"/>
          <w:u w:val="single"/>
          <w:shd w:val="clear" w:color="auto" w:fill="00FFFF"/>
        </w:rPr>
        <w:t>the</w:t>
      </w:r>
      <w:r w:rsidRPr="003C7AEA">
        <w:rPr>
          <w:color w:val="000000"/>
          <w:sz w:val="16"/>
        </w:rPr>
        <w:t> </w:t>
      </w:r>
      <w:r>
        <w:rPr>
          <w:color w:val="000000"/>
          <w:u w:val="single"/>
          <w:shd w:val="clear" w:color="auto" w:fill="00FFFF"/>
        </w:rPr>
        <w:t>impact</w:t>
      </w:r>
      <w:r w:rsidRPr="003C7AEA">
        <w:rPr>
          <w:color w:val="000000"/>
          <w:sz w:val="16"/>
        </w:rPr>
        <w:t> </w:t>
      </w:r>
      <w:r>
        <w:rPr>
          <w:color w:val="000000"/>
          <w:u w:val="single"/>
        </w:rPr>
        <w:t>on US</w:t>
      </w:r>
      <w:r w:rsidRPr="003C7AEA">
        <w:rPr>
          <w:color w:val="000000"/>
          <w:sz w:val="16"/>
        </w:rPr>
        <w:t> and global GDP </w:t>
      </w:r>
      <w:r>
        <w:rPr>
          <w:color w:val="000000"/>
          <w:u w:val="single"/>
          <w:shd w:val="clear" w:color="auto" w:fill="00FFFF"/>
        </w:rPr>
        <w:t>would be</w:t>
      </w:r>
      <w:r w:rsidRPr="003C7AEA">
        <w:rPr>
          <w:color w:val="000000"/>
          <w:sz w:val="16"/>
        </w:rPr>
        <w:t> on the order of a few percent—</w:t>
      </w:r>
      <w:r>
        <w:rPr>
          <w:b/>
          <w:bCs/>
          <w:color w:val="000000"/>
          <w:u w:val="single"/>
          <w:shd w:val="clear" w:color="auto" w:fill="00FFFF"/>
        </w:rPr>
        <w:t>hardly a catastrophe</w:t>
      </w:r>
      <w:r w:rsidRPr="003C7AEA">
        <w:rPr>
          <w:color w:val="000000"/>
          <w:sz w:val="16"/>
        </w:rPr>
        <w:t>.28</w:t>
      </w:r>
    </w:p>
    <w:p w14:paraId="1173175D" w14:textId="77777777" w:rsidR="00705A90" w:rsidRPr="003C7AEA" w:rsidRDefault="00705A90" w:rsidP="00705A90">
      <w:pPr>
        <w:spacing w:line="235" w:lineRule="atLeast"/>
        <w:rPr>
          <w:color w:val="000000"/>
          <w:sz w:val="16"/>
        </w:rPr>
      </w:pPr>
      <w:r w:rsidRPr="003C7AEA">
        <w:rPr>
          <w:color w:val="000000"/>
          <w:sz w:val="16"/>
        </w:rPr>
        <w:t>While Koonin may be the latest, most prestigious, and impeccably credentialed scientist to point to the gaping discrepancies between terrifying claims and the unalarming physical record, he is far from being the only respected scientist or expert to call out these inaccuracies.29 </w:t>
      </w:r>
      <w:r>
        <w:rPr>
          <w:color w:val="000000"/>
          <w:u w:val="single"/>
        </w:rPr>
        <w:t>Other researchers and commentators</w:t>
      </w:r>
      <w:r w:rsidRPr="003C7AEA">
        <w:rPr>
          <w:color w:val="000000"/>
          <w:sz w:val="16"/>
        </w:rPr>
        <w:t> such as Bjorn Lomborg, and Alex Epstein </w:t>
      </w:r>
      <w:r>
        <w:rPr>
          <w:color w:val="000000"/>
          <w:u w:val="single"/>
        </w:rPr>
        <w:t>point to the</w:t>
      </w:r>
      <w:r w:rsidRPr="003C7AEA">
        <w:rPr>
          <w:color w:val="000000"/>
          <w:sz w:val="16"/>
        </w:rPr>
        <w:t> </w:t>
      </w:r>
      <w:r>
        <w:rPr>
          <w:b/>
          <w:bCs/>
          <w:color w:val="000000"/>
          <w:u w:val="single"/>
        </w:rPr>
        <w:t>stunning worldwide drop</w:t>
      </w:r>
      <w:r w:rsidRPr="003C7AEA">
        <w:rPr>
          <w:color w:val="000000"/>
          <w:sz w:val="16"/>
        </w:rPr>
        <w:t> </w:t>
      </w:r>
      <w:r>
        <w:rPr>
          <w:color w:val="000000"/>
          <w:u w:val="single"/>
        </w:rPr>
        <w:t>in</w:t>
      </w:r>
      <w:r w:rsidRPr="003C7AEA">
        <w:rPr>
          <w:color w:val="000000"/>
          <w:sz w:val="16"/>
        </w:rPr>
        <w:t> </w:t>
      </w:r>
      <w:r>
        <w:rPr>
          <w:b/>
          <w:bCs/>
          <w:color w:val="000000"/>
          <w:u w:val="single"/>
        </w:rPr>
        <w:t>deaths</w:t>
      </w:r>
      <w:r w:rsidRPr="003C7AEA">
        <w:rPr>
          <w:color w:val="000000"/>
          <w:sz w:val="16"/>
        </w:rPr>
        <w:t> </w:t>
      </w:r>
      <w:r>
        <w:rPr>
          <w:color w:val="000000"/>
          <w:u w:val="single"/>
        </w:rPr>
        <w:t>caused by</w:t>
      </w:r>
      <w:r w:rsidRPr="003C7AEA">
        <w:rPr>
          <w:color w:val="000000"/>
          <w:sz w:val="16"/>
        </w:rPr>
        <w:t> </w:t>
      </w:r>
      <w:r>
        <w:rPr>
          <w:b/>
          <w:bCs/>
          <w:color w:val="000000"/>
          <w:u w:val="single"/>
        </w:rPr>
        <w:t>severe weather</w:t>
      </w:r>
      <w:r w:rsidRPr="003C7AEA">
        <w:rPr>
          <w:color w:val="000000"/>
          <w:sz w:val="16"/>
        </w:rPr>
        <w:t>—99 percent over the past century.30 The more detached from reality the claims of climate crisis have become, the more that contrarian experts are speaking up, even though their well-founded skepticism risks their being branded as “deniers.”31 Predictions of climate catastrophe due to human greenhouse gas emissions have been made for nearly 35 years, and yet </w:t>
      </w:r>
      <w:r>
        <w:rPr>
          <w:color w:val="000000"/>
          <w:u w:val="single"/>
          <w:shd w:val="clear" w:color="auto" w:fill="00FFFF"/>
        </w:rPr>
        <w:t>Earth’s climate</w:t>
      </w:r>
      <w:r w:rsidRPr="003C7AEA">
        <w:rPr>
          <w:color w:val="000000"/>
          <w:sz w:val="16"/>
        </w:rPr>
        <w:t> </w:t>
      </w:r>
      <w:r>
        <w:rPr>
          <w:b/>
          <w:bCs/>
          <w:color w:val="000000"/>
          <w:u w:val="single"/>
          <w:shd w:val="clear" w:color="auto" w:fill="00FFFF"/>
        </w:rPr>
        <w:t>stubbornly</w:t>
      </w:r>
      <w:r w:rsidRPr="003C7AEA">
        <w:rPr>
          <w:color w:val="000000"/>
          <w:sz w:val="16"/>
        </w:rPr>
        <w:t> </w:t>
      </w:r>
      <w:r>
        <w:rPr>
          <w:b/>
          <w:bCs/>
          <w:color w:val="000000"/>
          <w:u w:val="single"/>
          <w:shd w:val="clear" w:color="auto" w:fill="00FFFF"/>
        </w:rPr>
        <w:t>refuses</w:t>
      </w:r>
      <w:r w:rsidRPr="003C7AEA">
        <w:rPr>
          <w:color w:val="000000"/>
          <w:sz w:val="16"/>
        </w:rPr>
        <w:t> </w:t>
      </w:r>
      <w:r>
        <w:rPr>
          <w:color w:val="000000"/>
          <w:u w:val="single"/>
          <w:shd w:val="clear" w:color="auto" w:fill="00FFFF"/>
        </w:rPr>
        <w:t>to lend</w:t>
      </w:r>
      <w:r w:rsidRPr="003C7AEA">
        <w:rPr>
          <w:color w:val="000000"/>
          <w:sz w:val="16"/>
        </w:rPr>
        <w:t> </w:t>
      </w:r>
      <w:r>
        <w:rPr>
          <w:b/>
          <w:bCs/>
          <w:color w:val="000000"/>
          <w:u w:val="single"/>
          <w:shd w:val="clear" w:color="auto" w:fill="00FFFF"/>
        </w:rPr>
        <w:t>evidence</w:t>
      </w:r>
      <w:r w:rsidRPr="003C7AEA">
        <w:rPr>
          <w:color w:val="000000"/>
          <w:sz w:val="16"/>
        </w:rPr>
        <w:t> </w:t>
      </w:r>
      <w:r>
        <w:rPr>
          <w:color w:val="000000"/>
          <w:u w:val="single"/>
          <w:shd w:val="clear" w:color="auto" w:fill="00FFFF"/>
        </w:rPr>
        <w:t>of a</w:t>
      </w:r>
      <w:r w:rsidRPr="003C7AEA">
        <w:rPr>
          <w:color w:val="000000"/>
          <w:sz w:val="16"/>
        </w:rPr>
        <w:t> </w:t>
      </w:r>
      <w:r>
        <w:rPr>
          <w:color w:val="000000"/>
          <w:u w:val="single"/>
        </w:rPr>
        <w:t>“climate crisis” or</w:t>
      </w:r>
      <w:r w:rsidRPr="003C7AEA">
        <w:rPr>
          <w:color w:val="000000"/>
          <w:sz w:val="16"/>
        </w:rPr>
        <w:t> </w:t>
      </w:r>
      <w:r>
        <w:rPr>
          <w:color w:val="000000"/>
          <w:u w:val="single"/>
        </w:rPr>
        <w:t>the</w:t>
      </w:r>
      <w:r w:rsidRPr="003C7AEA">
        <w:rPr>
          <w:color w:val="000000"/>
          <w:sz w:val="16"/>
        </w:rPr>
        <w:t> </w:t>
      </w:r>
      <w:r>
        <w:rPr>
          <w:color w:val="000000"/>
          <w:u w:val="single"/>
          <w:shd w:val="clear" w:color="auto" w:fill="00FFFF"/>
        </w:rPr>
        <w:t>“</w:t>
      </w:r>
      <w:r>
        <w:rPr>
          <w:b/>
          <w:bCs/>
          <w:color w:val="000000"/>
          <w:u w:val="single"/>
          <w:shd w:val="clear" w:color="auto" w:fill="00FFFF"/>
        </w:rPr>
        <w:t>existential risk</w:t>
      </w:r>
      <w:r>
        <w:rPr>
          <w:color w:val="000000"/>
          <w:u w:val="single"/>
        </w:rPr>
        <w:t>”</w:t>
      </w:r>
      <w:r w:rsidRPr="003C7AEA">
        <w:rPr>
          <w:color w:val="000000"/>
          <w:sz w:val="16"/>
        </w:rPr>
        <w:t> claimed in the Biden administration’s Interim National Security Strategic Guidance and 2022 National Security Strategy. 32 The </w:t>
      </w:r>
      <w:r>
        <w:rPr>
          <w:b/>
          <w:bCs/>
          <w:color w:val="000000"/>
          <w:u w:val="single"/>
        </w:rPr>
        <w:t>scary</w:t>
      </w:r>
      <w:r w:rsidRPr="003C7AEA">
        <w:rPr>
          <w:color w:val="000000"/>
          <w:sz w:val="16"/>
        </w:rPr>
        <w:t> </w:t>
      </w:r>
      <w:r>
        <w:rPr>
          <w:b/>
          <w:bCs/>
          <w:color w:val="000000"/>
          <w:u w:val="single"/>
          <w:shd w:val="clear" w:color="auto" w:fill="00FFFF"/>
        </w:rPr>
        <w:t>projections</w:t>
      </w:r>
      <w:r w:rsidRPr="003C7AEA">
        <w:rPr>
          <w:color w:val="000000"/>
          <w:sz w:val="16"/>
        </w:rPr>
        <w:t> </w:t>
      </w:r>
      <w:r>
        <w:rPr>
          <w:color w:val="000000"/>
          <w:u w:val="single"/>
          <w:shd w:val="clear" w:color="auto" w:fill="00FFFF"/>
        </w:rPr>
        <w:t>are</w:t>
      </w:r>
      <w:r w:rsidRPr="003C7AEA">
        <w:rPr>
          <w:color w:val="000000"/>
          <w:sz w:val="16"/>
        </w:rPr>
        <w:t> </w:t>
      </w:r>
      <w:r>
        <w:rPr>
          <w:b/>
          <w:bCs/>
          <w:color w:val="000000"/>
          <w:u w:val="single"/>
          <w:shd w:val="clear" w:color="auto" w:fill="00FFFF"/>
        </w:rPr>
        <w:t>always</w:t>
      </w:r>
      <w:r w:rsidRPr="003C7AEA">
        <w:rPr>
          <w:color w:val="000000"/>
          <w:sz w:val="16"/>
        </w:rPr>
        <w:t> </w:t>
      </w:r>
      <w:r>
        <w:rPr>
          <w:color w:val="000000"/>
          <w:u w:val="single"/>
        </w:rPr>
        <w:t>based on</w:t>
      </w:r>
      <w:r w:rsidRPr="003C7AEA">
        <w:rPr>
          <w:color w:val="000000"/>
          <w:sz w:val="16"/>
        </w:rPr>
        <w:t> </w:t>
      </w:r>
      <w:r>
        <w:rPr>
          <w:b/>
          <w:bCs/>
          <w:color w:val="000000"/>
          <w:u w:val="single"/>
        </w:rPr>
        <w:t>models</w:t>
      </w:r>
      <w:r>
        <w:rPr>
          <w:color w:val="000000"/>
          <w:u w:val="single"/>
        </w:rPr>
        <w:t>,</w:t>
      </w:r>
      <w:r w:rsidRPr="003C7AEA">
        <w:rPr>
          <w:color w:val="000000"/>
          <w:sz w:val="16"/>
        </w:rPr>
        <w:t> </w:t>
      </w:r>
      <w:r>
        <w:rPr>
          <w:b/>
          <w:bCs/>
          <w:color w:val="000000"/>
          <w:u w:val="single"/>
        </w:rPr>
        <w:t>not</w:t>
      </w:r>
      <w:r w:rsidRPr="003C7AEA">
        <w:rPr>
          <w:color w:val="000000"/>
          <w:sz w:val="16"/>
        </w:rPr>
        <w:t> </w:t>
      </w:r>
      <w:r>
        <w:rPr>
          <w:color w:val="000000"/>
          <w:u w:val="single"/>
        </w:rPr>
        <w:t>observed</w:t>
      </w:r>
      <w:r w:rsidRPr="003C7AEA">
        <w:rPr>
          <w:color w:val="000000"/>
          <w:sz w:val="16"/>
        </w:rPr>
        <w:t> </w:t>
      </w:r>
      <w:r>
        <w:rPr>
          <w:b/>
          <w:bCs/>
          <w:color w:val="000000"/>
          <w:u w:val="single"/>
        </w:rPr>
        <w:t>trends</w:t>
      </w:r>
      <w:r w:rsidRPr="003C7AEA">
        <w:rPr>
          <w:color w:val="000000"/>
          <w:sz w:val="16"/>
        </w:rPr>
        <w:t> in the climate, </w:t>
      </w:r>
      <w:r>
        <w:rPr>
          <w:color w:val="000000"/>
          <w:u w:val="single"/>
        </w:rPr>
        <w:t>and those models have proven</w:t>
      </w:r>
      <w:r w:rsidRPr="003C7AEA">
        <w:rPr>
          <w:color w:val="000000"/>
          <w:sz w:val="16"/>
        </w:rPr>
        <w:t> </w:t>
      </w:r>
      <w:r>
        <w:rPr>
          <w:b/>
          <w:bCs/>
          <w:color w:val="000000"/>
          <w:u w:val="single"/>
          <w:shd w:val="clear" w:color="auto" w:fill="00FFFF"/>
        </w:rPr>
        <w:t>unreliable</w:t>
      </w:r>
      <w:r w:rsidRPr="003C7AEA">
        <w:rPr>
          <w:color w:val="000000"/>
          <w:sz w:val="16"/>
        </w:rPr>
        <w:t>.33</w:t>
      </w:r>
    </w:p>
    <w:p w14:paraId="0753F3B3" w14:textId="77777777" w:rsidR="00705A90" w:rsidRPr="003C7AEA" w:rsidRDefault="00705A90" w:rsidP="00705A90">
      <w:pPr>
        <w:spacing w:line="235" w:lineRule="atLeast"/>
        <w:rPr>
          <w:color w:val="000000"/>
          <w:sz w:val="16"/>
        </w:rPr>
      </w:pPr>
      <w:r>
        <w:rPr>
          <w:color w:val="000000"/>
          <w:u w:val="single"/>
        </w:rPr>
        <w:t>Contrary to the</w:t>
      </w:r>
      <w:r w:rsidRPr="003C7AEA">
        <w:rPr>
          <w:color w:val="000000"/>
          <w:sz w:val="16"/>
        </w:rPr>
        <w:t> prevailing </w:t>
      </w:r>
      <w:r>
        <w:rPr>
          <w:color w:val="000000"/>
          <w:u w:val="single"/>
        </w:rPr>
        <w:t>narrative of</w:t>
      </w:r>
      <w:r w:rsidRPr="003C7AEA">
        <w:rPr>
          <w:color w:val="000000"/>
          <w:sz w:val="16"/>
        </w:rPr>
        <w:t> </w:t>
      </w:r>
      <w:r>
        <w:rPr>
          <w:b/>
          <w:bCs/>
          <w:color w:val="000000"/>
          <w:u w:val="single"/>
        </w:rPr>
        <w:t>climate doom</w:t>
      </w:r>
      <w:r>
        <w:rPr>
          <w:color w:val="000000"/>
          <w:u w:val="single"/>
        </w:rPr>
        <w:t>, Earth’s</w:t>
      </w:r>
      <w:r w:rsidRPr="003C7AEA">
        <w:rPr>
          <w:color w:val="000000"/>
          <w:sz w:val="16"/>
        </w:rPr>
        <w:t> </w:t>
      </w:r>
      <w:r>
        <w:rPr>
          <w:color w:val="000000"/>
          <w:u w:val="single"/>
          <w:shd w:val="clear" w:color="auto" w:fill="00FFFF"/>
        </w:rPr>
        <w:t>warming is</w:t>
      </w:r>
      <w:r w:rsidRPr="003C7AEA">
        <w:rPr>
          <w:color w:val="000000"/>
          <w:sz w:val="16"/>
        </w:rPr>
        <w:t> </w:t>
      </w:r>
      <w:r>
        <w:rPr>
          <w:b/>
          <w:bCs/>
          <w:color w:val="000000"/>
          <w:u w:val="single"/>
          <w:shd w:val="clear" w:color="auto" w:fill="00FFFF"/>
        </w:rPr>
        <w:t>mild</w:t>
      </w:r>
      <w:r w:rsidRPr="003C7AEA">
        <w:rPr>
          <w:color w:val="000000"/>
          <w:sz w:val="16"/>
        </w:rPr>
        <w:t> </w:t>
      </w:r>
      <w:r>
        <w:rPr>
          <w:color w:val="000000"/>
          <w:u w:val="single"/>
        </w:rPr>
        <w:t>and</w:t>
      </w:r>
      <w:r w:rsidRPr="003C7AEA">
        <w:rPr>
          <w:color w:val="000000"/>
          <w:sz w:val="16"/>
        </w:rPr>
        <w:t> largely </w:t>
      </w:r>
      <w:r>
        <w:rPr>
          <w:b/>
          <w:bCs/>
          <w:color w:val="000000"/>
          <w:u w:val="single"/>
        </w:rPr>
        <w:t>beneficial</w:t>
      </w:r>
      <w:r>
        <w:rPr>
          <w:color w:val="000000"/>
          <w:u w:val="single"/>
        </w:rPr>
        <w:t>—mostly moderating cold temperatures</w:t>
      </w:r>
      <w:r w:rsidRPr="003C7AEA">
        <w:rPr>
          <w:color w:val="000000"/>
          <w:sz w:val="16"/>
        </w:rPr>
        <w:t> in northernmost latitudes and at night; </w:t>
      </w:r>
      <w:r>
        <w:rPr>
          <w:color w:val="000000"/>
          <w:u w:val="single"/>
          <w:shd w:val="clear" w:color="auto" w:fill="00FFFF"/>
        </w:rPr>
        <w:t>there are</w:t>
      </w:r>
      <w:r w:rsidRPr="003C7AEA">
        <w:rPr>
          <w:color w:val="000000"/>
          <w:sz w:val="16"/>
        </w:rPr>
        <w:t> </w:t>
      </w:r>
      <w:r>
        <w:rPr>
          <w:b/>
          <w:bCs/>
          <w:color w:val="000000"/>
          <w:u w:val="single"/>
          <w:shd w:val="clear" w:color="auto" w:fill="00FFFF"/>
        </w:rPr>
        <w:t>no</w:t>
      </w:r>
      <w:r w:rsidRPr="003C7AEA">
        <w:rPr>
          <w:color w:val="000000"/>
          <w:sz w:val="16"/>
        </w:rPr>
        <w:t> </w:t>
      </w:r>
      <w:r>
        <w:rPr>
          <w:color w:val="000000"/>
          <w:u w:val="single"/>
          <w:shd w:val="clear" w:color="auto" w:fill="00FFFF"/>
        </w:rPr>
        <w:t>climate-caused dangerous</w:t>
      </w:r>
      <w:r w:rsidRPr="003C7AEA">
        <w:rPr>
          <w:color w:val="000000"/>
          <w:sz w:val="16"/>
        </w:rPr>
        <w:t> </w:t>
      </w:r>
      <w:r>
        <w:rPr>
          <w:color w:val="000000"/>
          <w:u w:val="single"/>
        </w:rPr>
        <w:t>trends in global</w:t>
      </w:r>
      <w:r w:rsidRPr="003C7AEA">
        <w:rPr>
          <w:color w:val="000000"/>
          <w:sz w:val="16"/>
        </w:rPr>
        <w:t> </w:t>
      </w:r>
      <w:r>
        <w:rPr>
          <w:color w:val="000000"/>
          <w:u w:val="single"/>
          <w:shd w:val="clear" w:color="auto" w:fill="00FFFF"/>
        </w:rPr>
        <w:t>weather</w:t>
      </w:r>
      <w:r w:rsidRPr="003C7AEA">
        <w:rPr>
          <w:color w:val="000000"/>
          <w:sz w:val="16"/>
        </w:rPr>
        <w:t> such as hurricanes, droughts, floods, or wildfires; </w:t>
      </w:r>
      <w:r>
        <w:rPr>
          <w:b/>
          <w:bCs/>
          <w:color w:val="000000"/>
          <w:u w:val="single"/>
          <w:shd w:val="clear" w:color="auto" w:fill="00FFFF"/>
        </w:rPr>
        <w:t>human deaths</w:t>
      </w:r>
      <w:r w:rsidRPr="003C7AEA">
        <w:rPr>
          <w:color w:val="000000"/>
          <w:sz w:val="16"/>
        </w:rPr>
        <w:t> </w:t>
      </w:r>
      <w:r>
        <w:rPr>
          <w:color w:val="000000"/>
          <w:u w:val="single"/>
        </w:rPr>
        <w:t>attributed to extreme weather events</w:t>
      </w:r>
      <w:r w:rsidRPr="003C7AEA">
        <w:rPr>
          <w:color w:val="000000"/>
          <w:sz w:val="16"/>
        </w:rPr>
        <w:t> </w:t>
      </w:r>
      <w:r>
        <w:rPr>
          <w:color w:val="000000"/>
          <w:u w:val="single"/>
          <w:shd w:val="clear" w:color="auto" w:fill="00FFFF"/>
        </w:rPr>
        <w:t>have</w:t>
      </w:r>
      <w:r w:rsidRPr="003C7AEA">
        <w:rPr>
          <w:color w:val="000000"/>
          <w:sz w:val="16"/>
        </w:rPr>
        <w:t> </w:t>
      </w:r>
      <w:r>
        <w:rPr>
          <w:b/>
          <w:bCs/>
          <w:color w:val="000000"/>
          <w:u w:val="single"/>
          <w:shd w:val="clear" w:color="auto" w:fill="00FFFF"/>
        </w:rPr>
        <w:t>declined</w:t>
      </w:r>
      <w:r w:rsidRPr="003C7AEA">
        <w:rPr>
          <w:color w:val="000000"/>
          <w:sz w:val="16"/>
        </w:rPr>
        <w:t> </w:t>
      </w:r>
      <w:r>
        <w:rPr>
          <w:color w:val="000000"/>
          <w:u w:val="single"/>
        </w:rPr>
        <w:t>over</w:t>
      </w:r>
      <w:r w:rsidRPr="003C7AEA">
        <w:rPr>
          <w:color w:val="000000"/>
          <w:sz w:val="16"/>
        </w:rPr>
        <w:t> </w:t>
      </w:r>
      <w:r>
        <w:rPr>
          <w:color w:val="000000"/>
          <w:u w:val="single"/>
          <w:shd w:val="clear" w:color="auto" w:fill="00FFFF"/>
        </w:rPr>
        <w:t>99 percent</w:t>
      </w:r>
      <w:r w:rsidRPr="003C7AEA">
        <w:rPr>
          <w:color w:val="000000"/>
          <w:sz w:val="16"/>
        </w:rPr>
        <w:t> over the past century; increasing levels of CO2 are a net positive—enabling photosynthesis using less water and greening the planet; </w:t>
      </w:r>
      <w:r>
        <w:rPr>
          <w:b/>
          <w:bCs/>
          <w:color w:val="000000"/>
          <w:u w:val="single"/>
        </w:rPr>
        <w:t>coral</w:t>
      </w:r>
      <w:r w:rsidRPr="003C7AEA">
        <w:rPr>
          <w:color w:val="000000"/>
          <w:sz w:val="16"/>
        </w:rPr>
        <w:t> </w:t>
      </w:r>
      <w:r>
        <w:rPr>
          <w:b/>
          <w:bCs/>
          <w:color w:val="000000"/>
          <w:u w:val="single"/>
          <w:shd w:val="clear" w:color="auto" w:fill="00FFFF"/>
        </w:rPr>
        <w:t>reefs</w:t>
      </w:r>
      <w:r w:rsidRPr="003C7AEA">
        <w:rPr>
          <w:color w:val="000000"/>
          <w:sz w:val="16"/>
        </w:rPr>
        <w:t> </w:t>
      </w:r>
      <w:r>
        <w:rPr>
          <w:color w:val="000000"/>
          <w:u w:val="single"/>
          <w:shd w:val="clear" w:color="auto" w:fill="00FFFF"/>
        </w:rPr>
        <w:t>are not threatened</w:t>
      </w:r>
      <w:r w:rsidRPr="003C7AEA">
        <w:rPr>
          <w:color w:val="000000"/>
          <w:sz w:val="16"/>
        </w:rPr>
        <w:t> </w:t>
      </w:r>
      <w:r>
        <w:rPr>
          <w:color w:val="000000"/>
          <w:u w:val="single"/>
        </w:rPr>
        <w:t>by warming</w:t>
      </w:r>
      <w:r w:rsidRPr="003C7AEA">
        <w:rPr>
          <w:color w:val="000000"/>
          <w:sz w:val="16"/>
        </w:rPr>
        <w:t> or increased CO2; </w:t>
      </w:r>
      <w:r>
        <w:rPr>
          <w:color w:val="000000"/>
          <w:u w:val="single"/>
        </w:rPr>
        <w:t>polar bear populations are</w:t>
      </w:r>
      <w:r w:rsidRPr="003C7AEA">
        <w:rPr>
          <w:color w:val="000000"/>
          <w:sz w:val="16"/>
        </w:rPr>
        <w:t> </w:t>
      </w:r>
      <w:r>
        <w:rPr>
          <w:b/>
          <w:bCs/>
          <w:color w:val="000000"/>
          <w:u w:val="single"/>
        </w:rPr>
        <w:t>increasing</w:t>
      </w:r>
      <w:r>
        <w:rPr>
          <w:color w:val="000000"/>
          <w:u w:val="single"/>
        </w:rPr>
        <w:t>;</w:t>
      </w:r>
      <w:r w:rsidRPr="003C7AEA">
        <w:rPr>
          <w:color w:val="000000"/>
          <w:sz w:val="16"/>
        </w:rPr>
        <w:t> </w:t>
      </w:r>
      <w:r>
        <w:rPr>
          <w:color w:val="000000"/>
          <w:u w:val="single"/>
          <w:shd w:val="clear" w:color="auto" w:fill="00FFFF"/>
        </w:rPr>
        <w:t>the</w:t>
      </w:r>
      <w:r w:rsidRPr="003C7AEA">
        <w:rPr>
          <w:color w:val="000000"/>
          <w:sz w:val="16"/>
        </w:rPr>
        <w:t> Antarctic </w:t>
      </w:r>
      <w:r>
        <w:rPr>
          <w:b/>
          <w:bCs/>
          <w:color w:val="000000"/>
          <w:u w:val="single"/>
          <w:shd w:val="clear" w:color="auto" w:fill="00FFFF"/>
        </w:rPr>
        <w:t>ice sheet</w:t>
      </w:r>
      <w:r w:rsidRPr="003C7AEA">
        <w:rPr>
          <w:color w:val="000000"/>
          <w:sz w:val="16"/>
        </w:rPr>
        <w:t> </w:t>
      </w:r>
      <w:r>
        <w:rPr>
          <w:color w:val="000000"/>
          <w:u w:val="single"/>
          <w:shd w:val="clear" w:color="auto" w:fill="00FFFF"/>
        </w:rPr>
        <w:t>is growing</w:t>
      </w:r>
      <w:r w:rsidRPr="003C7AEA">
        <w:rPr>
          <w:color w:val="000000"/>
          <w:sz w:val="16"/>
        </w:rPr>
        <w:t>; the IPCC says the Greenland ice sheet under all scenarios would take centuries if not millennia to melt; the Arctic will remain decidedly frozen in winter even if it becomes ice-free in summer—a phenomenon that would have almost no impact on sea levels as Arctic ice is already floating on the ocean; with some natural variation, </w:t>
      </w:r>
      <w:r>
        <w:rPr>
          <w:color w:val="000000"/>
          <w:u w:val="single"/>
          <w:shd w:val="clear" w:color="auto" w:fill="00FFFF"/>
        </w:rPr>
        <w:t>sea</w:t>
      </w:r>
      <w:r w:rsidRPr="003C7AEA">
        <w:rPr>
          <w:color w:val="000000"/>
          <w:sz w:val="16"/>
        </w:rPr>
        <w:t> </w:t>
      </w:r>
      <w:r>
        <w:rPr>
          <w:color w:val="000000"/>
          <w:u w:val="single"/>
          <w:shd w:val="clear" w:color="auto" w:fill="00FFFF"/>
        </w:rPr>
        <w:t>levels continue to rise at the</w:t>
      </w:r>
      <w:r w:rsidRPr="003C7AEA">
        <w:rPr>
          <w:color w:val="000000"/>
          <w:sz w:val="16"/>
        </w:rPr>
        <w:t> </w:t>
      </w:r>
      <w:r>
        <w:rPr>
          <w:b/>
          <w:bCs/>
          <w:color w:val="000000"/>
          <w:u w:val="single"/>
          <w:shd w:val="clear" w:color="auto" w:fill="00FFFF"/>
        </w:rPr>
        <w:t>same</w:t>
      </w:r>
      <w:r w:rsidRPr="003C7AEA">
        <w:rPr>
          <w:color w:val="000000"/>
          <w:sz w:val="16"/>
        </w:rPr>
        <w:t> </w:t>
      </w:r>
      <w:r>
        <w:rPr>
          <w:b/>
          <w:bCs/>
          <w:color w:val="000000"/>
          <w:u w:val="single"/>
          <w:shd w:val="clear" w:color="auto" w:fill="00FFFF"/>
        </w:rPr>
        <w:t>slow rate</w:t>
      </w:r>
      <w:r w:rsidRPr="003C7AEA">
        <w:rPr>
          <w:color w:val="000000"/>
          <w:sz w:val="16"/>
        </w:rPr>
        <w:t> </w:t>
      </w:r>
      <w:r>
        <w:rPr>
          <w:color w:val="000000"/>
          <w:u w:val="single"/>
        </w:rPr>
        <w:t>as they have for</w:t>
      </w:r>
      <w:r w:rsidRPr="003C7AEA">
        <w:rPr>
          <w:color w:val="000000"/>
          <w:sz w:val="16"/>
        </w:rPr>
        <w:t> </w:t>
      </w:r>
      <w:r>
        <w:rPr>
          <w:b/>
          <w:bCs/>
          <w:color w:val="000000"/>
          <w:u w:val="single"/>
        </w:rPr>
        <w:t>5,000 years</w:t>
      </w:r>
      <w:r w:rsidRPr="003C7AEA">
        <w:rPr>
          <w:color w:val="000000"/>
          <w:sz w:val="16"/>
        </w:rPr>
        <w:t>—less than </w:t>
      </w:r>
      <w:r>
        <w:rPr>
          <w:color w:val="000000"/>
          <w:u w:val="single"/>
        </w:rPr>
        <w:t>a foot per century</w:t>
      </w:r>
      <w:r w:rsidRPr="003C7AEA">
        <w:rPr>
          <w:color w:val="000000"/>
          <w:sz w:val="16"/>
        </w:rPr>
        <w:t>; the </w:t>
      </w:r>
      <w:r>
        <w:rPr>
          <w:color w:val="000000"/>
          <w:u w:val="single"/>
          <w:shd w:val="clear" w:color="auto" w:fill="00FFFF"/>
        </w:rPr>
        <w:t>oceans</w:t>
      </w:r>
      <w:r w:rsidRPr="003C7AEA">
        <w:rPr>
          <w:color w:val="000000"/>
          <w:sz w:val="16"/>
        </w:rPr>
        <w:t> are and </w:t>
      </w:r>
      <w:r>
        <w:rPr>
          <w:color w:val="000000"/>
          <w:u w:val="single"/>
          <w:shd w:val="clear" w:color="auto" w:fill="00FFFF"/>
        </w:rPr>
        <w:t>will remain</w:t>
      </w:r>
      <w:r w:rsidRPr="003C7AEA">
        <w:rPr>
          <w:color w:val="000000"/>
          <w:sz w:val="16"/>
        </w:rPr>
        <w:t> </w:t>
      </w:r>
      <w:r>
        <w:rPr>
          <w:b/>
          <w:bCs/>
          <w:color w:val="000000"/>
          <w:u w:val="single"/>
          <w:shd w:val="clear" w:color="auto" w:fill="00FFFF"/>
        </w:rPr>
        <w:t>markedly</w:t>
      </w:r>
      <w:r w:rsidRPr="003C7AEA">
        <w:rPr>
          <w:color w:val="000000"/>
          <w:sz w:val="16"/>
        </w:rPr>
        <w:t> </w:t>
      </w:r>
      <w:r>
        <w:rPr>
          <w:b/>
          <w:bCs/>
          <w:color w:val="000000"/>
          <w:u w:val="single"/>
          <w:shd w:val="clear" w:color="auto" w:fill="00FFFF"/>
        </w:rPr>
        <w:t>alkaline</w:t>
      </w:r>
      <w:r w:rsidRPr="003C7AEA">
        <w:rPr>
          <w:color w:val="000000"/>
          <w:sz w:val="16"/>
        </w:rPr>
        <w:t>— burning all of the coal, oil, and natural gas on Earth would not change that—and studies show </w:t>
      </w:r>
      <w:r>
        <w:rPr>
          <w:color w:val="000000"/>
          <w:u w:val="single"/>
          <w:shd w:val="clear" w:color="auto" w:fill="00FFFF"/>
        </w:rPr>
        <w:t>marine life</w:t>
      </w:r>
      <w:r w:rsidRPr="003C7AEA">
        <w:rPr>
          <w:color w:val="000000"/>
          <w:sz w:val="16"/>
        </w:rPr>
        <w:t> </w:t>
      </w:r>
      <w:r>
        <w:rPr>
          <w:b/>
          <w:bCs/>
          <w:color w:val="000000"/>
          <w:u w:val="single"/>
          <w:shd w:val="clear" w:color="auto" w:fill="00FFFF"/>
        </w:rPr>
        <w:t>adapts well</w:t>
      </w:r>
      <w:r w:rsidRPr="003C7AEA">
        <w:rPr>
          <w:color w:val="000000"/>
          <w:sz w:val="16"/>
        </w:rPr>
        <w:t> to changes in pH; and, finally, </w:t>
      </w:r>
      <w:r>
        <w:rPr>
          <w:color w:val="000000"/>
          <w:u w:val="single"/>
          <w:shd w:val="clear" w:color="auto" w:fill="00FFFF"/>
        </w:rPr>
        <w:t>there is</w:t>
      </w:r>
      <w:r w:rsidRPr="003C7AEA">
        <w:rPr>
          <w:color w:val="000000"/>
          <w:sz w:val="16"/>
        </w:rPr>
        <w:t> </w:t>
      </w:r>
      <w:r>
        <w:rPr>
          <w:b/>
          <w:bCs/>
          <w:color w:val="000000"/>
          <w:u w:val="single"/>
          <w:shd w:val="clear" w:color="auto" w:fill="00FFFF"/>
        </w:rPr>
        <w:t>no</w:t>
      </w:r>
      <w:r w:rsidRPr="003C7AEA">
        <w:rPr>
          <w:color w:val="000000"/>
          <w:sz w:val="16"/>
        </w:rPr>
        <w:t> </w:t>
      </w:r>
      <w:r>
        <w:rPr>
          <w:b/>
          <w:bCs/>
          <w:color w:val="000000"/>
          <w:u w:val="single"/>
          <w:shd w:val="clear" w:color="auto" w:fill="00FFFF"/>
        </w:rPr>
        <w:t>ev</w:t>
      </w:r>
      <w:r>
        <w:rPr>
          <w:color w:val="000000"/>
          <w:u w:val="single"/>
        </w:rPr>
        <w:t>idence</w:t>
      </w:r>
      <w:r w:rsidRPr="003C7AEA">
        <w:rPr>
          <w:color w:val="000000"/>
          <w:sz w:val="16"/>
        </w:rPr>
        <w:t> </w:t>
      </w:r>
      <w:r>
        <w:rPr>
          <w:color w:val="000000"/>
          <w:u w:val="single"/>
          <w:shd w:val="clear" w:color="auto" w:fill="00FFFF"/>
        </w:rPr>
        <w:t>of</w:t>
      </w:r>
      <w:r w:rsidRPr="003C7AEA">
        <w:rPr>
          <w:color w:val="000000"/>
          <w:sz w:val="16"/>
        </w:rPr>
        <w:t> </w:t>
      </w:r>
      <w:r>
        <w:rPr>
          <w:color w:val="000000"/>
          <w:u w:val="single"/>
        </w:rPr>
        <w:t>mass</w:t>
      </w:r>
      <w:r w:rsidRPr="003C7AEA">
        <w:rPr>
          <w:color w:val="000000"/>
          <w:sz w:val="16"/>
        </w:rPr>
        <w:t> </w:t>
      </w:r>
      <w:r>
        <w:rPr>
          <w:b/>
          <w:bCs/>
          <w:color w:val="000000"/>
          <w:u w:val="single"/>
          <w:shd w:val="clear" w:color="auto" w:fill="00FFFF"/>
        </w:rPr>
        <w:t>species die-offs</w:t>
      </w:r>
      <w:r w:rsidRPr="003C7AEA">
        <w:rPr>
          <w:color w:val="000000"/>
          <w:sz w:val="16"/>
        </w:rPr>
        <w:t> </w:t>
      </w:r>
      <w:r>
        <w:rPr>
          <w:color w:val="000000"/>
          <w:u w:val="single"/>
          <w:shd w:val="clear" w:color="auto" w:fill="00FFFF"/>
        </w:rPr>
        <w:t>or</w:t>
      </w:r>
      <w:r w:rsidRPr="003C7AEA">
        <w:rPr>
          <w:color w:val="000000"/>
          <w:sz w:val="16"/>
        </w:rPr>
        <w:t> </w:t>
      </w:r>
      <w:r>
        <w:rPr>
          <w:color w:val="000000"/>
          <w:u w:val="single"/>
        </w:rPr>
        <w:t>a</w:t>
      </w:r>
      <w:r w:rsidRPr="003C7AEA">
        <w:rPr>
          <w:color w:val="000000"/>
          <w:sz w:val="16"/>
        </w:rPr>
        <w:t> coming great </w:t>
      </w:r>
      <w:r>
        <w:rPr>
          <w:b/>
          <w:bCs/>
          <w:color w:val="000000"/>
          <w:u w:val="single"/>
          <w:shd w:val="clear" w:color="auto" w:fill="00FFFF"/>
        </w:rPr>
        <w:t>extinction</w:t>
      </w:r>
      <w:r w:rsidRPr="003C7AEA">
        <w:rPr>
          <w:color w:val="000000"/>
          <w:sz w:val="16"/>
        </w:rPr>
        <w:t>. These claims are so starkly counter to what everyone “knows” that it would take a book or several books to explain and document their veracity. Fortunately, such books have been written by scientists and researchers who understand that Earth’s climate is constantly changing and who acknowledge the planet has warmed just over 1 degree Centigrade over the past 170 years and that CO2 and other human produced greenhouse gases contributed something to that warming. These are serious, intelligent people who have studied the evidence and cannot be dismissed as "deniers.” </w:t>
      </w:r>
      <w:r>
        <w:rPr>
          <w:color w:val="000000"/>
          <w:u w:val="single"/>
        </w:rPr>
        <w:t>The</w:t>
      </w:r>
      <w:r w:rsidRPr="003C7AEA">
        <w:rPr>
          <w:color w:val="000000"/>
          <w:sz w:val="16"/>
        </w:rPr>
        <w:t> </w:t>
      </w:r>
      <w:r>
        <w:rPr>
          <w:b/>
          <w:bCs/>
          <w:color w:val="000000"/>
          <w:u w:val="single"/>
        </w:rPr>
        <w:t>enormous gap</w:t>
      </w:r>
      <w:r w:rsidRPr="003C7AEA">
        <w:rPr>
          <w:color w:val="000000"/>
          <w:sz w:val="16"/>
        </w:rPr>
        <w:t> </w:t>
      </w:r>
      <w:r>
        <w:rPr>
          <w:color w:val="000000"/>
          <w:u w:val="single"/>
        </w:rPr>
        <w:t>between the unscary reality of climate change and</w:t>
      </w:r>
      <w:r w:rsidRPr="003C7AEA">
        <w:rPr>
          <w:color w:val="000000"/>
          <w:sz w:val="16"/>
        </w:rPr>
        <w:t> the </w:t>
      </w:r>
      <w:r>
        <w:rPr>
          <w:b/>
          <w:bCs/>
          <w:color w:val="000000"/>
          <w:u w:val="single"/>
        </w:rPr>
        <w:t>dire statements</w:t>
      </w:r>
      <w:r w:rsidRPr="003C7AEA">
        <w:rPr>
          <w:color w:val="000000"/>
          <w:sz w:val="16"/>
        </w:rPr>
        <w:t> </w:t>
      </w:r>
      <w:r>
        <w:rPr>
          <w:color w:val="000000"/>
          <w:u w:val="single"/>
        </w:rPr>
        <w:t>and</w:t>
      </w:r>
      <w:r w:rsidRPr="003C7AEA">
        <w:rPr>
          <w:color w:val="000000"/>
          <w:sz w:val="16"/>
        </w:rPr>
        <w:t> </w:t>
      </w:r>
      <w:r>
        <w:rPr>
          <w:b/>
          <w:bCs/>
          <w:color w:val="000000"/>
          <w:u w:val="single"/>
        </w:rPr>
        <w:t>radical</w:t>
      </w:r>
      <w:r w:rsidRPr="003C7AEA">
        <w:rPr>
          <w:color w:val="000000"/>
          <w:sz w:val="16"/>
        </w:rPr>
        <w:t>, multi-trillion-dollar </w:t>
      </w:r>
      <w:r>
        <w:rPr>
          <w:b/>
          <w:bCs/>
          <w:color w:val="000000"/>
          <w:u w:val="single"/>
        </w:rPr>
        <w:t>policies</w:t>
      </w:r>
      <w:r w:rsidRPr="003C7AEA">
        <w:rPr>
          <w:color w:val="000000"/>
          <w:sz w:val="16"/>
        </w:rPr>
        <w:t> of those pushing </w:t>
      </w:r>
      <w:r>
        <w:rPr>
          <w:color w:val="000000"/>
          <w:u w:val="single"/>
        </w:rPr>
        <w:t>to “</w:t>
      </w:r>
      <w:r>
        <w:rPr>
          <w:b/>
          <w:bCs/>
          <w:color w:val="000000"/>
          <w:u w:val="single"/>
        </w:rPr>
        <w:t>fix</w:t>
      </w:r>
      <w:r>
        <w:rPr>
          <w:color w:val="000000"/>
          <w:u w:val="single"/>
        </w:rPr>
        <w:t>” the climate has led critics of</w:t>
      </w:r>
      <w:r w:rsidRPr="003C7AEA">
        <w:rPr>
          <w:color w:val="000000"/>
          <w:sz w:val="16"/>
        </w:rPr>
        <w:t> the </w:t>
      </w:r>
      <w:r>
        <w:rPr>
          <w:color w:val="000000"/>
          <w:u w:val="single"/>
        </w:rPr>
        <w:t>climate hype to brand it as</w:t>
      </w:r>
      <w:r w:rsidRPr="003C7AEA">
        <w:rPr>
          <w:color w:val="000000"/>
          <w:sz w:val="16"/>
        </w:rPr>
        <w:t> </w:t>
      </w:r>
      <w:r>
        <w:rPr>
          <w:b/>
          <w:bCs/>
          <w:color w:val="000000"/>
          <w:u w:val="single"/>
        </w:rPr>
        <w:t>dishonest</w:t>
      </w:r>
      <w:r>
        <w:rPr>
          <w:color w:val="000000"/>
          <w:u w:val="single"/>
        </w:rPr>
        <w:t>,</w:t>
      </w:r>
      <w:r w:rsidRPr="003C7AEA">
        <w:rPr>
          <w:color w:val="000000"/>
          <w:sz w:val="16"/>
        </w:rPr>
        <w:t> </w:t>
      </w:r>
      <w:r>
        <w:rPr>
          <w:b/>
          <w:bCs/>
          <w:color w:val="000000"/>
          <w:u w:val="single"/>
        </w:rPr>
        <w:t>unscientific</w:t>
      </w:r>
      <w:r>
        <w:rPr>
          <w:color w:val="000000"/>
          <w:u w:val="single"/>
        </w:rPr>
        <w:t>, and</w:t>
      </w:r>
      <w:r w:rsidRPr="003C7AEA">
        <w:rPr>
          <w:color w:val="000000"/>
          <w:sz w:val="16"/>
        </w:rPr>
        <w:t> </w:t>
      </w:r>
      <w:r>
        <w:rPr>
          <w:b/>
          <w:bCs/>
          <w:color w:val="000000"/>
          <w:u w:val="single"/>
        </w:rPr>
        <w:t>immoral</w:t>
      </w:r>
      <w:r w:rsidRPr="003C7AEA">
        <w:rPr>
          <w:color w:val="000000"/>
          <w:sz w:val="16"/>
        </w:rPr>
        <w:t>.34</w:t>
      </w:r>
    </w:p>
    <w:p w14:paraId="3AB8D43F" w14:textId="77777777" w:rsidR="00705A90" w:rsidRDefault="00705A90" w:rsidP="00705A90">
      <w:pPr>
        <w:pStyle w:val="Heading3"/>
      </w:pPr>
      <w:r>
        <w:lastRenderedPageBreak/>
        <w:t>ADV---Labor Leverage</w:t>
      </w:r>
    </w:p>
    <w:p w14:paraId="5FB353E5" w14:textId="77777777" w:rsidR="00705A90" w:rsidRDefault="00705A90" w:rsidP="00705A90">
      <w:pPr>
        <w:pStyle w:val="Heading3"/>
      </w:pPr>
      <w:r>
        <w:lastRenderedPageBreak/>
        <w:t>Democracy---DPT False</w:t>
      </w:r>
    </w:p>
    <w:p w14:paraId="7DA65E51" w14:textId="77777777" w:rsidR="00705A90" w:rsidRDefault="00705A90" w:rsidP="00705A90">
      <w:pPr>
        <w:pStyle w:val="Heading4"/>
      </w:pPr>
      <w:r>
        <w:t xml:space="preserve">Democratic peace is </w:t>
      </w:r>
      <w:r w:rsidRPr="002F5513">
        <w:rPr>
          <w:u w:val="single"/>
        </w:rPr>
        <w:t>empirically bankrupt</w:t>
      </w:r>
      <w:r>
        <w:t xml:space="preserve"> and </w:t>
      </w:r>
      <w:r w:rsidRPr="002F5513">
        <w:rPr>
          <w:u w:val="single"/>
        </w:rPr>
        <w:t>spurious</w:t>
      </w:r>
      <w:r>
        <w:t xml:space="preserve">, BUT democracies are </w:t>
      </w:r>
      <w:r w:rsidRPr="00F31BE3">
        <w:rPr>
          <w:u w:val="single"/>
        </w:rPr>
        <w:t>more war prone</w:t>
      </w:r>
      <w:r>
        <w:t>.</w:t>
      </w:r>
    </w:p>
    <w:p w14:paraId="727D395E" w14:textId="77777777" w:rsidR="00705A90" w:rsidRDefault="00705A90" w:rsidP="00705A90">
      <w:r w:rsidRPr="00D65E44">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490EB339" w14:textId="77777777" w:rsidR="00705A90" w:rsidRPr="00646D27" w:rsidRDefault="00705A90" w:rsidP="00705A90">
      <w:pPr>
        <w:rPr>
          <w:sz w:val="16"/>
        </w:rPr>
      </w:pPr>
      <w:r w:rsidRPr="00646D27">
        <w:rPr>
          <w:sz w:val="16"/>
        </w:rPr>
        <w:t xml:space="preserve">Contribution to democratic peace theory </w:t>
      </w:r>
    </w:p>
    <w:p w14:paraId="53FE7716" w14:textId="77777777" w:rsidR="00705A90" w:rsidRPr="00646D27" w:rsidRDefault="00705A90" w:rsidP="00705A90">
      <w:pPr>
        <w:rPr>
          <w:sz w:val="16"/>
        </w:rPr>
      </w:pPr>
      <w:r w:rsidRPr="00646D27">
        <w:rPr>
          <w:sz w:val="16"/>
        </w:rPr>
        <w:t xml:space="preserve">The findings of this study contribute in several ways to our understanding of normative and institutional </w:t>
      </w:r>
      <w:r w:rsidRPr="0069220A">
        <w:rPr>
          <w:rStyle w:val="Emphasis"/>
          <w:highlight w:val="cyan"/>
        </w:rPr>
        <w:t>d</w:t>
      </w:r>
      <w:r w:rsidRPr="0069220A">
        <w:rPr>
          <w:rStyle w:val="StyleUnderline"/>
        </w:rPr>
        <w:t xml:space="preserve">emocratic </w:t>
      </w:r>
      <w:r w:rsidRPr="0069220A">
        <w:rPr>
          <w:rStyle w:val="Emphasis"/>
          <w:highlight w:val="cyan"/>
        </w:rPr>
        <w:t>p</w:t>
      </w:r>
      <w:r w:rsidRPr="0069220A">
        <w:rPr>
          <w:rStyle w:val="StyleUnderline"/>
        </w:rPr>
        <w:t xml:space="preserve">eace </w:t>
      </w:r>
      <w:r w:rsidRPr="0069220A">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69220A">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447664">
        <w:rPr>
          <w:rStyle w:val="Emphasis"/>
          <w:highlight w:val="cyan"/>
        </w:rPr>
        <w:t>normative</w:t>
      </w:r>
      <w:r w:rsidRPr="00447664">
        <w:rPr>
          <w:rStyle w:val="StyleUnderline"/>
          <w:highlight w:val="cyan"/>
        </w:rPr>
        <w:t xml:space="preserve"> and</w:t>
      </w:r>
      <w:r w:rsidRPr="0069220A">
        <w:rPr>
          <w:rStyle w:val="StyleUnderline"/>
        </w:rPr>
        <w:t xml:space="preserve"> grounded</w:t>
      </w:r>
      <w:r w:rsidRPr="00646D27">
        <w:rPr>
          <w:sz w:val="16"/>
        </w:rPr>
        <w:t xml:space="preserve"> on </w:t>
      </w:r>
      <w:r w:rsidRPr="00447664">
        <w:rPr>
          <w:rStyle w:val="Emphasis"/>
          <w:highlight w:val="cyan"/>
        </w:rPr>
        <w:t>specific</w:t>
      </w:r>
      <w:r w:rsidRPr="00447664">
        <w:rPr>
          <w:rStyle w:val="Emphasis"/>
        </w:rPr>
        <w:t xml:space="preserve"> political-</w:t>
      </w:r>
      <w:r w:rsidRPr="00447664">
        <w:rPr>
          <w:rStyle w:val="Emphasis"/>
          <w:highlight w:val="cyan"/>
        </w:rPr>
        <w:t>ph</w:t>
      </w:r>
      <w:r w:rsidRPr="00902136">
        <w:rPr>
          <w:rStyle w:val="Emphasis"/>
          <w:highlight w:val="cyan"/>
        </w:rPr>
        <w:t>il</w:t>
      </w:r>
      <w:r w:rsidRPr="0069220A">
        <w:rPr>
          <w:rStyle w:val="StyleUnderline"/>
        </w:rPr>
        <w:t xml:space="preserve">osophical </w:t>
      </w:r>
      <w:r w:rsidRPr="00447664">
        <w:rPr>
          <w:rStyle w:val="Emphasis"/>
          <w:highlight w:val="cyan"/>
        </w:rPr>
        <w:t>ideas</w:t>
      </w:r>
      <w:r w:rsidRPr="00902136">
        <w:rPr>
          <w:rStyle w:val="StyleUnderline"/>
          <w:highlight w:val="cyan"/>
        </w:rPr>
        <w:t xml:space="preserve"> rather than</w:t>
      </w:r>
      <w:r w:rsidRPr="0069220A">
        <w:rPr>
          <w:rStyle w:val="StyleUnderline"/>
        </w:rPr>
        <w:t xml:space="preserve"> being </w:t>
      </w:r>
      <w:r w:rsidRPr="00902136">
        <w:rPr>
          <w:rStyle w:val="Emphasis"/>
          <w:highlight w:val="cyan"/>
        </w:rPr>
        <w:t>empiric</w:t>
      </w:r>
      <w:r w:rsidRPr="0069220A">
        <w:rPr>
          <w:rStyle w:val="StyleUnderline"/>
        </w:rPr>
        <w:t>al fact</w:t>
      </w:r>
      <w:r w:rsidRPr="00902136">
        <w:rPr>
          <w:rStyle w:val="Emphasis"/>
          <w:highlight w:val="cyan"/>
        </w:rPr>
        <w:t>s</w:t>
      </w:r>
      <w:r w:rsidRPr="00447664">
        <w:rPr>
          <w:rStyle w:val="StyleUnderline"/>
        </w:rPr>
        <w:t xml:space="preserve">. Yet </w:t>
      </w:r>
      <w:r w:rsidRPr="00447664">
        <w:rPr>
          <w:rStyle w:val="Emphasis"/>
          <w:highlight w:val="cyan"/>
        </w:rPr>
        <w:t>d</w:t>
      </w:r>
      <w:r w:rsidRPr="00447664">
        <w:rPr>
          <w:rStyle w:val="StyleUnderline"/>
        </w:rPr>
        <w:t xml:space="preserve">emocratic </w:t>
      </w:r>
      <w:r w:rsidRPr="00447664">
        <w:rPr>
          <w:rStyle w:val="Emphasis"/>
          <w:highlight w:val="cyan"/>
        </w:rPr>
        <w:t>p</w:t>
      </w:r>
      <w:r w:rsidRPr="00447664">
        <w:rPr>
          <w:rStyle w:val="StyleUnderline"/>
        </w:rPr>
        <w:t xml:space="preserve">eace </w:t>
      </w:r>
      <w:r w:rsidRPr="00447664">
        <w:rPr>
          <w:rStyle w:val="Emphasis"/>
          <w:highlight w:val="cyan"/>
        </w:rPr>
        <w:t>t</w:t>
      </w:r>
      <w:r w:rsidRPr="00447664">
        <w:rPr>
          <w:rStyle w:val="StyleUnderline"/>
        </w:rPr>
        <w:t xml:space="preserve">heory </w:t>
      </w:r>
      <w:r w:rsidRPr="00447664">
        <w:rPr>
          <w:rStyle w:val="StyleUnderline"/>
          <w:highlight w:val="cyan"/>
        </w:rPr>
        <w:t>uses</w:t>
      </w:r>
      <w:r w:rsidRPr="00646D27">
        <w:rPr>
          <w:sz w:val="16"/>
        </w:rPr>
        <w:t xml:space="preserve"> these </w:t>
      </w:r>
      <w:r w:rsidRPr="00447664">
        <w:rPr>
          <w:rStyle w:val="StyleUnderline"/>
          <w:highlight w:val="cyan"/>
        </w:rPr>
        <w:t xml:space="preserve">assumptions as </w:t>
      </w:r>
      <w:r w:rsidRPr="00447664">
        <w:rPr>
          <w:rStyle w:val="Emphasis"/>
          <w:highlight w:val="cyan"/>
        </w:rPr>
        <w:t>if</w:t>
      </w:r>
      <w:r w:rsidRPr="00447664">
        <w:rPr>
          <w:rStyle w:val="StyleUnderline"/>
          <w:highlight w:val="cyan"/>
        </w:rPr>
        <w:t xml:space="preserve"> they were</w:t>
      </w:r>
      <w:r w:rsidRPr="00447664">
        <w:rPr>
          <w:rStyle w:val="StyleUnderline"/>
        </w:rPr>
        <w:t xml:space="preserve"> </w:t>
      </w:r>
      <w:r w:rsidRPr="00447664">
        <w:rPr>
          <w:rStyle w:val="Emphasis"/>
        </w:rPr>
        <w:t xml:space="preserve">empirical </w:t>
      </w:r>
      <w:r w:rsidRPr="00447664">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3250AE">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3250AE">
        <w:rPr>
          <w:rStyle w:val="StyleUnderline"/>
          <w:highlight w:val="cyan"/>
        </w:rPr>
        <w:t>are</w:t>
      </w:r>
      <w:r w:rsidRPr="003250AE">
        <w:rPr>
          <w:rStyle w:val="StyleUnderline"/>
        </w:rPr>
        <w:t xml:space="preserve"> </w:t>
      </w:r>
      <w:r w:rsidRPr="003250AE">
        <w:rPr>
          <w:rStyle w:val="Emphasis"/>
        </w:rPr>
        <w:t xml:space="preserve">empirically </w:t>
      </w:r>
      <w:r w:rsidRPr="003250AE">
        <w:rPr>
          <w:rStyle w:val="Emphasis"/>
          <w:highlight w:val="cyan"/>
        </w:rPr>
        <w:t>unsupported</w:t>
      </w:r>
      <w:r w:rsidRPr="00646D27">
        <w:rPr>
          <w:sz w:val="16"/>
        </w:rPr>
        <w:t xml:space="preserve">. </w:t>
      </w:r>
    </w:p>
    <w:p w14:paraId="642B579D" w14:textId="77777777" w:rsidR="00705A90" w:rsidRPr="00646D27" w:rsidRDefault="00705A90" w:rsidP="00705A90">
      <w:pPr>
        <w:rPr>
          <w:sz w:val="16"/>
        </w:rPr>
      </w:pPr>
      <w:r w:rsidRPr="00646D27">
        <w:rPr>
          <w:sz w:val="16"/>
        </w:rPr>
        <w:t xml:space="preserve">First of all, </w:t>
      </w:r>
      <w:r w:rsidRPr="003250AE">
        <w:rPr>
          <w:rStyle w:val="Emphasis"/>
        </w:rPr>
        <w:t xml:space="preserve">liberal </w:t>
      </w:r>
      <w:r w:rsidRPr="003250AE">
        <w:rPr>
          <w:rStyle w:val="Emphasis"/>
          <w:highlight w:val="cyan"/>
        </w:rPr>
        <w:t>norms</w:t>
      </w:r>
      <w:r w:rsidRPr="003250AE">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3250AE">
        <w:rPr>
          <w:rStyle w:val="Emphasis"/>
          <w:highlight w:val="cyan"/>
        </w:rPr>
        <w:t>other regime</w:t>
      </w:r>
      <w:r w:rsidRPr="003250AE">
        <w:rPr>
          <w:rStyle w:val="StyleUnderline"/>
        </w:rPr>
        <w:t>-type</w:t>
      </w:r>
      <w:r w:rsidRPr="003250AE">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E07C0A">
        <w:rPr>
          <w:rStyle w:val="StyleUnderline"/>
          <w:highlight w:val="cyan"/>
        </w:rPr>
        <w:t xml:space="preserve">on average, </w:t>
      </w:r>
      <w:r w:rsidRPr="00E07C0A">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FC091C">
        <w:rPr>
          <w:rStyle w:val="StyleUnderline"/>
          <w:highlight w:val="cyan"/>
        </w:rPr>
        <w:t xml:space="preserve">norms </w:t>
      </w:r>
      <w:r w:rsidRPr="00FC091C">
        <w:rPr>
          <w:rStyle w:val="Emphasis"/>
          <w:highlight w:val="cyan"/>
        </w:rPr>
        <w:t>neither influence</w:t>
      </w:r>
      <w:r w:rsidRPr="00FC091C">
        <w:rPr>
          <w:rStyle w:val="StyleUnderline"/>
        </w:rPr>
        <w:t xml:space="preserve"> the </w:t>
      </w:r>
      <w:r w:rsidRPr="00FC091C">
        <w:rPr>
          <w:rStyle w:val="Emphasis"/>
          <w:highlight w:val="cyan"/>
        </w:rPr>
        <w:t>willingness</w:t>
      </w:r>
      <w:r w:rsidRPr="00FC091C">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6DCD0CF5" w14:textId="77777777" w:rsidR="00705A90" w:rsidRPr="00646D27" w:rsidRDefault="00705A90" w:rsidP="00705A90">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6E76F48F" w14:textId="77777777" w:rsidR="00705A90" w:rsidRPr="00646D27" w:rsidRDefault="00705A90" w:rsidP="00705A90">
      <w:pPr>
        <w:rPr>
          <w:sz w:val="16"/>
        </w:rPr>
      </w:pPr>
      <w:r w:rsidRPr="00232032">
        <w:rPr>
          <w:rStyle w:val="Emphasis"/>
        </w:rPr>
        <w:t xml:space="preserve">Earlier </w:t>
      </w:r>
      <w:r w:rsidRPr="00232032">
        <w:rPr>
          <w:rStyle w:val="Emphasis"/>
          <w:highlight w:val="cyan"/>
        </w:rPr>
        <w:t>experiment</w:t>
      </w:r>
      <w:r w:rsidRPr="00232032">
        <w:rPr>
          <w:rStyle w:val="StyleUnderline"/>
        </w:rPr>
        <w:t>al studie</w:t>
      </w:r>
      <w:r w:rsidRPr="00232032">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232032">
        <w:rPr>
          <w:rStyle w:val="Emphasis"/>
          <w:highlight w:val="cyan"/>
        </w:rPr>
        <w:t>not</w:t>
      </w:r>
      <w:r w:rsidRPr="00232032">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232032">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6490FED1" w14:textId="77777777" w:rsidR="00705A90" w:rsidRPr="00646D27" w:rsidRDefault="00705A90" w:rsidP="00705A90">
      <w:pPr>
        <w:rPr>
          <w:sz w:val="16"/>
        </w:rPr>
      </w:pPr>
      <w:r w:rsidRPr="00646D27">
        <w:rPr>
          <w:sz w:val="16"/>
        </w:rPr>
        <w:t xml:space="preserve">Secondly, </w:t>
      </w:r>
      <w:r w:rsidRPr="005215C7">
        <w:rPr>
          <w:rStyle w:val="StyleUnderline"/>
        </w:rPr>
        <w:t>regime-</w:t>
      </w:r>
      <w:r w:rsidRPr="005215C7">
        <w:rPr>
          <w:rStyle w:val="StyleUnderline"/>
          <w:highlight w:val="cyan"/>
        </w:rPr>
        <w:t>type showed</w:t>
      </w:r>
      <w:r w:rsidRPr="00646D27">
        <w:rPr>
          <w:sz w:val="16"/>
        </w:rPr>
        <w:t xml:space="preserve"> to have </w:t>
      </w:r>
      <w:r w:rsidRPr="005215C7">
        <w:rPr>
          <w:rStyle w:val="Emphasis"/>
          <w:highlight w:val="cyan"/>
        </w:rPr>
        <w:t>no influence</w:t>
      </w:r>
      <w:r w:rsidRPr="005215C7">
        <w:rPr>
          <w:rStyle w:val="StyleUnderline"/>
          <w:highlight w:val="cyan"/>
        </w:rPr>
        <w:t xml:space="preserve"> on</w:t>
      </w:r>
      <w:r w:rsidRPr="005215C7">
        <w:rPr>
          <w:rStyle w:val="StyleUnderline"/>
        </w:rPr>
        <w:t xml:space="preserve"> the </w:t>
      </w:r>
      <w:r w:rsidRPr="005215C7">
        <w:rPr>
          <w:rStyle w:val="StyleUnderline"/>
          <w:highlight w:val="cyan"/>
        </w:rPr>
        <w:t xml:space="preserve">willingness to </w:t>
      </w:r>
      <w:r w:rsidRPr="005215C7">
        <w:rPr>
          <w:rStyle w:val="Emphasis"/>
          <w:highlight w:val="cyan"/>
        </w:rPr>
        <w:t>attack</w:t>
      </w:r>
      <w:r w:rsidRPr="005215C7">
        <w:rPr>
          <w:rStyle w:val="StyleUnderline"/>
          <w:highlight w:val="cyan"/>
        </w:rPr>
        <w:t>, or</w:t>
      </w:r>
      <w:r w:rsidRPr="005215C7">
        <w:rPr>
          <w:rStyle w:val="StyleUnderline"/>
        </w:rPr>
        <w:t xml:space="preserve"> the willingness to choose </w:t>
      </w:r>
      <w:r w:rsidRPr="005215C7">
        <w:rPr>
          <w:rStyle w:val="StyleUnderline"/>
          <w:highlight w:val="cyan"/>
        </w:rPr>
        <w:t>other</w:t>
      </w:r>
      <w:r w:rsidRPr="00646D27">
        <w:rPr>
          <w:sz w:val="16"/>
        </w:rPr>
        <w:t xml:space="preserve"> relevant </w:t>
      </w:r>
      <w:r w:rsidRPr="005215C7">
        <w:rPr>
          <w:rStyle w:val="Emphasis"/>
          <w:highlight w:val="cyan"/>
        </w:rPr>
        <w:t>policy</w:t>
      </w:r>
      <w:r w:rsidRPr="005215C7">
        <w:rPr>
          <w:rStyle w:val="StyleUnderline"/>
        </w:rPr>
        <w:t xml:space="preserve"> option</w:t>
      </w:r>
      <w:r w:rsidRPr="005215C7">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298C9548" w14:textId="77777777" w:rsidR="00705A90" w:rsidRPr="00646D27" w:rsidRDefault="00705A90" w:rsidP="00705A90">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1147C094" w14:textId="77777777" w:rsidR="00705A90" w:rsidRPr="00646D27" w:rsidRDefault="00705A90" w:rsidP="00705A90">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646D27">
        <w:rPr>
          <w:rStyle w:val="StyleUnderline"/>
          <w:highlight w:val="cyan"/>
        </w:rPr>
        <w:t xml:space="preserve">study </w:t>
      </w:r>
      <w:r w:rsidRPr="00646D27">
        <w:rPr>
          <w:rStyle w:val="Emphasis"/>
          <w:highlight w:val="cyan"/>
        </w:rPr>
        <w:t>disconnected</w:t>
      </w:r>
      <w:r w:rsidRPr="008103CC">
        <w:rPr>
          <w:rStyle w:val="StyleUnderline"/>
        </w:rPr>
        <w:t xml:space="preserve"> regime-</w:t>
      </w:r>
      <w:r w:rsidRPr="00646D27">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646D27">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w:t>
      </w:r>
      <w:r w:rsidRPr="00646D27">
        <w:rPr>
          <w:sz w:val="16"/>
        </w:rPr>
        <w:lastRenderedPageBreak/>
        <w:t xml:space="preserve">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08B3A3F1" w14:textId="77777777" w:rsidR="00705A90" w:rsidRPr="00646D27" w:rsidRDefault="00705A90" w:rsidP="00705A90">
      <w:pPr>
        <w:rPr>
          <w:sz w:val="16"/>
        </w:rPr>
      </w:pPr>
      <w:r w:rsidRPr="00646D27">
        <w:rPr>
          <w:sz w:val="16"/>
        </w:rPr>
        <w:t xml:space="preserve">Second, and related to the former point, is the measurement of regime-type. </w:t>
      </w:r>
      <w:r w:rsidRPr="00694666">
        <w:rPr>
          <w:rStyle w:val="StyleUnderline"/>
        </w:rPr>
        <w:t xml:space="preserve">This </w:t>
      </w:r>
      <w:r w:rsidRPr="00646D27">
        <w:rPr>
          <w:rStyle w:val="StyleUnderline"/>
          <w:highlight w:val="cyan"/>
        </w:rPr>
        <w:t>study used</w:t>
      </w:r>
      <w:r w:rsidRPr="00694666">
        <w:rPr>
          <w:rStyle w:val="StyleUnderline"/>
        </w:rPr>
        <w:t xml:space="preserve"> a </w:t>
      </w:r>
      <w:r w:rsidRPr="00646D27">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6EA51489" w14:textId="77777777" w:rsidR="00705A90" w:rsidRPr="00646D27" w:rsidRDefault="00705A90" w:rsidP="00705A90">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646D27">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4E11D09E" w14:textId="77777777" w:rsidR="00705A90" w:rsidRPr="00646D27" w:rsidRDefault="00705A90" w:rsidP="00705A90">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1C7D1930" w14:textId="77777777" w:rsidR="00705A90" w:rsidRPr="00646D27" w:rsidRDefault="00705A90" w:rsidP="00705A90">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FD5225">
        <w:rPr>
          <w:rStyle w:val="Emphasis"/>
          <w:highlight w:val="cyan"/>
        </w:rPr>
        <w:t>autocrat</w:t>
      </w:r>
      <w:r w:rsidRPr="00EB6443">
        <w:rPr>
          <w:rStyle w:val="StyleUnderline"/>
        </w:rPr>
        <w:t>ic</w:t>
      </w:r>
      <w:r w:rsidRPr="00556122">
        <w:rPr>
          <w:rStyle w:val="StyleUnderline"/>
        </w:rPr>
        <w:t xml:space="preserve"> citizen</w:t>
      </w:r>
      <w:r w:rsidRPr="00FD5225">
        <w:rPr>
          <w:rStyle w:val="Emphasis"/>
          <w:highlight w:val="cyan"/>
        </w:rPr>
        <w:t>s</w:t>
      </w:r>
      <w:r w:rsidRPr="00FD5225">
        <w:rPr>
          <w:rStyle w:val="StyleUnderline"/>
          <w:highlight w:val="cyan"/>
        </w:rPr>
        <w:t xml:space="preserve"> were</w:t>
      </w:r>
      <w:r w:rsidRPr="00556122">
        <w:rPr>
          <w:rStyle w:val="StyleUnderline"/>
        </w:rPr>
        <w:t xml:space="preserve"> </w:t>
      </w:r>
      <w:r w:rsidRPr="00FD5225">
        <w:rPr>
          <w:rStyle w:val="Emphasis"/>
        </w:rPr>
        <w:t xml:space="preserve">overall </w:t>
      </w:r>
      <w:r w:rsidRPr="00FD5225">
        <w:rPr>
          <w:rStyle w:val="Emphasis"/>
          <w:highlight w:val="cyan"/>
        </w:rPr>
        <w:t>more</w:t>
      </w:r>
      <w:r w:rsidRPr="00FD5225">
        <w:rPr>
          <w:rStyle w:val="StyleUnderline"/>
          <w:highlight w:val="cyan"/>
        </w:rPr>
        <w:t xml:space="preserve"> peaceful towards </w:t>
      </w:r>
      <w:r w:rsidRPr="00FD5225">
        <w:rPr>
          <w:rStyle w:val="Emphasis"/>
          <w:highlight w:val="cyan"/>
        </w:rPr>
        <w:t>all regime</w:t>
      </w:r>
      <w:r w:rsidRPr="00556122">
        <w:rPr>
          <w:rStyle w:val="StyleUnderline"/>
        </w:rPr>
        <w:t>-type</w:t>
      </w:r>
      <w:r w:rsidRPr="00FD5225">
        <w:rPr>
          <w:rStyle w:val="Emphasis"/>
          <w:highlight w:val="cyan"/>
        </w:rPr>
        <w:t>s</w:t>
      </w:r>
      <w:r w:rsidRPr="00556122">
        <w:rPr>
          <w:rStyle w:val="StyleUnderline"/>
        </w:rPr>
        <w:t xml:space="preserve"> the </w:t>
      </w:r>
      <w:r w:rsidRPr="00FD5225">
        <w:rPr>
          <w:rStyle w:val="StyleUnderline"/>
          <w:highlight w:val="cyan"/>
        </w:rPr>
        <w:t xml:space="preserve">comparison </w:t>
      </w:r>
      <w:r w:rsidRPr="00FD5225">
        <w:rPr>
          <w:rStyle w:val="Emphasis"/>
          <w:highlight w:val="cyan"/>
        </w:rPr>
        <w:t>showed</w:t>
      </w:r>
      <w:r w:rsidRPr="00556122">
        <w:rPr>
          <w:rStyle w:val="StyleUnderline"/>
        </w:rPr>
        <w:t xml:space="preserve"> that</w:t>
      </w:r>
      <w:r w:rsidRPr="00646D27">
        <w:rPr>
          <w:sz w:val="16"/>
        </w:rPr>
        <w:t xml:space="preserve"> actually the </w:t>
      </w:r>
      <w:r w:rsidRPr="00FD5225">
        <w:rPr>
          <w:rStyle w:val="Emphasis"/>
          <w:highlight w:val="cyan"/>
        </w:rPr>
        <w:t>dem</w:t>
      </w:r>
      <w:r w:rsidRPr="00EB6443">
        <w:rPr>
          <w:rStyle w:val="StyleUnderline"/>
        </w:rPr>
        <w:t>ocrati</w:t>
      </w:r>
      <w:r w:rsidRPr="00556122">
        <w:rPr>
          <w:rStyle w:val="StyleUnderline"/>
        </w:rPr>
        <w:t>c participant</w:t>
      </w:r>
      <w:r w:rsidRPr="00FD5225">
        <w:rPr>
          <w:rStyle w:val="Emphasis"/>
          <w:highlight w:val="cyan"/>
        </w:rPr>
        <w:t>s</w:t>
      </w:r>
      <w:r w:rsidRPr="00FD5225">
        <w:rPr>
          <w:rStyle w:val="StyleUnderline"/>
          <w:highlight w:val="cyan"/>
        </w:rPr>
        <w:t xml:space="preserve"> were </w:t>
      </w:r>
      <w:r w:rsidRPr="00FD5225">
        <w:rPr>
          <w:rStyle w:val="Emphasis"/>
          <w:highlight w:val="cyan"/>
        </w:rPr>
        <w:t xml:space="preserve">not </w:t>
      </w:r>
      <w:r w:rsidRPr="00FD5225">
        <w:rPr>
          <w:rStyle w:val="Emphasis"/>
        </w:rPr>
        <w:t>more</w:t>
      </w:r>
      <w:r w:rsidRPr="00FD5225">
        <w:rPr>
          <w:rStyle w:val="StyleUnderline"/>
        </w:rPr>
        <w:t xml:space="preserve"> </w:t>
      </w:r>
      <w:r w:rsidRPr="00FD5225">
        <w:rPr>
          <w:rStyle w:val="StyleUnderline"/>
          <w:highlight w:val="cyan"/>
        </w:rPr>
        <w:t>peaceful towards</w:t>
      </w:r>
      <w:r w:rsidRPr="00FD5225">
        <w:rPr>
          <w:rStyle w:val="StyleUnderline"/>
        </w:rPr>
        <w:t xml:space="preserve"> </w:t>
      </w:r>
      <w:r w:rsidRPr="00FD5225">
        <w:rPr>
          <w:rStyle w:val="Emphasis"/>
        </w:rPr>
        <w:t xml:space="preserve">other </w:t>
      </w:r>
      <w:r w:rsidRPr="00FD5225">
        <w:rPr>
          <w:rStyle w:val="Emphasis"/>
          <w:highlight w:val="cyan"/>
        </w:rPr>
        <w:t>dem</w:t>
      </w:r>
      <w:r w:rsidRPr="00556122">
        <w:rPr>
          <w:rStyle w:val="StyleUnderline"/>
        </w:rPr>
        <w:t>ocracie</w:t>
      </w:r>
      <w:r w:rsidRPr="00EB6443">
        <w:rPr>
          <w:rStyle w:val="Emphasis"/>
          <w:highlight w:val="cyan"/>
        </w:rPr>
        <w:t>s</w:t>
      </w:r>
      <w:r w:rsidRPr="00EB6443">
        <w:rPr>
          <w:rStyle w:val="StyleUnderline"/>
          <w:highlight w:val="cyan"/>
        </w:rPr>
        <w:t>, but</w:t>
      </w:r>
      <w:r w:rsidRPr="00556122">
        <w:rPr>
          <w:rStyle w:val="StyleUnderline"/>
        </w:rPr>
        <w:t xml:space="preserve"> rather </w:t>
      </w:r>
      <w:r w:rsidRPr="00FD5225">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theoretical refinement</w:t>
      </w:r>
      <w:r w:rsidRPr="00646D27">
        <w:rPr>
          <w:sz w:val="16"/>
        </w:rPr>
        <w:t xml:space="preserve">, and show that </w:t>
      </w:r>
      <w:r w:rsidRPr="00556122">
        <w:rPr>
          <w:rStyle w:val="StyleUnderline"/>
        </w:rPr>
        <w:t xml:space="preserve">we </w:t>
      </w:r>
      <w:r w:rsidRPr="00556122">
        <w:rPr>
          <w:rStyle w:val="Emphasis"/>
          <w:highlight w:val="cyan"/>
        </w:rPr>
        <w:t>cannot</w:t>
      </w:r>
      <w:r w:rsidRPr="00556122">
        <w:rPr>
          <w:rStyle w:val="Emphasis"/>
        </w:rPr>
        <w:t xml:space="preserve"> simply</w:t>
      </w:r>
      <w:r w:rsidRPr="00556122">
        <w:rPr>
          <w:rStyle w:val="StyleUnderline"/>
        </w:rPr>
        <w:t xml:space="preserve"> </w:t>
      </w:r>
      <w:r w:rsidRPr="00556122">
        <w:rPr>
          <w:rStyle w:val="StyleUnderline"/>
          <w:highlight w:val="cyan"/>
        </w:rPr>
        <w:t xml:space="preserve">assume </w:t>
      </w:r>
      <w:r w:rsidRPr="00556122">
        <w:rPr>
          <w:rStyle w:val="Emphasis"/>
          <w:highlight w:val="cyan"/>
        </w:rPr>
        <w:t>autocrat</w:t>
      </w:r>
      <w:r w:rsidRPr="00556122">
        <w:rPr>
          <w:rStyle w:val="StyleUnderline"/>
        </w:rPr>
        <w:t>ic individual</w:t>
      </w:r>
      <w:r w:rsidRPr="00556122">
        <w:rPr>
          <w:rStyle w:val="Emphasis"/>
          <w:highlight w:val="cyan"/>
        </w:rPr>
        <w:t>s</w:t>
      </w:r>
      <w:r w:rsidRPr="00556122">
        <w:rPr>
          <w:rStyle w:val="StyleUnderline"/>
          <w:highlight w:val="cyan"/>
        </w:rPr>
        <w:t xml:space="preserve"> to be </w:t>
      </w:r>
      <w:r w:rsidRPr="00AE3809">
        <w:rPr>
          <w:rStyle w:val="Emphasis"/>
          <w:highlight w:val="cyan"/>
        </w:rPr>
        <w:t>war-prone</w:t>
      </w:r>
      <w:r w:rsidRPr="00646D27">
        <w:rPr>
          <w:sz w:val="16"/>
        </w:rPr>
        <w:t xml:space="preserve">, as democratic peace theory does. (Bakker 2017, 538). </w:t>
      </w:r>
    </w:p>
    <w:p w14:paraId="063C0D79" w14:textId="77777777" w:rsidR="00705A90" w:rsidRPr="00646D27" w:rsidRDefault="00705A90" w:rsidP="00705A90">
      <w:pPr>
        <w:rPr>
          <w:sz w:val="16"/>
        </w:rPr>
      </w:pPr>
      <w:r w:rsidRPr="00646D27">
        <w:rPr>
          <w:sz w:val="16"/>
        </w:rPr>
        <w:t xml:space="preserve">However, </w:t>
      </w:r>
      <w:r w:rsidRPr="00694666">
        <w:rPr>
          <w:rStyle w:val="Emphasis"/>
        </w:rPr>
        <w:t xml:space="preserve">multivariate </w:t>
      </w:r>
      <w:r w:rsidRPr="00694666">
        <w:rPr>
          <w:rStyle w:val="Emphasis"/>
          <w:highlight w:val="cyan"/>
        </w:rPr>
        <w:t>analysis</w:t>
      </w:r>
      <w:r w:rsidRPr="00694666">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694666">
        <w:rPr>
          <w:rStyle w:val="Emphasis"/>
          <w:highlight w:val="cyan"/>
        </w:rPr>
        <w:t>influence</w:t>
      </w:r>
      <w:r w:rsidRPr="00694666">
        <w:rPr>
          <w:rStyle w:val="StyleUnderline"/>
          <w:highlight w:val="cyan"/>
        </w:rPr>
        <w:t xml:space="preserve"> of regime</w:t>
      </w:r>
      <w:r w:rsidRPr="00694666">
        <w:rPr>
          <w:rStyle w:val="StyleUnderline"/>
        </w:rPr>
        <w:t xml:space="preserve">-type </w:t>
      </w:r>
      <w:r w:rsidRPr="00694666">
        <w:rPr>
          <w:rStyle w:val="StyleUnderline"/>
          <w:highlight w:val="cyan"/>
        </w:rPr>
        <w:t>lost</w:t>
      </w:r>
      <w:r w:rsidRPr="00694666">
        <w:rPr>
          <w:rStyle w:val="StyleUnderline"/>
        </w:rPr>
        <w:t xml:space="preserve"> its </w:t>
      </w:r>
      <w:r w:rsidRPr="00694666">
        <w:rPr>
          <w:rStyle w:val="Emphasis"/>
          <w:highlight w:val="cyan"/>
        </w:rPr>
        <w:t>salience</w:t>
      </w:r>
      <w:r w:rsidRPr="00694666">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694666">
        <w:rPr>
          <w:rStyle w:val="Emphasis"/>
          <w:highlight w:val="cyan"/>
        </w:rPr>
        <w:t xml:space="preserve">not </w:t>
      </w:r>
      <w:r w:rsidRPr="00F63C7B">
        <w:rPr>
          <w:rStyle w:val="Emphasis"/>
          <w:highlight w:val="cyan"/>
        </w:rPr>
        <w:t>significant</w:t>
      </w:r>
      <w:r w:rsidRPr="00F63C7B">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F63C7B">
        <w:rPr>
          <w:rStyle w:val="Emphasis"/>
          <w:highlight w:val="cyan"/>
        </w:rPr>
        <w:t>threat</w:t>
      </w:r>
      <w:r w:rsidRPr="00F63C7B">
        <w:rPr>
          <w:rStyle w:val="StyleUnderline"/>
        </w:rPr>
        <w:t xml:space="preserve"> of the conflict </w:t>
      </w:r>
      <w:r w:rsidRPr="00F63C7B">
        <w:rPr>
          <w:rStyle w:val="Emphasis"/>
          <w:highlight w:val="cyan"/>
        </w:rPr>
        <w:t>mattered</w:t>
      </w:r>
      <w:r w:rsidRPr="00F63C7B">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F63C7B">
        <w:rPr>
          <w:rStyle w:val="Emphasis"/>
          <w:highlight w:val="cyan"/>
        </w:rPr>
        <w:t>hawkishness</w:t>
      </w:r>
      <w:r w:rsidRPr="00646D27">
        <w:rPr>
          <w:sz w:val="16"/>
        </w:rPr>
        <w:t xml:space="preserve"> (2017, 539). </w:t>
      </w:r>
    </w:p>
    <w:p w14:paraId="48DD95ED" w14:textId="77777777" w:rsidR="00705A90" w:rsidRPr="00646D27" w:rsidRDefault="00705A90" w:rsidP="00705A90">
      <w:pPr>
        <w:rPr>
          <w:sz w:val="16"/>
        </w:rPr>
      </w:pPr>
      <w:r w:rsidRPr="00F63C7B">
        <w:rPr>
          <w:rStyle w:val="Emphasis"/>
          <w:highlight w:val="cyan"/>
        </w:rPr>
        <w:t>Earlier</w:t>
      </w:r>
      <w:r w:rsidRPr="00F63C7B">
        <w:rPr>
          <w:rStyle w:val="StyleUnderline"/>
        </w:rPr>
        <w:t xml:space="preserve"> micro-level </w:t>
      </w:r>
      <w:r w:rsidRPr="00F63C7B">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646D27">
        <w:rPr>
          <w:rStyle w:val="StyleUnderline"/>
          <w:highlight w:val="cyan"/>
        </w:rPr>
        <w:t>have</w:t>
      </w:r>
      <w:r w:rsidRPr="00646D27">
        <w:rPr>
          <w:sz w:val="16"/>
        </w:rPr>
        <w:t xml:space="preserve"> triggered different threat responses, </w:t>
      </w:r>
      <w:r w:rsidRPr="00F63C7B">
        <w:rPr>
          <w:rStyle w:val="StyleUnderline"/>
        </w:rPr>
        <w:t xml:space="preserve">for which </w:t>
      </w:r>
      <w:r w:rsidRPr="00F63C7B">
        <w:rPr>
          <w:rStyle w:val="Emphasis"/>
          <w:highlight w:val="cyan"/>
        </w:rPr>
        <w:t xml:space="preserve">no </w:t>
      </w:r>
      <w:r w:rsidRPr="00646D27">
        <w:rPr>
          <w:rStyle w:val="Emphasis"/>
          <w:highlight w:val="cyan"/>
        </w:rPr>
        <w:t>control</w:t>
      </w:r>
      <w:r w:rsidRPr="00646D27">
        <w:rPr>
          <w:rStyle w:val="StyleUnderline"/>
        </w:rPr>
        <w:t xml:space="preserve"> was </w:t>
      </w:r>
      <w:r w:rsidRPr="00646D27">
        <w:rPr>
          <w:rStyle w:val="Emphasis"/>
        </w:rPr>
        <w:t>implemented</w:t>
      </w:r>
      <w:r w:rsidRPr="00646D27">
        <w:rPr>
          <w:sz w:val="16"/>
        </w:rPr>
        <w:t xml:space="preserve">. Moreover, </w:t>
      </w:r>
      <w:r w:rsidRPr="00F63C7B">
        <w:rPr>
          <w:rStyle w:val="StyleUnderline"/>
          <w:highlight w:val="cyan"/>
        </w:rPr>
        <w:t xml:space="preserve">they did not </w:t>
      </w:r>
      <w:r w:rsidRPr="00F63C7B">
        <w:rPr>
          <w:rStyle w:val="Emphasis"/>
          <w:highlight w:val="cyan"/>
        </w:rPr>
        <w:t>disentangle</w:t>
      </w:r>
      <w:r w:rsidRPr="00F63C7B">
        <w:rPr>
          <w:rStyle w:val="StyleUnderline"/>
        </w:rPr>
        <w:t xml:space="preserve"> regime-</w:t>
      </w:r>
      <w:r w:rsidRPr="00F63C7B">
        <w:rPr>
          <w:rStyle w:val="StyleUnderline"/>
          <w:highlight w:val="cyan"/>
        </w:rPr>
        <w:t>type fro</w:t>
      </w:r>
      <w:r w:rsidRPr="00646D27">
        <w:rPr>
          <w:rStyle w:val="StyleUnderline"/>
          <w:highlight w:val="cyan"/>
        </w:rPr>
        <w:t xml:space="preserve">m </w:t>
      </w:r>
      <w:r w:rsidRPr="00646D27">
        <w:rPr>
          <w:rStyle w:val="Emphasis"/>
          <w:highlight w:val="cyan"/>
        </w:rPr>
        <w:t>other</w:t>
      </w:r>
      <w:r w:rsidRPr="00F63C7B">
        <w:rPr>
          <w:rStyle w:val="StyleUnderline"/>
        </w:rPr>
        <w:t xml:space="preserve"> potential threatening </w:t>
      </w:r>
      <w:r w:rsidRPr="00646D27">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77CD7D0F" w14:textId="77777777" w:rsidR="00705A90" w:rsidRPr="00A142A5" w:rsidRDefault="00705A90" w:rsidP="00705A90">
      <w:pPr>
        <w:pStyle w:val="Heading4"/>
      </w:pPr>
      <w:r>
        <w:t xml:space="preserve">Democracy is </w:t>
      </w:r>
      <w:r w:rsidRPr="00670DED">
        <w:rPr>
          <w:u w:val="single"/>
        </w:rPr>
        <w:t>existential</w:t>
      </w:r>
      <w:r>
        <w:t xml:space="preserve">---political ignorance, irrationality, and short-termism </w:t>
      </w:r>
      <w:r w:rsidRPr="00F933D8">
        <w:rPr>
          <w:u w:val="single"/>
        </w:rPr>
        <w:t>obstruct effective</w:t>
      </w:r>
      <w:r>
        <w:t xml:space="preserve"> response. </w:t>
      </w:r>
    </w:p>
    <w:p w14:paraId="2143B218" w14:textId="77777777" w:rsidR="00705A90" w:rsidRPr="00A142A5" w:rsidRDefault="00705A90" w:rsidP="00705A90">
      <w:r w:rsidRPr="00D65E44">
        <w:rPr>
          <w:rStyle w:val="Style13ptBold"/>
        </w:rPr>
        <w:t>Porter ’24</w:t>
      </w:r>
      <w:r w:rsidRPr="00A142A5">
        <w:t xml:space="preserve"> [Joseph and Adam Gibbons; July 31; Visiting Scholar of Ethics and Assistant Director of Academic Services at the Janet Prindle Institute for Ethics at DePauw University, Ph.D Philosophy, University of North Carolina at Chapel Hill; professor of philosophy at Lingnan University, Ph.D. </w:t>
      </w:r>
      <w:r w:rsidRPr="00A142A5">
        <w:lastRenderedPageBreak/>
        <w:t>Philosophy, Rutgers University; Asian Journal of Philosophy, “Existential risk and equal political liberty,” vol. 3]</w:t>
      </w:r>
    </w:p>
    <w:p w14:paraId="3D14101F" w14:textId="77777777" w:rsidR="00705A90" w:rsidRPr="00BB5123" w:rsidRDefault="00705A90" w:rsidP="00705A90">
      <w:pPr>
        <w:rPr>
          <w:sz w:val="16"/>
        </w:rPr>
      </w:pPr>
      <w:r w:rsidRPr="00BB5123">
        <w:rPr>
          <w:sz w:val="16"/>
        </w:rPr>
        <w:t xml:space="preserve">Paradigmatic examples of </w:t>
      </w:r>
      <w:r w:rsidRPr="00DF7A76">
        <w:rPr>
          <w:sz w:val="16"/>
        </w:rPr>
        <w:t xml:space="preserve">possible </w:t>
      </w:r>
      <w:r w:rsidRPr="00DF7A76">
        <w:rPr>
          <w:rStyle w:val="Emphasis"/>
        </w:rPr>
        <w:t>ex</w:t>
      </w:r>
      <w:r w:rsidRPr="00DF7A76">
        <w:rPr>
          <w:rStyle w:val="StyleUnderline"/>
        </w:rPr>
        <w:t xml:space="preserve">istential </w:t>
      </w:r>
      <w:r w:rsidRPr="00DF7A76">
        <w:rPr>
          <w:rStyle w:val="Emphasis"/>
        </w:rPr>
        <w:t>catastrophes</w:t>
      </w:r>
      <w:r w:rsidRPr="00DF7A76">
        <w:rPr>
          <w:rStyle w:val="StyleUnderline"/>
        </w:rPr>
        <w:t xml:space="preserve"> include </w:t>
      </w:r>
      <w:r w:rsidRPr="00DF7A76">
        <w:rPr>
          <w:rStyle w:val="Emphasis"/>
        </w:rPr>
        <w:t>natural</w:t>
      </w:r>
      <w:r w:rsidRPr="00BB5123">
        <w:rPr>
          <w:sz w:val="16"/>
        </w:rPr>
        <w:t xml:space="preserve"> extinction </w:t>
      </w:r>
      <w:r w:rsidRPr="00A142A5">
        <w:rPr>
          <w:rStyle w:val="StyleUnderline"/>
        </w:rPr>
        <w:t>events such</w:t>
      </w:r>
      <w:r w:rsidRPr="0005403B">
        <w:rPr>
          <w:rStyle w:val="StyleUnderline"/>
        </w:rPr>
        <w:t xml:space="preserve"> as </w:t>
      </w:r>
      <w:r w:rsidRPr="000D7D2F">
        <w:rPr>
          <w:rStyle w:val="Emphasis"/>
          <w:highlight w:val="cyan"/>
        </w:rPr>
        <w:t>asteroid</w:t>
      </w:r>
      <w:r w:rsidRPr="00A142A5">
        <w:rPr>
          <w:rStyle w:val="StyleUnderline"/>
        </w:rPr>
        <w:t xml:space="preserve"> impact</w:t>
      </w:r>
      <w:r w:rsidRPr="00A142A5">
        <w:rPr>
          <w:rStyle w:val="Emphasis"/>
          <w:highlight w:val="cyan"/>
        </w:rPr>
        <w:t>s</w:t>
      </w:r>
      <w:r w:rsidRPr="00BB5123">
        <w:rPr>
          <w:sz w:val="16"/>
        </w:rPr>
        <w:t xml:space="preserve">, naturally occurring </w:t>
      </w:r>
      <w:r w:rsidRPr="000D7D2F">
        <w:rPr>
          <w:rStyle w:val="Emphasis"/>
          <w:highlight w:val="cyan"/>
        </w:rPr>
        <w:t>pandemics</w:t>
      </w:r>
      <w:r w:rsidRPr="00DF7A76">
        <w:rPr>
          <w:rStyle w:val="StyleUnderline"/>
        </w:rPr>
        <w:t xml:space="preserve">, </w:t>
      </w:r>
      <w:r w:rsidRPr="00DF7A76">
        <w:rPr>
          <w:rStyle w:val="Emphasis"/>
        </w:rPr>
        <w:t>super</w:t>
      </w:r>
      <w:r w:rsidRPr="00DF7A76">
        <w:rPr>
          <w:rStyle w:val="Emphasis"/>
          <w:highlight w:val="cyan"/>
        </w:rPr>
        <w:t>volcanic e</w:t>
      </w:r>
      <w:r w:rsidRPr="00A142A5">
        <w:rPr>
          <w:rStyle w:val="Emphasis"/>
          <w:highlight w:val="cyan"/>
        </w:rPr>
        <w:t>ruptions</w:t>
      </w:r>
      <w:r w:rsidRPr="00A142A5">
        <w:rPr>
          <w:rStyle w:val="StyleUnderline"/>
        </w:rPr>
        <w:t xml:space="preserve">, and </w:t>
      </w:r>
      <w:r w:rsidRPr="00A142A5">
        <w:rPr>
          <w:rStyle w:val="Emphasis"/>
          <w:highlight w:val="cyan"/>
        </w:rPr>
        <w:t>stellar explosions</w:t>
      </w:r>
      <w:r w:rsidRPr="00BB5123">
        <w:rPr>
          <w:sz w:val="16"/>
        </w:rPr>
        <w:t xml:space="preserve">; anthropogenic extinction events such as </w:t>
      </w:r>
      <w:r w:rsidRPr="000D7D2F">
        <w:rPr>
          <w:rStyle w:val="Emphasis"/>
          <w:highlight w:val="cyan"/>
        </w:rPr>
        <w:t>nuc</w:t>
      </w:r>
      <w:r w:rsidRPr="00BB5123">
        <w:rPr>
          <w:sz w:val="16"/>
        </w:rPr>
        <w:t>lear holocaust</w:t>
      </w:r>
      <w:r w:rsidRPr="000D7D2F">
        <w:rPr>
          <w:rStyle w:val="Emphasis"/>
          <w:highlight w:val="cyan"/>
        </w:rPr>
        <w:t>s</w:t>
      </w:r>
      <w:r w:rsidRPr="00BB5123">
        <w:rPr>
          <w:sz w:val="16"/>
        </w:rPr>
        <w:t xml:space="preserve"> and </w:t>
      </w:r>
      <w:r w:rsidRPr="000D7D2F">
        <w:rPr>
          <w:rStyle w:val="Emphasis"/>
          <w:highlight w:val="cyan"/>
        </w:rPr>
        <w:t xml:space="preserve">engineered </w:t>
      </w:r>
      <w:r w:rsidRPr="00A142A5">
        <w:rPr>
          <w:rStyle w:val="Emphasis"/>
          <w:highlight w:val="cyan"/>
        </w:rPr>
        <w:t>pandemics</w:t>
      </w:r>
      <w:r w:rsidRPr="00A142A5">
        <w:rPr>
          <w:rStyle w:val="StyleUnderline"/>
          <w:highlight w:val="cyan"/>
        </w:rPr>
        <w:t>; and</w:t>
      </w:r>
      <w:r w:rsidRPr="00BB5123">
        <w:rPr>
          <w:sz w:val="16"/>
        </w:rPr>
        <w:t xml:space="preserve"> extinction events arising from both natural and anthropogenic factors such as tail risks of </w:t>
      </w:r>
      <w:r w:rsidRPr="00DF7A76">
        <w:rPr>
          <w:rStyle w:val="Emphasis"/>
          <w:highlight w:val="cyan"/>
        </w:rPr>
        <w:t>runaway greenhouse</w:t>
      </w:r>
      <w:r w:rsidRPr="00DF7A76">
        <w:rPr>
          <w:rStyle w:val="StyleUnderline"/>
        </w:rPr>
        <w:t xml:space="preserve"> effect</w:t>
      </w:r>
      <w:r w:rsidRPr="00DF7A76">
        <w:rPr>
          <w:rStyle w:val="Emphasis"/>
          <w:highlight w:val="cyan"/>
        </w:rPr>
        <w:t>s</w:t>
      </w:r>
      <w:r w:rsidRPr="00BB5123">
        <w:rPr>
          <w:sz w:val="16"/>
        </w:rPr>
        <w:t xml:space="preserve">.6 </w:t>
      </w:r>
      <w:r w:rsidRPr="00A142A5">
        <w:rPr>
          <w:rStyle w:val="StyleUnderline"/>
        </w:rPr>
        <w:t>All</w:t>
      </w:r>
      <w:r w:rsidRPr="00BB5123">
        <w:rPr>
          <w:sz w:val="16"/>
        </w:rPr>
        <w:t xml:space="preserve"> these catastrophes </w:t>
      </w:r>
      <w:r w:rsidRPr="0005403B">
        <w:rPr>
          <w:rStyle w:val="StyleUnderline"/>
        </w:rPr>
        <w:t xml:space="preserve">would </w:t>
      </w:r>
      <w:r w:rsidRPr="00DF7A76">
        <w:rPr>
          <w:rStyle w:val="Emphasis"/>
          <w:highlight w:val="cyan"/>
        </w:rPr>
        <w:t>eliminate</w:t>
      </w:r>
      <w:r w:rsidRPr="00DF7A76">
        <w:rPr>
          <w:rStyle w:val="StyleUnderline"/>
          <w:highlight w:val="cyan"/>
        </w:rPr>
        <w:t xml:space="preserve"> our </w:t>
      </w:r>
      <w:r w:rsidRPr="00DF7A76">
        <w:rPr>
          <w:rStyle w:val="Emphasis"/>
          <w:highlight w:val="cyan"/>
        </w:rPr>
        <w:t>species</w:t>
      </w:r>
      <w:r w:rsidRPr="00A142A5">
        <w:rPr>
          <w:rStyle w:val="StyleUnderline"/>
        </w:rPr>
        <w:t xml:space="preserve"> and</w:t>
      </w:r>
      <w:r w:rsidRPr="00BB5123">
        <w:rPr>
          <w:sz w:val="16"/>
        </w:rPr>
        <w:t xml:space="preserve"> (a fortiori) </w:t>
      </w:r>
      <w:r w:rsidRPr="00A142A5">
        <w:rPr>
          <w:rStyle w:val="StyleUnderline"/>
        </w:rPr>
        <w:t>destroy our</w:t>
      </w:r>
      <w:r w:rsidRPr="00BB5123">
        <w:rPr>
          <w:sz w:val="16"/>
        </w:rPr>
        <w:t xml:space="preserve"> ability to develop our </w:t>
      </w:r>
      <w:r w:rsidRPr="00A142A5">
        <w:rPr>
          <w:rStyle w:val="StyleUnderline"/>
        </w:rPr>
        <w:t xml:space="preserve">moral </w:t>
      </w:r>
      <w:r w:rsidRPr="00A142A5">
        <w:rPr>
          <w:rStyle w:val="Emphasis"/>
        </w:rPr>
        <w:t>powers</w:t>
      </w:r>
      <w:r w:rsidRPr="00BB5123">
        <w:rPr>
          <w:sz w:val="16"/>
        </w:rPr>
        <w:t>. But existential catastrophes need not involve extinction. On our account (like Ord’s), the emergence of a dystopic system of universal human oppression from which we could never recover would also constitute an existential catastrophe, even if it did not literally wipe us out (Ord, 2020: 145–155).7</w:t>
      </w:r>
    </w:p>
    <w:p w14:paraId="45BB4117" w14:textId="77777777" w:rsidR="00705A90" w:rsidRPr="00BB5123" w:rsidRDefault="00705A90" w:rsidP="00705A90">
      <w:pPr>
        <w:rPr>
          <w:sz w:val="16"/>
        </w:rPr>
      </w:pPr>
      <w:r w:rsidRPr="00BB5123">
        <w:rPr>
          <w:sz w:val="16"/>
        </w:rPr>
        <w:t>&lt;&lt;TEXT CONDENSED, NONE OMITTED&gt;&gt;</w:t>
      </w:r>
    </w:p>
    <w:p w14:paraId="3BBCE24D" w14:textId="77777777" w:rsidR="00705A90" w:rsidRPr="003C525E" w:rsidRDefault="00705A90" w:rsidP="00705A90">
      <w:pPr>
        <w:rPr>
          <w:sz w:val="12"/>
          <w:szCs w:val="10"/>
        </w:rPr>
      </w:pPr>
      <w:r w:rsidRPr="003C525E">
        <w:rPr>
          <w:sz w:val="12"/>
          <w:szCs w:val="10"/>
        </w:rPr>
        <w:t xml:space="preserve">Naturally, we are and should be interested in mitigating risks of all sorts. But x-risks are especially grave. While humanity could potentially recover from a non-existential catastrophe, a true existential catastrophe precludes any possibility of recovery. Hence, x-risk mitigation is a wholly proactive endeavor. In assessing different political systems’ capacities to mitigate x-risk, we should bear in mind three features of most x-risks: Long timescales: Many existential catastrophes are unlikely to occur for many thousands—or even millions—of years. For example, an asteroid impact may not threaten humanity with extinction for several million years, because there is an inverse relation between asteroid size and frequency of impact (with more dangerous impacts occurring much less frequently). Low probabilities: Relatedly, most—though not all—existential catastrophes are individually unlikely. For instance, the probability of an existentially catastrophic stellar explosion within the next century is only 1 in 1,000,000,000 (Ord, 2020: 167). Complexity: Many x-risks cannot be adequately understood without a firm grasp of several complex technical subjects. For example, the risk of value-misaligned artificial intelligence cannot be adequately understood—let alone minimized—without a good grasp of computer science, decision theory, and other cognitively demanding fields of study. In short, most x-risks (though not necessarily all) involve far-off, low-probability, and complex events. Consequently, it is easy to underestimate the threat they pose to humanity. But x-risk is no minor concern. Although the individual probability within the next century of any one existential catastrophe may be quite low, the cumulative probability of all such catastrophes—the total x-risk—may be worryingly and surprisingly high. (Ord (ibid.) estimates it to be roughly 1 in 6.) X-risk is therefore both especially important and especially hard to mitigate. Unfortunately, we cannot directly study which political systems minimize any given individual x-risk. For obvious reasons, it is impossible to wait until after an existential catastrophe has occurred to learn from experience which political systems dealt with it best. Thus, in assessing different systems’ relative x-risk-mitigating capacities, the best we can do is to study the extent to which a given system promotes informed, rational, and long-term decision-making in general. Plausibly, systems which do not effectively promote such decision-making are ill-suited to deal with problems like x-risk. Of course, such an indirect method can hardly be definitive—one reason we do not claim to know which systems would minimize cumulative x-risk. But it can still be quite fruitful. </w:t>
      </w:r>
    </w:p>
    <w:p w14:paraId="584280BC" w14:textId="77777777" w:rsidR="00705A90" w:rsidRDefault="00705A90" w:rsidP="00705A90">
      <w:pPr>
        <w:rPr>
          <w:sz w:val="16"/>
          <w:szCs w:val="14"/>
        </w:rPr>
      </w:pPr>
      <w:r>
        <w:rPr>
          <w:sz w:val="16"/>
          <w:szCs w:val="14"/>
        </w:rPr>
        <w:t>&lt;&lt;PARAGRAPH BREAKS RESUME&gt;&gt;</w:t>
      </w:r>
    </w:p>
    <w:p w14:paraId="0A518132" w14:textId="77777777" w:rsidR="00705A90" w:rsidRDefault="00705A90" w:rsidP="00705A90">
      <w:pPr>
        <w:rPr>
          <w:sz w:val="16"/>
          <w:szCs w:val="14"/>
        </w:rPr>
      </w:pPr>
      <w:r w:rsidRPr="00BB5123">
        <w:rPr>
          <w:sz w:val="16"/>
          <w:szCs w:val="14"/>
        </w:rPr>
        <w:t>2.2 Three pathologies of democracy</w:t>
      </w:r>
    </w:p>
    <w:p w14:paraId="73D606EB" w14:textId="77777777" w:rsidR="00705A90" w:rsidRDefault="00705A90" w:rsidP="00705A90">
      <w:pPr>
        <w:rPr>
          <w:sz w:val="16"/>
          <w:szCs w:val="14"/>
        </w:rPr>
      </w:pPr>
      <w:r w:rsidRPr="00DF7A76">
        <w:rPr>
          <w:rStyle w:val="StyleUnderline"/>
        </w:rPr>
        <w:t>Is democracy</w:t>
      </w:r>
      <w:r w:rsidRPr="00BB5123">
        <w:rPr>
          <w:sz w:val="16"/>
          <w:szCs w:val="14"/>
        </w:rPr>
        <w:t xml:space="preserve"> always </w:t>
      </w:r>
      <w:r w:rsidRPr="00DF7A76">
        <w:rPr>
          <w:rStyle w:val="Emphasis"/>
        </w:rPr>
        <w:t>best suited</w:t>
      </w:r>
      <w:r w:rsidRPr="00DF7A76">
        <w:rPr>
          <w:rStyle w:val="StyleUnderline"/>
        </w:rPr>
        <w:t xml:space="preserve"> to deal with problems like </w:t>
      </w:r>
      <w:r w:rsidRPr="00DF7A76">
        <w:rPr>
          <w:rStyle w:val="Emphasis"/>
        </w:rPr>
        <w:t>x-risk</w:t>
      </w:r>
      <w:r w:rsidRPr="00BB5123">
        <w:rPr>
          <w:sz w:val="16"/>
          <w:szCs w:val="14"/>
        </w:rPr>
        <w:t xml:space="preserve"> involving far-off, low-probability, or complex events? </w:t>
      </w:r>
      <w:r w:rsidRPr="00507F40">
        <w:rPr>
          <w:rStyle w:val="StyleUnderline"/>
        </w:rPr>
        <w:t xml:space="preserve">We </w:t>
      </w:r>
      <w:r w:rsidRPr="00507F40">
        <w:rPr>
          <w:rStyle w:val="Emphasis"/>
        </w:rPr>
        <w:t>doubt</w:t>
      </w:r>
      <w:r w:rsidRPr="00507F40">
        <w:rPr>
          <w:rStyle w:val="StyleUnderline"/>
        </w:rPr>
        <w:t xml:space="preserve"> so</w:t>
      </w:r>
      <w:r w:rsidRPr="005C5DBE">
        <w:rPr>
          <w:sz w:val="16"/>
          <w:szCs w:val="16"/>
        </w:rPr>
        <w:t xml:space="preserve">, because democratic decision-making is compromised by at least three pathologies: voter ignorance, voter irrationality, and democratic short-termism.8 </w:t>
      </w:r>
    </w:p>
    <w:p w14:paraId="74D46891" w14:textId="77777777" w:rsidR="00705A90" w:rsidRDefault="00705A90" w:rsidP="00705A90">
      <w:pPr>
        <w:rPr>
          <w:sz w:val="16"/>
          <w:szCs w:val="14"/>
        </w:rPr>
      </w:pPr>
      <w:r w:rsidRPr="00BB5123">
        <w:rPr>
          <w:sz w:val="16"/>
          <w:szCs w:val="14"/>
        </w:rPr>
        <w:t xml:space="preserve">First, democratic decision-making is compromised by voter ignorance. Since </w:t>
      </w:r>
      <w:r w:rsidRPr="00D22056">
        <w:rPr>
          <w:rStyle w:val="StyleUnderline"/>
          <w:highlight w:val="cyan"/>
        </w:rPr>
        <w:t>becoming</w:t>
      </w:r>
      <w:r w:rsidRPr="00911D60">
        <w:rPr>
          <w:rStyle w:val="StyleUnderline"/>
        </w:rPr>
        <w:t xml:space="preserve"> politically well-</w:t>
      </w:r>
      <w:r w:rsidRPr="00D22056">
        <w:rPr>
          <w:rStyle w:val="StyleUnderline"/>
          <w:highlight w:val="cyan"/>
        </w:rPr>
        <w:t>informed is</w:t>
      </w:r>
      <w:r w:rsidRPr="00911D60">
        <w:rPr>
          <w:rStyle w:val="StyleUnderline"/>
        </w:rPr>
        <w:t xml:space="preserve"> </w:t>
      </w:r>
      <w:r w:rsidRPr="00911D60">
        <w:rPr>
          <w:rStyle w:val="Emphasis"/>
        </w:rPr>
        <w:t xml:space="preserve">highly </w:t>
      </w:r>
      <w:r w:rsidRPr="00D22056">
        <w:rPr>
          <w:rStyle w:val="Emphasis"/>
          <w:highlight w:val="cyan"/>
        </w:rPr>
        <w:t>costly</w:t>
      </w:r>
      <w:r w:rsidRPr="00D22056">
        <w:rPr>
          <w:rStyle w:val="StyleUnderline"/>
          <w:highlight w:val="cyan"/>
        </w:rPr>
        <w:t xml:space="preserve"> and</w:t>
      </w:r>
      <w:r w:rsidRPr="00911D60">
        <w:rPr>
          <w:rStyle w:val="StyleUnderline"/>
        </w:rPr>
        <w:t xml:space="preserve"> only </w:t>
      </w:r>
      <w:r w:rsidRPr="00D22056">
        <w:rPr>
          <w:rStyle w:val="Emphasis"/>
          <w:highlight w:val="cyan"/>
        </w:rPr>
        <w:t>minimally beneficial</w:t>
      </w:r>
      <w:r w:rsidRPr="00BB5123">
        <w:rPr>
          <w:sz w:val="16"/>
          <w:szCs w:val="14"/>
        </w:rPr>
        <w:t xml:space="preserve"> to individual voters, most democratic voters are rationally ignorant (Downs, 1957: 207–219). </w:t>
      </w:r>
      <w:r w:rsidRPr="00D22056">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D22056">
        <w:rPr>
          <w:rStyle w:val="StyleUnderline"/>
          <w:highlight w:val="cyan"/>
        </w:rPr>
        <w:t>confirm</w:t>
      </w:r>
      <w:r w:rsidRPr="00911D60">
        <w:rPr>
          <w:rStyle w:val="StyleUnderline"/>
        </w:rPr>
        <w:t xml:space="preserve"> that</w:t>
      </w:r>
      <w:r w:rsidRPr="00BB5123">
        <w:rPr>
          <w:sz w:val="16"/>
          <w:szCs w:val="14"/>
        </w:rPr>
        <w:t xml:space="preserve"> typical </w:t>
      </w:r>
      <w:r w:rsidRPr="00D22056">
        <w:rPr>
          <w:rStyle w:val="StyleUnderline"/>
          <w:highlight w:val="cyan"/>
        </w:rPr>
        <w:t xml:space="preserve">voters are </w:t>
      </w:r>
      <w:r w:rsidRPr="00D22056">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14:paraId="13BC84FB" w14:textId="77777777" w:rsidR="00705A90" w:rsidRDefault="00705A90" w:rsidP="00705A90">
      <w:pPr>
        <w:rPr>
          <w:sz w:val="16"/>
          <w:szCs w:val="14"/>
        </w:rPr>
      </w:pPr>
      <w:r w:rsidRPr="00BB5123">
        <w:rPr>
          <w:sz w:val="16"/>
          <w:szCs w:val="14"/>
        </w:rPr>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3903D5">
        <w:rPr>
          <w:rStyle w:val="Emphasis"/>
          <w:highlight w:val="cyan"/>
        </w:rPr>
        <w:t>support</w:t>
      </w:r>
      <w:r w:rsidRPr="003903D5">
        <w:rPr>
          <w:rStyle w:val="StyleUnderline"/>
        </w:rPr>
        <w:t xml:space="preserve"> candidates endorsing </w:t>
      </w:r>
      <w:r w:rsidRPr="003903D5">
        <w:rPr>
          <w:rStyle w:val="Emphasis"/>
          <w:highlight w:val="cyan"/>
        </w:rPr>
        <w:t>harmful</w:t>
      </w:r>
      <w:r w:rsidRPr="003903D5">
        <w:rPr>
          <w:rStyle w:val="StyleUnderline"/>
          <w:highlight w:val="cya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42463FDD" w14:textId="77777777" w:rsidR="00705A90" w:rsidRPr="00BB5123" w:rsidRDefault="00705A90" w:rsidP="00705A90">
      <w:pPr>
        <w:rPr>
          <w:sz w:val="16"/>
          <w:szCs w:val="14"/>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D22056">
        <w:rPr>
          <w:rStyle w:val="Emphasis"/>
          <w:highlight w:val="cyan"/>
        </w:rPr>
        <w:t>rationality</w:t>
      </w:r>
      <w:r w:rsidRPr="00D22056">
        <w:rPr>
          <w:rStyle w:val="StyleUnderline"/>
          <w:highlight w:val="cyan"/>
        </w:rPr>
        <w:t xml:space="preserve"> can</w:t>
      </w:r>
      <w:r w:rsidRPr="00274C03">
        <w:rPr>
          <w:rStyle w:val="StyleUnderline"/>
        </w:rPr>
        <w:t xml:space="preserve"> even </w:t>
      </w:r>
      <w:r w:rsidRPr="00D22056">
        <w:rPr>
          <w:rStyle w:val="StyleUnderline"/>
          <w:highlight w:val="cyan"/>
        </w:rPr>
        <w:t xml:space="preserve">be </w:t>
      </w:r>
      <w:r w:rsidRPr="00D22056">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w:t>
      </w:r>
      <w:r w:rsidRPr="00BB5123">
        <w:rPr>
          <w:sz w:val="16"/>
          <w:szCs w:val="14"/>
        </w:rPr>
        <w:lastRenderedPageBreak/>
        <w:t xml:space="preserve">Naturally, </w:t>
      </w:r>
      <w:r w:rsidRPr="00400F0C">
        <w:rPr>
          <w:rStyle w:val="Emphasis"/>
        </w:rPr>
        <w:t xml:space="preserve">rationally </w:t>
      </w:r>
      <w:r w:rsidRPr="00D22056">
        <w:rPr>
          <w:rStyle w:val="Emphasis"/>
          <w:highlight w:val="cyan"/>
        </w:rPr>
        <w:t>irrational</w:t>
      </w:r>
      <w:r w:rsidRPr="00D22056">
        <w:rPr>
          <w:rStyle w:val="StyleUnderline"/>
          <w:highlight w:val="cyan"/>
        </w:rPr>
        <w:t xml:space="preserve"> voters</w:t>
      </w:r>
      <w:r w:rsidRPr="00400F0C">
        <w:rPr>
          <w:rStyle w:val="StyleUnderline"/>
        </w:rPr>
        <w:t xml:space="preserve"> incentivized to </w:t>
      </w:r>
      <w:r w:rsidRPr="00D22056">
        <w:rPr>
          <w:rStyle w:val="Emphasis"/>
          <w:highlight w:val="cyan"/>
        </w:rPr>
        <w:t>form</w:t>
      </w:r>
      <w:r w:rsidRPr="00D22056">
        <w:rPr>
          <w:rStyle w:val="StyleUnderline"/>
          <w:highlight w:val="cyan"/>
        </w:rPr>
        <w:t xml:space="preserve"> irrational</w:t>
      </w:r>
      <w:r w:rsidRPr="00400F0C">
        <w:rPr>
          <w:rStyle w:val="StyleUnderline"/>
        </w:rPr>
        <w:t xml:space="preserve"> political </w:t>
      </w:r>
      <w:r w:rsidRPr="00D22056">
        <w:rPr>
          <w:rStyle w:val="StyleUnderline"/>
          <w:highlight w:val="cyan"/>
        </w:rPr>
        <w:t>beliefs</w:t>
      </w:r>
      <w:r w:rsidRPr="00400F0C">
        <w:rPr>
          <w:rStyle w:val="StyleUnderline"/>
        </w:rPr>
        <w:t xml:space="preserve"> are </w:t>
      </w:r>
      <w:r w:rsidRPr="00D22056">
        <w:rPr>
          <w:rStyle w:val="StyleUnderline"/>
          <w:highlight w:val="cyan"/>
        </w:rPr>
        <w:t>not</w:t>
      </w:r>
      <w:r w:rsidRPr="00BB5123">
        <w:rPr>
          <w:sz w:val="16"/>
          <w:szCs w:val="14"/>
        </w:rPr>
        <w:t xml:space="preserve"> especially </w:t>
      </w:r>
      <w:r w:rsidRPr="00400F0C">
        <w:rPr>
          <w:rStyle w:val="StyleUnderline"/>
        </w:rPr>
        <w:t xml:space="preserve">well </w:t>
      </w:r>
      <w:r w:rsidRPr="00D22056">
        <w:rPr>
          <w:rStyle w:val="StyleUnderline"/>
          <w:highlight w:val="cyan"/>
        </w:rPr>
        <w:t xml:space="preserve">suited to </w:t>
      </w:r>
      <w:r w:rsidRPr="00D22056">
        <w:rPr>
          <w:rStyle w:val="Emphasis"/>
          <w:highlight w:val="cyan"/>
        </w:rPr>
        <w:t>deal</w:t>
      </w:r>
      <w:r w:rsidRPr="00D22056">
        <w:rPr>
          <w:rStyle w:val="StyleUnderline"/>
          <w:highlight w:val="cyan"/>
        </w:rPr>
        <w:t xml:space="preserve"> with</w:t>
      </w:r>
      <w:r w:rsidRPr="00400F0C">
        <w:rPr>
          <w:rStyle w:val="StyleUnderline"/>
        </w:rPr>
        <w:t xml:space="preserve"> political problems of any kind. </w:t>
      </w:r>
      <w:r w:rsidRPr="00D22056">
        <w:rPr>
          <w:rStyle w:val="Emphasis"/>
          <w:highlight w:val="cyan"/>
        </w:rPr>
        <w:t>X-risk</w:t>
      </w:r>
      <w:r w:rsidRPr="00400F0C">
        <w:rPr>
          <w:rStyle w:val="StyleUnderline"/>
        </w:rPr>
        <w:t xml:space="preserve"> is no exception</w:t>
      </w:r>
      <w:r w:rsidRPr="00BB5123">
        <w:rPr>
          <w:sz w:val="16"/>
          <w:szCs w:val="14"/>
        </w:rPr>
        <w:t>.</w:t>
      </w:r>
    </w:p>
    <w:p w14:paraId="1C0CE159" w14:textId="77777777" w:rsidR="00705A90" w:rsidRDefault="00705A90" w:rsidP="00705A90">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940760">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A142A5">
        <w:rPr>
          <w:rStyle w:val="Emphasis"/>
          <w:highlight w:val="cyan"/>
        </w:rPr>
        <w:t>biases</w:t>
      </w:r>
      <w:r w:rsidRPr="00BB5123">
        <w:rPr>
          <w:sz w:val="16"/>
        </w:rPr>
        <w:t xml:space="preserve"> can </w:t>
      </w:r>
      <w:r w:rsidRPr="0005403B">
        <w:rPr>
          <w:rStyle w:val="StyleUnderline"/>
        </w:rPr>
        <w:t xml:space="preserve">lead us to </w:t>
      </w:r>
      <w:r w:rsidRPr="000D7D2F">
        <w:rPr>
          <w:rStyle w:val="Emphasis"/>
          <w:highlight w:val="cyan"/>
        </w:rPr>
        <w:t>neglect</w:t>
      </w:r>
      <w:r w:rsidRPr="000D7D2F">
        <w:rPr>
          <w:rStyle w:val="StyleUnderline"/>
          <w:highlight w:val="cyan"/>
        </w:rPr>
        <w:t xml:space="preserve"> long-term </w:t>
      </w:r>
      <w:r w:rsidRPr="00A142A5">
        <w:rPr>
          <w:rStyle w:val="StyleUnderline"/>
          <w:highlight w:val="cyan"/>
        </w:rPr>
        <w:t>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A142A5">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A142A5">
        <w:rPr>
          <w:rStyle w:val="StyleUnderline"/>
          <w:highlight w:val="cyan"/>
        </w:rPr>
        <w:t>discount</w:t>
      </w:r>
      <w:r w:rsidRPr="00BB5123">
        <w:rPr>
          <w:sz w:val="16"/>
        </w:rPr>
        <w:t xml:space="preserve"> the </w:t>
      </w:r>
      <w:r w:rsidRPr="00A142A5">
        <w:rPr>
          <w:rStyle w:val="Emphasis"/>
          <w:highlight w:val="cyan"/>
        </w:rPr>
        <w:t>value</w:t>
      </w:r>
      <w:r w:rsidRPr="00A142A5">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940760">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A142A5">
        <w:rPr>
          <w:rStyle w:val="Emphasis"/>
          <w:highlight w:val="cyan"/>
        </w:rPr>
        <w:t>responsive</w:t>
      </w:r>
      <w:r w:rsidRPr="00A142A5">
        <w:rPr>
          <w:rStyle w:val="StyleUnderline"/>
          <w:highlight w:val="cyan"/>
        </w:rPr>
        <w:t xml:space="preserve"> to </w:t>
      </w:r>
      <w:r w:rsidRPr="00A142A5">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A142A5">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A142A5">
        <w:rPr>
          <w:rStyle w:val="Emphasis"/>
        </w:rPr>
        <w:t xml:space="preserve">political </w:t>
      </w:r>
      <w:r w:rsidRPr="00A142A5">
        <w:rPr>
          <w:rStyle w:val="Emphasis"/>
          <w:highlight w:val="cyan"/>
        </w:rPr>
        <w:t>system</w:t>
      </w:r>
      <w:r w:rsidRPr="00BB5123">
        <w:rPr>
          <w:sz w:val="16"/>
        </w:rPr>
        <w:t xml:space="preserve"> can be expected to </w:t>
      </w:r>
      <w:r w:rsidRPr="00A142A5">
        <w:rPr>
          <w:rStyle w:val="Emphasis"/>
          <w:highlight w:val="cyan"/>
        </w:rPr>
        <w:t>neglect</w:t>
      </w:r>
      <w:r w:rsidRPr="00A142A5">
        <w:rPr>
          <w:rStyle w:val="StyleUnderline"/>
          <w:highlight w:val="cyan"/>
        </w:rPr>
        <w:t xml:space="preserve"> long-term</w:t>
      </w:r>
      <w:r w:rsidRPr="00A142A5">
        <w:rPr>
          <w:rStyle w:val="StyleUnderline"/>
        </w:rPr>
        <w:t xml:space="preserve"> problems like </w:t>
      </w:r>
      <w:r w:rsidRPr="00A142A5">
        <w:rPr>
          <w:rStyle w:val="Emphasis"/>
          <w:highlight w:val="cya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14:paraId="352DC190" w14:textId="77777777" w:rsidR="00705A90" w:rsidRDefault="00705A90" w:rsidP="00705A90">
      <w:pPr>
        <w:rPr>
          <w:sz w:val="16"/>
        </w:rPr>
      </w:pPr>
      <w:r>
        <w:rPr>
          <w:sz w:val="16"/>
        </w:rPr>
        <w:t xml:space="preserve">More striking than psychological determinants of short-termism, however, are the institutional determinants of short-termism specifically in democracies (John &amp; MacAskill, 2021: 49–50). These </w:t>
      </w:r>
      <w:r w:rsidRPr="005B37B5">
        <w:rPr>
          <w:rStyle w:val="Emphasis"/>
          <w:highlight w:val="cyan"/>
        </w:rPr>
        <w:t>determinants</w:t>
      </w:r>
      <w:r w:rsidRPr="005B37B5">
        <w:rPr>
          <w:rStyle w:val="StyleUnderline"/>
          <w:highlight w:val="cyan"/>
        </w:rPr>
        <w:t xml:space="preserve"> prevent</w:t>
      </w:r>
      <w:r w:rsidRPr="00990309">
        <w:rPr>
          <w:rStyle w:val="StyleUnderline"/>
        </w:rPr>
        <w:t xml:space="preserve"> the formation and implementation of long-term </w:t>
      </w:r>
      <w:r w:rsidRPr="005B37B5">
        <w:rPr>
          <w:rStyle w:val="Emphasis"/>
          <w:highlight w:val="cyan"/>
        </w:rPr>
        <w:t>policy</w:t>
      </w:r>
      <w:r w:rsidRPr="005B37B5">
        <w:rPr>
          <w:rStyle w:val="StyleUnderline"/>
          <w:highlight w:val="cyan"/>
        </w:rPr>
        <w:t>, undercut</w:t>
      </w:r>
      <w:r w:rsidRPr="00990309">
        <w:rPr>
          <w:rStyle w:val="StyleUnderline"/>
        </w:rPr>
        <w:t xml:space="preserve"> political actors’ </w:t>
      </w:r>
      <w:r w:rsidRPr="005B37B5">
        <w:rPr>
          <w:rStyle w:val="Emphasis"/>
          <w:highlight w:val="cyan"/>
        </w:rPr>
        <w:t>motivation</w:t>
      </w:r>
      <w:r w:rsidRPr="00990309">
        <w:rPr>
          <w:rStyle w:val="StyleUnderline"/>
        </w:rPr>
        <w:t xml:space="preserve"> to mitigate long-term risk, </w:t>
      </w:r>
      <w:r w:rsidRPr="005B37B5">
        <w:rPr>
          <w:rStyle w:val="StyleUnderline"/>
          <w:highlight w:val="cyan"/>
        </w:rPr>
        <w:t xml:space="preserve">and </w:t>
      </w:r>
      <w:r w:rsidRPr="005B37B5">
        <w:rPr>
          <w:rStyle w:val="Emphasis"/>
          <w:highlight w:val="cyan"/>
        </w:rPr>
        <w:t>hinder</w:t>
      </w:r>
      <w:r>
        <w:rPr>
          <w:sz w:val="16"/>
        </w:rPr>
        <w:t xml:space="preserve"> our </w:t>
      </w:r>
      <w:r w:rsidRPr="00990309">
        <w:rPr>
          <w:rStyle w:val="Emphasis"/>
        </w:rPr>
        <w:t>capacity</w:t>
      </w:r>
      <w:r w:rsidRPr="00990309">
        <w:rPr>
          <w:rStyle w:val="StyleUnderline"/>
        </w:rPr>
        <w:t xml:space="preserve"> to gather </w:t>
      </w:r>
      <w:r w:rsidRPr="005B37B5">
        <w:rPr>
          <w:rStyle w:val="Emphasis"/>
          <w:highlight w:val="cyan"/>
        </w:rPr>
        <w:t>info</w:t>
      </w:r>
      <w:r w:rsidRPr="00990309">
        <w:rPr>
          <w:rStyle w:val="StyleUnderline"/>
        </w:rPr>
        <w:t>rmation about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long-termist) political systems.</w:t>
      </w:r>
    </w:p>
    <w:p w14:paraId="37678DED" w14:textId="77777777" w:rsidR="00705A90" w:rsidRDefault="00705A90" w:rsidP="00705A90">
      <w:pPr>
        <w:rPr>
          <w:sz w:val="16"/>
        </w:rPr>
      </w:pPr>
      <w:r>
        <w:rPr>
          <w:sz w:val="16"/>
        </w:rPr>
        <w:t xml:space="preserve">Foremost among institutional determinants of short-termism in democracies are electoral incentives. Because </w:t>
      </w:r>
      <w:r w:rsidRPr="005B37B5">
        <w:rPr>
          <w:rStyle w:val="StyleUnderline"/>
          <w:highlight w:val="cyan"/>
        </w:rPr>
        <w:t>politicians</w:t>
      </w:r>
      <w:r>
        <w:rPr>
          <w:sz w:val="16"/>
        </w:rPr>
        <w:t xml:space="preserve"> want to be (re-)elected, they tend to </w:t>
      </w:r>
      <w:r w:rsidRPr="005B37B5">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5B37B5">
        <w:rPr>
          <w:rStyle w:val="Emphasis"/>
          <w:highlight w:val="cyan"/>
        </w:rPr>
        <w:t>visible</w:t>
      </w:r>
      <w:r w:rsidRPr="00D92C40">
        <w:rPr>
          <w:rStyle w:val="StyleUnderline"/>
        </w:rPr>
        <w:t xml:space="preserve"> short-term </w:t>
      </w:r>
      <w:r w:rsidRPr="005B37B5">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5B37B5">
        <w:rPr>
          <w:rStyle w:val="StyleUnderline"/>
          <w:highlight w:val="cyan"/>
        </w:rPr>
        <w:t>imposing</w:t>
      </w:r>
      <w:r w:rsidRPr="00D92C40">
        <w:rPr>
          <w:rStyle w:val="StyleUnderline"/>
        </w:rPr>
        <w:t xml:space="preserve"> their </w:t>
      </w:r>
      <w:r w:rsidRPr="005B37B5">
        <w:rPr>
          <w:rStyle w:val="StyleUnderline"/>
          <w:highlight w:val="cyan"/>
        </w:rPr>
        <w:t xml:space="preserve">costs on </w:t>
      </w:r>
      <w:r w:rsidRPr="005B37B5">
        <w:rPr>
          <w:rStyle w:val="Emphasis"/>
          <w:highlight w:val="cyan"/>
        </w:rPr>
        <w:t>later gen</w:t>
      </w:r>
      <w:r w:rsidRPr="005B37B5">
        <w:rPr>
          <w:rStyle w:val="StyleUnderline"/>
        </w:rPr>
        <w:t>eration</w:t>
      </w:r>
      <w:r w:rsidRPr="005B37B5">
        <w:rPr>
          <w:rStyle w:val="Emphasis"/>
          <w:highlight w:val="cya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AC0459">
        <w:rPr>
          <w:rStyle w:val="StyleUnderline"/>
          <w:highlight w:val="cyan"/>
        </w:rPr>
        <w:t>also</w:t>
      </w:r>
      <w:r w:rsidRPr="00AC0459">
        <w:rPr>
          <w:rStyle w:val="StyleUnderline"/>
        </w:rPr>
        <w:t xml:space="preserve"> have</w:t>
      </w:r>
      <w:r w:rsidRPr="00043D67">
        <w:rPr>
          <w:rStyle w:val="StyleUnderline"/>
        </w:rPr>
        <w:t xml:space="preserve"> </w:t>
      </w:r>
      <w:r w:rsidRPr="00AC0459">
        <w:rPr>
          <w:rStyle w:val="Emphasis"/>
          <w:highlight w:val="cyan"/>
        </w:rPr>
        <w:t>financial incentives</w:t>
      </w:r>
      <w:r w:rsidRPr="00043D67">
        <w:rPr>
          <w:rStyle w:val="StyleUnderline"/>
        </w:rPr>
        <w:t xml:space="preserve"> to be short-termist, </w:t>
      </w:r>
      <w:r w:rsidRPr="00AC0459">
        <w:rPr>
          <w:rStyle w:val="StyleUnderline"/>
          <w:highlight w:val="cyan"/>
        </w:rPr>
        <w:t>because</w:t>
      </w:r>
      <w:r w:rsidRPr="00043D67">
        <w:rPr>
          <w:rStyle w:val="StyleUnderline"/>
        </w:rPr>
        <w:t xml:space="preserve"> they are</w:t>
      </w:r>
      <w:r>
        <w:rPr>
          <w:sz w:val="16"/>
        </w:rPr>
        <w:t xml:space="preserve"> often </w:t>
      </w:r>
      <w:r w:rsidRPr="00043D67">
        <w:rPr>
          <w:rStyle w:val="Emphasis"/>
        </w:rPr>
        <w:t xml:space="preserve">economically </w:t>
      </w:r>
      <w:r w:rsidRPr="00AC0459">
        <w:rPr>
          <w:rStyle w:val="Emphasis"/>
          <w:highlight w:val="cyan"/>
        </w:rPr>
        <w:t>dependent</w:t>
      </w:r>
      <w:r w:rsidRPr="00AC0459">
        <w:rPr>
          <w:rStyle w:val="StyleUnderline"/>
          <w:highlight w:val="cyan"/>
        </w:rPr>
        <w:t xml:space="preserve"> on </w:t>
      </w:r>
      <w:r w:rsidRPr="00AC0459">
        <w:rPr>
          <w:rStyle w:val="Emphasis"/>
          <w:highlight w:val="cyan"/>
        </w:rPr>
        <w:t>org</w:t>
      </w:r>
      <w:r w:rsidRPr="00043D67">
        <w:rPr>
          <w:rStyle w:val="StyleUnderline"/>
        </w:rPr>
        <w:t>anization</w:t>
      </w:r>
      <w:r w:rsidRPr="00AC0459">
        <w:rPr>
          <w:rStyle w:val="Emphasis"/>
          <w:highlight w:val="cyan"/>
        </w:rPr>
        <w:t>s</w:t>
      </w:r>
      <w:r w:rsidRPr="00AC0459">
        <w:rPr>
          <w:rStyle w:val="StyleUnderline"/>
          <w:highlight w:val="cya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AC0459">
        <w:rPr>
          <w:rStyle w:val="StyleUnderline"/>
          <w:highlight w:val="cyan"/>
        </w:rPr>
        <w:t>focus on</w:t>
      </w:r>
      <w:r w:rsidRPr="00043D67">
        <w:rPr>
          <w:rStyle w:val="StyleUnderline"/>
        </w:rPr>
        <w:t xml:space="preserve"> the </w:t>
      </w:r>
      <w:r w:rsidRPr="00AC0459">
        <w:rPr>
          <w:rStyle w:val="StyleUnderline"/>
          <w:highlight w:val="cyan"/>
        </w:rPr>
        <w:t>short term</w:t>
      </w:r>
      <w:r>
        <w:rPr>
          <w:sz w:val="16"/>
        </w:rPr>
        <w:t xml:space="preserve"> (Caney, 2016: 143). These and other institutional determinants strongly incentivize democratic political actors to neglect long-term problems—including x-risk.</w:t>
      </w:r>
    </w:p>
    <w:p w14:paraId="1ABC840F" w14:textId="77777777" w:rsidR="00705A90" w:rsidRPr="002F284B" w:rsidRDefault="00705A90" w:rsidP="00705A90">
      <w:pPr>
        <w:pStyle w:val="Heading3"/>
      </w:pPr>
      <w:r>
        <w:lastRenderedPageBreak/>
        <w:t>Populism Peaceful</w:t>
      </w:r>
    </w:p>
    <w:p w14:paraId="4D22E773" w14:textId="77777777" w:rsidR="00705A90" w:rsidRPr="00CA38DB" w:rsidRDefault="00705A90" w:rsidP="00705A90">
      <w:pPr>
        <w:pStyle w:val="Heading4"/>
        <w:rPr>
          <w:rFonts w:cs="Calibri"/>
        </w:rPr>
      </w:pPr>
      <w:r w:rsidRPr="00CA38DB">
        <w:rPr>
          <w:rFonts w:cs="Calibri"/>
        </w:rPr>
        <w:t xml:space="preserve">The best </w:t>
      </w:r>
      <w:r w:rsidRPr="00CA38DB">
        <w:rPr>
          <w:rFonts w:cs="Calibri"/>
          <w:u w:val="single"/>
        </w:rPr>
        <w:t>historical</w:t>
      </w:r>
      <w:r w:rsidRPr="00CA38DB">
        <w:rPr>
          <w:rFonts w:cs="Calibri"/>
        </w:rPr>
        <w:t xml:space="preserve"> evidence </w:t>
      </w:r>
      <w:r w:rsidRPr="00CA38DB">
        <w:rPr>
          <w:rFonts w:cs="Calibri"/>
          <w:u w:val="single"/>
        </w:rPr>
        <w:t>disproves</w:t>
      </w:r>
      <w:r w:rsidRPr="00CA38DB">
        <w:rPr>
          <w:rFonts w:cs="Calibri"/>
        </w:rPr>
        <w:t xml:space="preserve"> populist aggression. </w:t>
      </w:r>
    </w:p>
    <w:p w14:paraId="4F1602DD" w14:textId="77777777" w:rsidR="00705A90" w:rsidRPr="00CA38DB" w:rsidRDefault="00705A90" w:rsidP="00705A90">
      <w:r w:rsidRPr="00D65E44">
        <w:rPr>
          <w:rStyle w:val="Style13ptBold"/>
        </w:rPr>
        <w:t>Ferguson ’16</w:t>
      </w:r>
      <w:r w:rsidRPr="00CA38DB">
        <w:rPr>
          <w:rStyle w:val="Style13ptBold"/>
        </w:rPr>
        <w:t xml:space="preserve"> </w:t>
      </w:r>
      <w:r w:rsidRPr="00CA38DB">
        <w:t>[Niall; Autumn 2016; Senior Fellow at Stanford University’s Hoover Institution, Senior Fellow of the Center for European Studies at Harvard University, and Visiting Professor at Tsinghua University in Beijing; CIRSD, “Populism as a Backlash against Globalization - Historical Perspectives,” https://www.cirsd.org/en/horizons/horizons-autumn-2016--issue-no-8/populism-as-a-backlash-against-globalization]</w:t>
      </w:r>
    </w:p>
    <w:p w14:paraId="1A78BB31" w14:textId="77777777" w:rsidR="00705A90" w:rsidRPr="00CA38DB" w:rsidRDefault="00705A90" w:rsidP="00705A90">
      <w:pPr>
        <w:rPr>
          <w:sz w:val="16"/>
        </w:rPr>
      </w:pPr>
      <w:r w:rsidRPr="00CA38DB">
        <w:rPr>
          <w:rStyle w:val="StyleUnderline"/>
        </w:rPr>
        <w:t xml:space="preserve">Such </w:t>
      </w:r>
      <w:r w:rsidRPr="00CA38DB">
        <w:rPr>
          <w:rStyle w:val="Emphasis"/>
          <w:highlight w:val="cyan"/>
        </w:rPr>
        <w:t>comparisons</w:t>
      </w:r>
      <w:r w:rsidRPr="00CA38DB">
        <w:rPr>
          <w:rStyle w:val="StyleUnderline"/>
          <w:highlight w:val="cyan"/>
        </w:rPr>
        <w:t xml:space="preserve"> between the </w:t>
      </w:r>
      <w:r w:rsidRPr="00CA38DB">
        <w:rPr>
          <w:rStyle w:val="Emphasis"/>
          <w:highlight w:val="cyan"/>
        </w:rPr>
        <w:t>U</w:t>
      </w:r>
      <w:r w:rsidRPr="00CA38DB">
        <w:rPr>
          <w:rStyle w:val="StyleUnderline"/>
        </w:rPr>
        <w:t xml:space="preserve">nited </w:t>
      </w:r>
      <w:r w:rsidRPr="00CA38DB">
        <w:rPr>
          <w:rStyle w:val="Emphasis"/>
          <w:highlight w:val="cyan"/>
        </w:rPr>
        <w:t>S</w:t>
      </w:r>
      <w:r w:rsidRPr="00CA38DB">
        <w:rPr>
          <w:rStyle w:val="StyleUnderline"/>
        </w:rPr>
        <w:t xml:space="preserve">tates today </w:t>
      </w:r>
      <w:r w:rsidRPr="00CA38DB">
        <w:rPr>
          <w:rStyle w:val="StyleUnderline"/>
          <w:highlight w:val="cyan"/>
        </w:rPr>
        <w:t xml:space="preserve">and </w:t>
      </w:r>
      <w:r w:rsidRPr="00CA38DB">
        <w:rPr>
          <w:rStyle w:val="Emphasis"/>
          <w:highlight w:val="cyan"/>
        </w:rPr>
        <w:t>Germany</w:t>
      </w:r>
      <w:r w:rsidRPr="00CA38DB">
        <w:rPr>
          <w:rStyle w:val="StyleUnderline"/>
        </w:rPr>
        <w:t xml:space="preserve"> in the 1930s </w:t>
      </w:r>
      <w:r w:rsidRPr="00CA38DB">
        <w:rPr>
          <w:rStyle w:val="StyleUnderline"/>
          <w:highlight w:val="cyan"/>
        </w:rPr>
        <w:t>are</w:t>
      </w:r>
      <w:r w:rsidRPr="00CA38DB">
        <w:rPr>
          <w:rStyle w:val="StyleUnderline"/>
        </w:rPr>
        <w:t xml:space="preserve"> becoming </w:t>
      </w:r>
      <w:r w:rsidRPr="00CA38DB">
        <w:rPr>
          <w:rStyle w:val="Emphasis"/>
          <w:highlight w:val="cyan"/>
        </w:rPr>
        <w:t>commonplace</w:t>
      </w:r>
      <w:r w:rsidRPr="00CA38DB">
        <w:rPr>
          <w:sz w:val="16"/>
        </w:rPr>
        <w:t xml:space="preserve">. As a professional historian, I would like to offer what seems to me a better analogy. </w:t>
      </w:r>
    </w:p>
    <w:p w14:paraId="24B217A7" w14:textId="77777777" w:rsidR="00705A90" w:rsidRPr="00CA38DB" w:rsidRDefault="00705A90" w:rsidP="00705A90">
      <w:pPr>
        <w:rPr>
          <w:sz w:val="16"/>
        </w:rPr>
      </w:pPr>
      <w:r w:rsidRPr="00CA38DB">
        <w:rPr>
          <w:sz w:val="16"/>
        </w:rPr>
        <w:t xml:space="preserve">Our Tranquil Times </w:t>
      </w:r>
    </w:p>
    <w:p w14:paraId="5F4214C4" w14:textId="77777777" w:rsidR="00705A90" w:rsidRPr="00CA38DB" w:rsidRDefault="00705A90" w:rsidP="00705A90">
      <w:pPr>
        <w:rPr>
          <w:sz w:val="16"/>
        </w:rPr>
      </w:pPr>
      <w:r w:rsidRPr="00CA38DB">
        <w:rPr>
          <w:sz w:val="16"/>
        </w:rPr>
        <w:t xml:space="preserve">Journalists are fond of saying that we are living in a time of “unprecedented” instability. </w:t>
      </w:r>
      <w:r w:rsidRPr="00CA38DB">
        <w:rPr>
          <w:rStyle w:val="StyleUnderline"/>
          <w:highlight w:val="cyan"/>
        </w:rPr>
        <w:t xml:space="preserve">In </w:t>
      </w:r>
      <w:r w:rsidRPr="00CA38DB">
        <w:rPr>
          <w:rStyle w:val="Emphasis"/>
          <w:highlight w:val="cyan"/>
        </w:rPr>
        <w:t>reality</w:t>
      </w:r>
      <w:r w:rsidRPr="00CA38DB">
        <w:rPr>
          <w:rStyle w:val="StyleUnderline"/>
        </w:rPr>
        <w:t xml:space="preserve">, as </w:t>
      </w:r>
      <w:r w:rsidRPr="00CA38DB">
        <w:rPr>
          <w:rStyle w:val="Emphasis"/>
        </w:rPr>
        <w:t xml:space="preserve">numerous </w:t>
      </w:r>
      <w:r w:rsidRPr="00CA38DB">
        <w:rPr>
          <w:rStyle w:val="Emphasis"/>
          <w:highlight w:val="cyan"/>
        </w:rPr>
        <w:t>studies</w:t>
      </w:r>
      <w:r w:rsidRPr="00CA38DB">
        <w:rPr>
          <w:rStyle w:val="StyleUnderline"/>
          <w:highlight w:val="cyan"/>
        </w:rPr>
        <w:t xml:space="preserve"> have shown</w:t>
      </w:r>
      <w:r w:rsidRPr="00CA38DB">
        <w:rPr>
          <w:rStyle w:val="StyleUnderline"/>
        </w:rPr>
        <w:t xml:space="preserve">, our time is a period of </w:t>
      </w:r>
      <w:r w:rsidRPr="00CA38DB">
        <w:rPr>
          <w:rStyle w:val="Emphasis"/>
        </w:rPr>
        <w:t xml:space="preserve">remarkable </w:t>
      </w:r>
      <w:r w:rsidRPr="00CA38DB">
        <w:rPr>
          <w:rStyle w:val="Emphasis"/>
          <w:highlight w:val="cyan"/>
        </w:rPr>
        <w:t>stability</w:t>
      </w:r>
      <w:r w:rsidRPr="00CA38DB">
        <w:rPr>
          <w:rStyle w:val="StyleUnderline"/>
        </w:rPr>
        <w:t xml:space="preserve"> in terms of conflict</w:t>
      </w:r>
      <w:r w:rsidRPr="00CA38DB">
        <w:rPr>
          <w:sz w:val="16"/>
        </w:rPr>
        <w:t xml:space="preserve">. In fact, viewed globally, there has been a small uptick in organized lethal violence since the misnamed Arab Spring. But even allowing for the horrors of the Syrian civil war, </w:t>
      </w:r>
      <w:r w:rsidRPr="00CA38DB">
        <w:rPr>
          <w:rStyle w:val="StyleUnderline"/>
        </w:rPr>
        <w:t xml:space="preserve">the world is an </w:t>
      </w:r>
      <w:r w:rsidRPr="00CA38DB">
        <w:rPr>
          <w:rStyle w:val="Emphasis"/>
        </w:rPr>
        <w:t>order of magnitude</w:t>
      </w:r>
      <w:r w:rsidRPr="00CA38DB">
        <w:rPr>
          <w:rStyle w:val="StyleUnderline"/>
        </w:rPr>
        <w:t xml:space="preserve"> less dangerous than it was in the 19</w:t>
      </w:r>
      <w:r w:rsidRPr="00CA38DB">
        <w:rPr>
          <w:rStyle w:val="Emphasis"/>
        </w:rPr>
        <w:t>70s</w:t>
      </w:r>
      <w:r w:rsidRPr="00CA38DB">
        <w:rPr>
          <w:rStyle w:val="StyleUnderline"/>
        </w:rPr>
        <w:t xml:space="preserve"> and 19</w:t>
      </w:r>
      <w:r w:rsidRPr="00CA38DB">
        <w:rPr>
          <w:rStyle w:val="Emphasis"/>
        </w:rPr>
        <w:t>80s</w:t>
      </w:r>
      <w:r w:rsidRPr="00CA38DB">
        <w:rPr>
          <w:sz w:val="16"/>
        </w:rPr>
        <w:t xml:space="preserve">, and a haven of peace and tranquility compared with the period between 1914 and 1945. </w:t>
      </w:r>
    </w:p>
    <w:p w14:paraId="05239EC4" w14:textId="77777777" w:rsidR="00705A90" w:rsidRPr="00CA38DB" w:rsidRDefault="00705A90" w:rsidP="00705A90">
      <w:pPr>
        <w:rPr>
          <w:sz w:val="16"/>
        </w:rPr>
      </w:pPr>
      <w:r w:rsidRPr="00CA38DB">
        <w:rPr>
          <w:sz w:val="16"/>
        </w:rPr>
        <w:t xml:space="preserve">This point matters because the defining feature of interwar fascism was its militarism. Fascists wore uniforms. They marched in enormous and well-drilled parades and they planned wars. That is not what we see today. </w:t>
      </w:r>
    </w:p>
    <w:p w14:paraId="428E6679" w14:textId="77777777" w:rsidR="00705A90" w:rsidRPr="00CA38DB" w:rsidRDefault="00705A90" w:rsidP="00705A90">
      <w:pPr>
        <w:rPr>
          <w:sz w:val="16"/>
        </w:rPr>
      </w:pPr>
      <w:r w:rsidRPr="00CA38DB">
        <w:rPr>
          <w:sz w:val="16"/>
        </w:rPr>
        <w:t xml:space="preserve">So why do so many commentators feel that we are living through “unprecedented instability?” The answer, aside from plain ignorance of history, is that political populism has become a global phenomenon, and established politicians and political parties are struggling even to understand it, much less resist it. </w:t>
      </w:r>
      <w:r w:rsidRPr="00CA38DB">
        <w:rPr>
          <w:rStyle w:val="StyleUnderline"/>
        </w:rPr>
        <w:t xml:space="preserve">Yet </w:t>
      </w:r>
      <w:r w:rsidRPr="00CA38DB">
        <w:rPr>
          <w:rStyle w:val="Emphasis"/>
        </w:rPr>
        <w:t>populism</w:t>
      </w:r>
      <w:r w:rsidRPr="00CA38DB">
        <w:rPr>
          <w:rStyle w:val="StyleUnderline"/>
        </w:rPr>
        <w:t xml:space="preserve"> is not such a mysterious thing, if one only has some historical knowledge. The </w:t>
      </w:r>
      <w:r w:rsidRPr="00CA38DB">
        <w:rPr>
          <w:rStyle w:val="Emphasis"/>
        </w:rPr>
        <w:t>important point</w:t>
      </w:r>
      <w:r w:rsidRPr="00CA38DB">
        <w:rPr>
          <w:rStyle w:val="StyleUnderline"/>
        </w:rPr>
        <w:t xml:space="preserve"> is </w:t>
      </w:r>
      <w:r w:rsidRPr="00CA38DB">
        <w:rPr>
          <w:rStyle w:val="Emphasis"/>
        </w:rPr>
        <w:t>not</w:t>
      </w:r>
      <w:r w:rsidRPr="00CA38DB">
        <w:rPr>
          <w:rStyle w:val="StyleUnderline"/>
        </w:rPr>
        <w:t xml:space="preserve"> to make the mistake of </w:t>
      </w:r>
      <w:r w:rsidRPr="00CA38DB">
        <w:rPr>
          <w:rStyle w:val="Emphasis"/>
        </w:rPr>
        <w:t>confusing it</w:t>
      </w:r>
      <w:r w:rsidRPr="00CA38DB">
        <w:rPr>
          <w:rStyle w:val="StyleUnderline"/>
        </w:rPr>
        <w:t xml:space="preserve"> with </w:t>
      </w:r>
      <w:r w:rsidRPr="00CA38DB">
        <w:rPr>
          <w:rStyle w:val="Emphasis"/>
        </w:rPr>
        <w:t>fascism</w:t>
      </w:r>
      <w:r w:rsidRPr="00CA38DB">
        <w:rPr>
          <w:rStyle w:val="StyleUnderline"/>
        </w:rPr>
        <w:t>, which it resembles in only a few respects</w:t>
      </w:r>
      <w:r w:rsidRPr="00CA38DB">
        <w:rPr>
          <w:sz w:val="16"/>
        </w:rPr>
        <w:t xml:space="preserve">. </w:t>
      </w:r>
    </w:p>
    <w:p w14:paraId="6BFDFC4E" w14:textId="77777777" w:rsidR="00705A90" w:rsidRPr="00CA38DB" w:rsidRDefault="00705A90" w:rsidP="00705A90">
      <w:pPr>
        <w:rPr>
          <w:sz w:val="8"/>
          <w:szCs w:val="8"/>
        </w:rPr>
      </w:pPr>
      <w:r w:rsidRPr="00CA38DB">
        <w:rPr>
          <w:sz w:val="8"/>
          <w:szCs w:val="8"/>
        </w:rPr>
        <w:t xml:space="preserve">Rather like a television chef, I shall describe a recipe for populism, based on historical experience. It is a simple recipe, with just five ingredients. </w:t>
      </w:r>
    </w:p>
    <w:p w14:paraId="09C54010" w14:textId="77777777" w:rsidR="00705A90" w:rsidRPr="00CA38DB" w:rsidRDefault="00705A90" w:rsidP="00705A90">
      <w:pPr>
        <w:rPr>
          <w:sz w:val="8"/>
          <w:szCs w:val="8"/>
        </w:rPr>
      </w:pPr>
      <w:r w:rsidRPr="00CA38DB">
        <w:rPr>
          <w:sz w:val="8"/>
          <w:szCs w:val="8"/>
        </w:rPr>
        <w:t xml:space="preserve">Five Ingredients for A Populist Backlash </w:t>
      </w:r>
    </w:p>
    <w:p w14:paraId="6F3765B9" w14:textId="77777777" w:rsidR="00705A90" w:rsidRPr="00CA38DB" w:rsidRDefault="00705A90" w:rsidP="00705A90">
      <w:pPr>
        <w:rPr>
          <w:sz w:val="8"/>
          <w:szCs w:val="8"/>
        </w:rPr>
      </w:pPr>
      <w:r w:rsidRPr="00CA38DB">
        <w:rPr>
          <w:sz w:val="8"/>
          <w:szCs w:val="8"/>
        </w:rPr>
        <w:t xml:space="preserve">The first of these ingredients is a rise in immigration. In the past 45 years, the percentage of the population of the United States that is foreign-born has risen from below 5 percent in 1970 to over 13 percent in 2014—almost as high as the rates achieved between 1860 and 1910, which ranged between 13 percent and an all-time high of 14.7 percent in 1890. </w:t>
      </w:r>
    </w:p>
    <w:p w14:paraId="3B466816" w14:textId="77777777" w:rsidR="00705A90" w:rsidRPr="00CA38DB" w:rsidRDefault="00705A90" w:rsidP="00705A90">
      <w:pPr>
        <w:rPr>
          <w:sz w:val="8"/>
          <w:szCs w:val="8"/>
        </w:rPr>
      </w:pPr>
      <w:r w:rsidRPr="00CA38DB">
        <w:rPr>
          <w:sz w:val="8"/>
          <w:szCs w:val="8"/>
        </w:rPr>
        <w:t>So when people say, as they often do, that “the United States is a land based on immigration,” they are indulging in selective recollection. There was a period, between 1910 and 1970, when immigration drastically declined. It is only in relatively recent times that we have seen immigration reach levels comparable with those of a century ago, in what has justly been called the first age of globalization.</w:t>
      </w:r>
    </w:p>
    <w:p w14:paraId="1713F3D4" w14:textId="77777777" w:rsidR="00705A90" w:rsidRPr="00CA38DB" w:rsidRDefault="00705A90" w:rsidP="00705A90">
      <w:pPr>
        <w:rPr>
          <w:sz w:val="8"/>
          <w:szCs w:val="8"/>
        </w:rPr>
      </w:pPr>
      <w:r w:rsidRPr="00CA38DB">
        <w:rPr>
          <w:sz w:val="8"/>
          <w:szCs w:val="8"/>
        </w:rPr>
        <w:t xml:space="preserve">Ingredient number two is an increase in inequality. Drawing on the work done on income distribution by Thomas Piketty and Emmanuel Saez, we can see that we have recently regained the heights of inequality that were last seen in the pre-World War I period. </w:t>
      </w:r>
    </w:p>
    <w:p w14:paraId="737DCBB4" w14:textId="77777777" w:rsidR="00705A90" w:rsidRPr="00CA38DB" w:rsidRDefault="00705A90" w:rsidP="00705A90">
      <w:pPr>
        <w:rPr>
          <w:sz w:val="8"/>
          <w:szCs w:val="8"/>
        </w:rPr>
      </w:pPr>
      <w:r w:rsidRPr="00CA38DB">
        <w:rPr>
          <w:sz w:val="8"/>
          <w:szCs w:val="8"/>
        </w:rPr>
        <w:t xml:space="preserve">The share of income going to the top one percent of earners is back up from below 8 percent of total income in 1970 to above 20 percent of total income. The peak before the financial crisis, in 2007, was almost exactly the same as the peak on the eve of the Great Depression in 1928. </w:t>
      </w:r>
    </w:p>
    <w:p w14:paraId="3BFCA15E" w14:textId="77777777" w:rsidR="00705A90" w:rsidRPr="00CA38DB" w:rsidRDefault="00705A90" w:rsidP="00705A90">
      <w:pPr>
        <w:rPr>
          <w:sz w:val="8"/>
          <w:szCs w:val="8"/>
        </w:rPr>
      </w:pPr>
      <w:r w:rsidRPr="00CA38DB">
        <w:rPr>
          <w:sz w:val="8"/>
          <w:szCs w:val="8"/>
        </w:rPr>
        <w:t xml:space="preserve">Ingredient number three is the perception of corruption. For populism to thrive, people have to start believing that the political establishment is no longer clean. Recent Gallup data on public approval of institutions in the United States show, among other things, notable drops in the standing of all institutions save the military and small businesses. </w:t>
      </w:r>
    </w:p>
    <w:p w14:paraId="65C7590E" w14:textId="77777777" w:rsidR="00705A90" w:rsidRPr="00CA38DB" w:rsidRDefault="00705A90" w:rsidP="00705A90">
      <w:pPr>
        <w:rPr>
          <w:sz w:val="8"/>
          <w:szCs w:val="8"/>
        </w:rPr>
      </w:pPr>
      <w:r w:rsidRPr="00CA38DB">
        <w:rPr>
          <w:sz w:val="8"/>
          <w:szCs w:val="8"/>
        </w:rPr>
        <w:t xml:space="preserve">Just 9 percent of Americans have “a great deal” or “quite a lot” of confidence in the U.S. Congress—a remarkable figure. It is striking to see which other institutions are down near the bottom of the league. Big business is second-lowest, with just 21 percent of the public expressing confidence in it. Newspapers, television news, and the criminal justice system fare only slightly better. What is even more remarkable is the list of institutions that have fallen furthest in recent times: the U.S. Supreme Court now has just a 36 percent approval rating, down from a historical average of 44 percent, while the Presidency has dropped from 43 percent to 36 percent approval. </w:t>
      </w:r>
    </w:p>
    <w:p w14:paraId="2BB059FC" w14:textId="77777777" w:rsidR="00705A90" w:rsidRPr="00CA38DB" w:rsidRDefault="00705A90" w:rsidP="00705A90">
      <w:pPr>
        <w:rPr>
          <w:sz w:val="8"/>
          <w:szCs w:val="8"/>
        </w:rPr>
      </w:pPr>
      <w:r w:rsidRPr="00CA38DB">
        <w:rPr>
          <w:sz w:val="8"/>
          <w:szCs w:val="8"/>
        </w:rPr>
        <w:t xml:space="preserve">The financial crisis appears to have convinced many Americans—and not without good reason—that there is an unhealthy and likely corrupt relationship between political institutions, big business, and the media. </w:t>
      </w:r>
    </w:p>
    <w:p w14:paraId="2778E19B" w14:textId="77777777" w:rsidR="00705A90" w:rsidRPr="00CA38DB" w:rsidRDefault="00705A90" w:rsidP="00705A90">
      <w:pPr>
        <w:rPr>
          <w:sz w:val="8"/>
          <w:szCs w:val="8"/>
        </w:rPr>
      </w:pPr>
      <w:r w:rsidRPr="00CA38DB">
        <w:rPr>
          <w:sz w:val="8"/>
          <w:szCs w:val="8"/>
        </w:rPr>
        <w:t xml:space="preserve">The fourth ingredient necessary for a populist backlash is a major financial crisis. The three biggest financial crises in modern history—if one uses the U.S. equity market index as the measure—were the crises of 1873, 1929, and 2008. Each was followed by a prolonged period of depressed economic performance, though these varied in their depth and duration. </w:t>
      </w:r>
    </w:p>
    <w:p w14:paraId="6373AE9B" w14:textId="77777777" w:rsidR="00705A90" w:rsidRPr="00CA38DB" w:rsidRDefault="00705A90" w:rsidP="00705A90">
      <w:pPr>
        <w:rPr>
          <w:sz w:val="8"/>
          <w:szCs w:val="8"/>
        </w:rPr>
      </w:pPr>
      <w:r w:rsidRPr="00CA38DB">
        <w:rPr>
          <w:sz w:val="8"/>
          <w:szCs w:val="8"/>
        </w:rPr>
        <w:t xml:space="preserve">In the most recent of these crises, the peak of the U.S. stock market was October 2007. With the onset of the financial crisis, we essentially replayed for about a year the events of 1929 and 1930. However, beginning in mid to late 2009, we bounced out of the crisis, thanks to a combination of monetary, fiscal, and Chinese stimulus, whereas the Great Depression was characterized by a deep and prolonged decline in stock prices, as well as much higher unemployment rates and lower growth. </w:t>
      </w:r>
    </w:p>
    <w:p w14:paraId="67FE4C18" w14:textId="77777777" w:rsidR="00705A90" w:rsidRPr="00CA38DB" w:rsidRDefault="00705A90" w:rsidP="00705A90">
      <w:pPr>
        <w:rPr>
          <w:sz w:val="8"/>
          <w:szCs w:val="8"/>
        </w:rPr>
      </w:pPr>
      <w:r w:rsidRPr="00CA38DB">
        <w:rPr>
          <w:sz w:val="8"/>
          <w:szCs w:val="8"/>
        </w:rPr>
        <w:t xml:space="preserve">The first of these historical crises is the least known: the post-1873 “great depression,” as contemporaries called it. What happened after 1873 was nothing as dramatic as 1929; it was more of a slow burn. The United States and, indeed, the world economy went from a financial crisis—which was driven by excessively loose monetary policy and real estate speculation, amongst other things—into a protracted period of deflation. Economic activity was much less impaired than in the 1930s. Yet the sustained decline in prices inflicted considerable pain, especially on indebted farmers, who complained (in reference to the then prevailing gold standard) that they were being “crucified on a cross of gold.” </w:t>
      </w:r>
    </w:p>
    <w:p w14:paraId="21BA221E" w14:textId="77777777" w:rsidR="00705A90" w:rsidRPr="00CA38DB" w:rsidRDefault="00705A90" w:rsidP="00705A90">
      <w:pPr>
        <w:rPr>
          <w:sz w:val="8"/>
          <w:szCs w:val="8"/>
        </w:rPr>
      </w:pPr>
      <w:r w:rsidRPr="00CA38DB">
        <w:rPr>
          <w:sz w:val="8"/>
          <w:szCs w:val="8"/>
        </w:rPr>
        <w:t xml:space="preserve">We have come a long way since those days; gold is no longer a key component of the monetary base, and farmers are no longer a major part of the workforce. Nevertheless, in my view, the period after 1873 is much more like our own time, both economically and politically, than the period after 1929. </w:t>
      </w:r>
    </w:p>
    <w:p w14:paraId="7CBB93DD" w14:textId="77777777" w:rsidR="00705A90" w:rsidRPr="00CA38DB" w:rsidRDefault="00705A90" w:rsidP="00705A90">
      <w:pPr>
        <w:rPr>
          <w:sz w:val="8"/>
          <w:szCs w:val="8"/>
        </w:rPr>
      </w:pPr>
      <w:r w:rsidRPr="00CA38DB">
        <w:rPr>
          <w:sz w:val="8"/>
          <w:szCs w:val="8"/>
        </w:rPr>
        <w:t xml:space="preserve">There is still one missing ingredient to be added. If one were cooking, this would be the moment when flames would leap from the pan. The flammable ingredient is, of course, the demagogue, for populist demagogues react vituperatively and explosively against all of the aforementioned four ingredients. </w:t>
      </w:r>
    </w:p>
    <w:p w14:paraId="4324839D" w14:textId="77777777" w:rsidR="00705A90" w:rsidRPr="00CA38DB" w:rsidRDefault="00705A90" w:rsidP="00705A90">
      <w:pPr>
        <w:rPr>
          <w:sz w:val="8"/>
          <w:szCs w:val="8"/>
        </w:rPr>
      </w:pPr>
      <w:r w:rsidRPr="00CA38DB">
        <w:rPr>
          <w:sz w:val="8"/>
          <w:szCs w:val="8"/>
        </w:rPr>
        <w:t xml:space="preserve">Kearney’s Cause </w:t>
      </w:r>
    </w:p>
    <w:p w14:paraId="6ADA0150" w14:textId="77777777" w:rsidR="00705A90" w:rsidRPr="00CA38DB" w:rsidRDefault="00705A90" w:rsidP="00705A90">
      <w:pPr>
        <w:rPr>
          <w:sz w:val="8"/>
          <w:szCs w:val="8"/>
        </w:rPr>
      </w:pPr>
      <w:r w:rsidRPr="00CA38DB">
        <w:rPr>
          <w:sz w:val="8"/>
          <w:szCs w:val="8"/>
        </w:rPr>
        <w:t xml:space="preserve">Now, my argument is not intended to dismiss or downplay those elements of Donald Trump’s campaign for President of the United States that have been implicitly, if not explicitly, racist. Nor do I treat lightly the various signals he has given of indifference to, or at least ignorance of, the U.S. Constitution. My point is that these demerits do not by themselves qualify Trump for comparison with Mussolini, much less with Hitler. </w:t>
      </w:r>
    </w:p>
    <w:p w14:paraId="48714DC0" w14:textId="77777777" w:rsidR="00705A90" w:rsidRPr="00CA38DB" w:rsidRDefault="00705A90" w:rsidP="00705A90">
      <w:pPr>
        <w:rPr>
          <w:sz w:val="16"/>
        </w:rPr>
      </w:pPr>
      <w:r w:rsidRPr="00CA38DB">
        <w:rPr>
          <w:sz w:val="16"/>
        </w:rPr>
        <w:lastRenderedPageBreak/>
        <w:t xml:space="preserve">Rather, I want to argue that Trump has much more in common with the demagogues of </w:t>
      </w:r>
      <w:r w:rsidRPr="00CA38DB">
        <w:rPr>
          <w:rStyle w:val="StyleUnderline"/>
          <w:highlight w:val="cyan"/>
        </w:rPr>
        <w:t xml:space="preserve">the </w:t>
      </w:r>
      <w:r w:rsidRPr="00CA38DB">
        <w:rPr>
          <w:rStyle w:val="Emphasis"/>
          <w:highlight w:val="cyan"/>
        </w:rPr>
        <w:t>earlier</w:t>
      </w:r>
      <w:r w:rsidRPr="00CA38DB">
        <w:rPr>
          <w:rStyle w:val="StyleUnderline"/>
        </w:rPr>
        <w:t xml:space="preserve">, </w:t>
      </w:r>
      <w:r w:rsidRPr="00CA38DB">
        <w:rPr>
          <w:rStyle w:val="Emphasis"/>
        </w:rPr>
        <w:t xml:space="preserve">lesser </w:t>
      </w:r>
      <w:r w:rsidRPr="00CA38DB">
        <w:rPr>
          <w:rStyle w:val="Emphasis"/>
          <w:highlight w:val="cyan"/>
        </w:rPr>
        <w:t>depression</w:t>
      </w:r>
      <w:r w:rsidRPr="00CA38DB">
        <w:rPr>
          <w:rStyle w:val="StyleUnderline"/>
        </w:rPr>
        <w:t xml:space="preserve"> of the late nineteenth century</w:t>
      </w:r>
      <w:r w:rsidRPr="00CA38DB">
        <w:rPr>
          <w:sz w:val="16"/>
        </w:rPr>
        <w:t xml:space="preserve">, and that it is to that period that </w:t>
      </w:r>
      <w:r w:rsidRPr="00CA38DB">
        <w:rPr>
          <w:rStyle w:val="StyleUnderline"/>
          <w:highlight w:val="cyan"/>
        </w:rPr>
        <w:t xml:space="preserve">we should look for </w:t>
      </w:r>
      <w:r w:rsidRPr="00CA38DB">
        <w:rPr>
          <w:rStyle w:val="Emphasis"/>
          <w:highlight w:val="cyan"/>
        </w:rPr>
        <w:t>historical</w:t>
      </w:r>
      <w:r w:rsidRPr="00CA38DB">
        <w:rPr>
          <w:rStyle w:val="Emphasis"/>
        </w:rPr>
        <w:t xml:space="preserve"> analogies</w:t>
      </w:r>
      <w:r w:rsidRPr="00CA38DB">
        <w:rPr>
          <w:rStyle w:val="StyleUnderline"/>
        </w:rPr>
        <w:t xml:space="preserve"> and </w:t>
      </w:r>
      <w:r w:rsidRPr="00CA38DB">
        <w:rPr>
          <w:rStyle w:val="Emphasis"/>
          <w:highlight w:val="cyan"/>
        </w:rPr>
        <w:t>insights</w:t>
      </w:r>
      <w:r w:rsidRPr="00CA38DB">
        <w:rPr>
          <w:sz w:val="16"/>
        </w:rPr>
        <w:t xml:space="preserve">. </w:t>
      </w:r>
    </w:p>
    <w:p w14:paraId="3DC0A9F9" w14:textId="77777777" w:rsidR="00705A90" w:rsidRPr="00CA38DB" w:rsidRDefault="00705A90" w:rsidP="00705A90">
      <w:pPr>
        <w:rPr>
          <w:sz w:val="8"/>
          <w:szCs w:val="8"/>
        </w:rPr>
      </w:pPr>
      <w:r w:rsidRPr="00CA38DB">
        <w:rPr>
          <w:sz w:val="8"/>
          <w:szCs w:val="8"/>
        </w:rPr>
        <w:t xml:space="preserve">The best illustration of my case is the now forgotten figure of Denis Kearney, leader of the Workingmen’s Party of California and the author of the slogan “The Chinese Must Go!” Himself an Irish immigrant to the United States—as opposed to the son of a Scottish immigrant and grandson of a German, which is what Donald Trump is—Kearney was part of a movement of nativist parties and “Anti-Coolie” clubs that sought to end Chinese immigration into the United States. </w:t>
      </w:r>
    </w:p>
    <w:p w14:paraId="23458C87" w14:textId="77777777" w:rsidR="00705A90" w:rsidRPr="00CA38DB" w:rsidRDefault="00705A90" w:rsidP="00705A90">
      <w:pPr>
        <w:rPr>
          <w:sz w:val="8"/>
          <w:szCs w:val="8"/>
        </w:rPr>
      </w:pPr>
      <w:r w:rsidRPr="00CA38DB">
        <w:rPr>
          <w:sz w:val="8"/>
          <w:szCs w:val="8"/>
        </w:rPr>
        <w:t xml:space="preserve">The report of the Joint Special Committee to Investigate Chinese Immigration in 1877 gives a flavor of the times. “The Pacific coast must in time become either Mongolian or American,” was the committee’s view. The report argued that the Chinese brought with them the habits of despotic government, a tendency to lie in court, a weakness for tax evasion and “insufficient brainspace […] to furnish [the] motive power for self-government.” Moreover, Chinese women were “bought and sold for prostitution and treated worse than dogs,” while the Chinese were “cruel and indifferent to their sick.” Giving such inferior beings citizenship, the committee’s report declared, “would practically destroy republican institutions on the Pacific coast.” </w:t>
      </w:r>
    </w:p>
    <w:p w14:paraId="3E2CCD11" w14:textId="77777777" w:rsidR="00705A90" w:rsidRPr="00CA38DB" w:rsidRDefault="00705A90" w:rsidP="00705A90">
      <w:pPr>
        <w:rPr>
          <w:sz w:val="8"/>
          <w:szCs w:val="8"/>
        </w:rPr>
      </w:pPr>
      <w:r w:rsidRPr="00CA38DB">
        <w:rPr>
          <w:sz w:val="8"/>
          <w:szCs w:val="8"/>
        </w:rPr>
        <w:t xml:space="preserve">The realities were, it scarcely needs to be said, very different. According to the “Six Companies” of Chinese in San Francisco—corporate bodies that represented the Chinese population of the city—there was compelling evidence that Chinese immigration was a boon to California. Not only did the Chinese provide labor for the state’s rapidly developing railroads and farms; they also tended to improve the neighborhoods in which they settled. Moreover, there was no evidence of a disproportionate Chinese role in gambling and prostitution. In fact, statistics showed that the Irish were more of a charge on the city’s hospital and almshouse than the Chinese. </w:t>
      </w:r>
    </w:p>
    <w:p w14:paraId="57C3DD97" w14:textId="77777777" w:rsidR="00705A90" w:rsidRPr="00CA38DB" w:rsidRDefault="00705A90" w:rsidP="00705A90">
      <w:pPr>
        <w:rPr>
          <w:sz w:val="8"/>
          <w:szCs w:val="8"/>
        </w:rPr>
      </w:pPr>
      <w:r w:rsidRPr="00CA38DB">
        <w:rPr>
          <w:sz w:val="8"/>
          <w:szCs w:val="8"/>
        </w:rPr>
        <w:t xml:space="preserve">Nevertheless, a powerful coalition of “laboring men and artisans,” small businessmen and “grangers” (the term used to describe those who aimed to shift the burden of taxation onto big business and the rich) rallied to Kearney’s cause. As one shrewd contemporary observer noted, part of his appeal was that he was attacking not just the Chinese, but also the big steamship and railroad companies that profited from employing Chinese labor, not to mention the corrupt two-party establishment that ran San Francisco politics: </w:t>
      </w:r>
    </w:p>
    <w:p w14:paraId="1018D096" w14:textId="77777777" w:rsidR="00705A90" w:rsidRPr="00CA38DB" w:rsidRDefault="00705A90" w:rsidP="00705A90">
      <w:pPr>
        <w:rPr>
          <w:sz w:val="8"/>
          <w:szCs w:val="8"/>
        </w:rPr>
      </w:pPr>
      <w:r w:rsidRPr="00CA38DB">
        <w:rPr>
          <w:sz w:val="8"/>
          <w:szCs w:val="8"/>
        </w:rPr>
        <w:t xml:space="preserve">Neither Democrats nor Republicans had done, nor seemed likely to do, anything to remove these evils or to improve the lot of the people. They were only seeking (so men thought) places or the chance of jobs for themselves, and could always be bought by a powerful corporation. Working men must help themselves; there must be new methods and a new departure […] The old parties, though both denouncing Chinese immigration in every convention they held, and professing to legislate against it, had failed to check it […] Everything, in short, was ripe for a demagogue. Fate was kind to the Californians in sending them a demagogue of a mean type, noisy and confident, but with neither political foresight nor constructive talent. </w:t>
      </w:r>
    </w:p>
    <w:p w14:paraId="2306BF18" w14:textId="77777777" w:rsidR="00705A90" w:rsidRPr="00CA38DB" w:rsidRDefault="00705A90" w:rsidP="00705A90">
      <w:pPr>
        <w:rPr>
          <w:sz w:val="8"/>
          <w:szCs w:val="8"/>
        </w:rPr>
      </w:pPr>
      <w:r w:rsidRPr="00CA38DB">
        <w:rPr>
          <w:sz w:val="8"/>
          <w:szCs w:val="8"/>
        </w:rPr>
        <w:t xml:space="preserve">Kearney may have lacked foresight and “constructive talent,” but there is no gainsaying what he and his ilk were able to achieve. Beginning with the Page Law (1875) prohibiting the immigration of Asian women for “lewd or immoral purposes,” American legislators scarcely rested until Chinese immigration to the United States had been stopped altogether. The Chinese Exclusion Act (1882) suspended immigration of Chinese for 10 years, introduced “certificates of registration” for departing laborers (effectively re-entry permits), required Chinese officials to vet travelers from Asia, and, for the first time in American history, created an offense of illegal immigration, with the possibility of deportation as a part of the penalty. The Foran Act (1885) banned all contract laborers from immigrating to America. Legislation passed in the Scott Act (1888) banned all Chinese from travel to the United States except “teachers, students, merchants, or travelers for pleasure.” In all, between 1875 and 1924, more than a dozen pieces of legislation served to restrict and finally end altogether Chinese immigration. </w:t>
      </w:r>
    </w:p>
    <w:p w14:paraId="54DDC2D3" w14:textId="77777777" w:rsidR="00705A90" w:rsidRPr="00CA38DB" w:rsidRDefault="00705A90" w:rsidP="00705A90">
      <w:pPr>
        <w:rPr>
          <w:sz w:val="8"/>
          <w:szCs w:val="8"/>
        </w:rPr>
      </w:pPr>
      <w:r w:rsidRPr="00CA38DB">
        <w:rPr>
          <w:sz w:val="8"/>
          <w:szCs w:val="8"/>
        </w:rPr>
        <w:t xml:space="preserve">No one should therefore underestimate the power of populism. For all his coarseness and bombast, Denis Kearney and his allies effectively sealed the American border along the Pacific coast of the United States; indeed, one cartoon of the time depicted them constructing a wall across the San Francisco harbor. In the 1850s and 1860s, as many as 40 percent of all Chinese emigrants had travelled beyond Asia, though the numbers arriving in the United States had in fact been relatively small (between 1870 and 1880, a total of 138,941 Chinese immigrants came, just 4.3 percent of the total, a share dwarfed by the vast European exodus across the Atlantic in the same period). What exclusion did ensure in the late nineteenth was that Chinese immigration would not grow, as it surely would have, but instead dwindled and then ceased. </w:t>
      </w:r>
    </w:p>
    <w:p w14:paraId="5A8800F4" w14:textId="77777777" w:rsidR="00705A90" w:rsidRPr="00CA38DB" w:rsidRDefault="00705A90" w:rsidP="00705A90">
      <w:pPr>
        <w:rPr>
          <w:sz w:val="8"/>
          <w:szCs w:val="8"/>
        </w:rPr>
      </w:pPr>
      <w:r w:rsidRPr="00CA38DB">
        <w:rPr>
          <w:sz w:val="8"/>
          <w:szCs w:val="8"/>
        </w:rPr>
        <w:t xml:space="preserve">Ironies </w:t>
      </w:r>
    </w:p>
    <w:p w14:paraId="2E99647D" w14:textId="77777777" w:rsidR="00705A90" w:rsidRPr="00CA38DB" w:rsidRDefault="00705A90" w:rsidP="00705A90">
      <w:pPr>
        <w:rPr>
          <w:sz w:val="8"/>
          <w:szCs w:val="8"/>
        </w:rPr>
      </w:pPr>
      <w:r w:rsidRPr="00CA38DB">
        <w:rPr>
          <w:sz w:val="8"/>
          <w:szCs w:val="8"/>
        </w:rPr>
        <w:t>Populism, then, is not just a form of political entertainment. One sometimes hears it said of Donald Trump: “Ah, he says wild things on the campaign trail, but when he is president it will be fine.” History suggests otherwise. It suggests that men who threaten to restrict immigration—as well as to impose tariffs and to discourage capital export, as populists generally do—mean what they say.</w:t>
      </w:r>
    </w:p>
    <w:p w14:paraId="4DB0CCB3" w14:textId="77777777" w:rsidR="00705A90" w:rsidRPr="00CA38DB" w:rsidRDefault="00705A90" w:rsidP="00705A90">
      <w:pPr>
        <w:rPr>
          <w:sz w:val="8"/>
          <w:szCs w:val="8"/>
        </w:rPr>
      </w:pPr>
      <w:r w:rsidRPr="00CA38DB">
        <w:rPr>
          <w:sz w:val="8"/>
          <w:szCs w:val="8"/>
        </w:rPr>
        <w:t xml:space="preserve">Indeed, populists are under a special compulsion to enact what they pledge in the campaign trail, for their followers are fickle to begin with. In the case of Trump, most have already defected from the Republican Party establishment. If he fails to deliver, they can defect from him, too. </w:t>
      </w:r>
    </w:p>
    <w:p w14:paraId="12A9DF33" w14:textId="77777777" w:rsidR="00705A90" w:rsidRPr="00CA38DB" w:rsidRDefault="00705A90" w:rsidP="00705A90">
      <w:pPr>
        <w:rPr>
          <w:sz w:val="8"/>
          <w:szCs w:val="8"/>
        </w:rPr>
      </w:pPr>
      <w:r w:rsidRPr="00CA38DB">
        <w:rPr>
          <w:sz w:val="8"/>
          <w:szCs w:val="8"/>
        </w:rPr>
        <w:t xml:space="preserve">Of course, populists are bound eventually to disappoint their supporters. For populism is a toxic brew as well as an intoxicating one. Populists nearly always make life miserable for whichever minorities they chose to scapegoat, but they seldom make life much better for the people whose ire they whip up. </w:t>
      </w:r>
    </w:p>
    <w:p w14:paraId="19E457C9" w14:textId="77777777" w:rsidR="00705A90" w:rsidRPr="00CA38DB" w:rsidRDefault="00705A90" w:rsidP="00705A90">
      <w:pPr>
        <w:rPr>
          <w:sz w:val="8"/>
          <w:szCs w:val="8"/>
        </w:rPr>
      </w:pPr>
      <w:r w:rsidRPr="00CA38DB">
        <w:rPr>
          <w:sz w:val="8"/>
          <w:szCs w:val="8"/>
        </w:rPr>
        <w:t xml:space="preserve">Whatever the demagogues may promise—and they always promise “jam today”—populism tends to have significantly more economic costs than benefits. Restricting immigration, imposing tariffs on imported goods, penalizing firms for investing abroad: such measures, if adopted by an American government in 2017, would be almost certain to reduce growth and employment, rather than the reverse. That has certainly been the Latin American experience—and few regions of the world have run the populist experiment more often. </w:t>
      </w:r>
    </w:p>
    <w:p w14:paraId="68086C98" w14:textId="77777777" w:rsidR="00705A90" w:rsidRPr="00CA38DB" w:rsidRDefault="00705A90" w:rsidP="00705A90">
      <w:pPr>
        <w:rPr>
          <w:sz w:val="8"/>
          <w:szCs w:val="8"/>
        </w:rPr>
      </w:pPr>
      <w:r w:rsidRPr="00CA38DB">
        <w:rPr>
          <w:sz w:val="8"/>
          <w:szCs w:val="8"/>
        </w:rPr>
        <w:t xml:space="preserve">The foreign dimension brings us to a final irony. Despite their habitual insistence on narrow national self-interest, populists are nearly always part of a global phenomenon. Globalization had been making enormous strides prior to 1873, with world trade, migration, and international capital flows growing at unprecedented rates. But the crisis of that year generated a populist backlash against globalization that was itself global in its scope. </w:t>
      </w:r>
    </w:p>
    <w:p w14:paraId="263AF45D" w14:textId="77777777" w:rsidR="00705A90" w:rsidRPr="00CA38DB" w:rsidRDefault="00705A90" w:rsidP="00705A90">
      <w:pPr>
        <w:rPr>
          <w:sz w:val="8"/>
          <w:szCs w:val="8"/>
        </w:rPr>
      </w:pPr>
      <w:r w:rsidRPr="00CA38DB">
        <w:rPr>
          <w:sz w:val="8"/>
          <w:szCs w:val="8"/>
        </w:rPr>
        <w:t xml:space="preserve">Then, just as now, the principal targets of the demagogues were immigration, free trade, and high finance. Just as the United States excluded immigrants and raised tariffs, so did European countries by adopting similar discriminatory measures. In Bismarck’s Germany, populism was often antisemitic—as it was in the France of the Dreyfus Affair—while in late Victorian Britain it was anti-Irish. Tariffs went up almost everywhere except in Britain. </w:t>
      </w:r>
    </w:p>
    <w:p w14:paraId="3EBD51E7" w14:textId="77777777" w:rsidR="00705A90" w:rsidRPr="00CA38DB" w:rsidRDefault="00705A90" w:rsidP="00705A90">
      <w:pPr>
        <w:rPr>
          <w:sz w:val="8"/>
          <w:szCs w:val="8"/>
        </w:rPr>
      </w:pPr>
      <w:r w:rsidRPr="00CA38DB">
        <w:rPr>
          <w:sz w:val="8"/>
          <w:szCs w:val="8"/>
        </w:rPr>
        <w:t xml:space="preserve">Populism today has a similarly global quality. In June, the British vote to leave the European Union was hailed by populists right across the European continent as well as by Donald Trump in the United States and, implicitly, by Vladimir Putin in Russia. </w:t>
      </w:r>
    </w:p>
    <w:p w14:paraId="7FFBD4A5" w14:textId="77777777" w:rsidR="00705A90" w:rsidRPr="00CA38DB" w:rsidRDefault="00705A90" w:rsidP="00705A90">
      <w:pPr>
        <w:rPr>
          <w:sz w:val="8"/>
          <w:szCs w:val="8"/>
        </w:rPr>
      </w:pPr>
      <w:r w:rsidRPr="00CA38DB">
        <w:rPr>
          <w:sz w:val="8"/>
          <w:szCs w:val="8"/>
        </w:rPr>
        <w:t xml:space="preserve">Yielding to the Complicators </w:t>
      </w:r>
    </w:p>
    <w:p w14:paraId="7B19B3F3" w14:textId="77777777" w:rsidR="00705A90" w:rsidRPr="00CA38DB" w:rsidRDefault="00705A90" w:rsidP="00705A90">
      <w:pPr>
        <w:rPr>
          <w:sz w:val="16"/>
        </w:rPr>
      </w:pPr>
      <w:r w:rsidRPr="00CA38DB">
        <w:rPr>
          <w:sz w:val="16"/>
        </w:rPr>
        <w:t xml:space="preserve">Let me conclude with a note of qualified optimism. </w:t>
      </w:r>
      <w:r w:rsidRPr="00CA38DB">
        <w:rPr>
          <w:rStyle w:val="StyleUnderline"/>
        </w:rPr>
        <w:t xml:space="preserve">Because </w:t>
      </w:r>
      <w:r w:rsidRPr="00CA38DB">
        <w:rPr>
          <w:rStyle w:val="StyleUnderline"/>
          <w:highlight w:val="cyan"/>
        </w:rPr>
        <w:t xml:space="preserve">populism is </w:t>
      </w:r>
      <w:r w:rsidRPr="00CA38DB">
        <w:rPr>
          <w:rStyle w:val="Emphasis"/>
          <w:highlight w:val="cyan"/>
        </w:rPr>
        <w:t>not fascism</w:t>
      </w:r>
      <w:r w:rsidRPr="00CA38DB">
        <w:rPr>
          <w:rStyle w:val="StyleUnderline"/>
          <w:highlight w:val="cyan"/>
        </w:rPr>
        <w:t>, populist</w:t>
      </w:r>
      <w:r w:rsidRPr="00CA38DB">
        <w:rPr>
          <w:rStyle w:val="StyleUnderline"/>
        </w:rPr>
        <w:t xml:space="preserve"> victorie</w:t>
      </w:r>
      <w:r w:rsidRPr="00CA38DB">
        <w:rPr>
          <w:rStyle w:val="Emphasis"/>
          <w:highlight w:val="cyan"/>
        </w:rPr>
        <w:t>s</w:t>
      </w:r>
      <w:r w:rsidRPr="00CA38DB">
        <w:rPr>
          <w:rStyle w:val="StyleUnderline"/>
          <w:highlight w:val="cyan"/>
        </w:rPr>
        <w:t xml:space="preserve"> should </w:t>
      </w:r>
      <w:r w:rsidRPr="00CA38DB">
        <w:rPr>
          <w:rStyle w:val="Emphasis"/>
          <w:highlight w:val="cyan"/>
        </w:rPr>
        <w:t>not be construed</w:t>
      </w:r>
      <w:r w:rsidRPr="00CA38DB">
        <w:rPr>
          <w:rStyle w:val="StyleUnderline"/>
          <w:highlight w:val="cyan"/>
        </w:rPr>
        <w:t xml:space="preserve"> as</w:t>
      </w:r>
      <w:r w:rsidRPr="00CA38DB">
        <w:rPr>
          <w:rStyle w:val="StyleUnderline"/>
        </w:rPr>
        <w:t xml:space="preserve"> harbingers of </w:t>
      </w:r>
      <w:r w:rsidRPr="00CA38DB">
        <w:rPr>
          <w:rStyle w:val="Emphasis"/>
          <w:highlight w:val="cyan"/>
        </w:rPr>
        <w:t>war</w:t>
      </w:r>
      <w:r w:rsidRPr="00CA38DB">
        <w:rPr>
          <w:rStyle w:val="StyleUnderline"/>
        </w:rPr>
        <w:t xml:space="preserve">—if anything, </w:t>
      </w:r>
      <w:r w:rsidRPr="00CA38DB">
        <w:rPr>
          <w:rStyle w:val="StyleUnderline"/>
          <w:highlight w:val="cyan"/>
        </w:rPr>
        <w:t xml:space="preserve">the </w:t>
      </w:r>
      <w:r w:rsidRPr="00CA38DB">
        <w:rPr>
          <w:rStyle w:val="Emphasis"/>
          <w:highlight w:val="cyan"/>
        </w:rPr>
        <w:t>opposite is true</w:t>
      </w:r>
      <w:r w:rsidRPr="00CA38DB">
        <w:rPr>
          <w:rStyle w:val="StyleUnderline"/>
          <w:highlight w:val="cyan"/>
        </w:rPr>
        <w:t>. In the</w:t>
      </w:r>
      <w:r w:rsidRPr="00CA38DB">
        <w:rPr>
          <w:rStyle w:val="StyleUnderline"/>
        </w:rPr>
        <w:t xml:space="preserve"> 18</w:t>
      </w:r>
      <w:r w:rsidRPr="00CA38DB">
        <w:rPr>
          <w:rStyle w:val="Emphasis"/>
        </w:rPr>
        <w:t>70s</w:t>
      </w:r>
      <w:r w:rsidRPr="00CA38DB">
        <w:rPr>
          <w:rStyle w:val="StyleUnderline"/>
        </w:rPr>
        <w:t xml:space="preserve"> and 18</w:t>
      </w:r>
      <w:r w:rsidRPr="00CA38DB">
        <w:rPr>
          <w:rStyle w:val="Emphasis"/>
          <w:highlight w:val="cyan"/>
        </w:rPr>
        <w:t>80s</w:t>
      </w:r>
      <w:r w:rsidRPr="00CA38DB">
        <w:rPr>
          <w:rStyle w:val="StyleUnderline"/>
          <w:highlight w:val="cyan"/>
        </w:rPr>
        <w:t>, populists</w:t>
      </w:r>
      <w:r w:rsidRPr="00CA38DB">
        <w:rPr>
          <w:rStyle w:val="StyleUnderline"/>
        </w:rPr>
        <w:t xml:space="preserve"> did achieve </w:t>
      </w:r>
      <w:r w:rsidRPr="00CA38DB">
        <w:rPr>
          <w:rStyle w:val="Emphasis"/>
        </w:rPr>
        <w:t>significant reductions</w:t>
      </w:r>
      <w:r w:rsidRPr="00CA38DB">
        <w:rPr>
          <w:rStyle w:val="StyleUnderline"/>
        </w:rPr>
        <w:t xml:space="preserve"> in globalization</w:t>
      </w:r>
      <w:r w:rsidRPr="00CA38DB">
        <w:rPr>
          <w:sz w:val="16"/>
        </w:rPr>
        <w:t xml:space="preserve">: not only immigration restrictions, but also higher tariffs. </w:t>
      </w:r>
      <w:r w:rsidRPr="00CA38DB">
        <w:rPr>
          <w:rStyle w:val="StyleUnderline"/>
        </w:rPr>
        <w:t xml:space="preserve">But they </w:t>
      </w:r>
      <w:r w:rsidRPr="00CA38DB">
        <w:rPr>
          <w:rStyle w:val="StyleUnderline"/>
          <w:highlight w:val="cyan"/>
        </w:rPr>
        <w:t>did not</w:t>
      </w:r>
      <w:r w:rsidRPr="00CA38DB">
        <w:rPr>
          <w:rStyle w:val="StyleUnderline"/>
        </w:rPr>
        <w:t xml:space="preserve"> form many national governments</w:t>
      </w:r>
      <w:r w:rsidRPr="00CA38DB">
        <w:rPr>
          <w:sz w:val="16"/>
        </w:rPr>
        <w:t xml:space="preserve">, and they did not subvert any constitutions. </w:t>
      </w:r>
      <w:r w:rsidRPr="00CA38DB">
        <w:rPr>
          <w:rStyle w:val="Emphasis"/>
        </w:rPr>
        <w:t>Nor</w:t>
      </w:r>
      <w:r w:rsidRPr="00CA38DB">
        <w:rPr>
          <w:rStyle w:val="StyleUnderline"/>
        </w:rPr>
        <w:t xml:space="preserve"> were populists much interested in </w:t>
      </w:r>
      <w:r w:rsidRPr="00CA38DB">
        <w:rPr>
          <w:rStyle w:val="Emphasis"/>
          <w:highlight w:val="cyan"/>
        </w:rPr>
        <w:t>start</w:t>
      </w:r>
      <w:r w:rsidRPr="00CA38DB">
        <w:rPr>
          <w:rStyle w:val="StyleUnderline"/>
        </w:rPr>
        <w:t xml:space="preserve">ing </w:t>
      </w:r>
      <w:r w:rsidRPr="00CA38DB">
        <w:rPr>
          <w:rStyle w:val="Emphasis"/>
          <w:highlight w:val="cyan"/>
        </w:rPr>
        <w:t>wars</w:t>
      </w:r>
      <w:r w:rsidRPr="00CA38DB">
        <w:rPr>
          <w:rStyle w:val="StyleUnderline"/>
        </w:rPr>
        <w:t xml:space="preserve">; if anything, </w:t>
      </w:r>
      <w:r w:rsidRPr="00CA38DB">
        <w:rPr>
          <w:rStyle w:val="StyleUnderline"/>
          <w:highlight w:val="cyan"/>
        </w:rPr>
        <w:t xml:space="preserve">they lent </w:t>
      </w:r>
      <w:r w:rsidRPr="00CA38DB">
        <w:rPr>
          <w:rStyle w:val="Emphasis"/>
          <w:highlight w:val="cyan"/>
        </w:rPr>
        <w:t>to</w:t>
      </w:r>
      <w:r w:rsidRPr="00CA38DB">
        <w:rPr>
          <w:rStyle w:val="StyleUnderline"/>
        </w:rPr>
        <w:t xml:space="preserve">wards </w:t>
      </w:r>
      <w:r w:rsidRPr="00CA38DB">
        <w:rPr>
          <w:rStyle w:val="Emphasis"/>
          <w:highlight w:val="cyan"/>
        </w:rPr>
        <w:t>isolationism</w:t>
      </w:r>
      <w:r w:rsidRPr="00CA38DB">
        <w:rPr>
          <w:rStyle w:val="StyleUnderline"/>
        </w:rPr>
        <w:t xml:space="preserve"> and viewed imperialism as just another big business racket</w:t>
      </w:r>
      <w:r w:rsidRPr="00CA38DB">
        <w:rPr>
          <w:sz w:val="16"/>
        </w:rPr>
        <w:t xml:space="preserve">. </w:t>
      </w:r>
    </w:p>
    <w:p w14:paraId="241974C7" w14:textId="77777777" w:rsidR="00705A90" w:rsidRPr="00CA38DB" w:rsidRDefault="00705A90" w:rsidP="00705A90">
      <w:pPr>
        <w:rPr>
          <w:sz w:val="16"/>
        </w:rPr>
      </w:pPr>
      <w:r w:rsidRPr="00CA38DB">
        <w:rPr>
          <w:sz w:val="16"/>
        </w:rPr>
        <w:t xml:space="preserve">In most countries, the populist high tide was in the 1880s. </w:t>
      </w:r>
      <w:r w:rsidRPr="00CA38DB">
        <w:rPr>
          <w:rStyle w:val="Emphasis"/>
          <w:highlight w:val="cyan"/>
        </w:rPr>
        <w:t>What came next</w:t>
      </w:r>
      <w:r w:rsidRPr="00CA38DB">
        <w:rPr>
          <w:rStyle w:val="StyleUnderline"/>
        </w:rPr>
        <w:t xml:space="preserve">—in many ways </w:t>
      </w:r>
      <w:r w:rsidRPr="00CA38DB">
        <w:rPr>
          <w:rStyle w:val="StyleUnderline"/>
          <w:highlight w:val="cyan"/>
        </w:rPr>
        <w:t xml:space="preserve">as a </w:t>
      </w:r>
      <w:r w:rsidRPr="00CA38DB">
        <w:rPr>
          <w:rStyle w:val="Emphasis"/>
          <w:highlight w:val="cyan"/>
        </w:rPr>
        <w:t>reaction</w:t>
      </w:r>
      <w:r w:rsidRPr="00CA38DB">
        <w:rPr>
          <w:rStyle w:val="StyleUnderline"/>
        </w:rPr>
        <w:t xml:space="preserve"> to populism, but also as an alternative set of policy solutions</w:t>
      </w:r>
      <w:r w:rsidRPr="00CA38DB">
        <w:rPr>
          <w:sz w:val="16"/>
        </w:rPr>
        <w:t xml:space="preserve"> to the same public grievances—</w:t>
      </w:r>
      <w:r w:rsidRPr="00CA38DB">
        <w:rPr>
          <w:rStyle w:val="StyleUnderline"/>
          <w:highlight w:val="cyan"/>
        </w:rPr>
        <w:t xml:space="preserve">was </w:t>
      </w:r>
      <w:r w:rsidRPr="00CA38DB">
        <w:rPr>
          <w:rStyle w:val="Emphasis"/>
          <w:highlight w:val="cyan"/>
        </w:rPr>
        <w:t>Progressivism</w:t>
      </w:r>
      <w:r w:rsidRPr="00CA38DB">
        <w:rPr>
          <w:rStyle w:val="StyleUnderline"/>
        </w:rPr>
        <w:t xml:space="preserve"> in the United States and socialism in Europe</w:t>
      </w:r>
      <w:r w:rsidRPr="00CA38DB">
        <w:rPr>
          <w:sz w:val="16"/>
        </w:rPr>
        <w:t xml:space="preserve">. </w:t>
      </w:r>
    </w:p>
    <w:p w14:paraId="7FA1C7BD" w14:textId="77777777" w:rsidR="00705A90" w:rsidRPr="00CA38DB" w:rsidRDefault="00705A90" w:rsidP="00705A90">
      <w:pPr>
        <w:rPr>
          <w:sz w:val="16"/>
        </w:rPr>
      </w:pPr>
      <w:r w:rsidRPr="00CA38DB">
        <w:rPr>
          <w:sz w:val="16"/>
        </w:rPr>
        <w:t xml:space="preserve">Perhaps something similar will also happen in our time. Perhaps that is something to look forward to. Nevertheless, we would do well to remember that World War I broke out during the progressive not the populist era. </w:t>
      </w:r>
    </w:p>
    <w:p w14:paraId="7C788881" w14:textId="77777777" w:rsidR="00705A90" w:rsidRPr="00CA38DB" w:rsidRDefault="00705A90" w:rsidP="00705A90">
      <w:pPr>
        <w:rPr>
          <w:sz w:val="16"/>
        </w:rPr>
      </w:pPr>
      <w:r w:rsidRPr="00CA38DB">
        <w:rPr>
          <w:sz w:val="16"/>
        </w:rPr>
        <w:t xml:space="preserve">The world today is, as I observed at the outset, in much less turmoil than one might infer from television news. Nevertheless, the economic and social consequences of globalization and the most recent financial crisis sowed the seeds for the populist backlash that we now see. </w:t>
      </w:r>
    </w:p>
    <w:p w14:paraId="3719BDD1" w14:textId="77777777" w:rsidR="00705A90" w:rsidRPr="00CA38DB" w:rsidRDefault="00705A90" w:rsidP="00705A90">
      <w:pPr>
        <w:rPr>
          <w:sz w:val="16"/>
        </w:rPr>
      </w:pPr>
      <w:r w:rsidRPr="00CA38DB">
        <w:rPr>
          <w:rStyle w:val="StyleUnderline"/>
          <w:highlight w:val="cyan"/>
        </w:rPr>
        <w:t>Populists</w:t>
      </w:r>
      <w:r w:rsidRPr="00CA38DB">
        <w:rPr>
          <w:sz w:val="16"/>
        </w:rPr>
        <w:t xml:space="preserve"> are not fascists. They </w:t>
      </w:r>
      <w:r w:rsidRPr="00CA38DB">
        <w:rPr>
          <w:rStyle w:val="StyleUnderline"/>
          <w:highlight w:val="cyan"/>
        </w:rPr>
        <w:t xml:space="preserve">prefer </w:t>
      </w:r>
      <w:r w:rsidRPr="00CA38DB">
        <w:rPr>
          <w:rStyle w:val="Emphasis"/>
          <w:highlight w:val="cyan"/>
        </w:rPr>
        <w:t>trade wars</w:t>
      </w:r>
      <w:r w:rsidRPr="00CA38DB">
        <w:rPr>
          <w:rStyle w:val="StyleUnderline"/>
        </w:rPr>
        <w:t xml:space="preserve"> to actual wars; administrative border walls to more defensible fortifications</w:t>
      </w:r>
      <w:r w:rsidRPr="00CA38DB">
        <w:rPr>
          <w:sz w:val="16"/>
        </w:rPr>
        <w:t xml:space="preserve">. The maladies they seek to cure are not imaginary: uncontrolled rising immigration, widening inequality, free trade with “unfree” countries, and political cronyism are all things that a substantial section of the electorate have some reason to dislike. The problem with populism is that its remedies are wrong and, in fact, counterproductive. </w:t>
      </w:r>
    </w:p>
    <w:p w14:paraId="7193C5A0" w14:textId="77777777" w:rsidR="00705A90" w:rsidRPr="00CA38DB" w:rsidRDefault="00705A90" w:rsidP="00705A90">
      <w:pPr>
        <w:rPr>
          <w:sz w:val="16"/>
        </w:rPr>
      </w:pPr>
      <w:r w:rsidRPr="00CA38DB">
        <w:rPr>
          <w:rStyle w:val="StyleUnderline"/>
        </w:rPr>
        <w:t>What we most have to fear</w:t>
      </w:r>
      <w:r w:rsidRPr="00CA38DB">
        <w:rPr>
          <w:sz w:val="16"/>
        </w:rPr>
        <w:t>—as was true of Brexit—</w:t>
      </w:r>
      <w:r w:rsidRPr="00CA38DB">
        <w:rPr>
          <w:rStyle w:val="StyleUnderline"/>
        </w:rPr>
        <w:t xml:space="preserve">is </w:t>
      </w:r>
      <w:r w:rsidRPr="00CA38DB">
        <w:rPr>
          <w:rStyle w:val="Emphasis"/>
        </w:rPr>
        <w:t>not</w:t>
      </w:r>
      <w:r w:rsidRPr="00CA38DB">
        <w:rPr>
          <w:sz w:val="16"/>
        </w:rPr>
        <w:t xml:space="preserve"> therefore </w:t>
      </w:r>
      <w:r w:rsidRPr="00CA38DB">
        <w:rPr>
          <w:rStyle w:val="Emphasis"/>
        </w:rPr>
        <w:t>Armageddon</w:t>
      </w:r>
      <w:r w:rsidRPr="00CA38DB">
        <w:rPr>
          <w:rStyle w:val="StyleUnderline"/>
        </w:rPr>
        <w:t>, but something more prosaic</w:t>
      </w:r>
      <w:r w:rsidRPr="00CA38DB">
        <w:rPr>
          <w:sz w:val="16"/>
        </w:rPr>
        <w:t xml:space="preserve">: an attempt to reverse certain aspects of globalization, followed by disappointment when the snake oil does not really cure the patient’s ills, followed by the emergence of a new and ostensibly more progressive set of remedies for our current malaise. The “terrible simplifiers” may </w:t>
      </w:r>
      <w:r w:rsidRPr="00CA38DB">
        <w:rPr>
          <w:sz w:val="16"/>
        </w:rPr>
        <w:lastRenderedPageBreak/>
        <w:t>have their day then. But they will end up yielding power to well-intentioned complicators, those more congenial to educated elites, but probably every a bit as dangerous, if not more so.</w:t>
      </w:r>
    </w:p>
    <w:p w14:paraId="4D118F00" w14:textId="77777777" w:rsidR="00705A90" w:rsidRPr="00A173DE" w:rsidRDefault="00705A90" w:rsidP="00705A90"/>
    <w:p w14:paraId="35A7C0DA" w14:textId="77777777" w:rsidR="00705A90" w:rsidRDefault="00705A90" w:rsidP="00705A90">
      <w:pPr>
        <w:pStyle w:val="Heading2"/>
      </w:pPr>
      <w:r>
        <w:lastRenderedPageBreak/>
        <w:t>Inequality---Wages</w:t>
      </w:r>
    </w:p>
    <w:p w14:paraId="7F9E3A77" w14:textId="77777777" w:rsidR="00705A90" w:rsidRPr="00234120" w:rsidRDefault="00705A90" w:rsidP="00705A90">
      <w:pPr>
        <w:pStyle w:val="Heading4"/>
        <w:rPr>
          <w:rFonts w:asciiTheme="minorHAnsi" w:hAnsiTheme="minorHAnsi" w:cstheme="minorHAnsi"/>
        </w:rPr>
      </w:pPr>
      <w:r>
        <w:rPr>
          <w:rFonts w:asciiTheme="minorHAnsi" w:hAnsiTheme="minorHAnsi" w:cstheme="minorHAnsi"/>
        </w:rPr>
        <w:t>Incomes are increasing</w:t>
      </w:r>
    </w:p>
    <w:p w14:paraId="7435EE2C" w14:textId="77777777" w:rsidR="00705A90" w:rsidRPr="00234120" w:rsidRDefault="00705A90" w:rsidP="00705A90">
      <w:pPr>
        <w:rPr>
          <w:rFonts w:asciiTheme="minorHAnsi" w:hAnsiTheme="minorHAnsi" w:cstheme="minorHAnsi"/>
        </w:rPr>
      </w:pPr>
      <w:r w:rsidRPr="00234120">
        <w:rPr>
          <w:rStyle w:val="Style13ptBold"/>
          <w:rFonts w:asciiTheme="minorHAnsi" w:hAnsiTheme="minorHAnsi" w:cstheme="minorHAnsi"/>
        </w:rPr>
        <w:t>Clemens ’23</w:t>
      </w:r>
      <w:r w:rsidRPr="00234120">
        <w:rPr>
          <w:rFonts w:asciiTheme="minorHAnsi" w:hAnsiTheme="minorHAnsi" w:cstheme="minorHAnsi"/>
        </w:rPr>
        <w:t xml:space="preserve"> [Austin; January 17</w:t>
      </w:r>
      <w:r w:rsidRPr="00234120">
        <w:rPr>
          <w:rFonts w:asciiTheme="minorHAnsi" w:hAnsiTheme="minorHAnsi" w:cstheme="minorHAnsi"/>
          <w:vertAlign w:val="superscript"/>
        </w:rPr>
        <w:t>th</w:t>
      </w:r>
      <w:r w:rsidRPr="00234120">
        <w:rPr>
          <w:rFonts w:asciiTheme="minorHAnsi" w:hAnsiTheme="minorHAnsi" w:cstheme="minorHAnsi"/>
        </w:rPr>
        <w:t>; former senior fellow at the Washington Center for Equitable Growth, former assistant research scientist at the Public Policy Research Institute at Texas A&amp;M University, bachelor’s in economics from the University of Texas, doctorate in political science from the University of Georgia; "U.S. income and wealth inequality are no longer increasing, but a return to the equitable levels of the mid-20th century isn’t likely anytime soon", Equitable Growth, https://equitablegrowth.org/u-s-income-and-wealth-inequality-are-no-longer-increasing-but-a-return-to-the-equitable-levels-of-the-mid-20th-century-isnt-likely-anytime-soon/]</w:t>
      </w:r>
    </w:p>
    <w:p w14:paraId="53FF136E" w14:textId="77777777" w:rsidR="00705A90" w:rsidRPr="00234120" w:rsidRDefault="00705A90" w:rsidP="00705A90">
      <w:pPr>
        <w:rPr>
          <w:rFonts w:asciiTheme="minorHAnsi" w:hAnsiTheme="minorHAnsi" w:cstheme="minorHAnsi"/>
          <w:sz w:val="16"/>
        </w:rPr>
      </w:pPr>
      <w:r w:rsidRPr="00234120">
        <w:rPr>
          <w:rFonts w:asciiTheme="minorHAnsi" w:hAnsiTheme="minorHAnsi" w:cstheme="minorHAnsi"/>
          <w:sz w:val="16"/>
        </w:rPr>
        <w:t>The BEA </w:t>
      </w:r>
      <w:hyperlink r:id="rId11" w:tgtFrame="_blank" w:history="1">
        <w:r w:rsidRPr="00234120">
          <w:rPr>
            <w:rStyle w:val="Hyperlink"/>
            <w:rFonts w:asciiTheme="minorHAnsi" w:hAnsiTheme="minorHAnsi" w:cstheme="minorHAnsi"/>
            <w:sz w:val="16"/>
          </w:rPr>
          <w:t>distributing personal income</w:t>
        </w:r>
      </w:hyperlink>
      <w:r w:rsidRPr="00234120">
        <w:rPr>
          <w:rFonts w:asciiTheme="minorHAnsi" w:hAnsiTheme="minorHAnsi" w:cstheme="minorHAnsi"/>
          <w:sz w:val="16"/>
        </w:rPr>
        <w:t xml:space="preserve"> dataset, which excludes realized capital gains, tells a more ambiguous story. </w:t>
      </w:r>
      <w:r w:rsidRPr="00234120">
        <w:rPr>
          <w:rStyle w:val="StyleUnderline"/>
          <w:rFonts w:asciiTheme="minorHAnsi" w:hAnsiTheme="minorHAnsi" w:cstheme="minorHAnsi"/>
          <w:highlight w:val="cyan"/>
        </w:rPr>
        <w:t xml:space="preserve">Between </w:t>
      </w:r>
      <w:r w:rsidRPr="00234120">
        <w:rPr>
          <w:rStyle w:val="Emphasis"/>
          <w:rFonts w:asciiTheme="minorHAnsi" w:hAnsiTheme="minorHAnsi" w:cstheme="minorHAnsi"/>
          <w:highlight w:val="cyan"/>
        </w:rPr>
        <w:t>2007</w:t>
      </w:r>
      <w:r w:rsidRPr="00234120">
        <w:rPr>
          <w:rStyle w:val="StyleUnderline"/>
          <w:rFonts w:asciiTheme="minorHAnsi" w:hAnsiTheme="minorHAnsi" w:cstheme="minorHAnsi"/>
          <w:highlight w:val="cyan"/>
        </w:rPr>
        <w:t xml:space="preserve"> and </w:t>
      </w:r>
      <w:r w:rsidRPr="00234120">
        <w:rPr>
          <w:rStyle w:val="Emphasis"/>
          <w:rFonts w:asciiTheme="minorHAnsi" w:hAnsiTheme="minorHAnsi" w:cstheme="minorHAnsi"/>
          <w:highlight w:val="cyan"/>
        </w:rPr>
        <w:t>2019</w:t>
      </w:r>
      <w:r w:rsidRPr="00234120">
        <w:rPr>
          <w:rFonts w:asciiTheme="minorHAnsi" w:hAnsiTheme="minorHAnsi" w:cstheme="minorHAnsi"/>
          <w:sz w:val="16"/>
        </w:rPr>
        <w:t>, the agency reports that the share of income held by the top quintile </w:t>
      </w:r>
      <w:r w:rsidRPr="00234120">
        <w:rPr>
          <w:rFonts w:asciiTheme="minorHAnsi" w:hAnsiTheme="minorHAnsi" w:cstheme="minorHAnsi"/>
          <w:i/>
          <w:iCs/>
          <w:sz w:val="16"/>
        </w:rPr>
        <w:t>increased</w:t>
      </w:r>
      <w:r w:rsidRPr="00234120">
        <w:rPr>
          <w:rFonts w:asciiTheme="minorHAnsi" w:hAnsiTheme="minorHAnsi" w:cstheme="minorHAnsi"/>
          <w:sz w:val="16"/>
        </w:rPr>
        <w:t>, from 47.3 percent to 47.6 percent. The Congressional Budget Office’s top quintile share is probably higher in large part due to their accounting for unrealized capital gains, and this may also account for a significant portion of the drop in top incomes.</w:t>
      </w:r>
    </w:p>
    <w:p w14:paraId="7B995021" w14:textId="77777777" w:rsidR="00705A90" w:rsidRPr="00234120" w:rsidRDefault="00705A90" w:rsidP="00705A90">
      <w:pPr>
        <w:rPr>
          <w:rFonts w:asciiTheme="minorHAnsi" w:hAnsiTheme="minorHAnsi" w:cstheme="minorHAnsi"/>
          <w:sz w:val="16"/>
        </w:rPr>
      </w:pPr>
      <w:r w:rsidRPr="00234120">
        <w:rPr>
          <w:rFonts w:asciiTheme="minorHAnsi" w:hAnsiTheme="minorHAnsi" w:cstheme="minorHAnsi"/>
          <w:sz w:val="16"/>
        </w:rPr>
        <w:t xml:space="preserve">That’s not to say that </w:t>
      </w:r>
      <w:r w:rsidRPr="00234120">
        <w:rPr>
          <w:rStyle w:val="StyleUnderline"/>
          <w:rFonts w:asciiTheme="minorHAnsi" w:hAnsiTheme="minorHAnsi" w:cstheme="minorHAnsi"/>
          <w:highlight w:val="cyan"/>
        </w:rPr>
        <w:t>the Bureau of Economic Analysis finds</w:t>
      </w:r>
      <w:r w:rsidRPr="00234120">
        <w:rPr>
          <w:rFonts w:asciiTheme="minorHAnsi" w:hAnsiTheme="minorHAnsi" w:cstheme="minorHAnsi"/>
          <w:sz w:val="16"/>
        </w:rPr>
        <w:t xml:space="preserve"> no reduction in income inequality. According to the agency, </w:t>
      </w:r>
      <w:r w:rsidRPr="00234120">
        <w:rPr>
          <w:rStyle w:val="StyleUnderline"/>
          <w:rFonts w:asciiTheme="minorHAnsi" w:hAnsiTheme="minorHAnsi" w:cstheme="minorHAnsi"/>
          <w:highlight w:val="cyan"/>
        </w:rPr>
        <w:t xml:space="preserve">the </w:t>
      </w:r>
      <w:r w:rsidRPr="00234120">
        <w:rPr>
          <w:rStyle w:val="Emphasis"/>
          <w:rFonts w:asciiTheme="minorHAnsi" w:hAnsiTheme="minorHAnsi" w:cstheme="minorHAnsi"/>
          <w:highlight w:val="cyan"/>
        </w:rPr>
        <w:t>Gini coefficient</w:t>
      </w:r>
      <w:r w:rsidRPr="00234120">
        <w:rPr>
          <w:rFonts w:asciiTheme="minorHAnsi" w:hAnsiTheme="minorHAnsi" w:cstheme="minorHAnsi"/>
          <w:sz w:val="16"/>
        </w:rPr>
        <w:t xml:space="preserve">—a common one-number summary of inequality in an economy, where higher numbers mean more inequality—for after-tax-and-transfer income </w:t>
      </w:r>
      <w:r w:rsidRPr="00234120">
        <w:rPr>
          <w:rStyle w:val="StyleUnderline"/>
          <w:rFonts w:asciiTheme="minorHAnsi" w:hAnsiTheme="minorHAnsi" w:cstheme="minorHAnsi"/>
          <w:highlight w:val="cyan"/>
        </w:rPr>
        <w:t xml:space="preserve">decreased </w:t>
      </w:r>
      <w:r w:rsidRPr="00234120">
        <w:rPr>
          <w:rStyle w:val="Emphasis"/>
          <w:rFonts w:asciiTheme="minorHAnsi" w:hAnsiTheme="minorHAnsi" w:cstheme="minorHAnsi"/>
          <w:highlight w:val="cyan"/>
        </w:rPr>
        <w:t>2 percent</w:t>
      </w:r>
      <w:r w:rsidRPr="00234120">
        <w:rPr>
          <w:rFonts w:asciiTheme="minorHAnsi" w:hAnsiTheme="minorHAnsi" w:cstheme="minorHAnsi"/>
          <w:sz w:val="16"/>
        </w:rPr>
        <w:t xml:space="preserve"> in this period. But that’s not because of losses at the top. Rather, it’s because of some compression in the middle. </w:t>
      </w:r>
      <w:r w:rsidRPr="00234120">
        <w:rPr>
          <w:rStyle w:val="StyleUnderline"/>
          <w:rFonts w:asciiTheme="minorHAnsi" w:hAnsiTheme="minorHAnsi" w:cstheme="minorHAnsi"/>
          <w:highlight w:val="cyan"/>
        </w:rPr>
        <w:t xml:space="preserve">On average, </w:t>
      </w:r>
      <w:r w:rsidRPr="00234120">
        <w:rPr>
          <w:rStyle w:val="Emphasis"/>
          <w:rFonts w:asciiTheme="minorHAnsi" w:hAnsiTheme="minorHAnsi" w:cstheme="minorHAnsi"/>
          <w:highlight w:val="cyan"/>
        </w:rPr>
        <w:t>incomes grew</w:t>
      </w:r>
      <w:r w:rsidRPr="00234120">
        <w:rPr>
          <w:rStyle w:val="StyleUnderline"/>
          <w:rFonts w:asciiTheme="minorHAnsi" w:hAnsiTheme="minorHAnsi" w:cstheme="minorHAnsi"/>
          <w:highlight w:val="cyan"/>
        </w:rPr>
        <w:t xml:space="preserve"> </w:t>
      </w:r>
      <w:r w:rsidRPr="00234120">
        <w:rPr>
          <w:rStyle w:val="StyleUnderline"/>
          <w:rFonts w:asciiTheme="minorHAnsi" w:hAnsiTheme="minorHAnsi" w:cstheme="minorHAnsi"/>
        </w:rPr>
        <w:t xml:space="preserve">by </w:t>
      </w:r>
      <w:r w:rsidRPr="00234120">
        <w:rPr>
          <w:rStyle w:val="StyleUnderline"/>
          <w:rFonts w:asciiTheme="minorHAnsi" w:hAnsiTheme="minorHAnsi" w:cstheme="minorHAnsi"/>
          <w:highlight w:val="cyan"/>
        </w:rPr>
        <w:t>30 percent</w:t>
      </w:r>
      <w:r w:rsidRPr="00234120">
        <w:rPr>
          <w:rFonts w:asciiTheme="minorHAnsi" w:hAnsiTheme="minorHAnsi" w:cstheme="minorHAnsi"/>
          <w:sz w:val="16"/>
        </w:rPr>
        <w:t xml:space="preserve"> over this 12-year period. The lowest decile of income saw the largest gains, and the top decile saw the second-largest increases. The losers are upper-income households; the eighth decile saw income growth of 27 percent, the lowest among all deciles. (See Figure 1.)</w:t>
      </w:r>
    </w:p>
    <w:p w14:paraId="43A3F4C7" w14:textId="77777777" w:rsidR="00705A90" w:rsidRPr="00234120" w:rsidRDefault="00705A90" w:rsidP="00705A90">
      <w:pPr>
        <w:rPr>
          <w:rFonts w:asciiTheme="minorHAnsi" w:hAnsiTheme="minorHAnsi" w:cstheme="minorHAnsi"/>
        </w:rPr>
      </w:pPr>
      <w:r w:rsidRPr="00234120">
        <w:rPr>
          <w:rStyle w:val="Style13ptBold"/>
          <w:rFonts w:asciiTheme="minorHAnsi" w:hAnsiTheme="minorHAnsi" w:cstheme="minorHAnsi"/>
        </w:rPr>
        <w:t>Strain ’22</w:t>
      </w:r>
      <w:r w:rsidRPr="00234120">
        <w:rPr>
          <w:rFonts w:asciiTheme="minorHAnsi" w:hAnsiTheme="minorHAnsi" w:cstheme="minorHAnsi"/>
        </w:rPr>
        <w:t xml:space="preserve"> [Michael; December 15</w:t>
      </w:r>
      <w:r w:rsidRPr="00234120">
        <w:rPr>
          <w:rFonts w:asciiTheme="minorHAnsi" w:hAnsiTheme="minorHAnsi" w:cstheme="minorHAnsi"/>
          <w:vertAlign w:val="superscript"/>
        </w:rPr>
        <w:t>th</w:t>
      </w:r>
      <w:r w:rsidRPr="00234120">
        <w:rPr>
          <w:rFonts w:asciiTheme="minorHAnsi" w:hAnsiTheme="minorHAnsi" w:cstheme="minorHAnsi"/>
        </w:rPr>
        <w:t>; Director of Economic Policy Studies at the American Enterprise Institute; "The Myth of Income Stagnation", Project Syndicate, https://www.project-syndicate.org/commentary/myth-of-us-income-stagnation-by-michael-r-strain-2022-12?barrier=accesspaylog</w:t>
      </w:r>
    </w:p>
    <w:p w14:paraId="03F25AA0" w14:textId="77777777" w:rsidR="00705A90" w:rsidRPr="00234120" w:rsidRDefault="00705A90" w:rsidP="00705A90">
      <w:pPr>
        <w:rPr>
          <w:rFonts w:asciiTheme="minorHAnsi" w:hAnsiTheme="minorHAnsi" w:cstheme="minorHAnsi"/>
          <w:sz w:val="16"/>
        </w:rPr>
      </w:pPr>
      <w:r w:rsidRPr="00234120">
        <w:rPr>
          <w:rStyle w:val="StyleUnderline"/>
          <w:rFonts w:asciiTheme="minorHAnsi" w:hAnsiTheme="minorHAnsi" w:cstheme="minorHAnsi"/>
          <w:highlight w:val="cyan"/>
        </w:rPr>
        <w:t xml:space="preserve">According to the </w:t>
      </w:r>
      <w:r w:rsidRPr="00234120">
        <w:rPr>
          <w:rStyle w:val="Emphasis"/>
          <w:rFonts w:asciiTheme="minorHAnsi" w:hAnsiTheme="minorHAnsi" w:cstheme="minorHAnsi"/>
          <w:highlight w:val="cyan"/>
        </w:rPr>
        <w:t>CBO</w:t>
      </w:r>
      <w:r w:rsidRPr="00234120">
        <w:rPr>
          <w:rFonts w:asciiTheme="minorHAnsi" w:hAnsiTheme="minorHAnsi" w:cstheme="minorHAnsi"/>
          <w:sz w:val="16"/>
        </w:rPr>
        <w:t xml:space="preserve">, </w:t>
      </w:r>
      <w:r w:rsidRPr="00234120">
        <w:rPr>
          <w:rStyle w:val="StyleUnderline"/>
          <w:rFonts w:asciiTheme="minorHAnsi" w:hAnsiTheme="minorHAnsi" w:cstheme="minorHAnsi"/>
          <w:highlight w:val="cyan"/>
        </w:rPr>
        <w:t xml:space="preserve">median </w:t>
      </w:r>
      <w:r w:rsidRPr="00234120">
        <w:rPr>
          <w:rStyle w:val="Emphasis"/>
          <w:rFonts w:asciiTheme="minorHAnsi" w:hAnsiTheme="minorHAnsi" w:cstheme="minorHAnsi"/>
          <w:highlight w:val="cyan"/>
        </w:rPr>
        <w:t>household income</w:t>
      </w:r>
      <w:r w:rsidRPr="00234120">
        <w:rPr>
          <w:rFonts w:asciiTheme="minorHAnsi" w:hAnsiTheme="minorHAnsi" w:cstheme="minorHAnsi"/>
          <w:sz w:val="16"/>
        </w:rPr>
        <w:t xml:space="preserve"> from market activities – labor, business, and capital income, as well as retirement income from past services – was not stagnant </w:t>
      </w:r>
      <w:r w:rsidRPr="00234120">
        <w:rPr>
          <w:rStyle w:val="StyleUnderline"/>
          <w:rFonts w:asciiTheme="minorHAnsi" w:hAnsiTheme="minorHAnsi" w:cstheme="minorHAnsi"/>
          <w:highlight w:val="cyan"/>
        </w:rPr>
        <w:t>from 1990 to 2019</w:t>
      </w:r>
      <w:r w:rsidRPr="00234120">
        <w:rPr>
          <w:rFonts w:asciiTheme="minorHAnsi" w:hAnsiTheme="minorHAnsi" w:cstheme="minorHAnsi"/>
          <w:sz w:val="16"/>
        </w:rPr>
        <w:t xml:space="preserve">. Instead, after adjusting for inflation, it </w:t>
      </w:r>
      <w:r w:rsidRPr="00234120">
        <w:rPr>
          <w:rStyle w:val="StyleUnderline"/>
          <w:rFonts w:asciiTheme="minorHAnsi" w:hAnsiTheme="minorHAnsi" w:cstheme="minorHAnsi"/>
          <w:highlight w:val="cyan"/>
        </w:rPr>
        <w:t xml:space="preserve">grew by </w:t>
      </w:r>
      <w:r w:rsidRPr="00234120">
        <w:rPr>
          <w:rStyle w:val="Emphasis"/>
          <w:rFonts w:asciiTheme="minorHAnsi" w:hAnsiTheme="minorHAnsi" w:cstheme="minorHAnsi"/>
          <w:highlight w:val="cyan"/>
        </w:rPr>
        <w:t>26%</w:t>
      </w:r>
      <w:r w:rsidRPr="00234120">
        <w:rPr>
          <w:rStyle w:val="StyleUnderline"/>
          <w:rFonts w:asciiTheme="minorHAnsi" w:hAnsiTheme="minorHAnsi" w:cstheme="minorHAnsi"/>
          <w:highlight w:val="cyan"/>
        </w:rPr>
        <w:t>.</w:t>
      </w:r>
      <w:r w:rsidRPr="00234120">
        <w:rPr>
          <w:rFonts w:asciiTheme="minorHAnsi" w:hAnsiTheme="minorHAnsi" w:cstheme="minorHAnsi"/>
          <w:sz w:val="16"/>
        </w:rPr>
        <w:t xml:space="preserve"> This is in line with wage growth. By my calculations using Bureau of Labor Statistics (BLS) data, inflation-adjusted average wages for nonsupervisory workers </w:t>
      </w:r>
      <w:hyperlink r:id="rId12" w:tgtFrame="_blank" w:history="1">
        <w:r w:rsidRPr="00234120">
          <w:rPr>
            <w:rStyle w:val="Hyperlink"/>
            <w:rFonts w:asciiTheme="minorHAnsi" w:hAnsiTheme="minorHAnsi" w:cstheme="minorHAnsi"/>
            <w:sz w:val="16"/>
          </w:rPr>
          <w:t>grew by around one-third</w:t>
        </w:r>
      </w:hyperlink>
      <w:r w:rsidRPr="00234120">
        <w:rPr>
          <w:rFonts w:asciiTheme="minorHAnsi" w:hAnsiTheme="minorHAnsi" w:cstheme="minorHAnsi"/>
          <w:sz w:val="16"/>
        </w:rPr>
        <w:t> over this period.</w:t>
      </w:r>
    </w:p>
    <w:p w14:paraId="038B67EC" w14:textId="77777777" w:rsidR="00705A90" w:rsidRPr="00234120" w:rsidRDefault="00705A90" w:rsidP="00705A90">
      <w:pPr>
        <w:rPr>
          <w:rFonts w:asciiTheme="minorHAnsi" w:hAnsiTheme="minorHAnsi" w:cstheme="minorHAnsi"/>
          <w:sz w:val="14"/>
          <w:szCs w:val="14"/>
        </w:rPr>
      </w:pPr>
      <w:r w:rsidRPr="00234120">
        <w:rPr>
          <w:rFonts w:asciiTheme="minorHAnsi" w:hAnsiTheme="minorHAnsi" w:cstheme="minorHAnsi"/>
          <w:sz w:val="14"/>
          <w:szCs w:val="14"/>
        </w:rPr>
        <w:t>Moreover, a more comprehensive measure of the flow of financial resources available to households for consumption and savings helps to account for the non-market income they received and for the taxes they paid. After factoring in social insurance benefits (from Social Security and unemployment insurance, for example), government safety-net benefits (such as food stamps), and federal taxes, the CBO finds that median household income increased by 55% from 1990 to 2019, which is significantly faster than wage growth and certainly not stagnate. The bottom 20% of households enjoyed even greater gains, with market income growth of 51% and after-tax-and-transfer income growth of 74%.</w:t>
      </w:r>
    </w:p>
    <w:p w14:paraId="161E7A44" w14:textId="77777777" w:rsidR="00705A90" w:rsidRPr="00234120" w:rsidRDefault="00705A90" w:rsidP="00705A90">
      <w:pPr>
        <w:rPr>
          <w:rStyle w:val="Emphasis"/>
          <w:rFonts w:asciiTheme="minorHAnsi" w:hAnsiTheme="minorHAnsi" w:cstheme="minorHAnsi"/>
        </w:rPr>
      </w:pPr>
      <w:r w:rsidRPr="00234120">
        <w:rPr>
          <w:rFonts w:asciiTheme="minorHAnsi" w:hAnsiTheme="minorHAnsi" w:cstheme="minorHAnsi"/>
          <w:sz w:val="16"/>
        </w:rPr>
        <w:t xml:space="preserve">What about inequality? Here, the CBO computes the size of the gap between higher- and lower-income households using a standard statistical measure that accounts for the entire distribution of income (the “Gini coefficient”). </w:t>
      </w:r>
      <w:r w:rsidRPr="00234120">
        <w:rPr>
          <w:rStyle w:val="StyleUnderline"/>
          <w:rFonts w:asciiTheme="minorHAnsi" w:hAnsiTheme="minorHAnsi" w:cstheme="minorHAnsi"/>
          <w:highlight w:val="cyan"/>
        </w:rPr>
        <w:t>While inequality</w:t>
      </w:r>
      <w:r w:rsidRPr="00234120">
        <w:rPr>
          <w:rFonts w:asciiTheme="minorHAnsi" w:hAnsiTheme="minorHAnsi" w:cstheme="minorHAnsi"/>
          <w:sz w:val="16"/>
        </w:rPr>
        <w:t xml:space="preserve"> of post-tax-and-transfer income </w:t>
      </w:r>
      <w:r w:rsidRPr="00234120">
        <w:rPr>
          <w:rStyle w:val="StyleUnderline"/>
          <w:rFonts w:asciiTheme="minorHAnsi" w:hAnsiTheme="minorHAnsi" w:cstheme="minorHAnsi"/>
          <w:highlight w:val="cyan"/>
        </w:rPr>
        <w:t>did rise</w:t>
      </w:r>
      <w:r w:rsidRPr="00234120">
        <w:rPr>
          <w:rFonts w:asciiTheme="minorHAnsi" w:hAnsiTheme="minorHAnsi" w:cstheme="minorHAnsi"/>
          <w:sz w:val="16"/>
        </w:rPr>
        <w:t xml:space="preserve"> by 7% </w:t>
      </w:r>
      <w:r w:rsidRPr="00234120">
        <w:rPr>
          <w:rStyle w:val="StyleUnderline"/>
          <w:rFonts w:asciiTheme="minorHAnsi" w:hAnsiTheme="minorHAnsi" w:cstheme="minorHAnsi"/>
          <w:highlight w:val="cyan"/>
        </w:rPr>
        <w:t xml:space="preserve">from 1990 to 2019, </w:t>
      </w:r>
      <w:r w:rsidRPr="00234120">
        <w:rPr>
          <w:rStyle w:val="Emphasis"/>
          <w:rFonts w:asciiTheme="minorHAnsi" w:hAnsiTheme="minorHAnsi" w:cstheme="minorHAnsi"/>
          <w:highlight w:val="cyan"/>
        </w:rPr>
        <w:t>all the increase</w:t>
      </w:r>
      <w:r w:rsidRPr="00234120">
        <w:rPr>
          <w:rStyle w:val="StyleUnderline"/>
          <w:rFonts w:asciiTheme="minorHAnsi" w:hAnsiTheme="minorHAnsi" w:cstheme="minorHAnsi"/>
          <w:highlight w:val="cyan"/>
        </w:rPr>
        <w:t xml:space="preserve"> occurred between </w:t>
      </w:r>
      <w:r w:rsidRPr="00234120">
        <w:rPr>
          <w:rStyle w:val="Emphasis"/>
          <w:rFonts w:asciiTheme="minorHAnsi" w:hAnsiTheme="minorHAnsi" w:cstheme="minorHAnsi"/>
          <w:highlight w:val="cyan"/>
        </w:rPr>
        <w:t>1990 and 2007</w:t>
      </w:r>
      <w:r w:rsidRPr="00234120">
        <w:rPr>
          <w:rStyle w:val="StyleUnderline"/>
          <w:rFonts w:asciiTheme="minorHAnsi" w:hAnsiTheme="minorHAnsi" w:cstheme="minorHAnsi"/>
          <w:highlight w:val="cyan"/>
        </w:rPr>
        <w:t xml:space="preserve">, before the explosion of political </w:t>
      </w:r>
      <w:r w:rsidRPr="00234120">
        <w:rPr>
          <w:rStyle w:val="StyleUnderline"/>
          <w:rFonts w:asciiTheme="minorHAnsi" w:hAnsiTheme="minorHAnsi" w:cstheme="minorHAnsi"/>
        </w:rPr>
        <w:t xml:space="preserve">and media </w:t>
      </w:r>
      <w:r w:rsidRPr="00234120">
        <w:rPr>
          <w:rStyle w:val="Emphasis"/>
          <w:rFonts w:asciiTheme="minorHAnsi" w:hAnsiTheme="minorHAnsi" w:cstheme="minorHAnsi"/>
          <w:highlight w:val="cyan"/>
        </w:rPr>
        <w:t xml:space="preserve">interest </w:t>
      </w:r>
      <w:r w:rsidRPr="00234120">
        <w:rPr>
          <w:rStyle w:val="StyleUnderline"/>
          <w:rFonts w:asciiTheme="minorHAnsi" w:hAnsiTheme="minorHAnsi" w:cstheme="minorHAnsi"/>
          <w:highlight w:val="cyan"/>
        </w:rPr>
        <w:t>in</w:t>
      </w:r>
      <w:r w:rsidRPr="00234120">
        <w:rPr>
          <w:rStyle w:val="Emphasis"/>
          <w:rFonts w:asciiTheme="minorHAnsi" w:hAnsiTheme="minorHAnsi" w:cstheme="minorHAnsi"/>
          <w:highlight w:val="cyan"/>
        </w:rPr>
        <w:t xml:space="preserve"> inequality</w:t>
      </w:r>
      <w:r w:rsidRPr="00234120">
        <w:rPr>
          <w:rFonts w:asciiTheme="minorHAnsi" w:hAnsiTheme="minorHAnsi" w:cstheme="minorHAnsi"/>
          <w:sz w:val="16"/>
        </w:rPr>
        <w:t xml:space="preserve">. </w:t>
      </w:r>
      <w:r w:rsidRPr="00234120">
        <w:rPr>
          <w:rStyle w:val="StyleUnderline"/>
          <w:rFonts w:asciiTheme="minorHAnsi" w:hAnsiTheme="minorHAnsi" w:cstheme="minorHAnsi"/>
          <w:highlight w:val="cyan"/>
        </w:rPr>
        <w:t xml:space="preserve">Since 2007, inequality has fallen </w:t>
      </w:r>
      <w:r w:rsidRPr="00234120">
        <w:rPr>
          <w:rFonts w:asciiTheme="minorHAnsi" w:hAnsiTheme="minorHAnsi" w:cstheme="minorHAnsi"/>
          <w:sz w:val="14"/>
          <w:szCs w:val="14"/>
        </w:rPr>
        <w:t>by</w:t>
      </w:r>
      <w:r w:rsidRPr="00234120">
        <w:rPr>
          <w:rStyle w:val="Emphasis"/>
          <w:rFonts w:asciiTheme="minorHAnsi" w:hAnsiTheme="minorHAnsi" w:cstheme="minorHAnsi"/>
          <w:highlight w:val="cyan"/>
        </w:rPr>
        <w:t xml:space="preserve"> 5%.</w:t>
      </w:r>
    </w:p>
    <w:p w14:paraId="2A4538A7" w14:textId="77777777" w:rsidR="00705A90" w:rsidRPr="00234120" w:rsidRDefault="00705A90" w:rsidP="00705A90">
      <w:pPr>
        <w:pStyle w:val="Heading4"/>
        <w:rPr>
          <w:rFonts w:asciiTheme="minorHAnsi" w:hAnsiTheme="minorHAnsi" w:cstheme="minorHAnsi"/>
        </w:rPr>
      </w:pPr>
      <w:r w:rsidRPr="00234120">
        <w:rPr>
          <w:rFonts w:asciiTheme="minorHAnsi" w:hAnsiTheme="minorHAnsi" w:cstheme="minorHAnsi"/>
        </w:rPr>
        <w:t xml:space="preserve">Social Security </w:t>
      </w:r>
      <w:r w:rsidRPr="00234120">
        <w:rPr>
          <w:rFonts w:asciiTheme="minorHAnsi" w:hAnsiTheme="minorHAnsi" w:cstheme="minorHAnsi"/>
          <w:u w:val="single"/>
        </w:rPr>
        <w:t>ALONE</w:t>
      </w:r>
      <w:r w:rsidRPr="00234120">
        <w:rPr>
          <w:rFonts w:asciiTheme="minorHAnsi" w:hAnsiTheme="minorHAnsi" w:cstheme="minorHAnsi"/>
        </w:rPr>
        <w:t xml:space="preserve"> </w:t>
      </w:r>
      <w:r w:rsidRPr="00234120">
        <w:rPr>
          <w:rFonts w:asciiTheme="minorHAnsi" w:hAnsiTheme="minorHAnsi" w:cstheme="minorHAnsi"/>
          <w:u w:val="single"/>
        </w:rPr>
        <w:t>mutes</w:t>
      </w:r>
      <w:r w:rsidRPr="00234120">
        <w:rPr>
          <w:rFonts w:asciiTheme="minorHAnsi" w:hAnsiTheme="minorHAnsi" w:cstheme="minorHAnsi"/>
        </w:rPr>
        <w:t xml:space="preserve"> inequality.</w:t>
      </w:r>
    </w:p>
    <w:p w14:paraId="3C9B301E" w14:textId="77777777" w:rsidR="00705A90" w:rsidRPr="00234120" w:rsidRDefault="00705A90" w:rsidP="00705A90">
      <w:pPr>
        <w:rPr>
          <w:rFonts w:asciiTheme="minorHAnsi" w:hAnsiTheme="minorHAnsi" w:cstheme="minorHAnsi"/>
        </w:rPr>
      </w:pPr>
      <w:r w:rsidRPr="00234120">
        <w:rPr>
          <w:rStyle w:val="Style13ptBold"/>
          <w:rFonts w:asciiTheme="minorHAnsi" w:hAnsiTheme="minorHAnsi" w:cstheme="minorHAnsi"/>
        </w:rPr>
        <w:t>Catherine ’25</w:t>
      </w:r>
      <w:r w:rsidRPr="00234120">
        <w:rPr>
          <w:rFonts w:asciiTheme="minorHAnsi" w:hAnsiTheme="minorHAnsi" w:cstheme="minorHAnsi"/>
        </w:rPr>
        <w:t xml:space="preserve"> [Sylvian, Max Miller, and Natasha Sarin; April 7</w:t>
      </w:r>
      <w:r w:rsidRPr="00234120">
        <w:rPr>
          <w:rFonts w:asciiTheme="minorHAnsi" w:hAnsiTheme="minorHAnsi" w:cstheme="minorHAnsi"/>
          <w:vertAlign w:val="superscript"/>
        </w:rPr>
        <w:t>th</w:t>
      </w:r>
      <w:r w:rsidRPr="00234120">
        <w:rPr>
          <w:rFonts w:asciiTheme="minorHAnsi" w:hAnsiTheme="minorHAnsi" w:cstheme="minorHAnsi"/>
        </w:rPr>
        <w:t xml:space="preserve">; assistant professor of finance at the Wharton School of the University of Pennsylvania, PhD in Finance at HEC Paris, Masters in Economics at Toulouse;  Assistant Professor in the Finance Unit at the Harvard Business School, PhD in Finance at Wharton Business School; Professor of Law at Yale Law School and at the Yale School of Management, PhD in Economics at Harvard, JD from Harvard, former Deputy Assistant Secretary for Economic Policy, former Professor at the University of Pennsylvania Carey Law School and Wharton School; “Social </w:t>
      </w:r>
      <w:r w:rsidRPr="00234120">
        <w:rPr>
          <w:rFonts w:asciiTheme="minorHAnsi" w:hAnsiTheme="minorHAnsi" w:cstheme="minorHAnsi"/>
        </w:rPr>
        <w:lastRenderedPageBreak/>
        <w:t>Security and Trends in Wealth Inequality”, Journal of Finance, vol 80 p. 1497-1531, </w:t>
      </w:r>
      <w:hyperlink r:id="rId13" w:history="1">
        <w:r w:rsidRPr="00234120">
          <w:rPr>
            <w:rStyle w:val="Hyperlink"/>
            <w:rFonts w:asciiTheme="minorHAnsi" w:hAnsiTheme="minorHAnsi" w:cstheme="minorHAnsi"/>
          </w:rPr>
          <w:t>https://doi.org/10.1111/jofi.13440</w:t>
        </w:r>
      </w:hyperlink>
      <w:r w:rsidRPr="00234120">
        <w:rPr>
          <w:rFonts w:asciiTheme="minorHAnsi" w:hAnsiTheme="minorHAnsi" w:cstheme="minorHAnsi"/>
        </w:rPr>
        <w:t>]</w:t>
      </w:r>
    </w:p>
    <w:p w14:paraId="2C8F2DE1" w14:textId="3229E9CF" w:rsidR="00705A90" w:rsidRPr="00705A90" w:rsidRDefault="00705A90" w:rsidP="00705A90">
      <w:pPr>
        <w:rPr>
          <w:rFonts w:asciiTheme="minorHAnsi" w:hAnsiTheme="minorHAnsi" w:cstheme="minorHAnsi"/>
          <w:sz w:val="16"/>
        </w:rPr>
      </w:pPr>
      <w:r w:rsidRPr="00234120">
        <w:rPr>
          <w:rFonts w:asciiTheme="minorHAnsi" w:hAnsiTheme="minorHAnsi" w:cstheme="minorHAnsi"/>
          <w:sz w:val="16"/>
        </w:rPr>
        <w:t xml:space="preserve">Prior studies find large increases in U.S. wealth inequality over the last three decades based on measures of wealth concentration that exclude Social Security. We find that, </w:t>
      </w:r>
      <w:r w:rsidRPr="00234120">
        <w:rPr>
          <w:rStyle w:val="StyleUnderline"/>
          <w:rFonts w:asciiTheme="minorHAnsi" w:hAnsiTheme="minorHAnsi" w:cstheme="minorHAnsi"/>
          <w:highlight w:val="cyan"/>
        </w:rPr>
        <w:t xml:space="preserve">when </w:t>
      </w:r>
      <w:r w:rsidRPr="00234120">
        <w:rPr>
          <w:rStyle w:val="Emphasis"/>
          <w:rFonts w:asciiTheme="minorHAnsi" w:hAnsiTheme="minorHAnsi" w:cstheme="minorHAnsi"/>
          <w:highlight w:val="cyan"/>
        </w:rPr>
        <w:t>Social Security</w:t>
      </w:r>
      <w:r w:rsidRPr="00234120">
        <w:rPr>
          <w:rStyle w:val="StyleUnderline"/>
          <w:rFonts w:asciiTheme="minorHAnsi" w:hAnsiTheme="minorHAnsi" w:cstheme="minorHAnsi"/>
          <w:highlight w:val="cyan"/>
        </w:rPr>
        <w:t xml:space="preserve"> is </w:t>
      </w:r>
      <w:r w:rsidRPr="00234120">
        <w:rPr>
          <w:rStyle w:val="Emphasis"/>
          <w:rFonts w:asciiTheme="minorHAnsi" w:hAnsiTheme="minorHAnsi" w:cstheme="minorHAnsi"/>
          <w:highlight w:val="cyan"/>
        </w:rPr>
        <w:t>incorporated</w:t>
      </w:r>
      <w:r w:rsidRPr="00234120">
        <w:rPr>
          <w:rStyle w:val="StyleUnderline"/>
          <w:rFonts w:asciiTheme="minorHAnsi" w:hAnsiTheme="minorHAnsi" w:cstheme="minorHAnsi"/>
          <w:highlight w:val="cyan"/>
        </w:rPr>
        <w:t xml:space="preserve"> into </w:t>
      </w:r>
      <w:r w:rsidRPr="00234120">
        <w:rPr>
          <w:rStyle w:val="Emphasis"/>
          <w:rFonts w:asciiTheme="minorHAnsi" w:hAnsiTheme="minorHAnsi" w:cstheme="minorHAnsi"/>
          <w:highlight w:val="cyan"/>
        </w:rPr>
        <w:t>inequality estimates</w:t>
      </w:r>
      <w:r w:rsidRPr="00234120">
        <w:rPr>
          <w:rStyle w:val="StyleUnderline"/>
          <w:rFonts w:asciiTheme="minorHAnsi" w:hAnsiTheme="minorHAnsi" w:cstheme="minorHAnsi"/>
        </w:rPr>
        <w:t xml:space="preserve">, </w:t>
      </w:r>
      <w:r w:rsidRPr="00234120">
        <w:rPr>
          <w:rStyle w:val="StyleUnderline"/>
          <w:rFonts w:asciiTheme="minorHAnsi" w:hAnsiTheme="minorHAnsi" w:cstheme="minorHAnsi"/>
          <w:highlight w:val="cyan"/>
        </w:rPr>
        <w:t xml:space="preserve">top </w:t>
      </w:r>
      <w:r w:rsidRPr="00234120">
        <w:rPr>
          <w:rStyle w:val="Emphasis"/>
          <w:rFonts w:asciiTheme="minorHAnsi" w:hAnsiTheme="minorHAnsi" w:cstheme="minorHAnsi"/>
          <w:highlight w:val="cyan"/>
        </w:rPr>
        <w:t>wealth shares</w:t>
      </w:r>
      <w:r w:rsidRPr="00234120">
        <w:rPr>
          <w:rStyle w:val="StyleUnderline"/>
          <w:rFonts w:asciiTheme="minorHAnsi" w:hAnsiTheme="minorHAnsi" w:cstheme="minorHAnsi"/>
          <w:highlight w:val="cyan"/>
        </w:rPr>
        <w:t xml:space="preserve"> have </w:t>
      </w:r>
      <w:r w:rsidRPr="00234120">
        <w:rPr>
          <w:rStyle w:val="Emphasis"/>
          <w:rFonts w:asciiTheme="minorHAnsi" w:hAnsiTheme="minorHAnsi" w:cstheme="minorHAnsi"/>
          <w:highlight w:val="cyan"/>
        </w:rPr>
        <w:t>not increased</w:t>
      </w:r>
      <w:r w:rsidRPr="00234120">
        <w:rPr>
          <w:rStyle w:val="StyleUnderline"/>
          <w:rFonts w:asciiTheme="minorHAnsi" w:hAnsiTheme="minorHAnsi" w:cstheme="minorHAnsi"/>
          <w:highlight w:val="cyan"/>
        </w:rPr>
        <w:t xml:space="preserve"> since </w:t>
      </w:r>
      <w:r w:rsidRPr="00234120">
        <w:rPr>
          <w:rStyle w:val="Emphasis"/>
          <w:rFonts w:asciiTheme="minorHAnsi" w:hAnsiTheme="minorHAnsi" w:cstheme="minorHAnsi"/>
          <w:highlight w:val="cyan"/>
        </w:rPr>
        <w:t>1989</w:t>
      </w:r>
      <w:r w:rsidRPr="00234120">
        <w:rPr>
          <w:rFonts w:asciiTheme="minorHAnsi" w:hAnsiTheme="minorHAnsi" w:cstheme="minorHAnsi"/>
          <w:sz w:val="16"/>
        </w:rPr>
        <w:t xml:space="preserve">. </w:t>
      </w:r>
      <w:r w:rsidRPr="00234120">
        <w:rPr>
          <w:rStyle w:val="StyleUnderline"/>
          <w:rFonts w:asciiTheme="minorHAnsi" w:hAnsiTheme="minorHAnsi" w:cstheme="minorHAnsi"/>
          <w:highlight w:val="cyan"/>
        </w:rPr>
        <w:t>Our</w:t>
      </w:r>
      <w:r w:rsidRPr="00234120">
        <w:rPr>
          <w:rFonts w:asciiTheme="minorHAnsi" w:hAnsiTheme="minorHAnsi" w:cstheme="minorHAnsi"/>
          <w:sz w:val="16"/>
        </w:rPr>
        <w:t xml:space="preserve"> </w:t>
      </w:r>
      <w:r w:rsidRPr="00234120">
        <w:rPr>
          <w:rStyle w:val="Emphasis"/>
          <w:rFonts w:asciiTheme="minorHAnsi" w:hAnsiTheme="minorHAnsi" w:cstheme="minorHAnsi"/>
        </w:rPr>
        <w:t>top wealth</w:t>
      </w:r>
      <w:r w:rsidRPr="00234120">
        <w:rPr>
          <w:rStyle w:val="StyleUnderline"/>
          <w:rFonts w:asciiTheme="minorHAnsi" w:hAnsiTheme="minorHAnsi" w:cstheme="minorHAnsi"/>
          <w:highlight w:val="cyan"/>
        </w:rPr>
        <w:t xml:space="preserve"> estimates may still be </w:t>
      </w:r>
      <w:r w:rsidRPr="00234120">
        <w:rPr>
          <w:rStyle w:val="Emphasis"/>
          <w:rFonts w:asciiTheme="minorHAnsi" w:hAnsiTheme="minorHAnsi" w:cstheme="minorHAnsi"/>
          <w:highlight w:val="cyan"/>
        </w:rPr>
        <w:t>overstated</w:t>
      </w:r>
      <w:r w:rsidRPr="00234120">
        <w:rPr>
          <w:rStyle w:val="StyleUnderline"/>
          <w:rFonts w:asciiTheme="minorHAnsi" w:hAnsiTheme="minorHAnsi" w:cstheme="minorHAnsi"/>
        </w:rPr>
        <w:t xml:space="preserve"> </w:t>
      </w:r>
      <w:r w:rsidRPr="00234120">
        <w:rPr>
          <w:rStyle w:val="StyleUnderline"/>
          <w:rFonts w:asciiTheme="minorHAnsi" w:hAnsiTheme="minorHAnsi" w:cstheme="minorHAnsi"/>
          <w:highlight w:val="cyan"/>
        </w:rPr>
        <w:t xml:space="preserve">because we </w:t>
      </w:r>
      <w:r w:rsidRPr="00234120">
        <w:rPr>
          <w:rStyle w:val="Emphasis"/>
          <w:rFonts w:asciiTheme="minorHAnsi" w:hAnsiTheme="minorHAnsi" w:cstheme="minorHAnsi"/>
          <w:highlight w:val="cyan"/>
        </w:rPr>
        <w:t>exclude</w:t>
      </w:r>
      <w:r w:rsidRPr="00234120">
        <w:rPr>
          <w:rStyle w:val="StyleUnderline"/>
          <w:rFonts w:asciiTheme="minorHAnsi" w:hAnsiTheme="minorHAnsi" w:cstheme="minorHAnsi"/>
          <w:highlight w:val="cyan"/>
        </w:rPr>
        <w:t xml:space="preserve"> programs like </w:t>
      </w:r>
      <w:r w:rsidRPr="00234120">
        <w:rPr>
          <w:rStyle w:val="Emphasis"/>
          <w:rFonts w:asciiTheme="minorHAnsi" w:hAnsiTheme="minorHAnsi" w:cstheme="minorHAnsi"/>
          <w:highlight w:val="cyan"/>
        </w:rPr>
        <w:t>disability insurance</w:t>
      </w:r>
      <w:r w:rsidRPr="00234120">
        <w:rPr>
          <w:rStyle w:val="StyleUnderline"/>
          <w:rFonts w:asciiTheme="minorHAnsi" w:hAnsiTheme="minorHAnsi" w:cstheme="minorHAnsi"/>
          <w:highlight w:val="cyan"/>
        </w:rPr>
        <w:t xml:space="preserve"> and </w:t>
      </w:r>
      <w:r w:rsidRPr="00234120">
        <w:rPr>
          <w:rStyle w:val="Emphasis"/>
          <w:rFonts w:asciiTheme="minorHAnsi" w:hAnsiTheme="minorHAnsi" w:cstheme="minorHAnsi"/>
          <w:highlight w:val="cyan"/>
        </w:rPr>
        <w:t>Medicare</w:t>
      </w:r>
      <w:r w:rsidRPr="00234120">
        <w:rPr>
          <w:rStyle w:val="StyleUnderline"/>
          <w:rFonts w:asciiTheme="minorHAnsi" w:hAnsiTheme="minorHAnsi" w:cstheme="minorHAnsi"/>
          <w:highlight w:val="cyan"/>
        </w:rPr>
        <w:t xml:space="preserve">, </w:t>
      </w:r>
      <w:r w:rsidRPr="00234120">
        <w:rPr>
          <w:rStyle w:val="StyleUnderline"/>
          <w:rFonts w:asciiTheme="minorHAnsi" w:hAnsiTheme="minorHAnsi" w:cstheme="minorHAnsi"/>
        </w:rPr>
        <w:t>which accrue disproportionately</w:t>
      </w:r>
      <w:r w:rsidRPr="00234120">
        <w:rPr>
          <w:rFonts w:asciiTheme="minorHAnsi" w:hAnsiTheme="minorHAnsi" w:cstheme="minorHAnsi"/>
          <w:sz w:val="16"/>
        </w:rPr>
        <w:t xml:space="preserve"> </w:t>
      </w:r>
      <w:r w:rsidRPr="00234120">
        <w:rPr>
          <w:rStyle w:val="StyleUnderline"/>
          <w:rFonts w:asciiTheme="minorHAnsi" w:hAnsiTheme="minorHAnsi" w:cstheme="minorHAnsi"/>
        </w:rPr>
        <w:t>to the bottom of the wealth distribution</w:t>
      </w:r>
      <w:r w:rsidRPr="00234120">
        <w:rPr>
          <w:rFonts w:asciiTheme="minorHAnsi" w:hAnsiTheme="minorHAnsi" w:cstheme="minorHAnsi"/>
          <w:sz w:val="16"/>
        </w:rPr>
        <w:t>. Overall, our paper shows that public transfer programs like Social Security make the U.S. economy more progressive, and it is important for inequality estimates to reflect this. Much more work is needed to arrive at a fuller understanding of wealth concentration in America.</w:t>
      </w:r>
    </w:p>
    <w:p w14:paraId="4B7E9A83" w14:textId="24214CE2" w:rsidR="00F35F12" w:rsidRDefault="00F35F12" w:rsidP="00F35F12">
      <w:pPr>
        <w:pStyle w:val="Heading1"/>
      </w:pPr>
      <w:r>
        <w:lastRenderedPageBreak/>
        <w:t>2NC---Productivity DA</w:t>
      </w:r>
    </w:p>
    <w:p w14:paraId="52FA7598" w14:textId="77777777" w:rsidR="00F35F12" w:rsidRPr="005E4F32" w:rsidRDefault="00F35F12" w:rsidP="00F35F12">
      <w:pPr>
        <w:pStyle w:val="Heading2"/>
      </w:pPr>
      <w:r>
        <w:lastRenderedPageBreak/>
        <w:t>Productivity DA---Overview---2NC</w:t>
      </w:r>
    </w:p>
    <w:p w14:paraId="28105A77" w14:textId="77777777" w:rsidR="00F35F12" w:rsidRDefault="00F35F12" w:rsidP="00F35F12">
      <w:pPr>
        <w:pStyle w:val="Heading3"/>
      </w:pPr>
      <w:r>
        <w:lastRenderedPageBreak/>
        <w:t>Productivity DA---Turns Case---2NC</w:t>
      </w:r>
    </w:p>
    <w:p w14:paraId="3CCD3624" w14:textId="4B39ACE1" w:rsidR="00F35F12" w:rsidRPr="00F35F12" w:rsidRDefault="00F35F12" w:rsidP="00F35F12">
      <w:pPr>
        <w:keepNext/>
        <w:keepLines/>
        <w:spacing w:before="40" w:after="0"/>
        <w:outlineLvl w:val="3"/>
        <w:rPr>
          <w:rFonts w:asciiTheme="minorHAnsi" w:eastAsiaTheme="majorEastAsia" w:hAnsiTheme="minorHAnsi" w:cstheme="minorHAnsi"/>
          <w:b/>
          <w:iCs/>
          <w:sz w:val="26"/>
        </w:rPr>
      </w:pPr>
      <w:r w:rsidRPr="00F35F12">
        <w:rPr>
          <w:rFonts w:asciiTheme="minorHAnsi" w:eastAsiaTheme="majorEastAsia" w:hAnsiTheme="minorHAnsi" w:cstheme="minorHAnsi"/>
          <w:b/>
          <w:iCs/>
          <w:sz w:val="26"/>
        </w:rPr>
        <w:t xml:space="preserve">The link </w:t>
      </w:r>
      <w:r w:rsidRPr="00F35F12">
        <w:rPr>
          <w:rFonts w:asciiTheme="minorHAnsi" w:eastAsiaTheme="majorEastAsia" w:hAnsiTheme="minorHAnsi" w:cstheme="minorHAnsi"/>
          <w:b/>
          <w:iCs/>
          <w:sz w:val="26"/>
          <w:u w:val="single"/>
        </w:rPr>
        <w:t>zaps</w:t>
      </w:r>
      <w:r w:rsidRPr="00F35F12">
        <w:rPr>
          <w:rFonts w:asciiTheme="minorHAnsi" w:eastAsiaTheme="majorEastAsia" w:hAnsiTheme="minorHAnsi" w:cstheme="minorHAnsi"/>
          <w:b/>
          <w:iCs/>
          <w:sz w:val="26"/>
        </w:rPr>
        <w:t xml:space="preserve"> </w:t>
      </w:r>
      <w:r>
        <w:rPr>
          <w:rFonts w:asciiTheme="minorHAnsi" w:eastAsiaTheme="majorEastAsia" w:hAnsiTheme="minorHAnsi" w:cstheme="minorHAnsi"/>
          <w:b/>
          <w:iCs/>
          <w:sz w:val="26"/>
        </w:rPr>
        <w:t>inequality.</w:t>
      </w:r>
      <w:r w:rsidRPr="00F35F12">
        <w:rPr>
          <w:rFonts w:asciiTheme="minorHAnsi" w:eastAsiaTheme="majorEastAsia" w:hAnsiTheme="minorHAnsi" w:cstheme="minorHAnsi"/>
          <w:b/>
          <w:iCs/>
          <w:sz w:val="26"/>
        </w:rPr>
        <w:t xml:space="preserve"> </w:t>
      </w:r>
    </w:p>
    <w:p w14:paraId="27A2E05E" w14:textId="77777777" w:rsidR="00F35F12" w:rsidRPr="00F35F12" w:rsidRDefault="00F35F12" w:rsidP="00F35F12">
      <w:pPr>
        <w:rPr>
          <w:rFonts w:asciiTheme="minorHAnsi" w:hAnsiTheme="minorHAnsi" w:cstheme="minorHAnsi"/>
        </w:rPr>
      </w:pPr>
      <w:r w:rsidRPr="00F35F12">
        <w:rPr>
          <w:rFonts w:asciiTheme="minorHAnsi" w:hAnsiTheme="minorHAnsi" w:cstheme="minorHAnsi"/>
          <w:b/>
          <w:bCs/>
          <w:sz w:val="26"/>
        </w:rPr>
        <w:t>Atkinson ’19</w:t>
      </w:r>
      <w:r w:rsidRPr="00F35F12">
        <w:rPr>
          <w:rFonts w:asciiTheme="minorHAnsi" w:hAnsiTheme="minorHAnsi" w:cstheme="minorHAnsi"/>
        </w:rPr>
        <w:t xml:space="preserve"> [Robert D. and David Moschella; November 12; PhD, founder and president of the ITIF; nonresident senior fellow at ITIF; Information Technology and Innovation Foundation, “The Enterprise Automation Imperative—Why Modern Societies Will Need All the Productivity They Can Get,” https://itif.org/publications/2019/11/12/enterprise-automation-imperative-why-modern-societies-will-need-all/]</w:t>
      </w:r>
    </w:p>
    <w:p w14:paraId="2E862F18" w14:textId="77777777" w:rsidR="00F35F12" w:rsidRPr="00F35F12" w:rsidRDefault="00F35F12" w:rsidP="00F35F12">
      <w:pPr>
        <w:rPr>
          <w:rFonts w:asciiTheme="minorHAnsi" w:hAnsiTheme="minorHAnsi" w:cstheme="minorHAnsi"/>
          <w:u w:val="single"/>
        </w:rPr>
      </w:pPr>
      <w:r w:rsidRPr="00F35F12">
        <w:rPr>
          <w:rFonts w:asciiTheme="minorHAnsi" w:hAnsiTheme="minorHAnsi" w:cstheme="minorHAnsi"/>
          <w:sz w:val="16"/>
        </w:rPr>
        <w:t xml:space="preserve">One major benefit of </w:t>
      </w:r>
      <w:r w:rsidRPr="00F35F12">
        <w:rPr>
          <w:rFonts w:asciiTheme="minorHAnsi" w:hAnsiTheme="minorHAnsi" w:cstheme="minorHAnsi"/>
          <w:highlight w:val="cyan"/>
          <w:u w:val="single"/>
        </w:rPr>
        <w:t xml:space="preserve">higher </w:t>
      </w:r>
      <w:r w:rsidRPr="00F35F12">
        <w:rPr>
          <w:rFonts w:asciiTheme="minorHAnsi" w:hAnsiTheme="minorHAnsi" w:cstheme="minorHAnsi"/>
          <w:b/>
          <w:iCs/>
          <w:highlight w:val="cyan"/>
          <w:u w:val="single"/>
        </w:rPr>
        <w:t>productivity</w:t>
      </w:r>
      <w:r w:rsidRPr="00F35F12">
        <w:rPr>
          <w:rFonts w:asciiTheme="minorHAnsi" w:hAnsiTheme="minorHAnsi" w:cstheme="minorHAnsi"/>
          <w:sz w:val="16"/>
        </w:rPr>
        <w:t xml:space="preserve"> is it </w:t>
      </w:r>
      <w:r w:rsidRPr="00F35F12">
        <w:rPr>
          <w:rFonts w:asciiTheme="minorHAnsi" w:hAnsiTheme="minorHAnsi" w:cstheme="minorHAnsi"/>
          <w:b/>
          <w:iCs/>
          <w:highlight w:val="cyan"/>
          <w:u w:val="single"/>
        </w:rPr>
        <w:t>helps</w:t>
      </w:r>
      <w:r w:rsidRPr="00F35F12">
        <w:rPr>
          <w:rFonts w:asciiTheme="minorHAnsi" w:hAnsiTheme="minorHAnsi" w:cstheme="minorHAnsi"/>
          <w:sz w:val="16"/>
        </w:rPr>
        <w:t xml:space="preserve"> </w:t>
      </w:r>
      <w:r w:rsidRPr="00F35F12">
        <w:rPr>
          <w:rFonts w:asciiTheme="minorHAnsi" w:hAnsiTheme="minorHAnsi" w:cstheme="minorHAnsi"/>
          <w:u w:val="single"/>
        </w:rPr>
        <w:t xml:space="preserve">nations’ </w:t>
      </w:r>
      <w:r w:rsidRPr="00F35F12">
        <w:rPr>
          <w:rFonts w:asciiTheme="minorHAnsi" w:hAnsiTheme="minorHAnsi" w:cstheme="minorHAnsi"/>
          <w:b/>
          <w:iCs/>
          <w:highlight w:val="cyan"/>
          <w:u w:val="single"/>
        </w:rPr>
        <w:t>traded</w:t>
      </w:r>
      <w:r w:rsidRPr="00F35F12">
        <w:rPr>
          <w:rFonts w:asciiTheme="minorHAnsi" w:hAnsiTheme="minorHAnsi" w:cstheme="minorHAnsi"/>
          <w:b/>
          <w:iCs/>
          <w:u w:val="single"/>
        </w:rPr>
        <w:t>-sector</w:t>
      </w:r>
      <w:r w:rsidRPr="00F35F12">
        <w:rPr>
          <w:rFonts w:asciiTheme="minorHAnsi" w:hAnsiTheme="minorHAnsi" w:cstheme="minorHAnsi"/>
          <w:u w:val="single"/>
        </w:rPr>
        <w:t xml:space="preserve"> </w:t>
      </w:r>
      <w:r w:rsidRPr="00F35F12">
        <w:rPr>
          <w:rFonts w:asciiTheme="minorHAnsi" w:hAnsiTheme="minorHAnsi" w:cstheme="minorHAnsi"/>
          <w:highlight w:val="cyan"/>
          <w:u w:val="single"/>
        </w:rPr>
        <w:t xml:space="preserve">firms </w:t>
      </w:r>
      <w:r w:rsidRPr="00F35F12">
        <w:rPr>
          <w:rFonts w:asciiTheme="minorHAnsi" w:hAnsiTheme="minorHAnsi" w:cstheme="minorHAnsi"/>
          <w:b/>
          <w:iCs/>
          <w:highlight w:val="cyan"/>
          <w:u w:val="single"/>
        </w:rPr>
        <w:t>compete globally</w:t>
      </w:r>
      <w:r w:rsidRPr="00F35F12">
        <w:rPr>
          <w:rFonts w:asciiTheme="minorHAnsi" w:hAnsiTheme="minorHAnsi" w:cstheme="minorHAnsi"/>
          <w:sz w:val="16"/>
        </w:rPr>
        <w:t xml:space="preserve">. </w:t>
      </w:r>
      <w:r w:rsidRPr="00F35F12">
        <w:rPr>
          <w:rFonts w:asciiTheme="minorHAnsi" w:hAnsiTheme="minorHAnsi" w:cstheme="minorHAnsi"/>
          <w:u w:val="single"/>
        </w:rPr>
        <w:t xml:space="preserve">This is clearly true when productivity </w:t>
      </w:r>
      <w:r w:rsidRPr="00F35F12">
        <w:rPr>
          <w:rFonts w:asciiTheme="minorHAnsi" w:hAnsiTheme="minorHAnsi" w:cstheme="minorHAnsi"/>
          <w:highlight w:val="cyan"/>
          <w:u w:val="single"/>
        </w:rPr>
        <w:t>in</w:t>
      </w:r>
      <w:r w:rsidRPr="00F35F12">
        <w:rPr>
          <w:rFonts w:asciiTheme="minorHAnsi" w:hAnsiTheme="minorHAnsi" w:cstheme="minorHAnsi"/>
          <w:u w:val="single"/>
        </w:rPr>
        <w:t xml:space="preserve"> </w:t>
      </w:r>
      <w:r w:rsidRPr="00F35F12">
        <w:rPr>
          <w:rFonts w:asciiTheme="minorHAnsi" w:hAnsiTheme="minorHAnsi" w:cstheme="minorHAnsi"/>
          <w:b/>
          <w:iCs/>
          <w:u w:val="single"/>
        </w:rPr>
        <w:t>traded-sector</w:t>
      </w:r>
      <w:r w:rsidRPr="00F35F12">
        <w:rPr>
          <w:rFonts w:asciiTheme="minorHAnsi" w:hAnsiTheme="minorHAnsi" w:cstheme="minorHAnsi"/>
          <w:sz w:val="16"/>
        </w:rPr>
        <w:t xml:space="preserve"> </w:t>
      </w:r>
      <w:r w:rsidRPr="00F35F12">
        <w:rPr>
          <w:rFonts w:asciiTheme="minorHAnsi" w:hAnsiTheme="minorHAnsi" w:cstheme="minorHAnsi"/>
          <w:b/>
          <w:iCs/>
          <w:highlight w:val="cyan"/>
          <w:u w:val="single"/>
        </w:rPr>
        <w:t>industries</w:t>
      </w:r>
      <w:r w:rsidRPr="00F35F12">
        <w:rPr>
          <w:rFonts w:asciiTheme="minorHAnsi" w:hAnsiTheme="minorHAnsi" w:cstheme="minorHAnsi"/>
          <w:highlight w:val="cyan"/>
          <w:u w:val="single"/>
        </w:rPr>
        <w:t xml:space="preserve"> such as</w:t>
      </w:r>
      <w:r w:rsidRPr="00F35F12">
        <w:rPr>
          <w:rFonts w:asciiTheme="minorHAnsi" w:hAnsiTheme="minorHAnsi" w:cstheme="minorHAnsi"/>
          <w:sz w:val="16"/>
        </w:rPr>
        <w:t xml:space="preserve"> motor </w:t>
      </w:r>
      <w:r w:rsidRPr="00F35F12">
        <w:rPr>
          <w:b/>
          <w:iCs/>
          <w:highlight w:val="cyan"/>
          <w:u w:val="single"/>
        </w:rPr>
        <w:t>vehicles</w:t>
      </w:r>
      <w:r w:rsidRPr="00F35F12">
        <w:rPr>
          <w:rFonts w:asciiTheme="minorHAnsi" w:hAnsiTheme="minorHAnsi" w:cstheme="minorHAnsi"/>
          <w:u w:val="single"/>
        </w:rPr>
        <w:t xml:space="preserve">, </w:t>
      </w:r>
      <w:r w:rsidRPr="00F35F12">
        <w:rPr>
          <w:b/>
          <w:iCs/>
          <w:u w:val="single"/>
        </w:rPr>
        <w:t>appliances</w:t>
      </w:r>
      <w:r w:rsidRPr="00F35F12">
        <w:rPr>
          <w:rFonts w:asciiTheme="minorHAnsi" w:hAnsiTheme="minorHAnsi" w:cstheme="minorHAnsi"/>
          <w:u w:val="single"/>
        </w:rPr>
        <w:t xml:space="preserve">, </w:t>
      </w:r>
      <w:r w:rsidRPr="00F35F12">
        <w:rPr>
          <w:rFonts w:asciiTheme="minorHAnsi" w:hAnsiTheme="minorHAnsi" w:cstheme="minorHAnsi"/>
          <w:highlight w:val="cyan"/>
          <w:u w:val="single"/>
        </w:rPr>
        <w:t xml:space="preserve">and </w:t>
      </w:r>
      <w:r w:rsidRPr="00F35F12">
        <w:rPr>
          <w:b/>
          <w:iCs/>
          <w:highlight w:val="cyan"/>
          <w:u w:val="single"/>
        </w:rPr>
        <w:t>semiconductors</w:t>
      </w:r>
      <w:r w:rsidRPr="00F35F12">
        <w:rPr>
          <w:rFonts w:asciiTheme="minorHAnsi" w:hAnsiTheme="minorHAnsi" w:cstheme="minorHAnsi"/>
          <w:u w:val="single"/>
        </w:rPr>
        <w:t xml:space="preserve"> increases faster than</w:t>
      </w:r>
      <w:r w:rsidRPr="00F35F12">
        <w:rPr>
          <w:rFonts w:asciiTheme="minorHAnsi" w:hAnsiTheme="minorHAnsi" w:cstheme="minorHAnsi"/>
          <w:sz w:val="16"/>
        </w:rPr>
        <w:t xml:space="preserve"> it does </w:t>
      </w:r>
      <w:r w:rsidRPr="00F35F12">
        <w:rPr>
          <w:rFonts w:asciiTheme="minorHAnsi" w:hAnsiTheme="minorHAnsi" w:cstheme="minorHAnsi"/>
          <w:u w:val="single"/>
        </w:rPr>
        <w:t xml:space="preserve">for foreign competitors. But it is </w:t>
      </w:r>
      <w:r w:rsidRPr="00F35F12">
        <w:rPr>
          <w:rFonts w:asciiTheme="minorHAnsi" w:hAnsiTheme="minorHAnsi" w:cstheme="minorHAnsi"/>
          <w:b/>
          <w:iCs/>
          <w:highlight w:val="cyan"/>
          <w:u w:val="single"/>
        </w:rPr>
        <w:t>also</w:t>
      </w:r>
      <w:r w:rsidRPr="00F35F12">
        <w:rPr>
          <w:rFonts w:asciiTheme="minorHAnsi" w:hAnsiTheme="minorHAnsi" w:cstheme="minorHAnsi"/>
          <w:u w:val="single"/>
        </w:rPr>
        <w:t xml:space="preserve"> true</w:t>
      </w:r>
      <w:r w:rsidRPr="00F35F12">
        <w:rPr>
          <w:rFonts w:asciiTheme="minorHAnsi" w:hAnsiTheme="minorHAnsi" w:cstheme="minorHAnsi"/>
          <w:sz w:val="16"/>
        </w:rPr>
        <w:t xml:space="preserve">, though more indirectly, </w:t>
      </w:r>
      <w:r w:rsidRPr="00F35F12">
        <w:rPr>
          <w:rFonts w:asciiTheme="minorHAnsi" w:hAnsiTheme="minorHAnsi" w:cstheme="minorHAnsi"/>
          <w:u w:val="single"/>
        </w:rPr>
        <w:t xml:space="preserve">when </w:t>
      </w:r>
      <w:r w:rsidRPr="00F35F12">
        <w:rPr>
          <w:b/>
          <w:iCs/>
          <w:u w:val="single"/>
        </w:rPr>
        <w:t>non-traded firms</w:t>
      </w:r>
      <w:r w:rsidRPr="00F35F12">
        <w:rPr>
          <w:rFonts w:asciiTheme="minorHAnsi" w:hAnsiTheme="minorHAnsi" w:cstheme="minorHAnsi"/>
          <w:u w:val="single"/>
        </w:rPr>
        <w:t xml:space="preserve"> boost</w:t>
      </w:r>
      <w:r w:rsidRPr="00F35F12">
        <w:rPr>
          <w:rFonts w:asciiTheme="minorHAnsi" w:hAnsiTheme="minorHAnsi" w:cstheme="minorHAnsi"/>
          <w:sz w:val="16"/>
        </w:rPr>
        <w:t xml:space="preserve"> their </w:t>
      </w:r>
      <w:r w:rsidRPr="00F35F12">
        <w:rPr>
          <w:rFonts w:asciiTheme="minorHAnsi" w:hAnsiTheme="minorHAnsi" w:cstheme="minorHAnsi"/>
          <w:u w:val="single"/>
        </w:rPr>
        <w:t>productivity</w:t>
      </w:r>
      <w:r w:rsidRPr="00F35F12">
        <w:rPr>
          <w:rFonts w:asciiTheme="minorHAnsi" w:hAnsiTheme="minorHAnsi" w:cstheme="minorHAnsi"/>
          <w:sz w:val="16"/>
        </w:rPr>
        <w:t xml:space="preserve">. This is </w:t>
      </w:r>
      <w:r w:rsidRPr="00F35F12">
        <w:rPr>
          <w:rFonts w:asciiTheme="minorHAnsi" w:hAnsiTheme="minorHAnsi" w:cstheme="minorHAnsi"/>
          <w:highlight w:val="cyan"/>
          <w:u w:val="single"/>
        </w:rPr>
        <w:t>because traded</w:t>
      </w:r>
      <w:r w:rsidRPr="00F35F12">
        <w:rPr>
          <w:rFonts w:asciiTheme="minorHAnsi" w:hAnsiTheme="minorHAnsi" w:cstheme="minorHAnsi"/>
          <w:u w:val="single"/>
        </w:rPr>
        <w:t xml:space="preserve"> </w:t>
      </w:r>
      <w:r w:rsidRPr="00F35F12">
        <w:rPr>
          <w:rFonts w:asciiTheme="minorHAnsi" w:hAnsiTheme="minorHAnsi" w:cstheme="minorHAnsi"/>
          <w:highlight w:val="cyan"/>
          <w:u w:val="single"/>
        </w:rPr>
        <w:t>firms purchase</w:t>
      </w:r>
      <w:r w:rsidRPr="00F35F12">
        <w:rPr>
          <w:rFonts w:asciiTheme="minorHAnsi" w:hAnsiTheme="minorHAnsi" w:cstheme="minorHAnsi"/>
          <w:u w:val="single"/>
        </w:rPr>
        <w:t xml:space="preserve"> </w:t>
      </w:r>
      <w:r w:rsidRPr="00F35F12">
        <w:rPr>
          <w:rFonts w:asciiTheme="minorHAnsi" w:hAnsiTheme="minorHAnsi" w:cstheme="minorHAnsi"/>
          <w:b/>
          <w:iCs/>
          <w:u w:val="single"/>
        </w:rPr>
        <w:t xml:space="preserve">many </w:t>
      </w:r>
      <w:r w:rsidRPr="00F35F12">
        <w:rPr>
          <w:rFonts w:asciiTheme="minorHAnsi" w:hAnsiTheme="minorHAnsi" w:cstheme="minorHAnsi"/>
          <w:b/>
          <w:iCs/>
          <w:highlight w:val="cyan"/>
          <w:u w:val="single"/>
        </w:rPr>
        <w:t>inputs</w:t>
      </w:r>
      <w:r w:rsidRPr="00F35F12">
        <w:rPr>
          <w:rFonts w:asciiTheme="minorHAnsi" w:hAnsiTheme="minorHAnsi" w:cstheme="minorHAnsi"/>
          <w:sz w:val="16"/>
        </w:rPr>
        <w:t xml:space="preserve"> (</w:t>
      </w:r>
      <w:r w:rsidRPr="00F35F12">
        <w:rPr>
          <w:rFonts w:asciiTheme="minorHAnsi" w:hAnsiTheme="minorHAnsi" w:cstheme="minorHAnsi"/>
          <w:u w:val="single"/>
        </w:rPr>
        <w:t>e.g., legal services, health care</w:t>
      </w:r>
      <w:r w:rsidRPr="00F35F12">
        <w:rPr>
          <w:rFonts w:asciiTheme="minorHAnsi" w:hAnsiTheme="minorHAnsi" w:cstheme="minorHAnsi"/>
          <w:sz w:val="16"/>
        </w:rPr>
        <w:t xml:space="preserve">, transportation, etc.) </w:t>
      </w:r>
      <w:r w:rsidRPr="00F35F12">
        <w:rPr>
          <w:rFonts w:asciiTheme="minorHAnsi" w:hAnsiTheme="minorHAnsi" w:cstheme="minorHAnsi"/>
          <w:u w:val="single"/>
        </w:rPr>
        <w:t xml:space="preserve">from non-traded firms. </w:t>
      </w:r>
      <w:r w:rsidRPr="00F35F12">
        <w:rPr>
          <w:rFonts w:asciiTheme="minorHAnsi" w:hAnsiTheme="minorHAnsi" w:cstheme="minorHAnsi"/>
          <w:highlight w:val="cyan"/>
          <w:u w:val="single"/>
        </w:rPr>
        <w:t>When</w:t>
      </w:r>
      <w:r w:rsidRPr="00F35F12">
        <w:rPr>
          <w:rFonts w:asciiTheme="minorHAnsi" w:hAnsiTheme="minorHAnsi" w:cstheme="minorHAnsi"/>
          <w:sz w:val="16"/>
        </w:rPr>
        <w:t xml:space="preserve"> the </w:t>
      </w:r>
      <w:r w:rsidRPr="00F35F12">
        <w:rPr>
          <w:rFonts w:asciiTheme="minorHAnsi" w:hAnsiTheme="minorHAnsi" w:cstheme="minorHAnsi"/>
          <w:highlight w:val="cyan"/>
          <w:u w:val="single"/>
        </w:rPr>
        <w:t xml:space="preserve">productivity in </w:t>
      </w:r>
      <w:r w:rsidRPr="00F35F12">
        <w:rPr>
          <w:rFonts w:asciiTheme="minorHAnsi" w:hAnsiTheme="minorHAnsi" w:cstheme="minorHAnsi"/>
          <w:b/>
          <w:iCs/>
          <w:highlight w:val="cyan"/>
          <w:u w:val="single"/>
        </w:rPr>
        <w:t>these</w:t>
      </w:r>
      <w:r w:rsidRPr="00F35F12">
        <w:rPr>
          <w:rFonts w:asciiTheme="minorHAnsi" w:hAnsiTheme="minorHAnsi" w:cstheme="minorHAnsi"/>
          <w:sz w:val="16"/>
        </w:rPr>
        <w:t xml:space="preserve"> areas </w:t>
      </w:r>
      <w:r w:rsidRPr="00F35F12">
        <w:rPr>
          <w:rFonts w:asciiTheme="minorHAnsi" w:hAnsiTheme="minorHAnsi" w:cstheme="minorHAnsi"/>
          <w:highlight w:val="cyan"/>
          <w:u w:val="single"/>
        </w:rPr>
        <w:t>goes up, traded</w:t>
      </w:r>
      <w:r w:rsidRPr="00F35F12">
        <w:rPr>
          <w:rFonts w:asciiTheme="minorHAnsi" w:hAnsiTheme="minorHAnsi" w:cstheme="minorHAnsi"/>
          <w:u w:val="single"/>
        </w:rPr>
        <w:t xml:space="preserve">-sector </w:t>
      </w:r>
      <w:r w:rsidRPr="00F35F12">
        <w:rPr>
          <w:rFonts w:asciiTheme="minorHAnsi" w:hAnsiTheme="minorHAnsi" w:cstheme="minorHAnsi"/>
          <w:highlight w:val="cyan"/>
          <w:u w:val="single"/>
        </w:rPr>
        <w:t xml:space="preserve">firms </w:t>
      </w:r>
      <w:r w:rsidRPr="00F35F12">
        <w:rPr>
          <w:rFonts w:asciiTheme="minorHAnsi" w:hAnsiTheme="minorHAnsi" w:cstheme="minorHAnsi"/>
          <w:b/>
          <w:iCs/>
          <w:highlight w:val="cyan"/>
          <w:u w:val="single"/>
        </w:rPr>
        <w:t>pay less</w:t>
      </w:r>
      <w:r w:rsidRPr="00F35F12">
        <w:rPr>
          <w:rFonts w:asciiTheme="minorHAnsi" w:hAnsiTheme="minorHAnsi" w:cstheme="minorHAnsi"/>
          <w:sz w:val="16"/>
        </w:rPr>
        <w:t xml:space="preserve"> for their inputs, thereby </w:t>
      </w:r>
      <w:r w:rsidRPr="00F35F12">
        <w:rPr>
          <w:rFonts w:asciiTheme="minorHAnsi" w:hAnsiTheme="minorHAnsi" w:cstheme="minorHAnsi"/>
          <w:highlight w:val="cyan"/>
          <w:u w:val="single"/>
        </w:rPr>
        <w:t>making them</w:t>
      </w:r>
      <w:r w:rsidRPr="00F35F12">
        <w:rPr>
          <w:rFonts w:asciiTheme="minorHAnsi" w:hAnsiTheme="minorHAnsi" w:cstheme="minorHAnsi"/>
          <w:u w:val="single"/>
        </w:rPr>
        <w:t xml:space="preserve"> more </w:t>
      </w:r>
      <w:r w:rsidRPr="00F35F12">
        <w:rPr>
          <w:b/>
          <w:iCs/>
          <w:u w:val="single"/>
        </w:rPr>
        <w:t>cost-</w:t>
      </w:r>
      <w:r w:rsidRPr="00F35F12">
        <w:rPr>
          <w:b/>
          <w:iCs/>
          <w:highlight w:val="cyan"/>
          <w:u w:val="single"/>
        </w:rPr>
        <w:t>competitive</w:t>
      </w:r>
      <w:r w:rsidRPr="00F35F12">
        <w:rPr>
          <w:rFonts w:asciiTheme="minorHAnsi" w:hAnsiTheme="minorHAnsi" w:cstheme="minorHAnsi"/>
          <w:u w:val="single"/>
        </w:rPr>
        <w:t xml:space="preserve"> globally.</w:t>
      </w:r>
    </w:p>
    <w:p w14:paraId="6CC9875B" w14:textId="77777777" w:rsidR="00F35F12" w:rsidRPr="00F35F12" w:rsidRDefault="00F35F12" w:rsidP="00F35F12">
      <w:pPr>
        <w:rPr>
          <w:rFonts w:asciiTheme="minorHAnsi" w:hAnsiTheme="minorHAnsi" w:cstheme="minorHAnsi"/>
          <w:sz w:val="16"/>
        </w:rPr>
      </w:pPr>
      <w:r w:rsidRPr="00F35F12">
        <w:rPr>
          <w:rFonts w:asciiTheme="minorHAnsi" w:hAnsiTheme="minorHAnsi" w:cstheme="minorHAnsi"/>
          <w:b/>
          <w:iCs/>
          <w:u w:val="single"/>
        </w:rPr>
        <w:t>Higher productivity</w:t>
      </w:r>
      <w:r w:rsidRPr="00F35F12">
        <w:rPr>
          <w:rFonts w:asciiTheme="minorHAnsi" w:hAnsiTheme="minorHAnsi" w:cstheme="minorHAnsi"/>
          <w:u w:val="single"/>
        </w:rPr>
        <w:t xml:space="preserve"> </w:t>
      </w:r>
      <w:r w:rsidRPr="00F35F12">
        <w:rPr>
          <w:rFonts w:asciiTheme="minorHAnsi" w:hAnsiTheme="minorHAnsi" w:cstheme="minorHAnsi"/>
          <w:highlight w:val="cyan"/>
          <w:u w:val="single"/>
        </w:rPr>
        <w:t>can</w:t>
      </w:r>
      <w:r w:rsidRPr="00F35F12">
        <w:rPr>
          <w:rFonts w:asciiTheme="minorHAnsi" w:hAnsiTheme="minorHAnsi" w:cstheme="minorHAnsi"/>
          <w:sz w:val="16"/>
        </w:rPr>
        <w:t xml:space="preserve"> also </w:t>
      </w:r>
      <w:r w:rsidRPr="00F35F12">
        <w:rPr>
          <w:rFonts w:asciiTheme="minorHAnsi" w:hAnsiTheme="minorHAnsi" w:cstheme="minorHAnsi"/>
          <w:highlight w:val="cyan"/>
          <w:u w:val="single"/>
        </w:rPr>
        <w:t>boost</w:t>
      </w:r>
      <w:r w:rsidRPr="00F35F12">
        <w:rPr>
          <w:rFonts w:asciiTheme="minorHAnsi" w:hAnsiTheme="minorHAnsi" w:cstheme="minorHAnsi"/>
          <w:sz w:val="16"/>
        </w:rPr>
        <w:t xml:space="preserve"> the </w:t>
      </w:r>
      <w:r w:rsidRPr="00F35F12">
        <w:rPr>
          <w:rFonts w:asciiTheme="minorHAnsi" w:hAnsiTheme="minorHAnsi" w:cstheme="minorHAnsi"/>
          <w:b/>
          <w:iCs/>
          <w:highlight w:val="cyan"/>
          <w:u w:val="single"/>
        </w:rPr>
        <w:t>reshoring</w:t>
      </w:r>
      <w:r w:rsidRPr="00F35F12">
        <w:rPr>
          <w:rFonts w:asciiTheme="minorHAnsi" w:hAnsiTheme="minorHAnsi" w:cstheme="minorHAnsi"/>
          <w:sz w:val="16"/>
        </w:rPr>
        <w:t xml:space="preserve"> of work back to the EU or the United States. Indeed, the coming wave of </w:t>
      </w:r>
      <w:r w:rsidRPr="00F35F12">
        <w:rPr>
          <w:rFonts w:asciiTheme="minorHAnsi" w:hAnsiTheme="minorHAnsi" w:cstheme="minorHAnsi"/>
          <w:u w:val="single"/>
        </w:rPr>
        <w:t xml:space="preserve">ICT </w:t>
      </w:r>
      <w:r w:rsidRPr="00F35F12">
        <w:rPr>
          <w:b/>
          <w:iCs/>
          <w:highlight w:val="cyan"/>
          <w:u w:val="single"/>
        </w:rPr>
        <w:t>innovations</w:t>
      </w:r>
      <w:r w:rsidRPr="00F35F12">
        <w:rPr>
          <w:rFonts w:asciiTheme="minorHAnsi" w:hAnsiTheme="minorHAnsi" w:cstheme="minorHAnsi"/>
          <w:u w:val="single"/>
        </w:rPr>
        <w:t xml:space="preserve"> could </w:t>
      </w:r>
      <w:r w:rsidRPr="00F35F12">
        <w:rPr>
          <w:rFonts w:asciiTheme="minorHAnsi" w:hAnsiTheme="minorHAnsi" w:cstheme="minorHAnsi"/>
          <w:highlight w:val="cyan"/>
          <w:u w:val="single"/>
        </w:rPr>
        <w:t xml:space="preserve">give </w:t>
      </w:r>
      <w:r w:rsidRPr="00F35F12">
        <w:rPr>
          <w:rFonts w:asciiTheme="minorHAnsi" w:hAnsiTheme="minorHAnsi" w:cstheme="minorHAnsi"/>
          <w:b/>
          <w:iCs/>
          <w:highlight w:val="cyan"/>
          <w:u w:val="single"/>
        </w:rPr>
        <w:t>high-wage</w:t>
      </w:r>
      <w:r w:rsidRPr="00F35F12">
        <w:rPr>
          <w:rFonts w:asciiTheme="minorHAnsi" w:hAnsiTheme="minorHAnsi" w:cstheme="minorHAnsi"/>
          <w:sz w:val="16"/>
          <w:highlight w:val="cyan"/>
        </w:rPr>
        <w:t xml:space="preserve"> </w:t>
      </w:r>
      <w:r w:rsidRPr="00F35F12">
        <w:rPr>
          <w:rFonts w:asciiTheme="minorHAnsi" w:hAnsiTheme="minorHAnsi" w:cstheme="minorHAnsi"/>
          <w:b/>
          <w:iCs/>
          <w:highlight w:val="cyan"/>
          <w:u w:val="single"/>
        </w:rPr>
        <w:t>countries</w:t>
      </w:r>
      <w:r w:rsidRPr="00F35F12">
        <w:rPr>
          <w:rFonts w:asciiTheme="minorHAnsi" w:hAnsiTheme="minorHAnsi" w:cstheme="minorHAnsi"/>
          <w:sz w:val="16"/>
        </w:rPr>
        <w:t xml:space="preserve"> </w:t>
      </w:r>
      <w:r w:rsidRPr="00F35F12">
        <w:rPr>
          <w:b/>
          <w:iCs/>
          <w:highlight w:val="cyan"/>
          <w:u w:val="single"/>
        </w:rPr>
        <w:t>more</w:t>
      </w:r>
      <w:r w:rsidRPr="00F35F12">
        <w:rPr>
          <w:rFonts w:asciiTheme="minorHAnsi" w:hAnsiTheme="minorHAnsi" w:cstheme="minorHAnsi"/>
          <w:highlight w:val="cyan"/>
          <w:u w:val="single"/>
        </w:rPr>
        <w:t xml:space="preserve"> of a</w:t>
      </w:r>
      <w:r w:rsidRPr="00F35F12">
        <w:rPr>
          <w:rFonts w:asciiTheme="minorHAnsi" w:hAnsiTheme="minorHAnsi" w:cstheme="minorHAnsi"/>
          <w:u w:val="single"/>
        </w:rPr>
        <w:t xml:space="preserve"> productivity </w:t>
      </w:r>
      <w:r w:rsidRPr="00F35F12">
        <w:rPr>
          <w:rFonts w:asciiTheme="minorHAnsi" w:hAnsiTheme="minorHAnsi" w:cstheme="minorHAnsi"/>
          <w:highlight w:val="cyan"/>
          <w:u w:val="single"/>
        </w:rPr>
        <w:t>boost</w:t>
      </w:r>
      <w:r w:rsidRPr="00F35F12">
        <w:rPr>
          <w:rFonts w:asciiTheme="minorHAnsi" w:hAnsiTheme="minorHAnsi" w:cstheme="minorHAnsi"/>
          <w:u w:val="single"/>
        </w:rPr>
        <w:t xml:space="preserve"> than lower-wage nations</w:t>
      </w:r>
      <w:r w:rsidRPr="00F35F12">
        <w:rPr>
          <w:rFonts w:asciiTheme="minorHAnsi" w:hAnsiTheme="minorHAnsi" w:cstheme="minorHAnsi"/>
          <w:sz w:val="16"/>
        </w:rPr>
        <w:t xml:space="preserve">. Although using emerging technologies will often be less expensive in lower income regions, </w:t>
      </w:r>
      <w:r w:rsidRPr="00F35F12">
        <w:rPr>
          <w:rFonts w:asciiTheme="minorHAnsi" w:hAnsiTheme="minorHAnsi" w:cstheme="minorHAnsi"/>
          <w:u w:val="single"/>
        </w:rPr>
        <w:t>the</w:t>
      </w:r>
      <w:r w:rsidRPr="00F35F12">
        <w:rPr>
          <w:rFonts w:asciiTheme="minorHAnsi" w:hAnsiTheme="minorHAnsi" w:cstheme="minorHAnsi"/>
          <w:sz w:val="16"/>
        </w:rPr>
        <w:t xml:space="preserve"> </w:t>
      </w:r>
      <w:r w:rsidRPr="00F35F12">
        <w:rPr>
          <w:rFonts w:asciiTheme="minorHAnsi" w:hAnsiTheme="minorHAnsi" w:cstheme="minorHAnsi"/>
          <w:u w:val="single"/>
        </w:rPr>
        <w:t>relative price of the tech</w:t>
      </w:r>
      <w:r w:rsidRPr="00F35F12">
        <w:rPr>
          <w:rFonts w:asciiTheme="minorHAnsi" w:hAnsiTheme="minorHAnsi" w:cstheme="minorHAnsi"/>
          <w:sz w:val="16"/>
        </w:rPr>
        <w:t xml:space="preserve">nology </w:t>
      </w:r>
      <w:r w:rsidRPr="00F35F12">
        <w:rPr>
          <w:rFonts w:asciiTheme="minorHAnsi" w:hAnsiTheme="minorHAnsi" w:cstheme="minorHAnsi"/>
          <w:u w:val="single"/>
        </w:rPr>
        <w:t>compared with labor costs will</w:t>
      </w:r>
      <w:r w:rsidRPr="00F35F12">
        <w:rPr>
          <w:rFonts w:asciiTheme="minorHAnsi" w:hAnsiTheme="minorHAnsi" w:cstheme="minorHAnsi"/>
          <w:sz w:val="16"/>
        </w:rPr>
        <w:t xml:space="preserve"> still </w:t>
      </w:r>
      <w:r w:rsidRPr="00F35F12">
        <w:rPr>
          <w:rFonts w:asciiTheme="minorHAnsi" w:hAnsiTheme="minorHAnsi" w:cstheme="minorHAnsi"/>
          <w:u w:val="single"/>
        </w:rPr>
        <w:t>be greater than in higher wage nations</w:t>
      </w:r>
      <w:r w:rsidRPr="00F35F12">
        <w:rPr>
          <w:rFonts w:asciiTheme="minorHAnsi" w:hAnsiTheme="minorHAnsi" w:cstheme="minorHAnsi"/>
          <w:sz w:val="16"/>
        </w:rPr>
        <w:t>. Thus, the payback period in terms of actual labor cost savings will often be shorter in high-wage nations.12</w:t>
      </w:r>
    </w:p>
    <w:p w14:paraId="0A5A8D85" w14:textId="77777777" w:rsidR="00F35F12" w:rsidRPr="00F35F12" w:rsidRDefault="00F35F12" w:rsidP="00F35F12">
      <w:pPr>
        <w:keepNext/>
        <w:keepLines/>
        <w:spacing w:before="40" w:after="0"/>
        <w:outlineLvl w:val="3"/>
        <w:rPr>
          <w:rFonts w:eastAsiaTheme="majorEastAsia" w:cstheme="majorBidi"/>
          <w:b/>
          <w:iCs/>
          <w:sz w:val="26"/>
        </w:rPr>
      </w:pPr>
      <w:r w:rsidRPr="00F35F12">
        <w:rPr>
          <w:rFonts w:eastAsiaTheme="majorEastAsia" w:cstheme="majorBidi"/>
          <w:b/>
          <w:iCs/>
          <w:sz w:val="26"/>
        </w:rPr>
        <w:t xml:space="preserve">AND, productivity is the </w:t>
      </w:r>
      <w:r w:rsidRPr="00F35F12">
        <w:rPr>
          <w:rFonts w:eastAsiaTheme="majorEastAsia" w:cstheme="majorBidi"/>
          <w:b/>
          <w:iCs/>
          <w:sz w:val="26"/>
          <w:u w:val="single"/>
        </w:rPr>
        <w:t>only</w:t>
      </w:r>
      <w:r w:rsidRPr="00F35F12">
        <w:rPr>
          <w:rFonts w:eastAsiaTheme="majorEastAsia" w:cstheme="majorBidi"/>
          <w:b/>
          <w:iCs/>
          <w:sz w:val="26"/>
        </w:rPr>
        <w:t xml:space="preserve"> path to </w:t>
      </w:r>
      <w:r w:rsidRPr="00F35F12">
        <w:rPr>
          <w:rFonts w:eastAsiaTheme="majorEastAsia" w:cstheme="majorBidi"/>
          <w:b/>
          <w:iCs/>
          <w:sz w:val="26"/>
          <w:u w:val="single"/>
        </w:rPr>
        <w:t>sustainable</w:t>
      </w:r>
      <w:r w:rsidRPr="00F35F12">
        <w:rPr>
          <w:rFonts w:eastAsiaTheme="majorEastAsia" w:cstheme="majorBidi"/>
          <w:b/>
          <w:iCs/>
          <w:sz w:val="26"/>
        </w:rPr>
        <w:t xml:space="preserve"> wage growth. </w:t>
      </w:r>
    </w:p>
    <w:p w14:paraId="4EF3EAAD" w14:textId="77777777" w:rsidR="00F35F12" w:rsidRPr="00F35F12" w:rsidRDefault="00F35F12" w:rsidP="00F35F12">
      <w:r w:rsidRPr="00F35F12">
        <w:rPr>
          <w:b/>
          <w:bCs/>
          <w:sz w:val="26"/>
        </w:rPr>
        <w:t>Ho ’24</w:t>
      </w:r>
      <w:r w:rsidRPr="00F35F12">
        <w:t xml:space="preserve"> [Justin Ho citing Preston Mui and Tim Duy; October 31; reporter for Marketplace; senior economist with the research group Employ America; chief U.S. economist at SGH Macro Advisors Marketplace, “</w:t>
      </w:r>
      <w:r w:rsidRPr="00F35F12">
        <w:rPr>
          <w:u w:val="single"/>
        </w:rPr>
        <w:t xml:space="preserve">Wage growth is </w:t>
      </w:r>
      <w:r w:rsidRPr="00F35F12">
        <w:rPr>
          <w:b/>
          <w:iCs/>
          <w:u w:val="single"/>
        </w:rPr>
        <w:t>outpacing inflation</w:t>
      </w:r>
      <w:r w:rsidRPr="00F35F12">
        <w:t xml:space="preserve">. </w:t>
      </w:r>
      <w:r w:rsidRPr="00F35F12">
        <w:rPr>
          <w:b/>
          <w:iCs/>
          <w:u w:val="single"/>
        </w:rPr>
        <w:t>High productivity</w:t>
      </w:r>
      <w:r w:rsidRPr="00F35F12">
        <w:rPr>
          <w:u w:val="single"/>
        </w:rPr>
        <w:t xml:space="preserve"> is </w:t>
      </w:r>
      <w:r w:rsidRPr="00F35F12">
        <w:t xml:space="preserve">the </w:t>
      </w:r>
      <w:r w:rsidRPr="00F35F12">
        <w:rPr>
          <w:b/>
          <w:iCs/>
          <w:u w:val="single"/>
        </w:rPr>
        <w:t>key</w:t>
      </w:r>
      <w:r w:rsidRPr="00F35F12">
        <w:t xml:space="preserve"> to sustaining that,” https://www.marketplace.org/story/2024/10/31/higher-productivity-wage-growth-outpaces-inflation-fed]</w:t>
      </w:r>
    </w:p>
    <w:p w14:paraId="7E7ED3FF" w14:textId="77777777" w:rsidR="00F35F12" w:rsidRPr="00F35F12" w:rsidRDefault="00F35F12" w:rsidP="00F35F12">
      <w:pPr>
        <w:rPr>
          <w:sz w:val="16"/>
        </w:rPr>
      </w:pPr>
      <w:r w:rsidRPr="00F35F12">
        <w:rPr>
          <w:sz w:val="16"/>
        </w:rPr>
        <w:t xml:space="preserve">Wednesday we heard that </w:t>
      </w:r>
      <w:r w:rsidRPr="00F35F12">
        <w:rPr>
          <w:u w:val="single"/>
        </w:rPr>
        <w:t xml:space="preserve">the 2% </w:t>
      </w:r>
      <w:r w:rsidRPr="00F35F12">
        <w:rPr>
          <w:highlight w:val="cyan"/>
          <w:u w:val="single"/>
        </w:rPr>
        <w:t xml:space="preserve">gap between wages and inflation could </w:t>
      </w:r>
      <w:r w:rsidRPr="00F35F12">
        <w:rPr>
          <w:b/>
          <w:iCs/>
          <w:highlight w:val="cyan"/>
          <w:u w:val="single"/>
        </w:rPr>
        <w:t>stick</w:t>
      </w:r>
      <w:r w:rsidRPr="00F35F12">
        <w:rPr>
          <w:b/>
          <w:iCs/>
          <w:u w:val="single"/>
        </w:rPr>
        <w:t xml:space="preserve"> around</w:t>
      </w:r>
      <w:r w:rsidRPr="00F35F12">
        <w:rPr>
          <w:sz w:val="16"/>
        </w:rPr>
        <w:t xml:space="preserve">, like it did back in the ’60s. </w:t>
      </w:r>
      <w:r w:rsidRPr="00F35F12">
        <w:rPr>
          <w:u w:val="single"/>
        </w:rPr>
        <w:t xml:space="preserve">The </w:t>
      </w:r>
      <w:r w:rsidRPr="00F35F12">
        <w:rPr>
          <w:b/>
          <w:iCs/>
          <w:highlight w:val="cyan"/>
          <w:u w:val="single"/>
        </w:rPr>
        <w:t>secret sauce</w:t>
      </w:r>
      <w:r w:rsidRPr="00F35F12">
        <w:rPr>
          <w:u w:val="single"/>
        </w:rPr>
        <w:t xml:space="preserve"> to making that happen</w:t>
      </w:r>
      <w:r w:rsidRPr="00F35F12">
        <w:rPr>
          <w:sz w:val="16"/>
        </w:rPr>
        <w:t xml:space="preserve">? Worker </w:t>
      </w:r>
      <w:r w:rsidRPr="00F35F12">
        <w:rPr>
          <w:b/>
          <w:iCs/>
          <w:highlight w:val="cyan"/>
          <w:u w:val="single"/>
        </w:rPr>
        <w:t>productivity</w:t>
      </w:r>
      <w:r w:rsidRPr="00F35F12">
        <w:rPr>
          <w:sz w:val="16"/>
        </w:rPr>
        <w:t>.</w:t>
      </w:r>
    </w:p>
    <w:p w14:paraId="6297E614" w14:textId="77777777" w:rsidR="00F35F12" w:rsidRPr="00F35F12" w:rsidRDefault="00F35F12" w:rsidP="00F35F12">
      <w:pPr>
        <w:rPr>
          <w:sz w:val="16"/>
        </w:rPr>
      </w:pPr>
      <w:r w:rsidRPr="00F35F12">
        <w:rPr>
          <w:sz w:val="16"/>
        </w:rPr>
        <w:t>According to the Labor Department, productivity has grown in six of the last seven quarters. One reason: Unemployment is low and more people are working. Which means?</w:t>
      </w:r>
    </w:p>
    <w:p w14:paraId="786284A0" w14:textId="77777777" w:rsidR="00F35F12" w:rsidRPr="00F35F12" w:rsidRDefault="00F35F12" w:rsidP="00F35F12">
      <w:pPr>
        <w:rPr>
          <w:sz w:val="16"/>
        </w:rPr>
      </w:pPr>
      <w:r w:rsidRPr="00F35F12">
        <w:rPr>
          <w:sz w:val="16"/>
        </w:rPr>
        <w:t>“</w:t>
      </w:r>
      <w:r w:rsidRPr="00F35F12">
        <w:rPr>
          <w:u w:val="single"/>
        </w:rPr>
        <w:t>They have time to move from lower-productivity jobs to higher-paying, higher-productivity jobs,</w:t>
      </w:r>
      <w:r w:rsidRPr="00F35F12">
        <w:rPr>
          <w:sz w:val="16"/>
        </w:rPr>
        <w:t xml:space="preserve"> and they get time to train up in their new occupations,” said Preston Mui, senior economist with the research group Employ America.</w:t>
      </w:r>
    </w:p>
    <w:p w14:paraId="7686D586" w14:textId="77777777" w:rsidR="00F35F12" w:rsidRPr="00F35F12" w:rsidRDefault="00F35F12" w:rsidP="00F35F12">
      <w:pPr>
        <w:rPr>
          <w:sz w:val="16"/>
        </w:rPr>
      </w:pPr>
      <w:r w:rsidRPr="00F35F12">
        <w:rPr>
          <w:sz w:val="16"/>
        </w:rPr>
        <w:t>He said the government has also invested a lot in American manufacturing. Plus, supply chains have improved.</w:t>
      </w:r>
    </w:p>
    <w:p w14:paraId="2DBA68FF" w14:textId="77777777" w:rsidR="00F35F12" w:rsidRPr="00F35F12" w:rsidRDefault="00F35F12" w:rsidP="00F35F12">
      <w:pPr>
        <w:rPr>
          <w:sz w:val="16"/>
        </w:rPr>
      </w:pPr>
      <w:r w:rsidRPr="00F35F12">
        <w:rPr>
          <w:sz w:val="16"/>
        </w:rPr>
        <w:t>So, Mui said, workers are more efficient. “</w:t>
      </w:r>
      <w:r w:rsidRPr="00F35F12">
        <w:rPr>
          <w:u w:val="single"/>
        </w:rPr>
        <w:t xml:space="preserve">We’re seeing an </w:t>
      </w:r>
      <w:r w:rsidRPr="00F35F12">
        <w:rPr>
          <w:b/>
          <w:iCs/>
          <w:u w:val="single"/>
        </w:rPr>
        <w:t>uptick</w:t>
      </w:r>
      <w:r w:rsidRPr="00F35F12">
        <w:rPr>
          <w:sz w:val="16"/>
        </w:rPr>
        <w:t xml:space="preserve"> </w:t>
      </w:r>
      <w:r w:rsidRPr="00F35F12">
        <w:rPr>
          <w:u w:val="single"/>
        </w:rPr>
        <w:t>in</w:t>
      </w:r>
      <w:r w:rsidRPr="00F35F12">
        <w:rPr>
          <w:sz w:val="16"/>
        </w:rPr>
        <w:t xml:space="preserve"> the growth rate of </w:t>
      </w:r>
      <w:r w:rsidRPr="00F35F12">
        <w:rPr>
          <w:b/>
          <w:iCs/>
          <w:highlight w:val="cyan"/>
          <w:u w:val="single"/>
        </w:rPr>
        <w:t>productivity</w:t>
      </w:r>
      <w:r w:rsidRPr="00F35F12">
        <w:rPr>
          <w:sz w:val="16"/>
        </w:rPr>
        <w:t xml:space="preserve">, </w:t>
      </w:r>
      <w:r w:rsidRPr="00F35F12">
        <w:rPr>
          <w:u w:val="single"/>
        </w:rPr>
        <w:t xml:space="preserve">which </w:t>
      </w:r>
      <w:r w:rsidRPr="00F35F12">
        <w:rPr>
          <w:highlight w:val="cyan"/>
          <w:u w:val="single"/>
        </w:rPr>
        <w:t>means</w:t>
      </w:r>
      <w:r w:rsidRPr="00F35F12">
        <w:rPr>
          <w:u w:val="single"/>
        </w:rPr>
        <w:t xml:space="preserve"> that we’re seeing a </w:t>
      </w:r>
      <w:r w:rsidRPr="00F35F12">
        <w:rPr>
          <w:highlight w:val="cyan"/>
          <w:u w:val="single"/>
        </w:rPr>
        <w:t xml:space="preserve">fall in </w:t>
      </w:r>
      <w:r w:rsidRPr="00F35F12">
        <w:rPr>
          <w:u w:val="single"/>
        </w:rPr>
        <w:t xml:space="preserve">the </w:t>
      </w:r>
      <w:r w:rsidRPr="00F35F12">
        <w:rPr>
          <w:highlight w:val="cyan"/>
          <w:u w:val="single"/>
        </w:rPr>
        <w:t>growth</w:t>
      </w:r>
      <w:r w:rsidRPr="00F35F12">
        <w:rPr>
          <w:u w:val="single"/>
        </w:rPr>
        <w:t xml:space="preserve"> rate </w:t>
      </w:r>
      <w:r w:rsidRPr="00F35F12">
        <w:rPr>
          <w:highlight w:val="cyan"/>
          <w:u w:val="single"/>
        </w:rPr>
        <w:t>of cos</w:t>
      </w:r>
      <w:r w:rsidRPr="00F35F12">
        <w:rPr>
          <w:u w:val="single"/>
        </w:rPr>
        <w:t>t</w:t>
      </w:r>
      <w:r w:rsidRPr="00F35F12">
        <w:rPr>
          <w:sz w:val="16"/>
        </w:rPr>
        <w:t>.”</w:t>
      </w:r>
    </w:p>
    <w:p w14:paraId="635AC717" w14:textId="77777777" w:rsidR="00F35F12" w:rsidRPr="00F35F12" w:rsidRDefault="00F35F12" w:rsidP="00F35F12">
      <w:pPr>
        <w:rPr>
          <w:u w:val="single"/>
        </w:rPr>
      </w:pPr>
      <w:r w:rsidRPr="00F35F12">
        <w:rPr>
          <w:u w:val="single"/>
        </w:rPr>
        <w:t xml:space="preserve">That means </w:t>
      </w:r>
      <w:r w:rsidRPr="00F35F12">
        <w:rPr>
          <w:highlight w:val="cyan"/>
          <w:u w:val="single"/>
        </w:rPr>
        <w:t xml:space="preserve">businesses have </w:t>
      </w:r>
      <w:r w:rsidRPr="00F35F12">
        <w:rPr>
          <w:b/>
          <w:iCs/>
          <w:highlight w:val="cyan"/>
          <w:u w:val="single"/>
        </w:rPr>
        <w:t>fewer reasons</w:t>
      </w:r>
      <w:r w:rsidRPr="00F35F12">
        <w:rPr>
          <w:highlight w:val="cyan"/>
          <w:u w:val="single"/>
        </w:rPr>
        <w:t xml:space="preserve"> to </w:t>
      </w:r>
      <w:r w:rsidRPr="00F35F12">
        <w:rPr>
          <w:b/>
          <w:iCs/>
          <w:highlight w:val="cyan"/>
          <w:u w:val="single"/>
        </w:rPr>
        <w:t>raise prices</w:t>
      </w:r>
      <w:r w:rsidRPr="00F35F12">
        <w:rPr>
          <w:u w:val="single"/>
        </w:rPr>
        <w:t xml:space="preserve"> and </w:t>
      </w:r>
      <w:r w:rsidRPr="00F35F12">
        <w:rPr>
          <w:highlight w:val="cyan"/>
          <w:u w:val="single"/>
        </w:rPr>
        <w:t>bosses</w:t>
      </w:r>
      <w:r w:rsidRPr="00F35F12">
        <w:rPr>
          <w:u w:val="single"/>
        </w:rPr>
        <w:t xml:space="preserve"> can </w:t>
      </w:r>
      <w:r w:rsidRPr="00F35F12">
        <w:rPr>
          <w:b/>
          <w:iCs/>
          <w:highlight w:val="cyan"/>
          <w:u w:val="single"/>
        </w:rPr>
        <w:t>pay</w:t>
      </w:r>
      <w:r w:rsidRPr="00F35F12">
        <w:rPr>
          <w:u w:val="single"/>
        </w:rPr>
        <w:t xml:space="preserve"> their workers </w:t>
      </w:r>
      <w:r w:rsidRPr="00F35F12">
        <w:rPr>
          <w:b/>
          <w:iCs/>
          <w:highlight w:val="cyan"/>
          <w:u w:val="single"/>
        </w:rPr>
        <w:t>more</w:t>
      </w:r>
      <w:r w:rsidRPr="00F35F12">
        <w:rPr>
          <w:u w:val="single"/>
        </w:rPr>
        <w:t>.</w:t>
      </w:r>
    </w:p>
    <w:p w14:paraId="2C94AFFF" w14:textId="77777777" w:rsidR="00F35F12" w:rsidRPr="00F35F12" w:rsidRDefault="00F35F12" w:rsidP="00F35F12">
      <w:pPr>
        <w:rPr>
          <w:sz w:val="16"/>
        </w:rPr>
      </w:pPr>
      <w:r w:rsidRPr="00F35F12">
        <w:rPr>
          <w:sz w:val="16"/>
        </w:rPr>
        <w:t>“</w:t>
      </w:r>
      <w:r w:rsidRPr="00F35F12">
        <w:rPr>
          <w:highlight w:val="cyan"/>
          <w:u w:val="single"/>
        </w:rPr>
        <w:t>This is a</w:t>
      </w:r>
      <w:r w:rsidRPr="00F35F12">
        <w:rPr>
          <w:u w:val="single"/>
        </w:rPr>
        <w:t xml:space="preserve"> </w:t>
      </w:r>
      <w:r w:rsidRPr="00F35F12">
        <w:rPr>
          <w:b/>
          <w:iCs/>
          <w:u w:val="single"/>
        </w:rPr>
        <w:t>basic</w:t>
      </w:r>
      <w:r w:rsidRPr="00F35F12">
        <w:rPr>
          <w:sz w:val="16"/>
        </w:rPr>
        <w:t xml:space="preserve">, I would say, a basic </w:t>
      </w:r>
      <w:r w:rsidRPr="00F35F12">
        <w:rPr>
          <w:b/>
          <w:iCs/>
          <w:highlight w:val="cyan"/>
          <w:u w:val="single"/>
        </w:rPr>
        <w:t>building block</w:t>
      </w:r>
      <w:r w:rsidRPr="00F35F12">
        <w:rPr>
          <w:sz w:val="16"/>
          <w:highlight w:val="cyan"/>
        </w:rPr>
        <w:t xml:space="preserve"> </w:t>
      </w:r>
      <w:r w:rsidRPr="00F35F12">
        <w:rPr>
          <w:highlight w:val="cyan"/>
          <w:u w:val="single"/>
        </w:rPr>
        <w:t>about</w:t>
      </w:r>
      <w:r w:rsidRPr="00F35F12">
        <w:rPr>
          <w:sz w:val="16"/>
        </w:rPr>
        <w:t xml:space="preserve"> how we think about </w:t>
      </w:r>
      <w:r w:rsidRPr="00F35F12">
        <w:rPr>
          <w:b/>
          <w:iCs/>
          <w:highlight w:val="cyan"/>
          <w:u w:val="single"/>
        </w:rPr>
        <w:t>sustainable</w:t>
      </w:r>
      <w:r w:rsidRPr="00F35F12">
        <w:rPr>
          <w:highlight w:val="cyan"/>
          <w:u w:val="single"/>
        </w:rPr>
        <w:t xml:space="preserve"> wages</w:t>
      </w:r>
      <w:r w:rsidRPr="00F35F12">
        <w:rPr>
          <w:sz w:val="16"/>
        </w:rPr>
        <w:t xml:space="preserve"> over time,” said Tim Duy, chief U.S. economist at SGH Macro Advisors.</w:t>
      </w:r>
    </w:p>
    <w:p w14:paraId="5F30A007" w14:textId="77777777" w:rsidR="00F35F12" w:rsidRPr="00F35F12" w:rsidRDefault="00F35F12" w:rsidP="00F35F12">
      <w:pPr>
        <w:rPr>
          <w:sz w:val="16"/>
        </w:rPr>
      </w:pPr>
      <w:r w:rsidRPr="00F35F12">
        <w:rPr>
          <w:sz w:val="16"/>
        </w:rPr>
        <w:t>And it’s how the Federal Reserve thinks about sustainable wage growth, he said. This month, Christopher Waller, a member of the Fed’s board of governors, said wage growth could sit comfortably at around 4%, or even more, because productivity keeps growing.</w:t>
      </w:r>
    </w:p>
    <w:p w14:paraId="677816F0" w14:textId="77777777" w:rsidR="00F35F12" w:rsidRPr="00F35F12" w:rsidRDefault="00F35F12" w:rsidP="00F35F12">
      <w:pPr>
        <w:rPr>
          <w:sz w:val="16"/>
        </w:rPr>
      </w:pPr>
      <w:r w:rsidRPr="00F35F12">
        <w:rPr>
          <w:sz w:val="16"/>
        </w:rPr>
        <w:lastRenderedPageBreak/>
        <w:t>“</w:t>
      </w:r>
      <w:r w:rsidRPr="00F35F12">
        <w:rPr>
          <w:b/>
          <w:iCs/>
          <w:highlight w:val="cyan"/>
          <w:u w:val="single"/>
        </w:rPr>
        <w:t>As long</w:t>
      </w:r>
      <w:r w:rsidRPr="00F35F12">
        <w:rPr>
          <w:highlight w:val="cyan"/>
          <w:u w:val="single"/>
        </w:rPr>
        <w:t xml:space="preserve"> as </w:t>
      </w:r>
      <w:r w:rsidRPr="00F35F12">
        <w:rPr>
          <w:b/>
          <w:iCs/>
          <w:highlight w:val="cyan"/>
          <w:u w:val="single"/>
        </w:rPr>
        <w:t>productivity</w:t>
      </w:r>
      <w:r w:rsidRPr="00F35F12">
        <w:rPr>
          <w:highlight w:val="cyan"/>
          <w:u w:val="single"/>
        </w:rPr>
        <w:t xml:space="preserve"> is </w:t>
      </w:r>
      <w:r w:rsidRPr="00F35F12">
        <w:rPr>
          <w:b/>
          <w:iCs/>
          <w:highlight w:val="cyan"/>
          <w:u w:val="single"/>
        </w:rPr>
        <w:t>high</w:t>
      </w:r>
      <w:r w:rsidRPr="00F35F12">
        <w:rPr>
          <w:sz w:val="16"/>
        </w:rPr>
        <w:t xml:space="preserve"> enough, then </w:t>
      </w:r>
      <w:r w:rsidRPr="00F35F12">
        <w:rPr>
          <w:highlight w:val="cyan"/>
          <w:u w:val="single"/>
        </w:rPr>
        <w:t xml:space="preserve">it will be </w:t>
      </w:r>
      <w:r w:rsidRPr="00F35F12">
        <w:rPr>
          <w:b/>
          <w:iCs/>
          <w:highlight w:val="cyan"/>
          <w:u w:val="single"/>
        </w:rPr>
        <w:t>sustainable</w:t>
      </w:r>
      <w:r w:rsidRPr="00F35F12">
        <w:rPr>
          <w:sz w:val="16"/>
        </w:rPr>
        <w:t xml:space="preserve">. </w:t>
      </w:r>
      <w:r w:rsidRPr="00F35F12">
        <w:rPr>
          <w:highlight w:val="cyan"/>
          <w:u w:val="single"/>
        </w:rPr>
        <w:t>And</w:t>
      </w:r>
      <w:r w:rsidRPr="00F35F12">
        <w:rPr>
          <w:sz w:val="16"/>
        </w:rPr>
        <w:t xml:space="preserve"> it will </w:t>
      </w:r>
      <w:r w:rsidRPr="00F35F12">
        <w:rPr>
          <w:b/>
          <w:iCs/>
          <w:highlight w:val="cyan"/>
          <w:u w:val="single"/>
        </w:rPr>
        <w:t>not</w:t>
      </w:r>
      <w:r w:rsidRPr="00F35F12">
        <w:rPr>
          <w:highlight w:val="cyan"/>
          <w:u w:val="single"/>
        </w:rPr>
        <w:t xml:space="preserve"> create</w:t>
      </w:r>
      <w:r w:rsidRPr="00F35F12">
        <w:rPr>
          <w:u w:val="single"/>
        </w:rPr>
        <w:t xml:space="preserve"> higher </w:t>
      </w:r>
      <w:r w:rsidRPr="00F35F12">
        <w:rPr>
          <w:highlight w:val="cyan"/>
          <w:u w:val="single"/>
        </w:rPr>
        <w:t>inflation</w:t>
      </w:r>
      <w:r w:rsidRPr="00F35F12">
        <w:rPr>
          <w:sz w:val="16"/>
        </w:rPr>
        <w:t>,” Duy said.</w:t>
      </w:r>
    </w:p>
    <w:p w14:paraId="0514F2B2" w14:textId="77777777" w:rsidR="00F35F12" w:rsidRPr="00F35F12" w:rsidRDefault="00F35F12" w:rsidP="00F35F12">
      <w:pPr>
        <w:rPr>
          <w:sz w:val="16"/>
        </w:rPr>
      </w:pPr>
      <w:r w:rsidRPr="00F35F12">
        <w:rPr>
          <w:sz w:val="16"/>
        </w:rPr>
        <w:t>But it’s not a given that productivity will keep growing. “Productivity is very volatile on a quarter-to-quarter, or even year-to-year, basis,” said Sarah House, a senior economist at Wells Fargo.</w:t>
      </w:r>
    </w:p>
    <w:p w14:paraId="0FAF53A9" w14:textId="77777777" w:rsidR="00F35F12" w:rsidRPr="00F35F12" w:rsidRDefault="00F35F12" w:rsidP="00F35F12">
      <w:pPr>
        <w:rPr>
          <w:sz w:val="16"/>
        </w:rPr>
      </w:pPr>
      <w:r w:rsidRPr="00F35F12">
        <w:rPr>
          <w:sz w:val="16"/>
        </w:rPr>
        <w:t xml:space="preserve">She said </w:t>
      </w:r>
      <w:r w:rsidRPr="00F35F12">
        <w:rPr>
          <w:u w:val="single"/>
        </w:rPr>
        <w:t>there are plenty of reasons to believe</w:t>
      </w:r>
      <w:r w:rsidRPr="00F35F12">
        <w:rPr>
          <w:sz w:val="16"/>
        </w:rPr>
        <w:t xml:space="preserve"> that </w:t>
      </w:r>
      <w:r w:rsidRPr="00F35F12">
        <w:rPr>
          <w:b/>
          <w:iCs/>
          <w:u w:val="single"/>
        </w:rPr>
        <w:t>productivity</w:t>
      </w:r>
      <w:r w:rsidRPr="00F35F12">
        <w:rPr>
          <w:u w:val="single"/>
        </w:rPr>
        <w:t xml:space="preserve"> will </w:t>
      </w:r>
      <w:r w:rsidRPr="00F35F12">
        <w:rPr>
          <w:b/>
          <w:iCs/>
          <w:u w:val="single"/>
        </w:rPr>
        <w:t>stay strong</w:t>
      </w:r>
      <w:r w:rsidRPr="00F35F12">
        <w:rPr>
          <w:sz w:val="16"/>
        </w:rPr>
        <w:t>. A big one is that the tight labor market of the last several years prompted employers to invest in upgrades.</w:t>
      </w:r>
    </w:p>
    <w:p w14:paraId="54292853" w14:textId="77777777" w:rsidR="00F35F12" w:rsidRPr="00F35F12" w:rsidRDefault="00F35F12" w:rsidP="00F35F12">
      <w:pPr>
        <w:rPr>
          <w:sz w:val="16"/>
        </w:rPr>
      </w:pPr>
      <w:r w:rsidRPr="00F35F12">
        <w:rPr>
          <w:sz w:val="16"/>
        </w:rPr>
        <w:t>“New software that makes workers more efficient. Also, increased spending on research and development that can help that next big innovation that can boost productivity,” House said.</w:t>
      </w:r>
    </w:p>
    <w:p w14:paraId="166B5C6D" w14:textId="1F47D7B3" w:rsidR="00F35F12" w:rsidRPr="00F35F12" w:rsidRDefault="00F35F12" w:rsidP="00F35F12">
      <w:pPr>
        <w:rPr>
          <w:sz w:val="16"/>
        </w:rPr>
      </w:pPr>
      <w:r w:rsidRPr="00F35F12">
        <w:rPr>
          <w:u w:val="single"/>
        </w:rPr>
        <w:t xml:space="preserve">That means the current pace of </w:t>
      </w:r>
      <w:r w:rsidRPr="00F35F12">
        <w:rPr>
          <w:b/>
          <w:iCs/>
          <w:u w:val="single"/>
        </w:rPr>
        <w:t>compensation growth</w:t>
      </w:r>
      <w:r w:rsidRPr="00F35F12">
        <w:rPr>
          <w:sz w:val="16"/>
        </w:rPr>
        <w:t xml:space="preserve">, </w:t>
      </w:r>
      <w:r w:rsidRPr="00F35F12">
        <w:rPr>
          <w:u w:val="single"/>
        </w:rPr>
        <w:t>at around 4%, is looking</w:t>
      </w:r>
      <w:r w:rsidRPr="00F35F12">
        <w:rPr>
          <w:sz w:val="16"/>
        </w:rPr>
        <w:t xml:space="preserve"> pretty </w:t>
      </w:r>
      <w:r w:rsidRPr="00F35F12">
        <w:rPr>
          <w:b/>
          <w:iCs/>
          <w:u w:val="single"/>
        </w:rPr>
        <w:t>sustainable</w:t>
      </w:r>
      <w:r w:rsidRPr="00F35F12">
        <w:rPr>
          <w:sz w:val="16"/>
        </w:rPr>
        <w:t>, she said.</w:t>
      </w:r>
      <w:r>
        <w:br w:type="page"/>
      </w:r>
    </w:p>
    <w:p w14:paraId="2FC5893B" w14:textId="77777777" w:rsidR="00F35F12" w:rsidRPr="005E4F32" w:rsidRDefault="00F35F12" w:rsidP="00F35F12">
      <w:pPr>
        <w:pStyle w:val="Heading2"/>
      </w:pPr>
      <w:r>
        <w:lastRenderedPageBreak/>
        <w:t>Productivity DA---UQ---2NC</w:t>
      </w:r>
    </w:p>
    <w:p w14:paraId="482E68C9" w14:textId="77777777" w:rsidR="00F35F12" w:rsidRDefault="00F35F12" w:rsidP="00F35F12">
      <w:pPr>
        <w:pStyle w:val="Heading3"/>
      </w:pPr>
      <w:r>
        <w:lastRenderedPageBreak/>
        <w:t>Productivity DA---UQ---2NC</w:t>
      </w:r>
    </w:p>
    <w:p w14:paraId="6258A383" w14:textId="77777777" w:rsidR="00F35F12" w:rsidRPr="00566DEF" w:rsidRDefault="00F35F12" w:rsidP="00F35F12">
      <w:pPr>
        <w:pStyle w:val="Heading4"/>
      </w:pPr>
      <w:r w:rsidRPr="00566DEF">
        <w:t xml:space="preserve">Productivity growth is </w:t>
      </w:r>
      <w:r w:rsidRPr="001B71CE">
        <w:rPr>
          <w:u w:val="single"/>
        </w:rPr>
        <w:t>rock-solid</w:t>
      </w:r>
      <w:r w:rsidRPr="00566DEF">
        <w:t xml:space="preserve">. Tariffs </w:t>
      </w:r>
      <w:r w:rsidRPr="001B71CE">
        <w:rPr>
          <w:u w:val="single"/>
        </w:rPr>
        <w:t>priced in</w:t>
      </w:r>
      <w:r w:rsidRPr="00566DEF">
        <w:t xml:space="preserve">. </w:t>
      </w:r>
    </w:p>
    <w:p w14:paraId="7D85D677" w14:textId="77777777" w:rsidR="00F35F12" w:rsidRPr="00923A78" w:rsidRDefault="00F35F12" w:rsidP="00F35F12">
      <w:r w:rsidRPr="00566DEF">
        <w:rPr>
          <w:rStyle w:val="Style13ptBold"/>
        </w:rPr>
        <w:t>House ’8-7</w:t>
      </w:r>
      <w:r w:rsidRPr="00923A78">
        <w:t xml:space="preserve"> [Sarah and Nicole Cervi; 2025; MS, managing director and senior economist for Wells Fargo’s Corporate and Investment Bank; MA, economist for Wells Fargo Corporate and Investment Banking; Wells Fargo, “Productivity: Through the Ups and Downs, Firm Trend,” https://wellsfargo.bluematrix.com/links2/html/a87b9bf5-4950-4589-aabb-89f9f54a2350]</w:t>
      </w:r>
    </w:p>
    <w:p w14:paraId="1281996E" w14:textId="77777777" w:rsidR="00F35F12" w:rsidRPr="007C4E61" w:rsidRDefault="00F35F12" w:rsidP="00F35F12">
      <w:pPr>
        <w:rPr>
          <w:sz w:val="16"/>
          <w:szCs w:val="16"/>
        </w:rPr>
      </w:pPr>
      <w:r w:rsidRPr="00923A78">
        <w:rPr>
          <w:rStyle w:val="Emphasis"/>
          <w:highlight w:val="cyan"/>
        </w:rPr>
        <w:t>Output</w:t>
      </w:r>
      <w:r w:rsidRPr="00923A78">
        <w:rPr>
          <w:rStyle w:val="StyleUnderline"/>
        </w:rPr>
        <w:t xml:space="preserve"> per hour worked </w:t>
      </w:r>
      <w:r w:rsidRPr="00923A78">
        <w:rPr>
          <w:rStyle w:val="StyleUnderline"/>
          <w:highlight w:val="cyan"/>
        </w:rPr>
        <w:t>increased</w:t>
      </w:r>
      <w:r w:rsidRPr="00923A78">
        <w:rPr>
          <w:rStyle w:val="StyleUnderline"/>
        </w:rPr>
        <w:t xml:space="preserve"> at a </w:t>
      </w:r>
      <w:r w:rsidRPr="00923A78">
        <w:rPr>
          <w:rStyle w:val="Emphasis"/>
          <w:highlight w:val="cyan"/>
        </w:rPr>
        <w:t>2.4%</w:t>
      </w:r>
      <w:r w:rsidRPr="007C4E61">
        <w:rPr>
          <w:sz w:val="16"/>
          <w:szCs w:val="16"/>
        </w:rPr>
        <w:t xml:space="preserve"> </w:t>
      </w:r>
      <w:r w:rsidRPr="00923A78">
        <w:rPr>
          <w:rStyle w:val="StyleUnderline"/>
        </w:rPr>
        <w:t xml:space="preserve">annualized rate </w:t>
      </w:r>
      <w:r w:rsidRPr="00923A78">
        <w:rPr>
          <w:rStyle w:val="StyleUnderline"/>
          <w:highlight w:val="cyan"/>
        </w:rPr>
        <w:t xml:space="preserve">in </w:t>
      </w:r>
      <w:r w:rsidRPr="00923A78">
        <w:rPr>
          <w:rStyle w:val="Emphasis"/>
          <w:highlight w:val="cyan"/>
        </w:rPr>
        <w:t>Q2</w:t>
      </w:r>
      <w:r w:rsidRPr="00923A78">
        <w:rPr>
          <w:rStyle w:val="StyleUnderline"/>
          <w:highlight w:val="cyan"/>
        </w:rPr>
        <w:t xml:space="preserve">, </w:t>
      </w:r>
      <w:r w:rsidRPr="00923A78">
        <w:rPr>
          <w:rStyle w:val="Emphasis"/>
          <w:highlight w:val="cyan"/>
        </w:rPr>
        <w:t>bouncing back</w:t>
      </w:r>
      <w:r w:rsidRPr="00923A78">
        <w:rPr>
          <w:rStyle w:val="StyleUnderline"/>
          <w:highlight w:val="cyan"/>
        </w:rPr>
        <w:t xml:space="preserve"> from</w:t>
      </w:r>
      <w:r w:rsidRPr="007C4E61">
        <w:rPr>
          <w:sz w:val="16"/>
          <w:szCs w:val="16"/>
        </w:rPr>
        <w:t xml:space="preserve"> the </w:t>
      </w:r>
      <w:r w:rsidRPr="00923A78">
        <w:rPr>
          <w:rStyle w:val="Emphasis"/>
          <w:highlight w:val="cyan"/>
        </w:rPr>
        <w:t>prior</w:t>
      </w:r>
      <w:r w:rsidRPr="007C4E61">
        <w:rPr>
          <w:sz w:val="16"/>
          <w:szCs w:val="16"/>
        </w:rPr>
        <w:t xml:space="preserve"> quarter's </w:t>
      </w:r>
      <w:r w:rsidRPr="00923A78">
        <w:rPr>
          <w:rStyle w:val="Emphasis"/>
          <w:highlight w:val="cyan"/>
        </w:rPr>
        <w:t>decline</w:t>
      </w:r>
      <w:r w:rsidRPr="00923A78">
        <w:rPr>
          <w:rStyle w:val="StyleUnderline"/>
        </w:rPr>
        <w:t xml:space="preserve"> and </w:t>
      </w:r>
      <w:r w:rsidRPr="00923A78">
        <w:rPr>
          <w:rStyle w:val="StyleUnderline"/>
          <w:highlight w:val="cyan"/>
        </w:rPr>
        <w:t>helping</w:t>
      </w:r>
      <w:r w:rsidRPr="00923A78">
        <w:rPr>
          <w:rStyle w:val="StyleUnderline"/>
        </w:rPr>
        <w:t xml:space="preserve"> to </w:t>
      </w:r>
      <w:r w:rsidRPr="00923A78">
        <w:rPr>
          <w:rStyle w:val="StyleUnderline"/>
          <w:highlight w:val="cyan"/>
        </w:rPr>
        <w:t>keep</w:t>
      </w:r>
      <w:r w:rsidRPr="00923A78">
        <w:rPr>
          <w:rStyle w:val="StyleUnderline"/>
        </w:rPr>
        <w:t xml:space="preserve"> the </w:t>
      </w:r>
      <w:r w:rsidRPr="00923A78">
        <w:rPr>
          <w:rStyle w:val="Emphasis"/>
          <w:highlight w:val="cyan"/>
        </w:rPr>
        <w:t>underlying</w:t>
      </w:r>
      <w:r w:rsidRPr="00923A78">
        <w:rPr>
          <w:rStyle w:val="Emphasis"/>
        </w:rPr>
        <w:t xml:space="preserve"> trend</w:t>
      </w:r>
      <w:r w:rsidRPr="00923A78">
        <w:rPr>
          <w:rStyle w:val="StyleUnderline"/>
        </w:rPr>
        <w:t xml:space="preserve"> in</w:t>
      </w:r>
      <w:r w:rsidRPr="007C4E61">
        <w:rPr>
          <w:sz w:val="16"/>
          <w:szCs w:val="16"/>
        </w:rPr>
        <w:t xml:space="preserve"> nonfarm labor </w:t>
      </w:r>
      <w:r w:rsidRPr="00923A78">
        <w:rPr>
          <w:rStyle w:val="StyleUnderline"/>
          <w:highlight w:val="cyan"/>
        </w:rPr>
        <w:t xml:space="preserve">productivity growth </w:t>
      </w:r>
      <w:r w:rsidRPr="00923A78">
        <w:rPr>
          <w:rStyle w:val="Emphasis"/>
          <w:highlight w:val="cyan"/>
        </w:rPr>
        <w:t>solid</w:t>
      </w:r>
      <w:r w:rsidRPr="007C4E61">
        <w:rPr>
          <w:sz w:val="16"/>
          <w:szCs w:val="16"/>
        </w:rPr>
        <w:t xml:space="preserve">. Unit labor costs rose at a 1.6% annualized rate and the four-quarter moving average is up 2.2% over the past year. As such, the still solid pace of nominal </w:t>
      </w:r>
      <w:r w:rsidRPr="00923A78">
        <w:rPr>
          <w:rStyle w:val="StyleUnderline"/>
        </w:rPr>
        <w:t xml:space="preserve">compensation growth remains </w:t>
      </w:r>
      <w:r w:rsidRPr="00923A78">
        <w:rPr>
          <w:rStyle w:val="Emphasis"/>
        </w:rPr>
        <w:t>unlikely</w:t>
      </w:r>
      <w:r w:rsidRPr="00923A78">
        <w:rPr>
          <w:rStyle w:val="StyleUnderline"/>
        </w:rPr>
        <w:t xml:space="preserve"> to</w:t>
      </w:r>
      <w:r w:rsidRPr="007C4E61">
        <w:rPr>
          <w:sz w:val="16"/>
          <w:szCs w:val="16"/>
        </w:rPr>
        <w:t xml:space="preserve"> be the force that </w:t>
      </w:r>
      <w:r w:rsidRPr="00923A78">
        <w:rPr>
          <w:rStyle w:val="StyleUnderline"/>
        </w:rPr>
        <w:t>keeps inflation</w:t>
      </w:r>
      <w:r w:rsidRPr="007C4E61">
        <w:rPr>
          <w:sz w:val="16"/>
          <w:szCs w:val="16"/>
        </w:rPr>
        <w:t xml:space="preserve"> meaningfully </w:t>
      </w:r>
      <w:r w:rsidRPr="00923A78">
        <w:rPr>
          <w:rStyle w:val="StyleUnderline"/>
        </w:rPr>
        <w:t xml:space="preserve">above the Fed's </w:t>
      </w:r>
      <w:r w:rsidRPr="00923A78">
        <w:rPr>
          <w:rStyle w:val="Emphasis"/>
        </w:rPr>
        <w:t>2%</w:t>
      </w:r>
      <w:r w:rsidRPr="00923A78">
        <w:rPr>
          <w:rStyle w:val="StyleUnderline"/>
        </w:rPr>
        <w:t xml:space="preserve"> inflation target</w:t>
      </w:r>
      <w:r w:rsidRPr="007C4E61">
        <w:rPr>
          <w:sz w:val="16"/>
          <w:szCs w:val="16"/>
        </w:rPr>
        <w:t>.</w:t>
      </w:r>
    </w:p>
    <w:p w14:paraId="10E7D0BA" w14:textId="77777777" w:rsidR="00F35F12" w:rsidRPr="007C4E61" w:rsidRDefault="00F35F12" w:rsidP="00F35F12">
      <w:pPr>
        <w:rPr>
          <w:sz w:val="16"/>
          <w:szCs w:val="16"/>
        </w:rPr>
      </w:pPr>
      <w:r w:rsidRPr="007C4E61">
        <w:rPr>
          <w:sz w:val="16"/>
          <w:szCs w:val="16"/>
        </w:rPr>
        <w:t>&lt;&lt;CHART OMITTED&gt;&gt;</w:t>
      </w:r>
    </w:p>
    <w:p w14:paraId="283F3927" w14:textId="77777777" w:rsidR="00F35F12" w:rsidRPr="007C4E61" w:rsidRDefault="00F35F12" w:rsidP="00F35F12">
      <w:pPr>
        <w:rPr>
          <w:sz w:val="16"/>
          <w:szCs w:val="16"/>
        </w:rPr>
      </w:pPr>
      <w:r w:rsidRPr="007C4E61">
        <w:rPr>
          <w:sz w:val="16"/>
          <w:szCs w:val="16"/>
        </w:rPr>
        <w:t>Source: U.S. Department of Labor and Wells Fargo Economics</w:t>
      </w:r>
    </w:p>
    <w:p w14:paraId="1C804EE2" w14:textId="77777777" w:rsidR="00F35F12" w:rsidRPr="007C4E61" w:rsidRDefault="00F35F12" w:rsidP="00F35F12">
      <w:pPr>
        <w:rPr>
          <w:sz w:val="16"/>
          <w:szCs w:val="16"/>
        </w:rPr>
      </w:pPr>
      <w:r w:rsidRPr="007C4E61">
        <w:rPr>
          <w:sz w:val="16"/>
          <w:szCs w:val="16"/>
        </w:rPr>
        <w:t>Q2 Productivity Rebound Keeps Unit Labor Costs Friendly for Inflation</w:t>
      </w:r>
    </w:p>
    <w:p w14:paraId="015EF30C" w14:textId="77777777" w:rsidR="00F35F12" w:rsidRPr="007C4E61" w:rsidRDefault="00F35F12" w:rsidP="00F35F12">
      <w:pPr>
        <w:rPr>
          <w:sz w:val="16"/>
          <w:szCs w:val="16"/>
        </w:rPr>
      </w:pPr>
      <w:r w:rsidRPr="007C4E61">
        <w:rPr>
          <w:sz w:val="16"/>
          <w:szCs w:val="16"/>
        </w:rPr>
        <w:t xml:space="preserve">Amid lingering concerns about inflation and more recent worries of economic activity wobbling, </w:t>
      </w:r>
      <w:r w:rsidRPr="00923A78">
        <w:rPr>
          <w:rStyle w:val="StyleUnderline"/>
          <w:highlight w:val="cyan"/>
        </w:rPr>
        <w:t xml:space="preserve">the </w:t>
      </w:r>
      <w:r w:rsidRPr="00923A78">
        <w:rPr>
          <w:rStyle w:val="Emphasis"/>
          <w:highlight w:val="cyan"/>
        </w:rPr>
        <w:t>firm trend</w:t>
      </w:r>
      <w:r w:rsidRPr="00923A78">
        <w:rPr>
          <w:rStyle w:val="StyleUnderline"/>
        </w:rPr>
        <w:t xml:space="preserve"> in labor productivity </w:t>
      </w:r>
      <w:r w:rsidRPr="00923A78">
        <w:rPr>
          <w:rStyle w:val="StyleUnderline"/>
          <w:highlight w:val="cyan"/>
        </w:rPr>
        <w:t>is a</w:t>
      </w:r>
      <w:r w:rsidRPr="00923A78">
        <w:rPr>
          <w:rStyle w:val="StyleUnderline"/>
        </w:rPr>
        <w:t xml:space="preserve"> </w:t>
      </w:r>
      <w:r w:rsidRPr="00923A78">
        <w:rPr>
          <w:rStyle w:val="Emphasis"/>
        </w:rPr>
        <w:t xml:space="preserve">welcome </w:t>
      </w:r>
      <w:r w:rsidRPr="00923A78">
        <w:rPr>
          <w:rStyle w:val="Emphasis"/>
          <w:highlight w:val="cyan"/>
        </w:rPr>
        <w:t>bright spot</w:t>
      </w:r>
      <w:r w:rsidRPr="00923A78">
        <w:rPr>
          <w:rStyle w:val="StyleUnderline"/>
        </w:rPr>
        <w:t>. Output per hour</w:t>
      </w:r>
      <w:r w:rsidRPr="007C4E61">
        <w:rPr>
          <w:sz w:val="16"/>
          <w:szCs w:val="16"/>
        </w:rPr>
        <w:t xml:space="preserve"> worked </w:t>
      </w:r>
      <w:r w:rsidRPr="00923A78">
        <w:rPr>
          <w:rStyle w:val="StyleUnderline"/>
        </w:rPr>
        <w:t>increased</w:t>
      </w:r>
      <w:r w:rsidRPr="007C4E61">
        <w:rPr>
          <w:sz w:val="16"/>
          <w:szCs w:val="16"/>
        </w:rPr>
        <w:t xml:space="preserve"> at a </w:t>
      </w:r>
      <w:r w:rsidRPr="00923A78">
        <w:rPr>
          <w:rStyle w:val="Emphasis"/>
        </w:rPr>
        <w:t>2.4%</w:t>
      </w:r>
      <w:r w:rsidRPr="00923A78">
        <w:rPr>
          <w:rStyle w:val="StyleUnderline"/>
        </w:rPr>
        <w:t xml:space="preserve"> annualized</w:t>
      </w:r>
      <w:r w:rsidRPr="007C4E61">
        <w:rPr>
          <w:sz w:val="16"/>
          <w:szCs w:val="16"/>
        </w:rPr>
        <w:t xml:space="preserve"> rate </w:t>
      </w:r>
      <w:r w:rsidRPr="00923A78">
        <w:rPr>
          <w:rStyle w:val="StyleUnderline"/>
        </w:rPr>
        <w:t>in the second quarter</w:t>
      </w:r>
      <w:r w:rsidRPr="007C4E61">
        <w:rPr>
          <w:sz w:val="16"/>
          <w:szCs w:val="16"/>
        </w:rPr>
        <w:t>, bouncing back from the prior quarter's decline (chart). The rebound was underpinned by a sharp recovery in output growth (+3.7% annualized) that outpaced a 1.3% annualized gain in hours worked. While a solid outturn, output has been more volatile than usual due to massive swings in trade flows, which has distorted readings of productivity recently.</w:t>
      </w:r>
    </w:p>
    <w:p w14:paraId="329EB6A7" w14:textId="77777777" w:rsidR="00F35F12" w:rsidRPr="007C4E61" w:rsidRDefault="00F35F12" w:rsidP="00F35F12">
      <w:pPr>
        <w:rPr>
          <w:sz w:val="16"/>
          <w:szCs w:val="16"/>
        </w:rPr>
      </w:pPr>
      <w:r w:rsidRPr="007C4E61">
        <w:rPr>
          <w:sz w:val="16"/>
          <w:szCs w:val="16"/>
        </w:rPr>
        <w:t xml:space="preserve">Smoothing with a four-quarter moving average, nonfarm labor productivity is up 1.8% year-over-year (chart). This pace matches its average annualized increase since the end of 2019 and is notably stronger than the past cycle's average of 1.5%. </w:t>
      </w:r>
      <w:r w:rsidRPr="00923A78">
        <w:rPr>
          <w:rStyle w:val="StyleUnderline"/>
          <w:highlight w:val="cyan"/>
        </w:rPr>
        <w:t xml:space="preserve">With workers </w:t>
      </w:r>
      <w:r w:rsidRPr="00923A78">
        <w:rPr>
          <w:rStyle w:val="Emphasis"/>
          <w:highlight w:val="cyan"/>
        </w:rPr>
        <w:t>more productive</w:t>
      </w:r>
      <w:r w:rsidRPr="00923A78">
        <w:rPr>
          <w:rStyle w:val="StyleUnderline"/>
          <w:highlight w:val="cyan"/>
        </w:rPr>
        <w:t>, firms</w:t>
      </w:r>
      <w:r w:rsidRPr="00923A78">
        <w:rPr>
          <w:rStyle w:val="StyleUnderline"/>
        </w:rPr>
        <w:t xml:space="preserve"> have</w:t>
      </w:r>
      <w:r w:rsidRPr="007C4E61">
        <w:rPr>
          <w:sz w:val="16"/>
          <w:szCs w:val="16"/>
        </w:rPr>
        <w:t xml:space="preserve"> generally </w:t>
      </w:r>
      <w:r w:rsidRPr="00923A78">
        <w:rPr>
          <w:rStyle w:val="Emphasis"/>
          <w:highlight w:val="cyan"/>
        </w:rPr>
        <w:t>enjoy</w:t>
      </w:r>
      <w:r w:rsidRPr="00923A78">
        <w:rPr>
          <w:rStyle w:val="StyleUnderline"/>
        </w:rPr>
        <w:t>ed</w:t>
      </w:r>
      <w:r w:rsidRPr="007C4E61">
        <w:rPr>
          <w:sz w:val="16"/>
          <w:szCs w:val="16"/>
        </w:rPr>
        <w:t xml:space="preserve"> </w:t>
      </w:r>
      <w:r w:rsidRPr="00923A78">
        <w:rPr>
          <w:rStyle w:val="Emphasis"/>
          <w:highlight w:val="cyan"/>
        </w:rPr>
        <w:t>increased profit</w:t>
      </w:r>
      <w:r w:rsidRPr="00923A78">
        <w:rPr>
          <w:rStyle w:val="StyleUnderline"/>
        </w:rPr>
        <w:t xml:space="preserve">ability </w:t>
      </w:r>
      <w:r w:rsidRPr="00923A78">
        <w:rPr>
          <w:rStyle w:val="StyleUnderline"/>
          <w:highlight w:val="cyan"/>
        </w:rPr>
        <w:t>and</w:t>
      </w:r>
      <w:r w:rsidRPr="007C4E61">
        <w:rPr>
          <w:sz w:val="16"/>
          <w:szCs w:val="16"/>
        </w:rPr>
        <w:t xml:space="preserve"> employees have seen </w:t>
      </w:r>
      <w:r w:rsidRPr="00923A78">
        <w:rPr>
          <w:rStyle w:val="Emphasis"/>
        </w:rPr>
        <w:t>real</w:t>
      </w:r>
      <w:r w:rsidRPr="00923A78">
        <w:rPr>
          <w:rStyle w:val="StyleUnderline"/>
        </w:rPr>
        <w:t xml:space="preserve"> </w:t>
      </w:r>
      <w:r w:rsidRPr="00923A78">
        <w:rPr>
          <w:rStyle w:val="StyleUnderline"/>
          <w:highlight w:val="cyan"/>
        </w:rPr>
        <w:t>earnings</w:t>
      </w:r>
      <w:r w:rsidRPr="00923A78">
        <w:rPr>
          <w:rStyle w:val="StyleUnderline"/>
        </w:rPr>
        <w:t xml:space="preserve"> growth. Solid </w:t>
      </w:r>
      <w:r w:rsidRPr="00923A78">
        <w:rPr>
          <w:rStyle w:val="StyleUnderline"/>
          <w:highlight w:val="cyan"/>
        </w:rPr>
        <w:t>productivity</w:t>
      </w:r>
      <w:r w:rsidRPr="00923A78">
        <w:rPr>
          <w:rStyle w:val="StyleUnderline"/>
        </w:rPr>
        <w:t xml:space="preserve"> growth</w:t>
      </w:r>
      <w:r w:rsidRPr="007C4E61">
        <w:rPr>
          <w:sz w:val="16"/>
          <w:szCs w:val="16"/>
        </w:rPr>
        <w:t xml:space="preserve"> also </w:t>
      </w:r>
      <w:r w:rsidRPr="00923A78">
        <w:rPr>
          <w:rStyle w:val="StyleUnderline"/>
          <w:highlight w:val="cyan"/>
        </w:rPr>
        <w:t xml:space="preserve">provides firms the </w:t>
      </w:r>
      <w:r w:rsidRPr="00923A78">
        <w:rPr>
          <w:rStyle w:val="Emphasis"/>
          <w:highlight w:val="cyan"/>
        </w:rPr>
        <w:t>flex</w:t>
      </w:r>
      <w:r w:rsidRPr="00923A78">
        <w:rPr>
          <w:rStyle w:val="StyleUnderline"/>
        </w:rPr>
        <w:t xml:space="preserve">ibility </w:t>
      </w:r>
      <w:r w:rsidRPr="00923A78">
        <w:rPr>
          <w:rStyle w:val="StyleUnderline"/>
          <w:highlight w:val="cyan"/>
        </w:rPr>
        <w:t xml:space="preserve">to absorb </w:t>
      </w:r>
      <w:r w:rsidRPr="00923A78">
        <w:rPr>
          <w:rStyle w:val="Emphasis"/>
          <w:highlight w:val="cyan"/>
        </w:rPr>
        <w:t>higher costs</w:t>
      </w:r>
      <w:r w:rsidRPr="00923A78">
        <w:rPr>
          <w:rStyle w:val="StyleUnderline"/>
        </w:rPr>
        <w:t xml:space="preserve"> of production </w:t>
      </w:r>
      <w:r w:rsidRPr="00923A78">
        <w:rPr>
          <w:rStyle w:val="Emphasis"/>
          <w:highlight w:val="cyan"/>
        </w:rPr>
        <w:t>without</w:t>
      </w:r>
      <w:r w:rsidRPr="00923A78">
        <w:rPr>
          <w:rStyle w:val="StyleUnderline"/>
          <w:highlight w:val="cyan"/>
        </w:rPr>
        <w:t xml:space="preserve"> needing to </w:t>
      </w:r>
      <w:r w:rsidRPr="00923A78">
        <w:rPr>
          <w:rStyle w:val="Emphasis"/>
          <w:highlight w:val="cyan"/>
        </w:rPr>
        <w:t>mark up</w:t>
      </w:r>
      <w:r w:rsidRPr="00923A78">
        <w:rPr>
          <w:rStyle w:val="StyleUnderline"/>
        </w:rPr>
        <w:t xml:space="preserve"> their </w:t>
      </w:r>
      <w:r w:rsidRPr="00923A78">
        <w:rPr>
          <w:rStyle w:val="Emphasis"/>
        </w:rPr>
        <w:t>selling prices</w:t>
      </w:r>
      <w:r w:rsidRPr="007C4E61">
        <w:rPr>
          <w:sz w:val="16"/>
          <w:szCs w:val="16"/>
        </w:rPr>
        <w:t xml:space="preserve"> to the same degree, </w:t>
      </w:r>
      <w:r w:rsidRPr="00923A78">
        <w:rPr>
          <w:rStyle w:val="StyleUnderline"/>
          <w:highlight w:val="cyan"/>
        </w:rPr>
        <w:t xml:space="preserve">which </w:t>
      </w:r>
      <w:r w:rsidRPr="00923A78">
        <w:rPr>
          <w:rStyle w:val="StyleUnderline"/>
        </w:rPr>
        <w:t>could</w:t>
      </w:r>
      <w:r w:rsidRPr="007C4E61">
        <w:rPr>
          <w:sz w:val="16"/>
          <w:szCs w:val="16"/>
        </w:rPr>
        <w:t xml:space="preserve"> help to </w:t>
      </w:r>
      <w:r w:rsidRPr="00923A78">
        <w:rPr>
          <w:rStyle w:val="Emphasis"/>
          <w:highlight w:val="cyan"/>
        </w:rPr>
        <w:t>counterbalance</w:t>
      </w:r>
      <w:r w:rsidRPr="00923A78">
        <w:rPr>
          <w:rStyle w:val="StyleUnderline"/>
        </w:rPr>
        <w:t xml:space="preserve"> the </w:t>
      </w:r>
      <w:r w:rsidRPr="00923A78">
        <w:rPr>
          <w:rStyle w:val="Emphasis"/>
        </w:rPr>
        <w:t>inflationary impulse</w:t>
      </w:r>
      <w:r w:rsidRPr="00923A78">
        <w:rPr>
          <w:rStyle w:val="StyleUnderline"/>
        </w:rPr>
        <w:t xml:space="preserve"> from</w:t>
      </w:r>
      <w:r w:rsidRPr="007C4E61">
        <w:rPr>
          <w:sz w:val="16"/>
          <w:szCs w:val="16"/>
        </w:rPr>
        <w:t xml:space="preserve"> </w:t>
      </w:r>
      <w:r w:rsidRPr="00923A78">
        <w:rPr>
          <w:rStyle w:val="Emphasis"/>
          <w:highlight w:val="cyan"/>
        </w:rPr>
        <w:t>tariff</w:t>
      </w:r>
      <w:r w:rsidRPr="00923A78">
        <w:rPr>
          <w:rStyle w:val="StyleUnderline"/>
        </w:rPr>
        <w:t>-related price pressure</w:t>
      </w:r>
      <w:r w:rsidRPr="00923A78">
        <w:rPr>
          <w:rStyle w:val="Emphasis"/>
          <w:highlight w:val="cyan"/>
        </w:rPr>
        <w:t>s</w:t>
      </w:r>
      <w:r w:rsidRPr="007C4E61">
        <w:rPr>
          <w:sz w:val="16"/>
          <w:szCs w:val="16"/>
        </w:rPr>
        <w:t xml:space="preserve"> today.</w:t>
      </w:r>
    </w:p>
    <w:p w14:paraId="0DD1ED5A" w14:textId="77777777" w:rsidR="00F35F12" w:rsidRPr="00566DEF" w:rsidRDefault="00F35F12" w:rsidP="00F35F12">
      <w:pPr>
        <w:pStyle w:val="Heading4"/>
      </w:pPr>
      <w:r w:rsidRPr="00566DEF">
        <w:rPr>
          <w:u w:val="single"/>
        </w:rPr>
        <w:t>AI</w:t>
      </w:r>
      <w:r w:rsidRPr="00566DEF">
        <w:t xml:space="preserve"> and </w:t>
      </w:r>
      <w:r w:rsidRPr="00566DEF">
        <w:rPr>
          <w:u w:val="single"/>
        </w:rPr>
        <w:t>new businesses</w:t>
      </w:r>
      <w:r w:rsidRPr="00566DEF">
        <w:t xml:space="preserve"> are </w:t>
      </w:r>
      <w:r w:rsidRPr="00566DEF">
        <w:rPr>
          <w:u w:val="single"/>
        </w:rPr>
        <w:t>already</w:t>
      </w:r>
      <w:r w:rsidRPr="00566DEF">
        <w:t xml:space="preserve"> yielding </w:t>
      </w:r>
      <w:r w:rsidRPr="00566DEF">
        <w:rPr>
          <w:u w:val="single"/>
        </w:rPr>
        <w:t>dividends</w:t>
      </w:r>
      <w:r w:rsidRPr="00566DEF">
        <w:t xml:space="preserve">, teeing up a productivity boom. </w:t>
      </w:r>
    </w:p>
    <w:p w14:paraId="498B5C04" w14:textId="77777777" w:rsidR="00F35F12" w:rsidRPr="00923A78" w:rsidRDefault="00F35F12" w:rsidP="00F35F12">
      <w:r w:rsidRPr="00566DEF">
        <w:rPr>
          <w:rStyle w:val="Style13ptBold"/>
        </w:rPr>
        <w:t>Lahart ’25</w:t>
      </w:r>
      <w:r w:rsidRPr="00923A78">
        <w:t xml:space="preserve"> [Justin and Lauren Weber citing John Haltiwanger; January 2; WSJ reporters; PhD economics, Distinguished University Professor of Economics at the University of Maryland-College Park; Wall Street Journal, “The American Worker Is Becoming More Productive,” https://www.wsj.com/economy/jobs/worker-productivity-america-growing-36f4c90c?st=HqWBCM&amp;reflink=desktopwebshare_permalink]</w:t>
      </w:r>
    </w:p>
    <w:p w14:paraId="0255DE23" w14:textId="77777777" w:rsidR="00F35F12" w:rsidRPr="007C4E61" w:rsidRDefault="00F35F12" w:rsidP="00F35F12">
      <w:pPr>
        <w:rPr>
          <w:sz w:val="16"/>
          <w:szCs w:val="16"/>
        </w:rPr>
      </w:pPr>
      <w:r w:rsidRPr="007C4E61">
        <w:rPr>
          <w:rStyle w:val="StyleUnderline"/>
          <w:highlight w:val="cyan"/>
        </w:rPr>
        <w:t xml:space="preserve">America is </w:t>
      </w:r>
      <w:r w:rsidRPr="001B71CE">
        <w:rPr>
          <w:rStyle w:val="Emphasis"/>
          <w:highlight w:val="cyan"/>
        </w:rPr>
        <w:t>getting better</w:t>
      </w:r>
      <w:r w:rsidRPr="007C4E61">
        <w:rPr>
          <w:rStyle w:val="StyleUnderline"/>
          <w:highlight w:val="cyan"/>
        </w:rPr>
        <w:t xml:space="preserve"> at getting things </w:t>
      </w:r>
      <w:r w:rsidRPr="001B71CE">
        <w:rPr>
          <w:rStyle w:val="Emphasis"/>
          <w:highlight w:val="cyan"/>
        </w:rPr>
        <w:t>done</w:t>
      </w:r>
      <w:r w:rsidRPr="007C4E61">
        <w:rPr>
          <w:sz w:val="16"/>
          <w:szCs w:val="16"/>
        </w:rPr>
        <w:t>.</w:t>
      </w:r>
    </w:p>
    <w:p w14:paraId="333783E3" w14:textId="77777777" w:rsidR="00F35F12" w:rsidRPr="007C4E61" w:rsidRDefault="00F35F12" w:rsidP="00F35F12">
      <w:pPr>
        <w:rPr>
          <w:sz w:val="16"/>
          <w:szCs w:val="16"/>
        </w:rPr>
      </w:pPr>
      <w:r w:rsidRPr="007C4E61">
        <w:rPr>
          <w:sz w:val="16"/>
          <w:szCs w:val="16"/>
        </w:rPr>
        <w:t xml:space="preserve">Take Vic Viktorov, a gym owner who increased revenue at his Boston business in 2024 by 30% without adding a single salesperson to the two already on staff. Instead, he has been using an </w:t>
      </w:r>
      <w:r w:rsidRPr="001B71CE">
        <w:rPr>
          <w:rStyle w:val="Emphasis"/>
          <w:highlight w:val="cyan"/>
        </w:rPr>
        <w:t>a</w:t>
      </w:r>
      <w:r w:rsidRPr="00923A78">
        <w:rPr>
          <w:rStyle w:val="StyleUnderline"/>
        </w:rPr>
        <w:t>rtificial-</w:t>
      </w:r>
      <w:r w:rsidRPr="001B71CE">
        <w:rPr>
          <w:rStyle w:val="Emphasis"/>
          <w:highlight w:val="cyan"/>
        </w:rPr>
        <w:t>i</w:t>
      </w:r>
      <w:r w:rsidRPr="00923A78">
        <w:rPr>
          <w:rStyle w:val="StyleUnderline"/>
        </w:rPr>
        <w:t>ntelligence</w:t>
      </w:r>
      <w:r w:rsidRPr="007C4E61">
        <w:rPr>
          <w:sz w:val="16"/>
          <w:szCs w:val="16"/>
        </w:rPr>
        <w:t xml:space="preserve"> model loaded with company documents, sales materials and other information. Now, he can complete in just minutes work that used to take hours, such as writing marketing plans, email drafts and social-media posts.</w:t>
      </w:r>
    </w:p>
    <w:p w14:paraId="73CB6485" w14:textId="77777777" w:rsidR="00F35F12" w:rsidRPr="007C4E61" w:rsidRDefault="00F35F12" w:rsidP="00F35F12">
      <w:pPr>
        <w:rPr>
          <w:sz w:val="16"/>
          <w:szCs w:val="16"/>
        </w:rPr>
      </w:pPr>
      <w:r w:rsidRPr="007C4E61">
        <w:rPr>
          <w:sz w:val="16"/>
          <w:szCs w:val="16"/>
        </w:rPr>
        <w:t xml:space="preserve">“It </w:t>
      </w:r>
      <w:r w:rsidRPr="007C4E61">
        <w:rPr>
          <w:rStyle w:val="StyleUnderline"/>
          <w:highlight w:val="cyan"/>
        </w:rPr>
        <w:t xml:space="preserve">allows us to be </w:t>
      </w:r>
      <w:r w:rsidRPr="001B71CE">
        <w:rPr>
          <w:rStyle w:val="Emphasis"/>
          <w:highlight w:val="cyan"/>
        </w:rPr>
        <w:t>lean</w:t>
      </w:r>
      <w:r w:rsidRPr="007C4E61">
        <w:rPr>
          <w:rStyle w:val="StyleUnderline"/>
        </w:rPr>
        <w:t xml:space="preserve">, </w:t>
      </w:r>
      <w:r w:rsidRPr="001B71CE">
        <w:rPr>
          <w:rStyle w:val="Emphasis"/>
        </w:rPr>
        <w:t>nimble</w:t>
      </w:r>
      <w:r w:rsidRPr="007C4E61">
        <w:rPr>
          <w:rStyle w:val="StyleUnderline"/>
        </w:rPr>
        <w:t xml:space="preserve"> </w:t>
      </w:r>
      <w:r w:rsidRPr="007C4E61">
        <w:rPr>
          <w:rStyle w:val="StyleUnderline"/>
          <w:highlight w:val="cyan"/>
        </w:rPr>
        <w:t xml:space="preserve">and </w:t>
      </w:r>
      <w:r w:rsidRPr="001B71CE">
        <w:rPr>
          <w:rStyle w:val="Emphasis"/>
          <w:highlight w:val="cyan"/>
        </w:rPr>
        <w:t>fast</w:t>
      </w:r>
      <w:r w:rsidRPr="007C4E61">
        <w:rPr>
          <w:sz w:val="16"/>
          <w:szCs w:val="16"/>
        </w:rPr>
        <w:t xml:space="preserve">,” said Viktorov. </w:t>
      </w:r>
    </w:p>
    <w:p w14:paraId="5CDC36FA" w14:textId="77777777" w:rsidR="00F35F12" w:rsidRPr="007C4E61" w:rsidRDefault="00F35F12" w:rsidP="00F35F12">
      <w:pPr>
        <w:rPr>
          <w:sz w:val="16"/>
          <w:szCs w:val="16"/>
        </w:rPr>
      </w:pPr>
      <w:r w:rsidRPr="001B71CE">
        <w:rPr>
          <w:rStyle w:val="Emphasis"/>
        </w:rPr>
        <w:t>Productivity</w:t>
      </w:r>
      <w:r w:rsidRPr="007C4E61">
        <w:rPr>
          <w:rStyle w:val="StyleUnderline"/>
        </w:rPr>
        <w:t xml:space="preserve"> in the U.S.</w:t>
      </w:r>
      <w:r w:rsidRPr="007C4E61">
        <w:rPr>
          <w:sz w:val="16"/>
          <w:szCs w:val="16"/>
        </w:rPr>
        <w:t xml:space="preserve">, as measured by how much the average worker gets done in an hour, </w:t>
      </w:r>
      <w:r w:rsidRPr="007C4E61">
        <w:rPr>
          <w:rStyle w:val="StyleUnderline"/>
        </w:rPr>
        <w:t xml:space="preserve">has been on the </w:t>
      </w:r>
      <w:r w:rsidRPr="001B71CE">
        <w:rPr>
          <w:rStyle w:val="Emphasis"/>
        </w:rPr>
        <w:t>rise</w:t>
      </w:r>
      <w:r w:rsidRPr="007C4E61">
        <w:rPr>
          <w:rStyle w:val="StyleUnderline"/>
        </w:rPr>
        <w:t>.</w:t>
      </w:r>
      <w:r w:rsidRPr="007C4E61">
        <w:rPr>
          <w:sz w:val="16"/>
          <w:szCs w:val="16"/>
        </w:rPr>
        <w:t xml:space="preserve"> That matters because </w:t>
      </w:r>
      <w:r w:rsidRPr="007C4E61">
        <w:rPr>
          <w:rStyle w:val="StyleUnderline"/>
        </w:rPr>
        <w:t xml:space="preserve">the </w:t>
      </w:r>
      <w:r w:rsidRPr="007C4E61">
        <w:rPr>
          <w:sz w:val="16"/>
          <w:szCs w:val="16"/>
        </w:rPr>
        <w:t xml:space="preserve">faster that </w:t>
      </w:r>
      <w:r w:rsidRPr="001B71CE">
        <w:rPr>
          <w:rStyle w:val="Emphasis"/>
        </w:rPr>
        <w:t>productivity</w:t>
      </w:r>
      <w:r w:rsidRPr="007C4E61">
        <w:rPr>
          <w:rStyle w:val="StyleUnderline"/>
        </w:rPr>
        <w:t xml:space="preserve"> grows, the faster the </w:t>
      </w:r>
      <w:r w:rsidRPr="001B71CE">
        <w:rPr>
          <w:rStyle w:val="Emphasis"/>
        </w:rPr>
        <w:t>econ</w:t>
      </w:r>
      <w:r w:rsidRPr="007C4E61">
        <w:rPr>
          <w:sz w:val="16"/>
          <w:szCs w:val="16"/>
        </w:rPr>
        <w:t xml:space="preserve">omy </w:t>
      </w:r>
      <w:r w:rsidRPr="007C4E61">
        <w:rPr>
          <w:rStyle w:val="StyleUnderline"/>
        </w:rPr>
        <w:t xml:space="preserve">can </w:t>
      </w:r>
      <w:r w:rsidRPr="001B71CE">
        <w:rPr>
          <w:rStyle w:val="Emphasis"/>
        </w:rPr>
        <w:t>grow</w:t>
      </w:r>
      <w:r w:rsidRPr="007C4E61">
        <w:rPr>
          <w:sz w:val="16"/>
          <w:szCs w:val="16"/>
        </w:rPr>
        <w:t xml:space="preserve"> as well. </w:t>
      </w:r>
      <w:r w:rsidRPr="007C4E61">
        <w:rPr>
          <w:rStyle w:val="StyleUnderline"/>
        </w:rPr>
        <w:t xml:space="preserve">The </w:t>
      </w:r>
      <w:r w:rsidRPr="001B71CE">
        <w:rPr>
          <w:rStyle w:val="Emphasis"/>
        </w:rPr>
        <w:t>success</w:t>
      </w:r>
      <w:r w:rsidRPr="007C4E61">
        <w:rPr>
          <w:rStyle w:val="StyleUnderline"/>
        </w:rPr>
        <w:t xml:space="preserve"> of the </w:t>
      </w:r>
      <w:r w:rsidRPr="007C4E61">
        <w:rPr>
          <w:rStyle w:val="StyleUnderline"/>
        </w:rPr>
        <w:lastRenderedPageBreak/>
        <w:t>U.S. econ</w:t>
      </w:r>
      <w:r w:rsidRPr="007C4E61">
        <w:rPr>
          <w:sz w:val="16"/>
          <w:szCs w:val="16"/>
        </w:rPr>
        <w:t xml:space="preserve">omy, </w:t>
      </w:r>
      <w:r w:rsidRPr="007C4E61">
        <w:rPr>
          <w:rStyle w:val="StyleUnderline"/>
        </w:rPr>
        <w:t xml:space="preserve">and why it has grown </w:t>
      </w:r>
      <w:r w:rsidRPr="001B71CE">
        <w:rPr>
          <w:rStyle w:val="Emphasis"/>
        </w:rPr>
        <w:t>so much</w:t>
      </w:r>
      <w:r w:rsidRPr="007C4E61">
        <w:rPr>
          <w:sz w:val="16"/>
          <w:szCs w:val="16"/>
        </w:rPr>
        <w:t xml:space="preserve"> compared with other countries over the past century and more, </w:t>
      </w:r>
      <w:r w:rsidRPr="007C4E61">
        <w:rPr>
          <w:rStyle w:val="StyleUnderline"/>
        </w:rPr>
        <w:t xml:space="preserve">has </w:t>
      </w:r>
      <w:r w:rsidRPr="001B71CE">
        <w:rPr>
          <w:rStyle w:val="Emphasis"/>
        </w:rPr>
        <w:t>hinged</w:t>
      </w:r>
      <w:r w:rsidRPr="007C4E61">
        <w:rPr>
          <w:rStyle w:val="StyleUnderline"/>
        </w:rPr>
        <w:t xml:space="preserve"> on</w:t>
      </w:r>
      <w:r w:rsidRPr="007C4E61">
        <w:rPr>
          <w:sz w:val="16"/>
          <w:szCs w:val="16"/>
        </w:rPr>
        <w:t xml:space="preserve"> its </w:t>
      </w:r>
      <w:r w:rsidRPr="001B71CE">
        <w:rPr>
          <w:rStyle w:val="Emphasis"/>
        </w:rPr>
        <w:t>productivity</w:t>
      </w:r>
      <w:r w:rsidRPr="007C4E61">
        <w:rPr>
          <w:sz w:val="16"/>
          <w:szCs w:val="16"/>
        </w:rPr>
        <w:t xml:space="preserve">. </w:t>
      </w:r>
    </w:p>
    <w:p w14:paraId="07360DFC" w14:textId="77777777" w:rsidR="00F35F12" w:rsidRPr="007C4E61" w:rsidRDefault="00F35F12" w:rsidP="00F35F12">
      <w:pPr>
        <w:rPr>
          <w:sz w:val="16"/>
          <w:szCs w:val="16"/>
        </w:rPr>
      </w:pPr>
      <w:r w:rsidRPr="007C4E61">
        <w:rPr>
          <w:rStyle w:val="StyleUnderline"/>
          <w:highlight w:val="cyan"/>
        </w:rPr>
        <w:t>Productivity</w:t>
      </w:r>
      <w:r w:rsidRPr="007C4E61">
        <w:rPr>
          <w:sz w:val="16"/>
          <w:szCs w:val="16"/>
        </w:rPr>
        <w:t>—the total output of the economy divided by hours worked—</w:t>
      </w:r>
      <w:r w:rsidRPr="007C4E61">
        <w:rPr>
          <w:rStyle w:val="StyleUnderline"/>
          <w:highlight w:val="cyan"/>
        </w:rPr>
        <w:t xml:space="preserve">rose </w:t>
      </w:r>
      <w:r w:rsidRPr="001B71CE">
        <w:rPr>
          <w:rStyle w:val="Emphasis"/>
          <w:highlight w:val="cyan"/>
        </w:rPr>
        <w:t>2%</w:t>
      </w:r>
      <w:r w:rsidRPr="007C4E61">
        <w:rPr>
          <w:rStyle w:val="StyleUnderline"/>
        </w:rPr>
        <w:t xml:space="preserve"> </w:t>
      </w:r>
      <w:r w:rsidRPr="007C4E61">
        <w:rPr>
          <w:sz w:val="16"/>
          <w:szCs w:val="16"/>
        </w:rPr>
        <w:t xml:space="preserve">in the third quarter compared with a year earlier, according to the Labor Department. That marked </w:t>
      </w:r>
      <w:r w:rsidRPr="007C4E61">
        <w:rPr>
          <w:rStyle w:val="StyleUnderline"/>
        </w:rPr>
        <w:t xml:space="preserve">the </w:t>
      </w:r>
      <w:r w:rsidRPr="001B71CE">
        <w:rPr>
          <w:rStyle w:val="Emphasis"/>
          <w:highlight w:val="cyan"/>
        </w:rPr>
        <w:t>fifth q</w:t>
      </w:r>
      <w:r w:rsidRPr="00923A78">
        <w:rPr>
          <w:rStyle w:val="StyleUnderline"/>
        </w:rPr>
        <w:t xml:space="preserve">uarter </w:t>
      </w:r>
      <w:r w:rsidRPr="00923A78">
        <w:rPr>
          <w:rStyle w:val="StyleUnderline"/>
          <w:highlight w:val="cyan"/>
        </w:rPr>
        <w:t>i</w:t>
      </w:r>
      <w:r w:rsidRPr="007C4E61">
        <w:rPr>
          <w:rStyle w:val="StyleUnderline"/>
          <w:highlight w:val="cyan"/>
        </w:rPr>
        <w:t xml:space="preserve">n a </w:t>
      </w:r>
      <w:r w:rsidRPr="001B71CE">
        <w:rPr>
          <w:rStyle w:val="Emphasis"/>
          <w:highlight w:val="cyan"/>
        </w:rPr>
        <w:t>row</w:t>
      </w:r>
      <w:r w:rsidRPr="007C4E61">
        <w:rPr>
          <w:rStyle w:val="StyleUnderline"/>
        </w:rPr>
        <w:t xml:space="preserve"> with an increase </w:t>
      </w:r>
      <w:r w:rsidRPr="007C4E61">
        <w:rPr>
          <w:rStyle w:val="StyleUnderline"/>
          <w:highlight w:val="cyan"/>
        </w:rPr>
        <w:t xml:space="preserve">of </w:t>
      </w:r>
      <w:r w:rsidRPr="001B71CE">
        <w:rPr>
          <w:rStyle w:val="Emphasis"/>
          <w:highlight w:val="cyan"/>
        </w:rPr>
        <w:t>2%</w:t>
      </w:r>
      <w:r w:rsidRPr="007C4E61">
        <w:rPr>
          <w:rStyle w:val="StyleUnderline"/>
          <w:highlight w:val="cyan"/>
        </w:rPr>
        <w:t xml:space="preserve"> or </w:t>
      </w:r>
      <w:r w:rsidRPr="001B71CE">
        <w:rPr>
          <w:rStyle w:val="Emphasis"/>
          <w:highlight w:val="cyan"/>
        </w:rPr>
        <w:t>better</w:t>
      </w:r>
      <w:r w:rsidRPr="007C4E61">
        <w:rPr>
          <w:sz w:val="16"/>
          <w:szCs w:val="16"/>
        </w:rPr>
        <w:t>. In the five years before the pandemic, there were only two such quarters.</w:t>
      </w:r>
    </w:p>
    <w:p w14:paraId="3FC32502" w14:textId="77777777" w:rsidR="00F35F12" w:rsidRPr="007C4E61" w:rsidRDefault="00F35F12" w:rsidP="00F35F12">
      <w:pPr>
        <w:rPr>
          <w:rStyle w:val="StyleUnderline"/>
        </w:rPr>
      </w:pPr>
      <w:r w:rsidRPr="007C4E61">
        <w:rPr>
          <w:sz w:val="16"/>
          <w:szCs w:val="16"/>
        </w:rPr>
        <w:t xml:space="preserve">The gains in part reflect massive changes in the U.S. economy since the onset of Covid-19. </w:t>
      </w:r>
      <w:r w:rsidRPr="00923A78">
        <w:rPr>
          <w:rStyle w:val="Emphasis"/>
          <w:highlight w:val="cyan"/>
        </w:rPr>
        <w:t>Companies</w:t>
      </w:r>
      <w:r w:rsidRPr="007C4E61">
        <w:rPr>
          <w:rStyle w:val="StyleUnderline"/>
          <w:highlight w:val="cyan"/>
        </w:rPr>
        <w:t xml:space="preserve"> learned </w:t>
      </w:r>
      <w:r w:rsidRPr="001B71CE">
        <w:rPr>
          <w:rStyle w:val="Emphasis"/>
          <w:highlight w:val="cyan"/>
        </w:rPr>
        <w:t>new ways</w:t>
      </w:r>
      <w:r w:rsidRPr="007C4E61">
        <w:rPr>
          <w:rStyle w:val="StyleUnderline"/>
          <w:highlight w:val="cyan"/>
        </w:rPr>
        <w:t xml:space="preserve"> of doing </w:t>
      </w:r>
      <w:r w:rsidRPr="007C4E61">
        <w:rPr>
          <w:rStyle w:val="StyleUnderline"/>
        </w:rPr>
        <w:t xml:space="preserve">things </w:t>
      </w:r>
      <w:r w:rsidRPr="007C4E61">
        <w:rPr>
          <w:rStyle w:val="StyleUnderline"/>
          <w:highlight w:val="cyan"/>
        </w:rPr>
        <w:t xml:space="preserve">and adopted </w:t>
      </w:r>
      <w:r w:rsidRPr="001B71CE">
        <w:rPr>
          <w:rStyle w:val="Emphasis"/>
          <w:highlight w:val="cyan"/>
        </w:rPr>
        <w:t>new tech</w:t>
      </w:r>
      <w:r w:rsidRPr="00923A78">
        <w:rPr>
          <w:rStyle w:val="StyleUnderline"/>
        </w:rPr>
        <w:t>nologies, w</w:t>
      </w:r>
      <w:r w:rsidRPr="007C4E61">
        <w:rPr>
          <w:rStyle w:val="StyleUnderline"/>
        </w:rPr>
        <w:t xml:space="preserve">hile an </w:t>
      </w:r>
      <w:r w:rsidRPr="001B71CE">
        <w:rPr>
          <w:rStyle w:val="Emphasis"/>
          <w:highlight w:val="cyan"/>
        </w:rPr>
        <w:t>upheaval</w:t>
      </w:r>
      <w:r w:rsidRPr="007C4E61">
        <w:rPr>
          <w:rStyle w:val="StyleUnderline"/>
          <w:highlight w:val="cyan"/>
        </w:rPr>
        <w:t xml:space="preserve"> in</w:t>
      </w:r>
      <w:r w:rsidRPr="007C4E61">
        <w:rPr>
          <w:rStyle w:val="StyleUnderline"/>
        </w:rPr>
        <w:t xml:space="preserve"> the </w:t>
      </w:r>
      <w:r w:rsidRPr="001B71CE">
        <w:rPr>
          <w:rStyle w:val="Emphasis"/>
          <w:highlight w:val="cyan"/>
        </w:rPr>
        <w:t>labor</w:t>
      </w:r>
      <w:r w:rsidRPr="007C4E61">
        <w:rPr>
          <w:rStyle w:val="StyleUnderline"/>
        </w:rPr>
        <w:t xml:space="preserve"> market </w:t>
      </w:r>
      <w:r w:rsidRPr="007C4E61">
        <w:rPr>
          <w:rStyle w:val="StyleUnderline"/>
          <w:highlight w:val="cyan"/>
        </w:rPr>
        <w:t>moved workers into</w:t>
      </w:r>
      <w:r w:rsidRPr="007C4E61">
        <w:rPr>
          <w:rStyle w:val="StyleUnderline"/>
        </w:rPr>
        <w:t xml:space="preserve"> more </w:t>
      </w:r>
      <w:r w:rsidRPr="001B71CE">
        <w:rPr>
          <w:rStyle w:val="Emphasis"/>
          <w:highlight w:val="cyan"/>
        </w:rPr>
        <w:t>productive jobs</w:t>
      </w:r>
      <w:r w:rsidRPr="007C4E61">
        <w:rPr>
          <w:rStyle w:val="StyleUnderline"/>
        </w:rPr>
        <w:t>.</w:t>
      </w:r>
    </w:p>
    <w:p w14:paraId="3C6F9ADD" w14:textId="77777777" w:rsidR="00F35F12" w:rsidRPr="007C4E61" w:rsidRDefault="00F35F12" w:rsidP="00F35F12">
      <w:pPr>
        <w:rPr>
          <w:sz w:val="16"/>
          <w:szCs w:val="16"/>
        </w:rPr>
      </w:pPr>
      <w:r w:rsidRPr="007C4E61">
        <w:rPr>
          <w:sz w:val="16"/>
          <w:szCs w:val="16"/>
        </w:rPr>
        <w:t>Another big change in the American labor force—a massive influx of immigration—might also have played a role. Immigrants are often slotted into manual-intensive jobs, which could allow other workers to move up to more highly skilled jobs.</w:t>
      </w:r>
    </w:p>
    <w:p w14:paraId="2094E1A9" w14:textId="77777777" w:rsidR="00F35F12" w:rsidRPr="007C4E61" w:rsidRDefault="00F35F12" w:rsidP="00F35F12">
      <w:pPr>
        <w:rPr>
          <w:sz w:val="16"/>
          <w:szCs w:val="16"/>
        </w:rPr>
      </w:pPr>
      <w:r w:rsidRPr="007C4E61">
        <w:rPr>
          <w:sz w:val="16"/>
          <w:szCs w:val="16"/>
        </w:rPr>
        <w:t xml:space="preserve">Businesses learned new ways to operate: QR codes instead of paper menus at restaurants, for example, or a videoconference instead of a time-consuming trip out of town. There has also been a big and continuing jump in the number of new businesses getting started. </w:t>
      </w:r>
    </w:p>
    <w:p w14:paraId="0AA1CDEA" w14:textId="77777777" w:rsidR="00F35F12" w:rsidRPr="007C4E61" w:rsidRDefault="00F35F12" w:rsidP="00F35F12">
      <w:pPr>
        <w:rPr>
          <w:sz w:val="16"/>
          <w:szCs w:val="16"/>
        </w:rPr>
      </w:pPr>
      <w:r w:rsidRPr="007C4E61">
        <w:rPr>
          <w:sz w:val="16"/>
          <w:szCs w:val="16"/>
        </w:rPr>
        <w:t xml:space="preserve">And workers, for their part, moved themselves into better-paying and higher-skilled jobs. When restaurants, hotels and retailers reopened after briefly shutting down, they struggled to find workers and were more inclined to offer bonuses or promotions. That made it easy for, say, a cashier at a poorly run store to get work at a well-run one—where he might earn more money, have more responsibilities and get more done. </w:t>
      </w:r>
    </w:p>
    <w:p w14:paraId="7C65425A" w14:textId="77777777" w:rsidR="00F35F12" w:rsidRPr="007C4E61" w:rsidRDefault="00F35F12" w:rsidP="00F35F12">
      <w:pPr>
        <w:rPr>
          <w:sz w:val="16"/>
          <w:szCs w:val="16"/>
        </w:rPr>
      </w:pPr>
      <w:r w:rsidRPr="007C4E61">
        <w:rPr>
          <w:sz w:val="16"/>
          <w:szCs w:val="16"/>
        </w:rPr>
        <w:t>Of course, increased productivity isn’t always good news for workers: One way that companies get more productive is by laying off employees. New technologies such as AI can create new jobs and make workers more efficient—or take their jobs.</w:t>
      </w:r>
    </w:p>
    <w:p w14:paraId="53AF6750" w14:textId="77777777" w:rsidR="00F35F12" w:rsidRPr="007C4E61" w:rsidRDefault="00F35F12" w:rsidP="00F35F12">
      <w:pPr>
        <w:rPr>
          <w:sz w:val="16"/>
          <w:szCs w:val="16"/>
        </w:rPr>
      </w:pPr>
      <w:r w:rsidRPr="007C4E61">
        <w:rPr>
          <w:sz w:val="16"/>
          <w:szCs w:val="16"/>
        </w:rPr>
        <w:t xml:space="preserve">The recent dockworkers strike was fueled in part by port employers’ desire to expand the use of automated machinery on docks. President-elect Donald Trump threw his support behind the dockworkers, saying in December that automation threatened jobs. </w:t>
      </w:r>
    </w:p>
    <w:p w14:paraId="0B1B4234" w14:textId="77777777" w:rsidR="00F35F12" w:rsidRPr="007C4E61" w:rsidRDefault="00F35F12" w:rsidP="00F35F12">
      <w:pPr>
        <w:rPr>
          <w:sz w:val="16"/>
          <w:szCs w:val="16"/>
        </w:rPr>
      </w:pPr>
      <w:r w:rsidRPr="007C4E61">
        <w:rPr>
          <w:sz w:val="16"/>
          <w:szCs w:val="16"/>
        </w:rPr>
        <w:t>And it isn’t clear that the move up in productivity growth will last. The figures are both volatile and subject to revision. The wave of job switching after the pandemic hit has run its course. And so far, productivity isn’t experiencing anything like the boom in the 1990s, when the wide-scale adoption of the personal computer and the advent of the internet reshaped the economy.</w:t>
      </w:r>
    </w:p>
    <w:p w14:paraId="2FC78C13" w14:textId="77777777" w:rsidR="00F35F12" w:rsidRPr="007C4E61" w:rsidRDefault="00F35F12" w:rsidP="00F35F12">
      <w:pPr>
        <w:rPr>
          <w:sz w:val="16"/>
          <w:szCs w:val="16"/>
        </w:rPr>
      </w:pPr>
      <w:r w:rsidRPr="007C4E61">
        <w:rPr>
          <w:sz w:val="16"/>
          <w:szCs w:val="16"/>
        </w:rPr>
        <w:t xml:space="preserve">But at the least, </w:t>
      </w:r>
      <w:r w:rsidRPr="007C4E61">
        <w:rPr>
          <w:rStyle w:val="StyleUnderline"/>
          <w:highlight w:val="cyan"/>
        </w:rPr>
        <w:t xml:space="preserve">it looks </w:t>
      </w:r>
      <w:r w:rsidRPr="001B71CE">
        <w:rPr>
          <w:rStyle w:val="Emphasis"/>
          <w:highlight w:val="cyan"/>
        </w:rPr>
        <w:t>better</w:t>
      </w:r>
      <w:r w:rsidRPr="001B71CE">
        <w:rPr>
          <w:rStyle w:val="Emphasis"/>
        </w:rPr>
        <w:t xml:space="preserve"> now</w:t>
      </w:r>
      <w:r w:rsidRPr="007C4E61">
        <w:rPr>
          <w:rStyle w:val="StyleUnderline"/>
        </w:rPr>
        <w:t xml:space="preserve"> </w:t>
      </w:r>
      <w:r w:rsidRPr="007C4E61">
        <w:rPr>
          <w:rStyle w:val="StyleUnderline"/>
          <w:highlight w:val="cyan"/>
        </w:rPr>
        <w:t xml:space="preserve">than </w:t>
      </w:r>
      <w:r w:rsidRPr="001B71CE">
        <w:rPr>
          <w:rStyle w:val="Emphasis"/>
          <w:highlight w:val="cyan"/>
        </w:rPr>
        <w:t>before</w:t>
      </w:r>
      <w:r w:rsidRPr="007C4E61">
        <w:rPr>
          <w:rStyle w:val="StyleUnderline"/>
        </w:rPr>
        <w:t xml:space="preserve"> the </w:t>
      </w:r>
      <w:r w:rsidRPr="001B71CE">
        <w:rPr>
          <w:rStyle w:val="Emphasis"/>
          <w:highlight w:val="cyan"/>
        </w:rPr>
        <w:t>pandemic</w:t>
      </w:r>
      <w:r w:rsidRPr="00923A78">
        <w:rPr>
          <w:rStyle w:val="StyleUnderline"/>
        </w:rPr>
        <w:t>, w</w:t>
      </w:r>
      <w:r w:rsidRPr="007C4E61">
        <w:rPr>
          <w:rStyle w:val="StyleUnderline"/>
        </w:rPr>
        <w:t>hen</w:t>
      </w:r>
      <w:r w:rsidRPr="007C4E61">
        <w:rPr>
          <w:sz w:val="16"/>
          <w:szCs w:val="16"/>
        </w:rPr>
        <w:t xml:space="preserve"> economists worried </w:t>
      </w:r>
      <w:r w:rsidRPr="007C4E61">
        <w:rPr>
          <w:rStyle w:val="StyleUnderline"/>
        </w:rPr>
        <w:t xml:space="preserve">the U.S. was </w:t>
      </w:r>
      <w:r w:rsidRPr="001B71CE">
        <w:rPr>
          <w:rStyle w:val="Emphasis"/>
        </w:rPr>
        <w:t>stuck</w:t>
      </w:r>
      <w:r w:rsidRPr="007C4E61">
        <w:rPr>
          <w:rStyle w:val="StyleUnderline"/>
        </w:rPr>
        <w:t xml:space="preserve"> in a low-productivity </w:t>
      </w:r>
      <w:r w:rsidRPr="001B71CE">
        <w:rPr>
          <w:rStyle w:val="Emphasis"/>
        </w:rPr>
        <w:t>funk</w:t>
      </w:r>
      <w:r w:rsidRPr="007C4E61">
        <w:rPr>
          <w:sz w:val="16"/>
          <w:szCs w:val="16"/>
        </w:rPr>
        <w:t>.</w:t>
      </w:r>
    </w:p>
    <w:p w14:paraId="15557DCF" w14:textId="77777777" w:rsidR="00F35F12" w:rsidRPr="007C4E61" w:rsidRDefault="00F35F12" w:rsidP="00F35F12">
      <w:pPr>
        <w:rPr>
          <w:sz w:val="16"/>
          <w:szCs w:val="16"/>
        </w:rPr>
      </w:pPr>
      <w:r w:rsidRPr="007C4E61">
        <w:rPr>
          <w:sz w:val="16"/>
          <w:szCs w:val="16"/>
        </w:rPr>
        <w:t>With labor scarce in recent years, Novae, a Markle, Ind.-based maker of trailers for pickup trucks, built a state-of-the-art factory that opened six months ago. It cost $35 million, about seven times more than typical plants in the industry, and output is already 35% higher per worker, according to Chief Executive Manish Bhandari. He expects even better results over time, partly because the new factory helps the company retain its skilled workers.</w:t>
      </w:r>
    </w:p>
    <w:p w14:paraId="0BC83DED" w14:textId="77777777" w:rsidR="00F35F12" w:rsidRPr="007C4E61" w:rsidRDefault="00F35F12" w:rsidP="00F35F12">
      <w:pPr>
        <w:rPr>
          <w:sz w:val="16"/>
          <w:szCs w:val="16"/>
        </w:rPr>
      </w:pPr>
      <w:r w:rsidRPr="007C4E61">
        <w:rPr>
          <w:sz w:val="16"/>
          <w:szCs w:val="16"/>
        </w:rPr>
        <w:t>At the plant, Novae automated some processes and incorporated improvements suggested by workers. One employee designed a bin that hangs 3 inches away from assemblers’ hands and holds a fastener used in the trailer’s frame.</w:t>
      </w:r>
    </w:p>
    <w:p w14:paraId="1BFC6AC4" w14:textId="77777777" w:rsidR="00F35F12" w:rsidRPr="007C4E61" w:rsidRDefault="00F35F12" w:rsidP="00F35F12">
      <w:pPr>
        <w:rPr>
          <w:sz w:val="16"/>
          <w:szCs w:val="16"/>
        </w:rPr>
      </w:pPr>
      <w:r w:rsidRPr="007C4E61">
        <w:rPr>
          <w:sz w:val="16"/>
          <w:szCs w:val="16"/>
        </w:rPr>
        <w:t>The company also worked with Streamliners, an operations consulting firm, on an older factory near Minneapolis, with a goal of increasing productivity by 70%. Lacking additional room to expand, the team designed a whole new layout for the existing space.</w:t>
      </w:r>
    </w:p>
    <w:p w14:paraId="3D98A77D" w14:textId="77777777" w:rsidR="00F35F12" w:rsidRPr="007C4E61" w:rsidRDefault="00F35F12" w:rsidP="00F35F12">
      <w:pPr>
        <w:rPr>
          <w:sz w:val="16"/>
          <w:szCs w:val="16"/>
        </w:rPr>
      </w:pPr>
      <w:r w:rsidRPr="007C4E61">
        <w:rPr>
          <w:sz w:val="16"/>
          <w:szCs w:val="16"/>
        </w:rPr>
        <w:t>“There is no silver bullet here,” Bhandari said. “It’s hundreds of small decisions.”</w:t>
      </w:r>
    </w:p>
    <w:p w14:paraId="245E286D" w14:textId="77777777" w:rsidR="00F35F12" w:rsidRPr="007C4E61" w:rsidRDefault="00F35F12" w:rsidP="00F35F12">
      <w:pPr>
        <w:rPr>
          <w:sz w:val="16"/>
          <w:szCs w:val="16"/>
        </w:rPr>
      </w:pPr>
      <w:r w:rsidRPr="007C4E61">
        <w:rPr>
          <w:sz w:val="16"/>
          <w:szCs w:val="16"/>
        </w:rPr>
        <w:t>‘They don’t have anything to lose’</w:t>
      </w:r>
    </w:p>
    <w:p w14:paraId="4B41920C" w14:textId="77777777" w:rsidR="00F35F12" w:rsidRPr="007C4E61" w:rsidRDefault="00F35F12" w:rsidP="00F35F12">
      <w:pPr>
        <w:rPr>
          <w:sz w:val="16"/>
          <w:szCs w:val="16"/>
        </w:rPr>
      </w:pPr>
      <w:r w:rsidRPr="007C4E61">
        <w:rPr>
          <w:sz w:val="16"/>
          <w:szCs w:val="16"/>
        </w:rPr>
        <w:t>The stakes are high. Economic growth fundamentally relies on how many people are working and how much they can produce while they are on the clock.</w:t>
      </w:r>
    </w:p>
    <w:p w14:paraId="2D8CB5E5" w14:textId="77777777" w:rsidR="00F35F12" w:rsidRPr="007C4E61" w:rsidRDefault="00F35F12" w:rsidP="00F35F12">
      <w:pPr>
        <w:rPr>
          <w:sz w:val="16"/>
          <w:szCs w:val="16"/>
        </w:rPr>
      </w:pPr>
      <w:r w:rsidRPr="007C4E61">
        <w:rPr>
          <w:sz w:val="16"/>
          <w:szCs w:val="16"/>
        </w:rPr>
        <w:t>But America’s scope for expanding its labor force is limited: The population is increasing slowly, the baby-boom generation is retiring, and Trump has promised to heavily restrict immigration and deport millions of immigrant workers who are already in the U.S. Stronger productivity would help bolster the economy and support an aging population.</w:t>
      </w:r>
    </w:p>
    <w:p w14:paraId="0A2ADC60" w14:textId="77777777" w:rsidR="00F35F12" w:rsidRPr="007C4E61" w:rsidRDefault="00F35F12" w:rsidP="00F35F12">
      <w:pPr>
        <w:rPr>
          <w:sz w:val="16"/>
          <w:szCs w:val="16"/>
        </w:rPr>
      </w:pPr>
      <w:r w:rsidRPr="007C4E61">
        <w:rPr>
          <w:rStyle w:val="StyleUnderline"/>
        </w:rPr>
        <w:t xml:space="preserve">Productivity also helps keep </w:t>
      </w:r>
      <w:r w:rsidRPr="001B71CE">
        <w:rPr>
          <w:rStyle w:val="Emphasis"/>
        </w:rPr>
        <w:t>inflation</w:t>
      </w:r>
      <w:r w:rsidRPr="007C4E61">
        <w:rPr>
          <w:rStyle w:val="StyleUnderline"/>
        </w:rPr>
        <w:t xml:space="preserve"> in check</w:t>
      </w:r>
      <w:r w:rsidRPr="007C4E61">
        <w:rPr>
          <w:sz w:val="16"/>
          <w:szCs w:val="16"/>
        </w:rPr>
        <w:t>: A more efficient business can be more profitable and pay its workers more without raising prices.</w:t>
      </w:r>
    </w:p>
    <w:p w14:paraId="2954FB9C" w14:textId="77777777" w:rsidR="00F35F12" w:rsidRPr="007C4E61" w:rsidRDefault="00F35F12" w:rsidP="00F35F12">
      <w:pPr>
        <w:rPr>
          <w:sz w:val="16"/>
          <w:szCs w:val="16"/>
        </w:rPr>
      </w:pPr>
      <w:r w:rsidRPr="007C4E61">
        <w:rPr>
          <w:sz w:val="16"/>
          <w:szCs w:val="16"/>
        </w:rPr>
        <w:lastRenderedPageBreak/>
        <w:t xml:space="preserve">In November, </w:t>
      </w:r>
      <w:r w:rsidRPr="007C4E61">
        <w:rPr>
          <w:rStyle w:val="StyleUnderline"/>
        </w:rPr>
        <w:t>there were</w:t>
      </w:r>
      <w:r w:rsidRPr="007C4E61">
        <w:rPr>
          <w:sz w:val="16"/>
          <w:szCs w:val="16"/>
        </w:rPr>
        <w:t xml:space="preserve"> a seasonally adjusted </w:t>
      </w:r>
      <w:r w:rsidRPr="007C4E61">
        <w:rPr>
          <w:rStyle w:val="StyleUnderline"/>
        </w:rPr>
        <w:t>157,678 “</w:t>
      </w:r>
      <w:r w:rsidRPr="001B71CE">
        <w:rPr>
          <w:rStyle w:val="Emphasis"/>
          <w:highlight w:val="cyan"/>
        </w:rPr>
        <w:t>high-propensity</w:t>
      </w:r>
      <w:r w:rsidRPr="007C4E61">
        <w:rPr>
          <w:rStyle w:val="StyleUnderline"/>
        </w:rPr>
        <w:t xml:space="preserve">” </w:t>
      </w:r>
      <w:r w:rsidRPr="00923A78">
        <w:rPr>
          <w:rStyle w:val="Emphasis"/>
        </w:rPr>
        <w:t>new</w:t>
      </w:r>
      <w:r w:rsidRPr="007C4E61">
        <w:rPr>
          <w:rStyle w:val="StyleUnderline"/>
        </w:rPr>
        <w:t>-</w:t>
      </w:r>
      <w:r w:rsidRPr="007C4E61">
        <w:rPr>
          <w:rStyle w:val="StyleUnderline"/>
          <w:highlight w:val="cyan"/>
        </w:rPr>
        <w:t xml:space="preserve">business </w:t>
      </w:r>
      <w:r w:rsidRPr="001B71CE">
        <w:rPr>
          <w:rStyle w:val="Emphasis"/>
          <w:highlight w:val="cyan"/>
        </w:rPr>
        <w:t>app</w:t>
      </w:r>
      <w:r w:rsidRPr="00923A78">
        <w:rPr>
          <w:rStyle w:val="StyleUnderline"/>
        </w:rPr>
        <w:t>lication</w:t>
      </w:r>
      <w:r w:rsidRPr="001B71CE">
        <w:rPr>
          <w:rStyle w:val="Emphasis"/>
          <w:highlight w:val="cyan"/>
        </w:rPr>
        <w:t>s</w:t>
      </w:r>
      <w:r w:rsidRPr="007C4E61">
        <w:rPr>
          <w:sz w:val="16"/>
          <w:szCs w:val="16"/>
        </w:rPr>
        <w:t xml:space="preserve">, </w:t>
      </w:r>
      <w:r w:rsidRPr="007C4E61">
        <w:rPr>
          <w:rStyle w:val="StyleUnderline"/>
        </w:rPr>
        <w:t xml:space="preserve">those with a </w:t>
      </w:r>
      <w:r w:rsidRPr="001B71CE">
        <w:rPr>
          <w:rStyle w:val="Emphasis"/>
        </w:rPr>
        <w:t>high likelihood</w:t>
      </w:r>
      <w:r w:rsidRPr="007C4E61">
        <w:rPr>
          <w:rStyle w:val="StyleUnderline"/>
        </w:rPr>
        <w:t xml:space="preserve"> of turning into businesses with </w:t>
      </w:r>
      <w:r w:rsidRPr="001B71CE">
        <w:rPr>
          <w:rStyle w:val="Emphasis"/>
        </w:rPr>
        <w:t>payroll</w:t>
      </w:r>
      <w:r w:rsidRPr="007C4E61">
        <w:rPr>
          <w:sz w:val="16"/>
          <w:szCs w:val="16"/>
        </w:rPr>
        <w:t xml:space="preserve">, according to the Census Bureau—nearly </w:t>
      </w:r>
      <w:r w:rsidRPr="001B71CE">
        <w:rPr>
          <w:rStyle w:val="Emphasis"/>
          <w:highlight w:val="cyan"/>
        </w:rPr>
        <w:t>50% above</w:t>
      </w:r>
      <w:r w:rsidRPr="007C4E61">
        <w:rPr>
          <w:rStyle w:val="StyleUnderline"/>
        </w:rPr>
        <w:t xml:space="preserve"> the</w:t>
      </w:r>
      <w:r w:rsidRPr="007C4E61">
        <w:rPr>
          <w:sz w:val="16"/>
          <w:szCs w:val="16"/>
        </w:rPr>
        <w:t xml:space="preserve"> monthly </w:t>
      </w:r>
      <w:r w:rsidRPr="007C4E61">
        <w:rPr>
          <w:rStyle w:val="StyleUnderline"/>
        </w:rPr>
        <w:t xml:space="preserve">levels that prevailed </w:t>
      </w:r>
      <w:r w:rsidRPr="001B71CE">
        <w:rPr>
          <w:rStyle w:val="Emphasis"/>
          <w:highlight w:val="cyan"/>
        </w:rPr>
        <w:t>before</w:t>
      </w:r>
      <w:r w:rsidRPr="007C4E61">
        <w:rPr>
          <w:rStyle w:val="StyleUnderline"/>
        </w:rPr>
        <w:t xml:space="preserve"> the </w:t>
      </w:r>
      <w:r w:rsidRPr="007C4E61">
        <w:rPr>
          <w:rStyle w:val="StyleUnderline"/>
          <w:highlight w:val="cyan"/>
        </w:rPr>
        <w:t>pandemic</w:t>
      </w:r>
      <w:r w:rsidRPr="007C4E61">
        <w:rPr>
          <w:sz w:val="16"/>
          <w:szCs w:val="16"/>
        </w:rPr>
        <w:t>.</w:t>
      </w:r>
    </w:p>
    <w:p w14:paraId="3C455402" w14:textId="77777777" w:rsidR="00F35F12" w:rsidRPr="007C4E61" w:rsidRDefault="00F35F12" w:rsidP="00F35F12">
      <w:pPr>
        <w:rPr>
          <w:sz w:val="16"/>
          <w:szCs w:val="16"/>
        </w:rPr>
      </w:pPr>
      <w:r w:rsidRPr="00923A78">
        <w:rPr>
          <w:rStyle w:val="StyleUnderline"/>
          <w:highlight w:val="cyan"/>
        </w:rPr>
        <w:t>That is</w:t>
      </w:r>
      <w:r w:rsidRPr="007C4E61">
        <w:rPr>
          <w:rStyle w:val="StyleUnderline"/>
        </w:rPr>
        <w:t xml:space="preserve"> a </w:t>
      </w:r>
      <w:r w:rsidRPr="001B71CE">
        <w:rPr>
          <w:rStyle w:val="Emphasis"/>
          <w:highlight w:val="cyan"/>
        </w:rPr>
        <w:t>positive</w:t>
      </w:r>
      <w:r w:rsidRPr="001B71CE">
        <w:rPr>
          <w:rStyle w:val="Emphasis"/>
        </w:rPr>
        <w:t xml:space="preserve"> sign</w:t>
      </w:r>
      <w:r w:rsidRPr="007C4E61">
        <w:rPr>
          <w:rStyle w:val="StyleUnderline"/>
        </w:rPr>
        <w:t xml:space="preserve"> for productivity</w:t>
      </w:r>
      <w:r w:rsidRPr="007C4E61">
        <w:rPr>
          <w:sz w:val="16"/>
          <w:szCs w:val="16"/>
        </w:rPr>
        <w:t>, for two reasons, according to University of Maryland economist John Haltiwanger.</w:t>
      </w:r>
    </w:p>
    <w:p w14:paraId="4AB49D61" w14:textId="77777777" w:rsidR="00F35F12" w:rsidRPr="007C4E61" w:rsidRDefault="00F35F12" w:rsidP="00F35F12">
      <w:pPr>
        <w:rPr>
          <w:sz w:val="16"/>
          <w:szCs w:val="16"/>
        </w:rPr>
      </w:pPr>
      <w:r w:rsidRPr="007C4E61">
        <w:rPr>
          <w:sz w:val="16"/>
          <w:szCs w:val="16"/>
        </w:rPr>
        <w:t xml:space="preserve">First, </w:t>
      </w:r>
      <w:r w:rsidRPr="007C4E61">
        <w:rPr>
          <w:rStyle w:val="StyleUnderline"/>
        </w:rPr>
        <w:t xml:space="preserve">when there are </w:t>
      </w:r>
      <w:r w:rsidRPr="001B71CE">
        <w:rPr>
          <w:rStyle w:val="Emphasis"/>
          <w:highlight w:val="cyan"/>
        </w:rPr>
        <w:t>new opportunities</w:t>
      </w:r>
      <w:r w:rsidRPr="007C4E61">
        <w:rPr>
          <w:rStyle w:val="StyleUnderline"/>
          <w:highlight w:val="cyan"/>
        </w:rPr>
        <w:t xml:space="preserve"> for </w:t>
      </w:r>
      <w:r w:rsidRPr="00923A78">
        <w:rPr>
          <w:rStyle w:val="Emphasis"/>
          <w:highlight w:val="cyan"/>
        </w:rPr>
        <w:t>innovation</w:t>
      </w:r>
      <w:r w:rsidRPr="007C4E61">
        <w:rPr>
          <w:sz w:val="16"/>
          <w:szCs w:val="16"/>
        </w:rPr>
        <w:t xml:space="preserve">, as with cars a hundred years ago or computers in the 1980s and 1990s, new </w:t>
      </w:r>
      <w:r w:rsidRPr="00923A78">
        <w:rPr>
          <w:rStyle w:val="StyleUnderline"/>
          <w:highlight w:val="cyan"/>
        </w:rPr>
        <w:t xml:space="preserve">businesses </w:t>
      </w:r>
      <w:r w:rsidRPr="00923A78">
        <w:rPr>
          <w:rStyle w:val="Emphasis"/>
          <w:highlight w:val="cyan"/>
        </w:rPr>
        <w:t>prolif</w:t>
      </w:r>
      <w:r w:rsidRPr="007C4E61">
        <w:rPr>
          <w:rStyle w:val="StyleUnderline"/>
        </w:rPr>
        <w:t>erate</w:t>
      </w:r>
      <w:r w:rsidRPr="007C4E61">
        <w:rPr>
          <w:sz w:val="16"/>
          <w:szCs w:val="16"/>
        </w:rPr>
        <w:t xml:space="preserve">. Second, </w:t>
      </w:r>
      <w:r w:rsidRPr="007C4E61">
        <w:rPr>
          <w:rStyle w:val="StyleUnderline"/>
          <w:highlight w:val="cyan"/>
        </w:rPr>
        <w:t>new businesses</w:t>
      </w:r>
      <w:r w:rsidRPr="007C4E61">
        <w:rPr>
          <w:rStyle w:val="StyleUnderline"/>
        </w:rPr>
        <w:t xml:space="preserve"> are </w:t>
      </w:r>
      <w:r w:rsidRPr="001B71CE">
        <w:rPr>
          <w:rStyle w:val="Emphasis"/>
        </w:rPr>
        <w:t>quicker</w:t>
      </w:r>
      <w:r w:rsidRPr="007C4E61">
        <w:rPr>
          <w:rStyle w:val="StyleUnderline"/>
        </w:rPr>
        <w:t xml:space="preserve"> to </w:t>
      </w:r>
      <w:r w:rsidRPr="007C4E61">
        <w:rPr>
          <w:rStyle w:val="StyleUnderline"/>
          <w:highlight w:val="cyan"/>
        </w:rPr>
        <w:t>adopt</w:t>
      </w:r>
      <w:r w:rsidRPr="007C4E61">
        <w:rPr>
          <w:rStyle w:val="StyleUnderline"/>
        </w:rPr>
        <w:t xml:space="preserve"> </w:t>
      </w:r>
      <w:r w:rsidRPr="001B71CE">
        <w:rPr>
          <w:rStyle w:val="Emphasis"/>
        </w:rPr>
        <w:t xml:space="preserve">new </w:t>
      </w:r>
      <w:r w:rsidRPr="001B71CE">
        <w:rPr>
          <w:rStyle w:val="Emphasis"/>
          <w:highlight w:val="cyan"/>
        </w:rPr>
        <w:t>tech</w:t>
      </w:r>
      <w:r w:rsidRPr="00923A78">
        <w:rPr>
          <w:rStyle w:val="StyleUnderline"/>
        </w:rPr>
        <w:t>nologies</w:t>
      </w:r>
      <w:r w:rsidRPr="007C4E61">
        <w:rPr>
          <w:sz w:val="16"/>
          <w:szCs w:val="16"/>
        </w:rPr>
        <w:t>. That can allow them to hire fewer workers to get things done.</w:t>
      </w:r>
    </w:p>
    <w:p w14:paraId="0E06651D" w14:textId="77777777" w:rsidR="00F35F12" w:rsidRPr="007C4E61" w:rsidRDefault="00F35F12" w:rsidP="00F35F12">
      <w:pPr>
        <w:rPr>
          <w:sz w:val="16"/>
          <w:szCs w:val="16"/>
        </w:rPr>
      </w:pPr>
      <w:r w:rsidRPr="007C4E61">
        <w:rPr>
          <w:sz w:val="16"/>
          <w:szCs w:val="16"/>
        </w:rPr>
        <w:t>“</w:t>
      </w:r>
      <w:r w:rsidRPr="007C4E61">
        <w:rPr>
          <w:rStyle w:val="StyleUnderline"/>
        </w:rPr>
        <w:t xml:space="preserve">They’re more likely to do </w:t>
      </w:r>
      <w:r w:rsidRPr="001B71CE">
        <w:rPr>
          <w:rStyle w:val="Emphasis"/>
        </w:rPr>
        <w:t>radical things</w:t>
      </w:r>
      <w:r w:rsidRPr="007C4E61">
        <w:rPr>
          <w:sz w:val="16"/>
          <w:szCs w:val="16"/>
        </w:rPr>
        <w:t>,” Haltiwanger said. “They don’t have anything to lose, so to speak.”</w:t>
      </w:r>
    </w:p>
    <w:p w14:paraId="2661B8F7" w14:textId="77777777" w:rsidR="00F35F12" w:rsidRDefault="00F35F12" w:rsidP="00F35F12">
      <w:pPr>
        <w:rPr>
          <w:sz w:val="16"/>
          <w:szCs w:val="16"/>
        </w:rPr>
      </w:pPr>
      <w:r w:rsidRPr="001B71CE">
        <w:rPr>
          <w:rStyle w:val="Emphasis"/>
          <w:highlight w:val="cyan"/>
        </w:rPr>
        <w:t>Hybrid</w:t>
      </w:r>
      <w:r w:rsidRPr="00923A78">
        <w:rPr>
          <w:rStyle w:val="Emphasis"/>
        </w:rPr>
        <w:t>-work</w:t>
      </w:r>
      <w:r w:rsidRPr="007C4E61">
        <w:rPr>
          <w:sz w:val="16"/>
          <w:szCs w:val="16"/>
        </w:rPr>
        <w:t xml:space="preserve"> arrangements might have </w:t>
      </w:r>
      <w:r w:rsidRPr="001B71CE">
        <w:rPr>
          <w:rStyle w:val="Emphasis"/>
        </w:rPr>
        <w:t>also</w:t>
      </w:r>
      <w:r w:rsidRPr="007C4E61">
        <w:rPr>
          <w:rStyle w:val="StyleUnderline"/>
        </w:rPr>
        <w:t xml:space="preserve"> </w:t>
      </w:r>
      <w:r w:rsidRPr="007C4E61">
        <w:rPr>
          <w:rStyle w:val="StyleUnderline"/>
          <w:highlight w:val="cyan"/>
        </w:rPr>
        <w:t>helped productivity</w:t>
      </w:r>
      <w:r w:rsidRPr="007C4E61">
        <w:rPr>
          <w:rStyle w:val="StyleUnderline"/>
        </w:rPr>
        <w:t xml:space="preserve"> for </w:t>
      </w:r>
      <w:r w:rsidRPr="00923A78">
        <w:rPr>
          <w:rStyle w:val="Emphasis"/>
        </w:rPr>
        <w:t>white-collar</w:t>
      </w:r>
      <w:r w:rsidRPr="007C4E61">
        <w:rPr>
          <w:rStyle w:val="StyleUnderline"/>
        </w:rPr>
        <w:t xml:space="preserve"> workers</w:t>
      </w:r>
      <w:r w:rsidRPr="007C4E61">
        <w:rPr>
          <w:sz w:val="16"/>
          <w:szCs w:val="16"/>
        </w:rPr>
        <w:t xml:space="preserve"> by creating a balance between the quiet of home and face-to-face interactions of the office. </w:t>
      </w:r>
      <w:r w:rsidRPr="007C4E61">
        <w:rPr>
          <w:rStyle w:val="StyleUnderline"/>
        </w:rPr>
        <w:t>Hybrid work</w:t>
      </w:r>
      <w:r w:rsidRPr="007C4E61">
        <w:rPr>
          <w:sz w:val="16"/>
          <w:szCs w:val="16"/>
        </w:rPr>
        <w:t xml:space="preserve"> also </w:t>
      </w:r>
      <w:r w:rsidRPr="007C4E61">
        <w:rPr>
          <w:rStyle w:val="StyleUnderline"/>
        </w:rPr>
        <w:t xml:space="preserve">appears to </w:t>
      </w:r>
      <w:r w:rsidRPr="007C4E61">
        <w:rPr>
          <w:rStyle w:val="StyleUnderline"/>
          <w:highlight w:val="cyan"/>
        </w:rPr>
        <w:t>improve</w:t>
      </w:r>
      <w:r w:rsidRPr="007C4E61">
        <w:rPr>
          <w:rStyle w:val="StyleUnderline"/>
        </w:rPr>
        <w:t xml:space="preserve"> </w:t>
      </w:r>
      <w:r w:rsidRPr="001B71CE">
        <w:rPr>
          <w:rStyle w:val="Emphasis"/>
        </w:rPr>
        <w:t xml:space="preserve">employee </w:t>
      </w:r>
      <w:r w:rsidRPr="001B71CE">
        <w:rPr>
          <w:rStyle w:val="Emphasis"/>
          <w:highlight w:val="cyan"/>
        </w:rPr>
        <w:t>retention</w:t>
      </w:r>
      <w:r w:rsidRPr="007C4E61">
        <w:rPr>
          <w:sz w:val="16"/>
          <w:szCs w:val="16"/>
        </w:rPr>
        <w:t xml:space="preserve">, said Stanford University economist Nick Bloom, </w:t>
      </w:r>
      <w:r w:rsidRPr="007C4E61">
        <w:rPr>
          <w:rStyle w:val="StyleUnderline"/>
        </w:rPr>
        <w:t xml:space="preserve">meaning businesses </w:t>
      </w:r>
      <w:r w:rsidRPr="00923A78">
        <w:rPr>
          <w:rStyle w:val="Emphasis"/>
        </w:rPr>
        <w:t>don’t lose</w:t>
      </w:r>
      <w:r w:rsidRPr="007C4E61">
        <w:rPr>
          <w:rStyle w:val="StyleUnderline"/>
        </w:rPr>
        <w:t xml:space="preserve"> time training new workers</w:t>
      </w:r>
      <w:r w:rsidRPr="007C4E61">
        <w:rPr>
          <w:sz w:val="16"/>
          <w:szCs w:val="16"/>
        </w:rPr>
        <w:t>.</w:t>
      </w:r>
    </w:p>
    <w:p w14:paraId="5712C235" w14:textId="77777777" w:rsidR="00F35F12" w:rsidRPr="002150AC" w:rsidRDefault="00F35F12" w:rsidP="00F35F12">
      <w:pPr>
        <w:pStyle w:val="Heading2"/>
      </w:pPr>
      <w:r>
        <w:lastRenderedPageBreak/>
        <w:t>Productivity DA---Link---2NC</w:t>
      </w:r>
    </w:p>
    <w:p w14:paraId="05B160F8" w14:textId="77777777" w:rsidR="00F35F12" w:rsidRDefault="00F35F12" w:rsidP="00F35F12">
      <w:pPr>
        <w:pStyle w:val="Heading3"/>
      </w:pPr>
      <w:r>
        <w:lastRenderedPageBreak/>
        <w:t>Productivity DA---Link Wall---2NC</w:t>
      </w:r>
    </w:p>
    <w:p w14:paraId="29936019" w14:textId="77777777" w:rsidR="00F35F12" w:rsidRDefault="00F35F12" w:rsidP="00F35F12"/>
    <w:p w14:paraId="78413435" w14:textId="77777777" w:rsidR="00F35F12" w:rsidRDefault="00F35F12" w:rsidP="00F35F12">
      <w:pPr>
        <w:pStyle w:val="Heading4"/>
      </w:pPr>
      <w:r>
        <w:t xml:space="preserve">Their card is </w:t>
      </w:r>
      <w:r w:rsidRPr="00B50B2E">
        <w:rPr>
          <w:u w:val="single"/>
        </w:rPr>
        <w:t>claim soup</w:t>
      </w:r>
      <w:r>
        <w:t xml:space="preserve"> that simply </w:t>
      </w:r>
      <w:r w:rsidRPr="00B50B2E">
        <w:rPr>
          <w:u w:val="single"/>
        </w:rPr>
        <w:t>asserts</w:t>
      </w:r>
      <w:r w:rsidRPr="00B50B2E">
        <w:t xml:space="preserve"> </w:t>
      </w:r>
      <w:r>
        <w:t xml:space="preserve">unions good. Prefer our ev---it’s based on a thorough review of empirical literature. </w:t>
      </w:r>
    </w:p>
    <w:p w14:paraId="787CC6FE" w14:textId="77777777" w:rsidR="00F35F12" w:rsidRPr="00AA625B" w:rsidRDefault="00F35F12" w:rsidP="00F35F12">
      <w:r w:rsidRPr="00AA625B">
        <w:rPr>
          <w:rStyle w:val="Style13ptBold"/>
        </w:rPr>
        <w:t>Palagashvili ’25</w:t>
      </w:r>
      <w:r w:rsidRPr="00AA625B">
        <w:t xml:space="preserve"> [Liya and 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65EAF449" w14:textId="77777777" w:rsidR="00F35F12" w:rsidRPr="00AA625B" w:rsidRDefault="00F35F12" w:rsidP="00F35F12">
      <w:pPr>
        <w:rPr>
          <w:sz w:val="16"/>
          <w:szCs w:val="16"/>
        </w:rPr>
      </w:pPr>
      <w:r w:rsidRPr="00AA625B">
        <w:rPr>
          <w:sz w:val="16"/>
          <w:szCs w:val="16"/>
        </w:rPr>
        <w:t xml:space="preserve">Bargaining power plays a central role in determining whether the labor union’s voice face or monopoly face will prevail. </w:t>
      </w:r>
      <w:r w:rsidRPr="00AA625B">
        <w:rPr>
          <w:rStyle w:val="StyleUnderline"/>
        </w:rPr>
        <w:t>A labor union’s ability to extract monopolistic gains for its members is shaped by</w:t>
      </w:r>
      <w:r w:rsidRPr="00AA625B">
        <w:rPr>
          <w:sz w:val="16"/>
          <w:szCs w:val="16"/>
        </w:rPr>
        <w:t xml:space="preserve"> the degree of </w:t>
      </w:r>
      <w:r w:rsidRPr="00AA625B">
        <w:rPr>
          <w:rStyle w:val="Emphasis"/>
        </w:rPr>
        <w:t>competition</w:t>
      </w:r>
      <w:r w:rsidRPr="00AA625B">
        <w:rPr>
          <w:rStyle w:val="StyleUnderline"/>
        </w:rPr>
        <w:t xml:space="preserve"> and </w:t>
      </w:r>
      <w:r w:rsidRPr="00AA625B">
        <w:rPr>
          <w:rStyle w:val="Emphasis"/>
        </w:rPr>
        <w:t>constraints</w:t>
      </w:r>
      <w:r w:rsidRPr="00AA625B">
        <w:rPr>
          <w:rStyle w:val="StyleUnderline"/>
        </w:rPr>
        <w:t xml:space="preserve"> on </w:t>
      </w:r>
      <w:r w:rsidRPr="00AA625B">
        <w:rPr>
          <w:rStyle w:val="Emphasis"/>
        </w:rPr>
        <w:t>substitution</w:t>
      </w:r>
      <w:r w:rsidRPr="00AA625B">
        <w:rPr>
          <w:sz w:val="16"/>
          <w:szCs w:val="16"/>
        </w:rPr>
        <w:t xml:space="preserve"> facing both the employer and the union. </w:t>
      </w:r>
      <w:r w:rsidRPr="00AA625B">
        <w:rPr>
          <w:rStyle w:val="StyleUnderline"/>
        </w:rPr>
        <w:t>When a single union represents all workers</w:t>
      </w:r>
      <w:r w:rsidRPr="00AA625B">
        <w:rPr>
          <w:sz w:val="16"/>
          <w:szCs w:val="16"/>
        </w:rPr>
        <w:t xml:space="preserve"> in collective bargaining, </w:t>
      </w:r>
      <w:r w:rsidRPr="00AA625B">
        <w:rPr>
          <w:rStyle w:val="StyleUnderline"/>
        </w:rPr>
        <w:t xml:space="preserve">there is </w:t>
      </w:r>
      <w:r w:rsidRPr="00AA625B">
        <w:rPr>
          <w:rStyle w:val="Emphasis"/>
        </w:rPr>
        <w:t>no</w:t>
      </w:r>
      <w:r w:rsidRPr="00AA625B">
        <w:rPr>
          <w:rStyle w:val="StyleUnderline"/>
        </w:rPr>
        <w:t xml:space="preserve"> competition</w:t>
      </w:r>
      <w:r w:rsidRPr="00AA625B">
        <w:rPr>
          <w:sz w:val="16"/>
          <w:szCs w:val="16"/>
        </w:rPr>
        <w:t xml:space="preserve"> from other unions, </w:t>
      </w:r>
      <w:r w:rsidRPr="00AA625B">
        <w:rPr>
          <w:rStyle w:val="StyleUnderline"/>
        </w:rPr>
        <w:t xml:space="preserve">and the firm </w:t>
      </w:r>
      <w:r w:rsidRPr="00AA625B">
        <w:rPr>
          <w:rStyle w:val="Emphasis"/>
        </w:rPr>
        <w:t>cannot bypass</w:t>
      </w:r>
      <w:r w:rsidRPr="00AA625B">
        <w:rPr>
          <w:rStyle w:val="StyleUnderline"/>
        </w:rPr>
        <w:t xml:space="preserve"> the union by negotiating </w:t>
      </w:r>
      <w:r w:rsidRPr="00AA625B">
        <w:rPr>
          <w:rStyle w:val="Emphasis"/>
        </w:rPr>
        <w:t>directly</w:t>
      </w:r>
      <w:r w:rsidRPr="00AA625B">
        <w:rPr>
          <w:sz w:val="16"/>
          <w:szCs w:val="16"/>
        </w:rPr>
        <w:t xml:space="preserve"> with individuals. At the same time, </w:t>
      </w:r>
      <w:r w:rsidRPr="00AA625B">
        <w:rPr>
          <w:rStyle w:val="Emphasis"/>
        </w:rPr>
        <w:t>workers</w:t>
      </w:r>
      <w:r w:rsidRPr="00AA625B">
        <w:rPr>
          <w:sz w:val="16"/>
          <w:szCs w:val="16"/>
        </w:rPr>
        <w:t xml:space="preserve"> also </w:t>
      </w:r>
      <w:r w:rsidRPr="00AA625B">
        <w:rPr>
          <w:rStyle w:val="StyleUnderline"/>
        </w:rPr>
        <w:t>face constraints on substitution, as they cannot</w:t>
      </w:r>
      <w:r w:rsidRPr="00AA625B">
        <w:rPr>
          <w:sz w:val="16"/>
          <w:szCs w:val="16"/>
        </w:rPr>
        <w:t xml:space="preserve"> </w:t>
      </w:r>
      <w:r w:rsidRPr="00AA625B">
        <w:rPr>
          <w:rStyle w:val="StyleUnderline"/>
        </w:rPr>
        <w:t>individually bargain for better terms</w:t>
      </w:r>
      <w:r w:rsidRPr="00AA625B">
        <w:rPr>
          <w:sz w:val="16"/>
          <w:szCs w:val="16"/>
        </w:rPr>
        <w:t xml:space="preserve"> or seek employment under a different union within the same firm or, in some cases, industry. </w:t>
      </w:r>
      <w:r w:rsidRPr="00AA625B">
        <w:rPr>
          <w:rStyle w:val="StyleUnderline"/>
        </w:rPr>
        <w:t>This</w:t>
      </w:r>
      <w:r w:rsidRPr="00AA625B">
        <w:rPr>
          <w:sz w:val="16"/>
          <w:szCs w:val="16"/>
        </w:rPr>
        <w:t xml:space="preserve"> mutual </w:t>
      </w:r>
      <w:r w:rsidRPr="00AA625B">
        <w:rPr>
          <w:rStyle w:val="StyleUnderline"/>
        </w:rPr>
        <w:t xml:space="preserve">lack of alternatives </w:t>
      </w:r>
      <w:r w:rsidRPr="00AA625B">
        <w:rPr>
          <w:rStyle w:val="Emphasis"/>
        </w:rPr>
        <w:t>strengthens</w:t>
      </w:r>
      <w:r w:rsidRPr="00AA625B">
        <w:rPr>
          <w:sz w:val="16"/>
          <w:szCs w:val="16"/>
        </w:rPr>
        <w:t xml:space="preserve"> </w:t>
      </w:r>
      <w:r w:rsidRPr="00AA625B">
        <w:rPr>
          <w:rStyle w:val="StyleUnderline"/>
        </w:rPr>
        <w:t>the union’s</w:t>
      </w:r>
      <w:r w:rsidRPr="00AA625B">
        <w:rPr>
          <w:sz w:val="16"/>
          <w:szCs w:val="16"/>
        </w:rPr>
        <w:t xml:space="preserve"> monopolistic position and </w:t>
      </w:r>
      <w:r w:rsidRPr="00AA625B">
        <w:rPr>
          <w:rStyle w:val="Emphasis"/>
        </w:rPr>
        <w:t>bargaining power</w:t>
      </w:r>
      <w:r w:rsidRPr="00AA625B">
        <w:rPr>
          <w:sz w:val="16"/>
          <w:szCs w:val="16"/>
        </w:rPr>
        <w:t xml:space="preserve">, </w:t>
      </w:r>
      <w:r w:rsidRPr="00AA625B">
        <w:rPr>
          <w:rStyle w:val="StyleUnderline"/>
        </w:rPr>
        <w:t xml:space="preserve">giving it </w:t>
      </w:r>
      <w:r w:rsidRPr="00AA625B">
        <w:rPr>
          <w:rStyle w:val="Emphasis"/>
        </w:rPr>
        <w:t>significant</w:t>
      </w:r>
      <w:r w:rsidRPr="00AA625B">
        <w:rPr>
          <w:rStyle w:val="StyleUnderline"/>
        </w:rPr>
        <w:t xml:space="preserve"> leverage</w:t>
      </w:r>
      <w:r w:rsidRPr="00AA625B">
        <w:rPr>
          <w:sz w:val="16"/>
          <w:szCs w:val="16"/>
        </w:rPr>
        <w:t xml:space="preserve"> in negotiations. A labor union’s ability to extract monopoly gains for its members is determined by the degree of competition and constraints on substitution facing both the employer and labor union. The monopolistic power of US labor unions is a legal construction that can be altered—we discuss this in more detail in the section on policy recommendations, where we suggest that limiting the legal monopoly status of labor unions could diminish their negative, monopolistic aspect while shrinking any short-lived wage premiums for unionized members. Theoretical models have long warned that </w:t>
      </w:r>
      <w:r w:rsidRPr="00AA625B">
        <w:rPr>
          <w:rStyle w:val="StyleUnderline"/>
          <w:highlight w:val="cyan"/>
        </w:rPr>
        <w:t>union power</w:t>
      </w:r>
      <w:r w:rsidRPr="00AA625B">
        <w:rPr>
          <w:rStyle w:val="StyleUnderline"/>
        </w:rPr>
        <w:t xml:space="preserve"> doesn’t just </w:t>
      </w:r>
      <w:r w:rsidRPr="00AA625B">
        <w:rPr>
          <w:rStyle w:val="Emphasis"/>
        </w:rPr>
        <w:t>boost wages</w:t>
      </w:r>
      <w:r w:rsidRPr="00AA625B">
        <w:rPr>
          <w:rStyle w:val="StyleUnderline"/>
        </w:rPr>
        <w:t xml:space="preserve"> </w:t>
      </w:r>
      <w:r w:rsidRPr="00AA625B">
        <w:rPr>
          <w:rStyle w:val="Emphasis"/>
        </w:rPr>
        <w:t>indefinitely</w:t>
      </w:r>
      <w:r w:rsidRPr="00AA625B">
        <w:rPr>
          <w:sz w:val="16"/>
          <w:szCs w:val="16"/>
        </w:rPr>
        <w:t xml:space="preserve">; </w:t>
      </w:r>
      <w:r w:rsidRPr="00AA625B">
        <w:rPr>
          <w:rStyle w:val="Emphasis"/>
        </w:rPr>
        <w:t>in fact</w:t>
      </w:r>
      <w:r w:rsidRPr="00AA625B">
        <w:rPr>
          <w:sz w:val="16"/>
          <w:szCs w:val="16"/>
        </w:rPr>
        <w:t xml:space="preserve">, press for unsustainable terms, and </w:t>
      </w:r>
      <w:r w:rsidRPr="00AA625B">
        <w:rPr>
          <w:rStyle w:val="StyleUnderline"/>
        </w:rPr>
        <w:t xml:space="preserve">it </w:t>
      </w:r>
      <w:r w:rsidRPr="00AA625B">
        <w:rPr>
          <w:rStyle w:val="StyleUnderline"/>
          <w:highlight w:val="cyan"/>
        </w:rPr>
        <w:t xml:space="preserve">can </w:t>
      </w:r>
      <w:r w:rsidRPr="00AA625B">
        <w:rPr>
          <w:rStyle w:val="Emphasis"/>
          <w:highlight w:val="cyan"/>
        </w:rPr>
        <w:t>backfire</w:t>
      </w:r>
      <w:r w:rsidRPr="00AA625B">
        <w:rPr>
          <w:sz w:val="16"/>
          <w:szCs w:val="16"/>
        </w:rPr>
        <w:t>—</w:t>
      </w:r>
      <w:r w:rsidRPr="00AA625B">
        <w:rPr>
          <w:rStyle w:val="Emphasis"/>
          <w:highlight w:val="cyan"/>
        </w:rPr>
        <w:t>reducing</w:t>
      </w:r>
      <w:r w:rsidRPr="00AA625B">
        <w:rPr>
          <w:rStyle w:val="StyleUnderline"/>
        </w:rPr>
        <w:t xml:space="preserve"> union </w:t>
      </w:r>
      <w:r w:rsidRPr="00AA625B">
        <w:rPr>
          <w:rStyle w:val="StyleUnderline"/>
          <w:highlight w:val="cyan"/>
        </w:rPr>
        <w:t xml:space="preserve">income by </w:t>
      </w:r>
      <w:r w:rsidRPr="00AA625B">
        <w:rPr>
          <w:rStyle w:val="Emphasis"/>
          <w:highlight w:val="cyan"/>
        </w:rPr>
        <w:t>stifling investment</w:t>
      </w:r>
      <w:r w:rsidRPr="00AA625B">
        <w:rPr>
          <w:sz w:val="16"/>
          <w:szCs w:val="16"/>
          <w:highlight w:val="cyan"/>
        </w:rPr>
        <w:t xml:space="preserve"> </w:t>
      </w:r>
      <w:r w:rsidRPr="00AA625B">
        <w:rPr>
          <w:rStyle w:val="StyleUnderline"/>
          <w:highlight w:val="cyan"/>
        </w:rPr>
        <w:t>and</w:t>
      </w:r>
      <w:r w:rsidRPr="00AA625B">
        <w:rPr>
          <w:rStyle w:val="StyleUnderline"/>
        </w:rPr>
        <w:t xml:space="preserve"> worsening </w:t>
      </w:r>
      <w:r w:rsidRPr="00AA625B">
        <w:rPr>
          <w:rStyle w:val="Emphasis"/>
          <w:highlight w:val="cyan"/>
        </w:rPr>
        <w:t>cost-price</w:t>
      </w:r>
      <w:r w:rsidRPr="00AA625B">
        <w:rPr>
          <w:rStyle w:val="StyleUnderline"/>
          <w:highlight w:val="cyan"/>
        </w:rPr>
        <w:t xml:space="preserve"> imbalances</w:t>
      </w:r>
      <w:r w:rsidRPr="00AA625B">
        <w:rPr>
          <w:sz w:val="16"/>
          <w:szCs w:val="16"/>
        </w:rPr>
        <w:t xml:space="preserve">, ultimately </w:t>
      </w:r>
      <w:r w:rsidRPr="00AA625B">
        <w:rPr>
          <w:rStyle w:val="Emphasis"/>
          <w:highlight w:val="cyan"/>
        </w:rPr>
        <w:t>driving</w:t>
      </w:r>
      <w:r w:rsidRPr="00AA625B">
        <w:rPr>
          <w:rStyle w:val="StyleUnderline"/>
          <w:highlight w:val="cyan"/>
        </w:rPr>
        <w:t xml:space="preserve"> investors away</w:t>
      </w:r>
      <w:r w:rsidRPr="00AA625B">
        <w:rPr>
          <w:sz w:val="16"/>
          <w:szCs w:val="16"/>
        </w:rPr>
        <w:t>.[47]</w:t>
      </w:r>
    </w:p>
    <w:p w14:paraId="01AA71A9" w14:textId="77777777" w:rsidR="00F35F12" w:rsidRPr="00AA625B" w:rsidRDefault="00F35F12" w:rsidP="00F35F12">
      <w:pPr>
        <w:rPr>
          <w:sz w:val="16"/>
          <w:szCs w:val="16"/>
        </w:rPr>
      </w:pPr>
      <w:r w:rsidRPr="00AA625B">
        <w:rPr>
          <w:sz w:val="16"/>
          <w:szCs w:val="16"/>
        </w:rPr>
        <w:t xml:space="preserve">Figure 1 provides a visual interpretation of the empirical effects that labor unions have on worker and firm-level outcomes beyond wages (which we covered in the previous section). The chart summarizes the directional effects of unionization based on the selection of papers included in our study. The values represent the net count of studies reporting either positive (green) or negative (red) effects for each outcome. For instance, the “Employment” variable reflects the number of studies finding either adverse (red) or favorable (green) employment effects due to unionization. </w:t>
      </w:r>
    </w:p>
    <w:p w14:paraId="02D70B68" w14:textId="77777777" w:rsidR="00F35F12" w:rsidRPr="00AA625B" w:rsidRDefault="00F35F12" w:rsidP="00F35F12">
      <w:pPr>
        <w:rPr>
          <w:sz w:val="16"/>
          <w:szCs w:val="16"/>
        </w:rPr>
      </w:pPr>
      <w:r w:rsidRPr="00AA625B">
        <w:rPr>
          <w:sz w:val="16"/>
          <w:szCs w:val="16"/>
        </w:rPr>
        <w:t xml:space="preserve">Figure 1. Net </w:t>
      </w:r>
      <w:r w:rsidRPr="00AA625B">
        <w:rPr>
          <w:rStyle w:val="StyleUnderline"/>
        </w:rPr>
        <w:t xml:space="preserve">number of studies </w:t>
      </w:r>
      <w:r w:rsidRPr="00AA625B">
        <w:rPr>
          <w:rStyle w:val="Emphasis"/>
        </w:rPr>
        <w:t>reporting positive</w:t>
      </w:r>
      <w:r w:rsidRPr="00AA625B">
        <w:rPr>
          <w:rStyle w:val="StyleUnderline"/>
        </w:rPr>
        <w:t xml:space="preserve"> or </w:t>
      </w:r>
      <w:r w:rsidRPr="00AA625B">
        <w:rPr>
          <w:rStyle w:val="Emphasis"/>
        </w:rPr>
        <w:t>negative effects</w:t>
      </w:r>
      <w:r w:rsidRPr="00AA625B">
        <w:rPr>
          <w:sz w:val="16"/>
          <w:szCs w:val="16"/>
        </w:rPr>
        <w:t xml:space="preserve"> (excluding wages)</w:t>
      </w:r>
    </w:p>
    <w:p w14:paraId="0EDD524E" w14:textId="77777777" w:rsidR="00F35F12" w:rsidRPr="00AA625B" w:rsidRDefault="00F35F12" w:rsidP="00F35F12">
      <w:pPr>
        <w:rPr>
          <w:sz w:val="16"/>
          <w:szCs w:val="16"/>
        </w:rPr>
      </w:pPr>
      <w:r w:rsidRPr="00AA625B">
        <w:rPr>
          <w:noProof/>
          <w:sz w:val="16"/>
          <w:szCs w:val="16"/>
        </w:rPr>
        <w:drawing>
          <wp:inline distT="0" distB="0" distL="0" distR="0" wp14:anchorId="366E387A" wp14:editId="3D79706B">
            <wp:extent cx="5972855" cy="2549815"/>
            <wp:effectExtent l="0" t="0" r="8890" b="3175"/>
            <wp:docPr id="1362137675" name="Picture 1362137675" descr="A graph with red and green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17076" cy="2568693"/>
                    </a:xfrm>
                    <a:prstGeom prst="rect">
                      <a:avLst/>
                    </a:prstGeom>
                  </pic:spPr>
                </pic:pic>
              </a:graphicData>
            </a:graphic>
          </wp:inline>
        </w:drawing>
      </w:r>
    </w:p>
    <w:p w14:paraId="5BAB2351" w14:textId="77777777" w:rsidR="00F35F12" w:rsidRPr="00AA625B" w:rsidRDefault="00F35F12" w:rsidP="00F35F12">
      <w:pPr>
        <w:rPr>
          <w:sz w:val="16"/>
          <w:szCs w:val="16"/>
        </w:rPr>
      </w:pPr>
      <w:r w:rsidRPr="00AA625B">
        <w:rPr>
          <w:sz w:val="16"/>
          <w:szCs w:val="16"/>
        </w:rPr>
        <w:lastRenderedPageBreak/>
        <w:t>Note: The variable Resource Allocation refers to the impact of unionization on how resources, such as labor and capital, are distributed within firms or across sectors. Studies included under this variable examine whether unionization enhances or hinders the efficient allocation of resources. Investment refers to long-lived tangible capital. Other variables on topics less central to the focus of this paper, such as Product Quality, Self-Employment, and Supply of High-Quality Labor, are omitted from the chart for clarity but included in table A1 in the appendix.</w:t>
      </w:r>
    </w:p>
    <w:p w14:paraId="4F76BA5A" w14:textId="77777777" w:rsidR="00F35F12" w:rsidRPr="00AA625B" w:rsidRDefault="00F35F12" w:rsidP="00F35F12">
      <w:pPr>
        <w:rPr>
          <w:sz w:val="16"/>
          <w:szCs w:val="16"/>
        </w:rPr>
      </w:pPr>
      <w:r w:rsidRPr="00AA625B">
        <w:rPr>
          <w:sz w:val="16"/>
          <w:szCs w:val="16"/>
        </w:rPr>
        <w:t xml:space="preserve">Source: Authors’ findings based on their </w:t>
      </w:r>
      <w:r w:rsidRPr="00AA625B">
        <w:rPr>
          <w:rStyle w:val="StyleUnderline"/>
          <w:highlight w:val="cyan"/>
        </w:rPr>
        <w:t>analysis of the</w:t>
      </w:r>
      <w:r w:rsidRPr="00AA625B">
        <w:rPr>
          <w:rStyle w:val="StyleUnderline"/>
        </w:rPr>
        <w:t xml:space="preserve"> </w:t>
      </w:r>
      <w:r w:rsidRPr="00AA625B">
        <w:rPr>
          <w:rStyle w:val="Emphasis"/>
          <w:highlight w:val="cyan"/>
        </w:rPr>
        <w:t>lit</w:t>
      </w:r>
      <w:r w:rsidRPr="00AA625B">
        <w:rPr>
          <w:sz w:val="16"/>
          <w:szCs w:val="16"/>
        </w:rPr>
        <w:t xml:space="preserve">erature </w:t>
      </w:r>
      <w:r w:rsidRPr="00AA625B">
        <w:rPr>
          <w:rStyle w:val="StyleUnderline"/>
          <w:highlight w:val="cyan"/>
        </w:rPr>
        <w:t>on</w:t>
      </w:r>
      <w:r w:rsidRPr="00AA625B">
        <w:rPr>
          <w:sz w:val="16"/>
          <w:szCs w:val="16"/>
        </w:rPr>
        <w:t xml:space="preserve"> labor </w:t>
      </w:r>
      <w:r w:rsidRPr="00AA625B">
        <w:rPr>
          <w:rStyle w:val="Emphasis"/>
          <w:highlight w:val="cyan"/>
        </w:rPr>
        <w:t>unions</w:t>
      </w:r>
    </w:p>
    <w:p w14:paraId="18D7F3DA" w14:textId="77777777" w:rsidR="00F35F12" w:rsidRPr="00C43434" w:rsidRDefault="00F35F12" w:rsidP="00F35F12">
      <w:pPr>
        <w:rPr>
          <w:sz w:val="16"/>
          <w:szCs w:val="16"/>
        </w:rPr>
      </w:pPr>
      <w:r w:rsidRPr="00AA625B">
        <w:rPr>
          <w:sz w:val="16"/>
          <w:szCs w:val="16"/>
        </w:rPr>
        <w:t xml:space="preserve">As shown in figure 1, </w:t>
      </w:r>
      <w:r w:rsidRPr="00AA625B">
        <w:rPr>
          <w:rStyle w:val="Emphasis"/>
        </w:rPr>
        <w:t>most</w:t>
      </w:r>
      <w:r w:rsidRPr="00AA625B">
        <w:rPr>
          <w:rStyle w:val="StyleUnderline"/>
        </w:rPr>
        <w:t xml:space="preserve"> outcomes</w:t>
      </w:r>
      <w:r w:rsidRPr="00AA625B">
        <w:rPr>
          <w:sz w:val="16"/>
          <w:szCs w:val="16"/>
        </w:rPr>
        <w:t>—</w:t>
      </w:r>
      <w:r w:rsidRPr="00AA625B">
        <w:rPr>
          <w:rStyle w:val="StyleUnderline"/>
        </w:rPr>
        <w:t xml:space="preserve">including </w:t>
      </w:r>
      <w:r w:rsidRPr="00AA625B">
        <w:rPr>
          <w:rStyle w:val="Emphasis"/>
          <w:highlight w:val="cyan"/>
        </w:rPr>
        <w:t>employment</w:t>
      </w:r>
      <w:r w:rsidRPr="00AA625B">
        <w:rPr>
          <w:sz w:val="16"/>
          <w:szCs w:val="16"/>
        </w:rPr>
        <w:t xml:space="preserve">, </w:t>
      </w:r>
      <w:r w:rsidRPr="00AA625B">
        <w:rPr>
          <w:rStyle w:val="Emphasis"/>
          <w:highlight w:val="cyan"/>
        </w:rPr>
        <w:t>investment</w:t>
      </w:r>
      <w:r w:rsidRPr="00AA625B">
        <w:rPr>
          <w:sz w:val="16"/>
          <w:szCs w:val="16"/>
        </w:rPr>
        <w:t xml:space="preserve">, </w:t>
      </w:r>
      <w:r w:rsidRPr="00AA625B">
        <w:rPr>
          <w:rStyle w:val="Emphasis"/>
          <w:highlight w:val="cyan"/>
        </w:rPr>
        <w:t>productivity</w:t>
      </w:r>
      <w:r w:rsidRPr="00AA625B">
        <w:rPr>
          <w:sz w:val="16"/>
          <w:szCs w:val="16"/>
        </w:rPr>
        <w:t xml:space="preserve">, </w:t>
      </w:r>
      <w:r w:rsidRPr="00AA625B">
        <w:rPr>
          <w:rStyle w:val="Emphasis"/>
        </w:rPr>
        <w:t xml:space="preserve">firm </w:t>
      </w:r>
      <w:r w:rsidRPr="00AA625B">
        <w:rPr>
          <w:rStyle w:val="Emphasis"/>
          <w:highlight w:val="cyan"/>
        </w:rPr>
        <w:t>survival</w:t>
      </w:r>
      <w:r w:rsidRPr="00AA625B">
        <w:rPr>
          <w:sz w:val="16"/>
          <w:szCs w:val="16"/>
        </w:rPr>
        <w:t xml:space="preserve">, profit, </w:t>
      </w:r>
      <w:r w:rsidRPr="00AA625B">
        <w:rPr>
          <w:rStyle w:val="Emphasis"/>
          <w:highlight w:val="cyan"/>
        </w:rPr>
        <w:t>R&amp;D</w:t>
      </w:r>
      <w:r w:rsidRPr="00AA625B">
        <w:rPr>
          <w:sz w:val="16"/>
          <w:szCs w:val="16"/>
        </w:rPr>
        <w:t xml:space="preserve">, resource allocation, </w:t>
      </w:r>
      <w:r w:rsidRPr="00AA625B">
        <w:rPr>
          <w:rStyle w:val="StyleUnderline"/>
          <w:highlight w:val="cyan"/>
        </w:rPr>
        <w:t>and</w:t>
      </w:r>
      <w:r w:rsidRPr="00AA625B">
        <w:rPr>
          <w:sz w:val="16"/>
          <w:szCs w:val="16"/>
        </w:rPr>
        <w:t xml:space="preserve"> </w:t>
      </w:r>
      <w:r w:rsidRPr="00AA625B">
        <w:rPr>
          <w:rStyle w:val="Emphasis"/>
          <w:highlight w:val="cyan"/>
        </w:rPr>
        <w:t>output</w:t>
      </w:r>
      <w:r w:rsidRPr="00AA625B">
        <w:rPr>
          <w:sz w:val="16"/>
          <w:szCs w:val="16"/>
        </w:rPr>
        <w:t>—</w:t>
      </w:r>
      <w:r w:rsidRPr="00AA625B">
        <w:rPr>
          <w:rStyle w:val="StyleUnderline"/>
          <w:highlight w:val="cyan"/>
        </w:rPr>
        <w:t>exhibit</w:t>
      </w:r>
      <w:r w:rsidRPr="00AA625B">
        <w:rPr>
          <w:rStyle w:val="StyleUnderline"/>
        </w:rPr>
        <w:t xml:space="preserve"> predominantly </w:t>
      </w:r>
      <w:r w:rsidRPr="00AA625B">
        <w:rPr>
          <w:rStyle w:val="Emphasis"/>
          <w:highlight w:val="cyan"/>
        </w:rPr>
        <w:t>negative</w:t>
      </w:r>
      <w:r w:rsidRPr="00AA625B">
        <w:rPr>
          <w:rStyle w:val="StyleUnderline"/>
          <w:highlight w:val="cyan"/>
        </w:rPr>
        <w:t xml:space="preserve"> effects</w:t>
      </w:r>
      <w:r w:rsidRPr="00AA625B">
        <w:rPr>
          <w:sz w:val="16"/>
          <w:szCs w:val="16"/>
        </w:rPr>
        <w:t xml:space="preserve"> (red bars), suggesting that </w:t>
      </w:r>
      <w:r w:rsidRPr="00AA625B">
        <w:rPr>
          <w:rStyle w:val="Emphasis"/>
          <w:highlight w:val="cyan"/>
        </w:rPr>
        <w:t>most studies</w:t>
      </w:r>
      <w:r w:rsidRPr="00AA625B">
        <w:rPr>
          <w:rStyle w:val="StyleUnderline"/>
          <w:highlight w:val="cyan"/>
        </w:rPr>
        <w:t xml:space="preserve"> show </w:t>
      </w:r>
      <w:r w:rsidRPr="00AA625B">
        <w:rPr>
          <w:rStyle w:val="Emphasis"/>
          <w:highlight w:val="cyan"/>
        </w:rPr>
        <w:t>adverse</w:t>
      </w:r>
      <w:r w:rsidRPr="00AA625B">
        <w:rPr>
          <w:rStyle w:val="StyleUnderline"/>
          <w:highlight w:val="cyan"/>
        </w:rPr>
        <w:t xml:space="preserve"> consequences</w:t>
      </w:r>
      <w:r w:rsidRPr="00AA625B">
        <w:rPr>
          <w:sz w:val="16"/>
          <w:szCs w:val="16"/>
        </w:rPr>
        <w:t xml:space="preserve"> of unionization in these areas. </w:t>
      </w:r>
      <w:r w:rsidRPr="00AA625B">
        <w:rPr>
          <w:rStyle w:val="StyleUnderline"/>
        </w:rPr>
        <w:t xml:space="preserve">The </w:t>
      </w:r>
      <w:r w:rsidRPr="00AA625B">
        <w:rPr>
          <w:rStyle w:val="Emphasis"/>
        </w:rPr>
        <w:t>chart</w:t>
      </w:r>
      <w:r w:rsidRPr="00AA625B">
        <w:rPr>
          <w:sz w:val="16"/>
          <w:szCs w:val="16"/>
        </w:rPr>
        <w:t xml:space="preserve"> visually </w:t>
      </w:r>
      <w:r w:rsidRPr="00AA625B">
        <w:rPr>
          <w:rStyle w:val="StyleUnderline"/>
        </w:rPr>
        <w:t>emphasizes</w:t>
      </w:r>
      <w:r w:rsidRPr="00AA625B">
        <w:rPr>
          <w:sz w:val="16"/>
          <w:szCs w:val="16"/>
        </w:rPr>
        <w:t xml:space="preserve"> that </w:t>
      </w:r>
      <w:r w:rsidRPr="00AA625B">
        <w:rPr>
          <w:rStyle w:val="StyleUnderline"/>
          <w:highlight w:val="cyan"/>
        </w:rPr>
        <w:t xml:space="preserve">unionization’s impact is </w:t>
      </w:r>
      <w:r w:rsidRPr="00AA625B">
        <w:rPr>
          <w:rStyle w:val="Emphasis"/>
          <w:highlight w:val="cyan"/>
        </w:rPr>
        <w:t>more often</w:t>
      </w:r>
      <w:r w:rsidRPr="00AA625B">
        <w:rPr>
          <w:rStyle w:val="StyleUnderline"/>
        </w:rPr>
        <w:t xml:space="preserve"> associated with </w:t>
      </w:r>
      <w:r w:rsidRPr="00AA625B">
        <w:rPr>
          <w:rStyle w:val="Emphasis"/>
          <w:highlight w:val="cyan"/>
        </w:rPr>
        <w:t>negative</w:t>
      </w:r>
      <w:r w:rsidRPr="00AA625B">
        <w:rPr>
          <w:rStyle w:val="StyleUnderline"/>
        </w:rPr>
        <w:t xml:space="preserve"> outcomes </w:t>
      </w:r>
      <w:r w:rsidRPr="00AA625B">
        <w:rPr>
          <w:rStyle w:val="StyleUnderline"/>
          <w:highlight w:val="cyan"/>
        </w:rPr>
        <w:t xml:space="preserve">than </w:t>
      </w:r>
      <w:r w:rsidRPr="00AA625B">
        <w:rPr>
          <w:rStyle w:val="Emphasis"/>
          <w:highlight w:val="cyan"/>
        </w:rPr>
        <w:t>positive</w:t>
      </w:r>
      <w:r w:rsidRPr="00AA625B">
        <w:rPr>
          <w:rStyle w:val="StyleUnderline"/>
        </w:rPr>
        <w:t xml:space="preserve"> ones</w:t>
      </w:r>
      <w:r w:rsidRPr="00AA625B">
        <w:rPr>
          <w:sz w:val="16"/>
          <w:szCs w:val="16"/>
        </w:rPr>
        <w:t xml:space="preserve"> across these metrics.</w:t>
      </w:r>
    </w:p>
    <w:p w14:paraId="2FB2ADEA" w14:textId="77777777" w:rsidR="00F35F12" w:rsidRPr="00AA625B" w:rsidRDefault="00F35F12" w:rsidP="00F35F12">
      <w:pPr>
        <w:pStyle w:val="Heading4"/>
      </w:pPr>
      <w:r>
        <w:t>U</w:t>
      </w:r>
      <w:r w:rsidRPr="00AA625B">
        <w:t xml:space="preserve">nionization tanks investment due to higher financing costs. </w:t>
      </w:r>
    </w:p>
    <w:p w14:paraId="74C6BAED" w14:textId="77777777" w:rsidR="00F35F12" w:rsidRPr="00AA625B" w:rsidRDefault="00F35F12" w:rsidP="00F35F12">
      <w:bookmarkStart w:id="1" w:name="_Hlk203289807"/>
      <w:r w:rsidRPr="00AA625B">
        <w:rPr>
          <w:rStyle w:val="Style13ptBold"/>
        </w:rPr>
        <w:t>Maksimovic ’25</w:t>
      </w:r>
      <w:r w:rsidRPr="00AA625B">
        <w:t xml:space="preserve"> [Vojislav and Liu Yang; April 2025; PhD, Chair in Finance and Professor of Finance at the Smith School of Business, University of Maryland; PhD, Associate Professor in Finance at the Smith School of Business, University of Maryland; “What Do Unions Do? Incentives and Investments,” https://damore-mckim.northeastern.edu/wp-content/uploads/2025/05/4_Union_Northeastern_Conference_2025.pdf]</w:t>
      </w:r>
    </w:p>
    <w:bookmarkEnd w:id="1"/>
    <w:p w14:paraId="06FE1CE6" w14:textId="77777777" w:rsidR="00F35F12" w:rsidRPr="00AA625B" w:rsidRDefault="00F35F12" w:rsidP="00F35F12">
      <w:pPr>
        <w:rPr>
          <w:sz w:val="16"/>
          <w:szCs w:val="16"/>
        </w:rPr>
      </w:pPr>
      <w:r w:rsidRPr="00AA625B">
        <w:rPr>
          <w:sz w:val="16"/>
          <w:szCs w:val="16"/>
        </w:rPr>
        <w:t xml:space="preserve">Our variable of interest, β1, captures the effect of unionization on investment. Table 6 columns 1, 3, and 5 present our findings. </w:t>
      </w:r>
      <w:r w:rsidRPr="00AA625B">
        <w:rPr>
          <w:rStyle w:val="Emphasis"/>
        </w:rPr>
        <w:t>Unionized</w:t>
      </w:r>
      <w:r w:rsidRPr="00AA625B">
        <w:rPr>
          <w:rStyle w:val="StyleUnderline"/>
        </w:rPr>
        <w:t xml:space="preserve"> plants</w:t>
      </w:r>
      <w:r w:rsidRPr="00AA625B">
        <w:rPr>
          <w:sz w:val="16"/>
          <w:szCs w:val="16"/>
        </w:rPr>
        <w:t xml:space="preserve"> </w:t>
      </w:r>
      <w:r w:rsidRPr="00AA625B">
        <w:rPr>
          <w:rStyle w:val="StyleUnderline"/>
        </w:rPr>
        <w:t xml:space="preserve">have lower </w:t>
      </w:r>
      <w:r w:rsidRPr="00AA625B">
        <w:rPr>
          <w:rStyle w:val="Emphasis"/>
        </w:rPr>
        <w:t>capital expenditures</w:t>
      </w:r>
      <w:r w:rsidRPr="00AA625B">
        <w:rPr>
          <w:sz w:val="16"/>
          <w:szCs w:val="16"/>
        </w:rPr>
        <w:t xml:space="preserve"> (β1 &lt; 0) </w:t>
      </w:r>
      <w:r w:rsidRPr="00AA625B">
        <w:rPr>
          <w:rStyle w:val="StyleUnderline"/>
        </w:rPr>
        <w:t>in</w:t>
      </w:r>
      <w:r w:rsidRPr="00AA625B">
        <w:rPr>
          <w:sz w:val="16"/>
          <w:szCs w:val="16"/>
        </w:rPr>
        <w:t xml:space="preserve"> both </w:t>
      </w:r>
      <w:r w:rsidRPr="00AA625B">
        <w:rPr>
          <w:rStyle w:val="Emphasis"/>
        </w:rPr>
        <w:t>equipment</w:t>
      </w:r>
      <w:r w:rsidRPr="00AA625B">
        <w:rPr>
          <w:rStyle w:val="StyleUnderline"/>
        </w:rPr>
        <w:t xml:space="preserve"> and </w:t>
      </w:r>
      <w:r w:rsidRPr="00AA625B">
        <w:rPr>
          <w:rStyle w:val="Emphasis"/>
        </w:rPr>
        <w:t>structures</w:t>
      </w:r>
      <w:r w:rsidRPr="00AA625B">
        <w:rPr>
          <w:sz w:val="16"/>
          <w:szCs w:val="16"/>
        </w:rPr>
        <w:t xml:space="preserve">. </w:t>
      </w:r>
      <w:r w:rsidRPr="00AA625B">
        <w:rPr>
          <w:rStyle w:val="Emphasis"/>
          <w:highlight w:val="cyan"/>
        </w:rPr>
        <w:t>Controlling</w:t>
      </w:r>
      <w:r w:rsidRPr="00AA625B">
        <w:rPr>
          <w:rStyle w:val="StyleUnderline"/>
          <w:highlight w:val="cyan"/>
        </w:rPr>
        <w:t xml:space="preserve"> for </w:t>
      </w:r>
      <w:r w:rsidRPr="00AA625B">
        <w:rPr>
          <w:rStyle w:val="Emphasis"/>
          <w:highlight w:val="cyan"/>
        </w:rPr>
        <w:t>industry</w:t>
      </w:r>
      <w:r w:rsidRPr="00AA625B">
        <w:rPr>
          <w:rStyle w:val="StyleUnderline"/>
          <w:highlight w:val="cyan"/>
        </w:rPr>
        <w:t xml:space="preserve">, </w:t>
      </w:r>
      <w:r w:rsidRPr="00AA625B">
        <w:rPr>
          <w:rStyle w:val="Emphasis"/>
          <w:highlight w:val="cyan"/>
        </w:rPr>
        <w:t>location</w:t>
      </w:r>
      <w:r w:rsidRPr="00AA625B">
        <w:rPr>
          <w:rStyle w:val="StyleUnderline"/>
          <w:highlight w:val="cyan"/>
        </w:rPr>
        <w:t>, and</w:t>
      </w:r>
      <w:r w:rsidRPr="00AA625B">
        <w:rPr>
          <w:rStyle w:val="StyleUnderline"/>
        </w:rPr>
        <w:t xml:space="preserve"> other</w:t>
      </w:r>
      <w:r w:rsidRPr="00AA625B">
        <w:rPr>
          <w:sz w:val="16"/>
          <w:szCs w:val="16"/>
        </w:rPr>
        <w:t xml:space="preserve"> observable </w:t>
      </w:r>
      <w:r w:rsidRPr="00AA625B">
        <w:rPr>
          <w:rStyle w:val="Emphasis"/>
          <w:highlight w:val="cyan"/>
        </w:rPr>
        <w:t>firm characteristics</w:t>
      </w:r>
      <w:r w:rsidRPr="00AA625B">
        <w:rPr>
          <w:sz w:val="16"/>
          <w:szCs w:val="16"/>
        </w:rPr>
        <w:t xml:space="preserve"> such as size, age, and human capital, </w:t>
      </w:r>
      <w:r w:rsidRPr="00AA625B">
        <w:rPr>
          <w:rStyle w:val="StyleUnderline"/>
          <w:highlight w:val="cyan"/>
        </w:rPr>
        <w:t xml:space="preserve">unionized plants </w:t>
      </w:r>
      <w:r w:rsidRPr="00AA625B">
        <w:rPr>
          <w:rStyle w:val="Emphasis"/>
          <w:highlight w:val="cyan"/>
        </w:rPr>
        <w:t>invest</w:t>
      </w:r>
      <w:r w:rsidRPr="00AA625B">
        <w:rPr>
          <w:sz w:val="16"/>
          <w:szCs w:val="16"/>
        </w:rPr>
        <w:t xml:space="preserve"> 3% </w:t>
      </w:r>
      <w:r w:rsidRPr="00AA625B">
        <w:rPr>
          <w:rStyle w:val="Emphasis"/>
          <w:highlight w:val="cyan"/>
        </w:rPr>
        <w:t>less</w:t>
      </w:r>
      <w:r w:rsidRPr="00AA625B">
        <w:rPr>
          <w:sz w:val="16"/>
          <w:szCs w:val="16"/>
        </w:rPr>
        <w:t xml:space="preserve"> relative to non-unionized plants during the same period. The difference is significant at a one percent level. The lower investments observed in unionized plants can be attributed to various factors. Hirsch (1991) argue that unions have direct and indirect effects on investment. </w:t>
      </w:r>
      <w:r w:rsidRPr="00AA625B">
        <w:rPr>
          <w:rStyle w:val="StyleUnderline"/>
          <w:highlight w:val="cyan"/>
        </w:rPr>
        <w:t>The</w:t>
      </w:r>
      <w:r w:rsidRPr="00AA625B">
        <w:rPr>
          <w:sz w:val="16"/>
          <w:szCs w:val="16"/>
        </w:rPr>
        <w:t xml:space="preserve"> direct </w:t>
      </w:r>
      <w:r w:rsidRPr="00AA625B">
        <w:rPr>
          <w:rStyle w:val="Emphasis"/>
          <w:highlight w:val="cyan"/>
        </w:rPr>
        <w:t>effect</w:t>
      </w:r>
      <w:r w:rsidRPr="00AA625B">
        <w:rPr>
          <w:rStyle w:val="StyleUnderline"/>
          <w:highlight w:val="cyan"/>
        </w:rPr>
        <w:t xml:space="preserve"> arises from the</w:t>
      </w:r>
      <w:r w:rsidRPr="00AA625B">
        <w:rPr>
          <w:rStyle w:val="StyleUnderline"/>
        </w:rPr>
        <w:t xml:space="preserve"> “</w:t>
      </w:r>
      <w:r w:rsidRPr="00AA625B">
        <w:rPr>
          <w:rStyle w:val="Emphasis"/>
          <w:highlight w:val="cyan"/>
        </w:rPr>
        <w:t>union tax</w:t>
      </w:r>
      <w:r w:rsidRPr="00AA625B">
        <w:rPr>
          <w:rStyle w:val="StyleUnderline"/>
        </w:rPr>
        <w:t>”</w:t>
      </w:r>
      <w:r w:rsidRPr="00AA625B">
        <w:rPr>
          <w:sz w:val="16"/>
          <w:szCs w:val="16"/>
        </w:rPr>
        <w:t xml:space="preserve"> </w:t>
      </w:r>
      <w:r w:rsidRPr="00AA625B">
        <w:rPr>
          <w:rStyle w:val="StyleUnderline"/>
        </w:rPr>
        <w:t>imposed on the</w:t>
      </w:r>
      <w:r w:rsidRPr="00AA625B">
        <w:rPr>
          <w:sz w:val="16"/>
          <w:szCs w:val="16"/>
        </w:rPr>
        <w:t xml:space="preserve"> </w:t>
      </w:r>
      <w:r w:rsidRPr="00AA625B">
        <w:rPr>
          <w:rStyle w:val="Emphasis"/>
        </w:rPr>
        <w:t>returns</w:t>
      </w:r>
      <w:r w:rsidRPr="00AA625B">
        <w:rPr>
          <w:rStyle w:val="StyleUnderline"/>
        </w:rPr>
        <w:t xml:space="preserve"> to</w:t>
      </w:r>
      <w:r w:rsidRPr="00AA625B">
        <w:rPr>
          <w:sz w:val="16"/>
          <w:szCs w:val="16"/>
        </w:rPr>
        <w:t xml:space="preserve"> long-lived </w:t>
      </w:r>
      <w:r w:rsidRPr="00AA625B">
        <w:rPr>
          <w:rStyle w:val="StyleUnderline"/>
        </w:rPr>
        <w:t>capital</w:t>
      </w:r>
      <w:r w:rsidRPr="00AA625B">
        <w:rPr>
          <w:sz w:val="16"/>
          <w:szCs w:val="16"/>
        </w:rPr>
        <w:t xml:space="preserve">, </w:t>
      </w:r>
      <w:r w:rsidRPr="00AA625B">
        <w:rPr>
          <w:rStyle w:val="StyleUnderline"/>
        </w:rPr>
        <w:t xml:space="preserve">while the indirect effect is linked to </w:t>
      </w:r>
      <w:r w:rsidRPr="00AA625B">
        <w:rPr>
          <w:rStyle w:val="Emphasis"/>
          <w:highlight w:val="cyan"/>
        </w:rPr>
        <w:t>higher financing costs</w:t>
      </w:r>
      <w:r w:rsidRPr="00AA625B">
        <w:rPr>
          <w:sz w:val="16"/>
          <w:szCs w:val="16"/>
          <w:highlight w:val="cyan"/>
        </w:rPr>
        <w:t xml:space="preserve"> </w:t>
      </w:r>
      <w:r w:rsidRPr="00AA625B">
        <w:rPr>
          <w:rStyle w:val="StyleUnderline"/>
          <w:highlight w:val="cyan"/>
        </w:rPr>
        <w:t xml:space="preserve">due to reduced </w:t>
      </w:r>
      <w:r w:rsidRPr="00AA625B">
        <w:rPr>
          <w:rStyle w:val="Emphasis"/>
          <w:highlight w:val="cyan"/>
        </w:rPr>
        <w:t>profit</w:t>
      </w:r>
      <w:r w:rsidRPr="00AA625B">
        <w:rPr>
          <w:sz w:val="16"/>
          <w:szCs w:val="16"/>
        </w:rPr>
        <w:t xml:space="preserve">ability for unionized firms. Bradley et al. (2017) shows that passing a union election results in declines in patent quantity (quality) three years after the election. We show that </w:t>
      </w:r>
      <w:r w:rsidRPr="00AA625B">
        <w:rPr>
          <w:rStyle w:val="StyleUnderline"/>
        </w:rPr>
        <w:t>unionized plants</w:t>
      </w:r>
      <w:r w:rsidRPr="00AA625B">
        <w:rPr>
          <w:sz w:val="16"/>
          <w:szCs w:val="16"/>
        </w:rPr>
        <w:t xml:space="preserve"> also </w:t>
      </w:r>
      <w:r w:rsidRPr="00AA625B">
        <w:rPr>
          <w:rStyle w:val="StyleUnderline"/>
        </w:rPr>
        <w:t xml:space="preserve">have </w:t>
      </w:r>
      <w:r w:rsidRPr="00AA625B">
        <w:rPr>
          <w:rStyle w:val="StyleUnderline"/>
          <w:highlight w:val="cyan"/>
        </w:rPr>
        <w:t xml:space="preserve">higher </w:t>
      </w:r>
      <w:r w:rsidRPr="00AA625B">
        <w:rPr>
          <w:rStyle w:val="Emphasis"/>
          <w:highlight w:val="cyan"/>
        </w:rPr>
        <w:t>wages</w:t>
      </w:r>
      <w:r w:rsidRPr="00AA625B">
        <w:rPr>
          <w:rStyle w:val="StyleUnderline"/>
          <w:highlight w:val="cyan"/>
        </w:rPr>
        <w:t xml:space="preserve">, </w:t>
      </w:r>
      <w:r w:rsidRPr="00AA625B">
        <w:rPr>
          <w:rStyle w:val="Emphasis"/>
          <w:highlight w:val="cyan"/>
        </w:rPr>
        <w:t>weaker</w:t>
      </w:r>
      <w:r w:rsidRPr="00AA625B">
        <w:rPr>
          <w:rStyle w:val="StyleUnderline"/>
          <w:highlight w:val="cyan"/>
        </w:rPr>
        <w:t xml:space="preserve"> incentives, and lower </w:t>
      </w:r>
      <w:r w:rsidRPr="00AA625B">
        <w:rPr>
          <w:rStyle w:val="Emphasis"/>
          <w:highlight w:val="cyan"/>
        </w:rPr>
        <w:t>productivity</w:t>
      </w:r>
      <w:r w:rsidRPr="00AA625B">
        <w:rPr>
          <w:rStyle w:val="StyleUnderline"/>
        </w:rPr>
        <w:t xml:space="preserve">, </w:t>
      </w:r>
      <w:r w:rsidRPr="00AA625B">
        <w:rPr>
          <w:rStyle w:val="Emphasis"/>
        </w:rPr>
        <w:t>all</w:t>
      </w:r>
      <w:r w:rsidRPr="00AA625B">
        <w:rPr>
          <w:rStyle w:val="StyleUnderline"/>
        </w:rPr>
        <w:t xml:space="preserve"> of which</w:t>
      </w:r>
      <w:r w:rsidRPr="00AA625B">
        <w:rPr>
          <w:sz w:val="16"/>
          <w:szCs w:val="16"/>
        </w:rPr>
        <w:t xml:space="preserve"> can </w:t>
      </w:r>
      <w:r w:rsidRPr="00AA625B">
        <w:rPr>
          <w:rStyle w:val="StyleUnderline"/>
          <w:highlight w:val="cyan"/>
        </w:rPr>
        <w:t xml:space="preserve">lead to </w:t>
      </w:r>
      <w:r w:rsidRPr="00AA625B">
        <w:rPr>
          <w:rStyle w:val="Emphasis"/>
          <w:highlight w:val="cyan"/>
        </w:rPr>
        <w:t>adverse effects</w:t>
      </w:r>
      <w:r w:rsidRPr="00AA625B">
        <w:rPr>
          <w:rStyle w:val="StyleUnderline"/>
          <w:highlight w:val="cyan"/>
        </w:rPr>
        <w:t xml:space="preserve"> on </w:t>
      </w:r>
      <w:r w:rsidRPr="00AA625B">
        <w:rPr>
          <w:rStyle w:val="Emphasis"/>
          <w:highlight w:val="cyan"/>
        </w:rPr>
        <w:t>investment</w:t>
      </w:r>
      <w:r w:rsidRPr="00AA625B">
        <w:rPr>
          <w:sz w:val="16"/>
          <w:szCs w:val="16"/>
        </w:rPr>
        <w:t>s within the framework of the neoclassical model. This raises the question: To what extent can these differences account for the lower investment levels observed in unionized plants?</w:t>
      </w:r>
    </w:p>
    <w:p w14:paraId="5DA74E56" w14:textId="77777777" w:rsidR="00F35F12" w:rsidRPr="00A64FEA" w:rsidRDefault="00F35F12" w:rsidP="00F35F12">
      <w:pPr>
        <w:pStyle w:val="Heading4"/>
      </w:pPr>
      <w:r w:rsidRPr="00A64FEA">
        <w:t xml:space="preserve">Investment is responsible for </w:t>
      </w:r>
      <w:r w:rsidRPr="00A64FEA">
        <w:rPr>
          <w:u w:val="single"/>
        </w:rPr>
        <w:t>80%</w:t>
      </w:r>
      <w:r w:rsidRPr="00A64FEA">
        <w:t xml:space="preserve"> of productivity gains. It’s </w:t>
      </w:r>
      <w:r w:rsidRPr="00A64FEA">
        <w:rPr>
          <w:u w:val="single"/>
        </w:rPr>
        <w:t>high now</w:t>
      </w:r>
      <w:r w:rsidRPr="00A64FEA">
        <w:t xml:space="preserve"> and </w:t>
      </w:r>
      <w:r w:rsidRPr="00A64FEA">
        <w:rPr>
          <w:u w:val="single"/>
        </w:rPr>
        <w:t>outweighs alt causes</w:t>
      </w:r>
      <w:r w:rsidRPr="00A64FEA">
        <w:t xml:space="preserve">. </w:t>
      </w:r>
    </w:p>
    <w:p w14:paraId="76752E94" w14:textId="77777777" w:rsidR="00F35F12" w:rsidRPr="00A64FEA" w:rsidRDefault="00F35F12" w:rsidP="00F35F12">
      <w:r w:rsidRPr="00A64FEA">
        <w:rPr>
          <w:rStyle w:val="Style13ptBold"/>
        </w:rPr>
        <w:t>Mischke ’24</w:t>
      </w:r>
      <w:r w:rsidRPr="00A64FEA">
        <w:t xml:space="preserve"> [Jan, Chris Bradley, Marc Canal, et al; March 27; PhD, partner at McKinsey; MS, senior partner at McKinsey; MBA, MS, senior fellow at McKinsey; McKinsey &amp; Company, </w:t>
      </w:r>
      <w:r>
        <w:t>“</w:t>
      </w:r>
      <w:r w:rsidRPr="00A64FEA">
        <w:t>Investing in productivity growth,</w:t>
      </w:r>
      <w:r>
        <w:t>”</w:t>
      </w:r>
      <w:r w:rsidRPr="00A64FEA">
        <w:t xml:space="preserve"> https://www.mckinsey.com/mgi/our-research/investing-in-productivity-growth]</w:t>
      </w:r>
    </w:p>
    <w:p w14:paraId="0888CED8" w14:textId="77777777" w:rsidR="00F35F12" w:rsidRPr="00A64FEA" w:rsidRDefault="00F35F12" w:rsidP="00F35F12">
      <w:pPr>
        <w:rPr>
          <w:sz w:val="16"/>
          <w:szCs w:val="16"/>
        </w:rPr>
      </w:pPr>
      <w:r w:rsidRPr="00A64FEA">
        <w:rPr>
          <w:sz w:val="16"/>
          <w:szCs w:val="16"/>
        </w:rPr>
        <w:t>Over the past 25 years, emerging economies in the fast lane of productivity growth have caught up with advanced economies, with China and India at the forefront.</w:t>
      </w:r>
    </w:p>
    <w:p w14:paraId="0373D750" w14:textId="77777777" w:rsidR="00F35F12" w:rsidRPr="00A64FEA" w:rsidRDefault="00F35F12" w:rsidP="00F35F12">
      <w:pPr>
        <w:rPr>
          <w:sz w:val="16"/>
          <w:szCs w:val="16"/>
        </w:rPr>
      </w:pPr>
      <w:r w:rsidRPr="00A64FEA">
        <w:rPr>
          <w:sz w:val="16"/>
          <w:szCs w:val="16"/>
        </w:rPr>
        <w:t>In this section, we map our three lanes against five factors commonly called out in development economics literature and find a strong match—as well as interesting nuance:</w:t>
      </w:r>
    </w:p>
    <w:p w14:paraId="0E17DD4D" w14:textId="77777777" w:rsidR="00F35F12" w:rsidRPr="00A64FEA" w:rsidRDefault="00F35F12" w:rsidP="00F35F12">
      <w:pPr>
        <w:rPr>
          <w:sz w:val="16"/>
          <w:szCs w:val="16"/>
        </w:rPr>
      </w:pPr>
      <w:r w:rsidRPr="00A64FEA">
        <w:rPr>
          <w:sz w:val="16"/>
          <w:szCs w:val="16"/>
        </w:rPr>
        <w:t xml:space="preserve">1. Radically </w:t>
      </w:r>
      <w:r w:rsidRPr="00A64FEA">
        <w:rPr>
          <w:rStyle w:val="StyleUnderline"/>
        </w:rPr>
        <w:t xml:space="preserve">high </w:t>
      </w:r>
      <w:r w:rsidRPr="00A64FEA">
        <w:rPr>
          <w:rStyle w:val="Emphasis"/>
        </w:rPr>
        <w:t xml:space="preserve">capital </w:t>
      </w:r>
      <w:r w:rsidRPr="00A64FEA">
        <w:rPr>
          <w:rStyle w:val="Emphasis"/>
          <w:highlight w:val="cyan"/>
        </w:rPr>
        <w:t>investment</w:t>
      </w:r>
      <w:r w:rsidRPr="00A64FEA">
        <w:rPr>
          <w:sz w:val="16"/>
          <w:szCs w:val="16"/>
        </w:rPr>
        <w:t xml:space="preserve">, at 20 to 40 percent of GDP, </w:t>
      </w:r>
      <w:r w:rsidRPr="00A64FEA">
        <w:rPr>
          <w:rStyle w:val="StyleUnderline"/>
          <w:highlight w:val="cyan"/>
        </w:rPr>
        <w:t>is the</w:t>
      </w:r>
      <w:r w:rsidRPr="00A64FEA">
        <w:rPr>
          <w:rStyle w:val="StyleUnderline"/>
        </w:rPr>
        <w:t xml:space="preserve"> </w:t>
      </w:r>
      <w:r w:rsidRPr="00A64FEA">
        <w:rPr>
          <w:rStyle w:val="Emphasis"/>
        </w:rPr>
        <w:t xml:space="preserve">standout </w:t>
      </w:r>
      <w:r w:rsidRPr="00A64FEA">
        <w:rPr>
          <w:rStyle w:val="Emphasis"/>
          <w:highlight w:val="cyan"/>
        </w:rPr>
        <w:t>driver</w:t>
      </w:r>
      <w:r w:rsidRPr="00A64FEA">
        <w:rPr>
          <w:rStyle w:val="StyleUnderline"/>
          <w:highlight w:val="cyan"/>
        </w:rPr>
        <w:t xml:space="preserve"> of</w:t>
      </w:r>
      <w:r w:rsidRPr="00A64FEA">
        <w:rPr>
          <w:rStyle w:val="StyleUnderline"/>
        </w:rPr>
        <w:t xml:space="preserve"> </w:t>
      </w:r>
      <w:r w:rsidRPr="00A64FEA">
        <w:rPr>
          <w:rStyle w:val="Emphasis"/>
        </w:rPr>
        <w:t xml:space="preserve">rapid </w:t>
      </w:r>
      <w:r w:rsidRPr="00A64FEA">
        <w:rPr>
          <w:rStyle w:val="Emphasis"/>
          <w:highlight w:val="cyan"/>
        </w:rPr>
        <w:t>productivity growth</w:t>
      </w:r>
      <w:r w:rsidRPr="00A64FEA">
        <w:rPr>
          <w:sz w:val="16"/>
          <w:szCs w:val="16"/>
        </w:rPr>
        <w:t xml:space="preserve">, </w:t>
      </w:r>
      <w:r w:rsidRPr="00A64FEA">
        <w:rPr>
          <w:rStyle w:val="StyleUnderline"/>
        </w:rPr>
        <w:t xml:space="preserve">in most cases </w:t>
      </w:r>
      <w:r w:rsidRPr="00A64FEA">
        <w:rPr>
          <w:rStyle w:val="StyleUnderline"/>
          <w:highlight w:val="cyan"/>
        </w:rPr>
        <w:t>underpinning</w:t>
      </w:r>
      <w:r w:rsidRPr="00A64FEA">
        <w:rPr>
          <w:sz w:val="16"/>
          <w:szCs w:val="16"/>
        </w:rPr>
        <w:t xml:space="preserve"> at least 70 to </w:t>
      </w:r>
      <w:r w:rsidRPr="00A64FEA">
        <w:rPr>
          <w:rStyle w:val="Emphasis"/>
          <w:sz w:val="28"/>
          <w:szCs w:val="28"/>
          <w:highlight w:val="cyan"/>
        </w:rPr>
        <w:t>80 percent</w:t>
      </w:r>
      <w:r w:rsidRPr="00A64FEA">
        <w:rPr>
          <w:rStyle w:val="StyleUnderline"/>
          <w:highlight w:val="cyan"/>
        </w:rPr>
        <w:t xml:space="preserve"> of it</w:t>
      </w:r>
      <w:r w:rsidRPr="00A64FEA">
        <w:rPr>
          <w:sz w:val="16"/>
          <w:szCs w:val="16"/>
        </w:rPr>
        <w:t>.</w:t>
      </w:r>
    </w:p>
    <w:p w14:paraId="44918028" w14:textId="77777777" w:rsidR="00F35F12" w:rsidRPr="00A64FEA" w:rsidRDefault="00F35F12" w:rsidP="00F35F12">
      <w:pPr>
        <w:rPr>
          <w:sz w:val="16"/>
          <w:szCs w:val="16"/>
        </w:rPr>
      </w:pPr>
      <w:r w:rsidRPr="00A64FEA">
        <w:rPr>
          <w:sz w:val="16"/>
          <w:szCs w:val="16"/>
        </w:rPr>
        <w:t>This investment is deployed into:</w:t>
      </w:r>
    </w:p>
    <w:p w14:paraId="1CEE4651" w14:textId="77777777" w:rsidR="00F35F12" w:rsidRPr="00A64FEA" w:rsidRDefault="00F35F12" w:rsidP="00F35F12">
      <w:pPr>
        <w:rPr>
          <w:sz w:val="16"/>
          <w:szCs w:val="16"/>
        </w:rPr>
      </w:pPr>
      <w:r w:rsidRPr="00A64FEA">
        <w:rPr>
          <w:sz w:val="16"/>
          <w:szCs w:val="16"/>
        </w:rPr>
        <w:t>2. Building cities in the right way and mechanizing agriculture, moving workers off the farm and into urban construction and service sectors;</w:t>
      </w:r>
    </w:p>
    <w:p w14:paraId="7C0C4559" w14:textId="77777777" w:rsidR="00F35F12" w:rsidRPr="00A64FEA" w:rsidRDefault="00F35F12" w:rsidP="00F35F12">
      <w:pPr>
        <w:rPr>
          <w:sz w:val="16"/>
          <w:szCs w:val="16"/>
        </w:rPr>
      </w:pPr>
      <w:r w:rsidRPr="00A64FEA">
        <w:rPr>
          <w:sz w:val="16"/>
          <w:szCs w:val="16"/>
        </w:rPr>
        <w:t xml:space="preserve">3. Achieving distinctive productivity growth within these expanding service sectors, where </w:t>
      </w:r>
      <w:r w:rsidRPr="00A64FEA">
        <w:rPr>
          <w:rStyle w:val="StyleUnderline"/>
        </w:rPr>
        <w:t xml:space="preserve">capital deepening is instrumental to creating formal </w:t>
      </w:r>
      <w:r w:rsidRPr="00A64FEA">
        <w:rPr>
          <w:rStyle w:val="Emphasis"/>
        </w:rPr>
        <w:t>productive jobs</w:t>
      </w:r>
      <w:r w:rsidRPr="00A64FEA">
        <w:rPr>
          <w:sz w:val="16"/>
          <w:szCs w:val="16"/>
        </w:rPr>
        <w:t>; and</w:t>
      </w:r>
    </w:p>
    <w:p w14:paraId="7DCD62CF" w14:textId="77777777" w:rsidR="00F35F12" w:rsidRPr="00A64FEA" w:rsidRDefault="00F35F12" w:rsidP="00F35F12">
      <w:pPr>
        <w:rPr>
          <w:sz w:val="16"/>
          <w:szCs w:val="16"/>
        </w:rPr>
      </w:pPr>
      <w:r w:rsidRPr="00A64FEA">
        <w:rPr>
          <w:sz w:val="16"/>
          <w:szCs w:val="16"/>
        </w:rPr>
        <w:lastRenderedPageBreak/>
        <w:t>4. Making manufacturing more sophisticated and global, driving its output and value added beyond commodities (although often not adding employment).</w:t>
      </w:r>
    </w:p>
    <w:p w14:paraId="4B54AC97" w14:textId="77777777" w:rsidR="00F35F12" w:rsidRPr="00A64FEA" w:rsidRDefault="00F35F12" w:rsidP="00F35F12">
      <w:pPr>
        <w:rPr>
          <w:sz w:val="16"/>
          <w:szCs w:val="16"/>
        </w:rPr>
      </w:pPr>
      <w:r w:rsidRPr="00A64FEA">
        <w:rPr>
          <w:sz w:val="16"/>
          <w:szCs w:val="16"/>
        </w:rPr>
        <w:t>All of this is enabled by:</w:t>
      </w:r>
    </w:p>
    <w:p w14:paraId="0A6DED68" w14:textId="77777777" w:rsidR="00F35F12" w:rsidRPr="00A64FEA" w:rsidRDefault="00F35F12" w:rsidP="00F35F12">
      <w:pPr>
        <w:rPr>
          <w:sz w:val="16"/>
          <w:szCs w:val="16"/>
        </w:rPr>
      </w:pPr>
      <w:r w:rsidRPr="00A64FEA">
        <w:rPr>
          <w:sz w:val="16"/>
          <w:szCs w:val="16"/>
        </w:rPr>
        <w:t>5. Solid institutions, innovation, and education, all of which support investment but also require it.</w:t>
      </w:r>
    </w:p>
    <w:p w14:paraId="36396C60" w14:textId="77777777" w:rsidR="00F35F12" w:rsidRPr="00A64FEA" w:rsidRDefault="00F35F12" w:rsidP="00F35F12">
      <w:pPr>
        <w:rPr>
          <w:sz w:val="16"/>
          <w:szCs w:val="16"/>
        </w:rPr>
      </w:pPr>
      <w:r w:rsidRPr="00A64FEA">
        <w:rPr>
          <w:sz w:val="16"/>
          <w:szCs w:val="16"/>
        </w:rPr>
        <w:t>Fast-lane economies are generally high performers across these five factors (Exhibit 13). Middle-lane economies have either not put some of the building blocks in place or have done so less successfully, while slow-lane economies have faced structural challenges such as weak institutions and high commodity dependence. Interestingly, workforce shifts from agriculture into services turn out to be of lesser importance in distinguishing the lanes. What matters is building cities and their service sectors in the right way, with significant capital investment and formal jobs.</w:t>
      </w:r>
    </w:p>
    <w:p w14:paraId="53FF5E30" w14:textId="77777777" w:rsidR="00F35F12" w:rsidRPr="00A64FEA" w:rsidRDefault="00F35F12" w:rsidP="00F35F12">
      <w:pPr>
        <w:rPr>
          <w:sz w:val="16"/>
          <w:szCs w:val="16"/>
        </w:rPr>
      </w:pPr>
      <w:r w:rsidRPr="00A64FEA">
        <w:rPr>
          <w:sz w:val="16"/>
          <w:szCs w:val="16"/>
        </w:rPr>
        <w:t>Exhibit 13</w:t>
      </w:r>
    </w:p>
    <w:p w14:paraId="06CD43F0" w14:textId="77777777" w:rsidR="00F35F12" w:rsidRPr="00A64FEA" w:rsidRDefault="00F35F12" w:rsidP="00F35F12">
      <w:pPr>
        <w:rPr>
          <w:sz w:val="16"/>
          <w:szCs w:val="16"/>
        </w:rPr>
      </w:pPr>
      <w:r w:rsidRPr="00A64FEA">
        <w:rPr>
          <w:sz w:val="16"/>
          <w:szCs w:val="16"/>
        </w:rPr>
        <w:t>Five elements characterize fast-lane productivity growth.</w:t>
      </w:r>
    </w:p>
    <w:p w14:paraId="0BB40244" w14:textId="77777777" w:rsidR="00F35F12" w:rsidRPr="00A64FEA" w:rsidRDefault="00F35F12" w:rsidP="00F35F12">
      <w:pPr>
        <w:rPr>
          <w:sz w:val="16"/>
          <w:szCs w:val="16"/>
        </w:rPr>
      </w:pPr>
      <w:r w:rsidRPr="00A64FEA">
        <w:rPr>
          <w:sz w:val="16"/>
          <w:szCs w:val="16"/>
        </w:rPr>
        <w:t>To understand how fast-lane economies have outpaced other emerging economies, we have used sector data for 54 economies that represent 87 percent of emerging economies’ GDP.50 To illustrate our findings, we have selected 18 example economies (six each from the fast, middle, and slow lanes); they represent all regions and 72 percent of emerging economies’ GDP.51 For analyses of additional factors such as urbanization, commodity dependence, and education, we cover all the economies represented in previous chapters.52</w:t>
      </w:r>
    </w:p>
    <w:p w14:paraId="13C7A766" w14:textId="77777777" w:rsidR="00F35F12" w:rsidRPr="00A64FEA" w:rsidRDefault="00F35F12" w:rsidP="00F35F12">
      <w:pPr>
        <w:rPr>
          <w:sz w:val="16"/>
          <w:szCs w:val="16"/>
        </w:rPr>
      </w:pPr>
      <w:r w:rsidRPr="00A64FEA">
        <w:rPr>
          <w:sz w:val="16"/>
          <w:szCs w:val="16"/>
        </w:rPr>
        <w:t>Fast-lane economies invest more than the rest</w:t>
      </w:r>
    </w:p>
    <w:p w14:paraId="6D6DAC79" w14:textId="77777777" w:rsidR="00F35F12" w:rsidRPr="00A64FEA" w:rsidRDefault="00F35F12" w:rsidP="00F35F12">
      <w:pPr>
        <w:rPr>
          <w:sz w:val="16"/>
          <w:szCs w:val="16"/>
        </w:rPr>
      </w:pPr>
      <w:r w:rsidRPr="00A64FEA">
        <w:rPr>
          <w:sz w:val="16"/>
          <w:szCs w:val="16"/>
        </w:rPr>
        <w:t>Growth in capital per worker accounted for about four-fifths of productivity growth in most emerging regions over the past 25 years and for much of the difference in productivity growth between lanes, as seen in section 1. Most fast-lane economies managed to sustain investment at 20 to 40 percent of their GDP over the whole period.</w:t>
      </w:r>
    </w:p>
    <w:p w14:paraId="237E958B" w14:textId="77777777" w:rsidR="00F35F12" w:rsidRPr="00A64FEA" w:rsidRDefault="00F35F12" w:rsidP="00F35F12">
      <w:pPr>
        <w:rPr>
          <w:sz w:val="16"/>
          <w:szCs w:val="16"/>
        </w:rPr>
      </w:pPr>
      <w:r w:rsidRPr="00A64FEA">
        <w:rPr>
          <w:sz w:val="16"/>
          <w:szCs w:val="16"/>
        </w:rPr>
        <w:t>Residential and commercial property are essential for the urbanization that raises growth and productivity in a modern economy. Infrastructure investments make transportation and utilities more productive and produce spillovers across the economy. Machinery and equipment, from traditional types to new sophisticated robots, complement all sorts of workers’ tasks. Investment in R&amp;D and other intangibles enables manufacturing to diversify and become more complex and productive, and it raises productivity in all types of services, from hospitals to digital and IT systems.</w:t>
      </w:r>
    </w:p>
    <w:p w14:paraId="4A3BCB70" w14:textId="77777777" w:rsidR="00F35F12" w:rsidRPr="00A64FEA" w:rsidRDefault="00F35F12" w:rsidP="00F35F12">
      <w:pPr>
        <w:rPr>
          <w:sz w:val="16"/>
          <w:szCs w:val="16"/>
        </w:rPr>
      </w:pPr>
      <w:r w:rsidRPr="00A64FEA">
        <w:rPr>
          <w:sz w:val="16"/>
          <w:szCs w:val="16"/>
        </w:rPr>
        <w:t xml:space="preserve">This is not to say that higher investment is always good, or that what economies invest in does not matter. As economies develop and returns on investment decline, rebalancing to lower investment and higher consumption is natural. Investment can stay too high for too long, ignoring low returns, which can be particularly destabilizing if it is funded by debt instead of savings. But on the whole, </w:t>
      </w:r>
      <w:r w:rsidRPr="00A64FEA">
        <w:rPr>
          <w:rStyle w:val="StyleUnderline"/>
        </w:rPr>
        <w:t xml:space="preserve">higher </w:t>
      </w:r>
      <w:r w:rsidRPr="00A64FEA">
        <w:rPr>
          <w:rStyle w:val="StyleUnderline"/>
          <w:highlight w:val="cyan"/>
        </w:rPr>
        <w:t>investment has been associated</w:t>
      </w:r>
      <w:r w:rsidRPr="00A64FEA">
        <w:rPr>
          <w:sz w:val="16"/>
          <w:szCs w:val="16"/>
        </w:rPr>
        <w:t xml:space="preserve"> </w:t>
      </w:r>
      <w:r w:rsidRPr="00A64FEA">
        <w:rPr>
          <w:rStyle w:val="Emphasis"/>
        </w:rPr>
        <w:t>empirically</w:t>
      </w:r>
      <w:r w:rsidRPr="00A64FEA">
        <w:rPr>
          <w:rStyle w:val="StyleUnderline"/>
        </w:rPr>
        <w:t xml:space="preserve"> </w:t>
      </w:r>
      <w:r w:rsidRPr="00A64FEA">
        <w:rPr>
          <w:rStyle w:val="StyleUnderline"/>
          <w:highlight w:val="cyan"/>
        </w:rPr>
        <w:t xml:space="preserve">with </w:t>
      </w:r>
      <w:r w:rsidRPr="00A64FEA">
        <w:rPr>
          <w:rStyle w:val="Emphasis"/>
          <w:highlight w:val="cyan"/>
        </w:rPr>
        <w:t>higher output</w:t>
      </w:r>
      <w:r w:rsidRPr="00A64FEA">
        <w:rPr>
          <w:rStyle w:val="StyleUnderline"/>
          <w:highlight w:val="cyan"/>
        </w:rPr>
        <w:t xml:space="preserve"> and </w:t>
      </w:r>
      <w:r w:rsidRPr="00A64FEA">
        <w:rPr>
          <w:rStyle w:val="Emphasis"/>
          <w:highlight w:val="cyan"/>
        </w:rPr>
        <w:t>productivity</w:t>
      </w:r>
      <w:r w:rsidRPr="00A64FEA">
        <w:rPr>
          <w:rStyle w:val="Emphasis"/>
        </w:rPr>
        <w:t xml:space="preserve"> growth</w:t>
      </w:r>
      <w:r w:rsidRPr="00A64FEA">
        <w:rPr>
          <w:sz w:val="16"/>
          <w:szCs w:val="16"/>
        </w:rPr>
        <w:t xml:space="preserve">, </w:t>
      </w:r>
      <w:r w:rsidRPr="00A64FEA">
        <w:rPr>
          <w:rStyle w:val="Emphasis"/>
          <w:highlight w:val="cyan"/>
        </w:rPr>
        <w:t>lower</w:t>
      </w:r>
      <w:r w:rsidRPr="00A64FEA">
        <w:rPr>
          <w:rStyle w:val="StyleUnderline"/>
          <w:highlight w:val="cyan"/>
        </w:rPr>
        <w:t xml:space="preserve"> inflation</w:t>
      </w:r>
      <w:r w:rsidRPr="00A64FEA">
        <w:rPr>
          <w:sz w:val="16"/>
          <w:szCs w:val="16"/>
        </w:rPr>
        <w:t xml:space="preserve">, </w:t>
      </w:r>
      <w:r w:rsidRPr="00A64FEA">
        <w:rPr>
          <w:rStyle w:val="StyleUnderline"/>
          <w:highlight w:val="cyan"/>
        </w:rPr>
        <w:t xml:space="preserve">better </w:t>
      </w:r>
      <w:r w:rsidRPr="00A64FEA">
        <w:rPr>
          <w:rStyle w:val="Emphasis"/>
          <w:highlight w:val="cyan"/>
        </w:rPr>
        <w:t>fiscal</w:t>
      </w:r>
      <w:r w:rsidRPr="00A64FEA">
        <w:rPr>
          <w:sz w:val="16"/>
          <w:szCs w:val="16"/>
        </w:rPr>
        <w:t xml:space="preserve"> and external </w:t>
      </w:r>
      <w:r w:rsidRPr="00A64FEA">
        <w:rPr>
          <w:rStyle w:val="StyleUnderline"/>
          <w:highlight w:val="cyan"/>
        </w:rPr>
        <w:t xml:space="preserve">balances, and lower </w:t>
      </w:r>
      <w:r w:rsidRPr="00A64FEA">
        <w:rPr>
          <w:rStyle w:val="Emphasis"/>
          <w:highlight w:val="cyan"/>
        </w:rPr>
        <w:t>poverty</w:t>
      </w:r>
      <w:r w:rsidRPr="00A64FEA">
        <w:rPr>
          <w:sz w:val="16"/>
          <w:szCs w:val="16"/>
        </w:rPr>
        <w:t xml:space="preserve"> </w:t>
      </w:r>
      <w:r w:rsidRPr="00A64FEA">
        <w:rPr>
          <w:rStyle w:val="StyleUnderline"/>
        </w:rPr>
        <w:t>rates</w:t>
      </w:r>
      <w:r w:rsidRPr="00A64FEA">
        <w:rPr>
          <w:sz w:val="16"/>
          <w:szCs w:val="16"/>
        </w:rPr>
        <w:t xml:space="preserve"> and </w:t>
      </w:r>
      <w:r w:rsidRPr="00A64FEA">
        <w:rPr>
          <w:rStyle w:val="Emphasis"/>
        </w:rPr>
        <w:t>inequality</w:t>
      </w:r>
      <w:r w:rsidRPr="00A64FEA">
        <w:rPr>
          <w:sz w:val="16"/>
          <w:szCs w:val="16"/>
        </w:rPr>
        <w:t>.53</w:t>
      </w:r>
    </w:p>
    <w:p w14:paraId="72F86EA3" w14:textId="77777777" w:rsidR="00F35F12" w:rsidRPr="00A64FEA" w:rsidRDefault="00F35F12" w:rsidP="00F35F12">
      <w:pPr>
        <w:rPr>
          <w:sz w:val="16"/>
          <w:szCs w:val="16"/>
        </w:rPr>
      </w:pPr>
      <w:r w:rsidRPr="00A64FEA">
        <w:rPr>
          <w:sz w:val="16"/>
          <w:szCs w:val="16"/>
        </w:rPr>
        <w:t>&lt;&lt;TEXT CONDENSED, NONE OMITTED&gt;&gt;</w:t>
      </w:r>
    </w:p>
    <w:p w14:paraId="3FB95315" w14:textId="77777777" w:rsidR="00F35F12" w:rsidRPr="00A64FEA" w:rsidRDefault="00F35F12" w:rsidP="00F35F12">
      <w:pPr>
        <w:rPr>
          <w:rFonts w:asciiTheme="minorHAnsi" w:hAnsiTheme="minorHAnsi" w:cstheme="minorHAnsi"/>
          <w:sz w:val="4"/>
          <w:szCs w:val="4"/>
        </w:rPr>
      </w:pPr>
      <w:r w:rsidRPr="00A64FEA">
        <w:rPr>
          <w:rFonts w:asciiTheme="minorHAnsi" w:hAnsiTheme="minorHAnsi" w:cstheme="minorHAnsi"/>
          <w:sz w:val="4"/>
          <w:szCs w:val="4"/>
        </w:rPr>
        <w:t>Higher investment is associated with higher output and productivity growth, lower inflation, better fiscal and external balances, and lower poverty rates and inequality. China, Ethiopia, India, Poland, Türkiye, and Vietnam make up our sample set of fast-lane economies, and their high rates of investment multiplied their ratio of capital stock per worker (Exhibit 14). Exhibit 14 Rising capital investment per worker has been the main driver of labor productivity growth. In these fast-lane economies, policies set strong and stable incentives for private investment. They included opening markets to some level of competition and foreign investment, setting up efficient financial sectors, and establishing legal systems to protect ownership rights. Central and Eastern European economies that were integrated into the EU drew in foreign investment and consolidated their financial sectors. From 2004 to 2008, one-fifth of the $220 billion (€168 billion) of net foreign direct investment inflows to Central and Eastern Europe went into the financial sector.54 Much of the rest went to modernize outdated factories and production methods. For example, vehicle production more than doubled between 2000 and 2011, while employment in the sector rose only 60 percent, resulting in a significant productivity increase. Large companies drive investment and growth, making it important to help firms scale up.55 Larger entities have more capacity to invest and export, to adopt technology, to develop talent, to pay their workers better wages, and to adapt to shocks. Many emerging economies have large shares of small, informal businesses that find it hard to boost productivity, affecting development.56 Fast-lane economies also had the willingness and capacity to plow public money into critical infrastructure such as road and railway networks, power and telecommunication systems, health and education facilities, and other urban infrastructure. Ethiopia’s impressive pace relied in large part on public investment, while China’s capital stocks were 86 percent public by 1997 after nearly two decades of high state investment.57 When this type of investment is very high, however, it eventually starts yielding lower returns. In China, for instance, public capital stock is already at OECD levels, but private capital per worker is still well below that point, despite remarkable increases.58 This suggests there is scope for faster growth of private capital. Slow- and middle-lane economies did not enjoy this pace of public or private investment growth. Even lower-income economies such as Cameroon and Pakistan that had very low capital stock per worker in 1997, comparable to China and India, achieved very little growth. Without enough savings and the policy settings to attract private and foreign investment, and without the capacity for public investment, they did not build the infrastructure, plant, machinery, and human capital needed to improve productivity growth. For example, 18 percent of Africa’s urban population still lacks access to electricity, and 66 percent has no access to piped water and sewerage systems.59 Urbanization shifts workers away from farms and into services and construction Enabled by investment in infrastructure, urbanization has meant a major shift in the composition of economies, away from agriculture and into the construction and service-sector jobs that concentrate in cities (Exhibit 15). The urban share of the population in emerging economies has increased on average by nearly ten percentage points over the past quarter century, with remarkable cases across regions (China’s share grew by 31 percentage points, Costa Rica’s by 26 points, Albania’s by 24 points, and Botswana’s by 22 points). Urbanization itself is a weaker differentiator of fast-lane economies than the other factors discussed in this section; many middle- and slow-lane economies also urbanized rapidly. How urbanization is harnessed is what makes the difference.60 Fast-lane economies were better able to develop their cities’ infrastructure and buildings as their workforce was moving there, creating an environment more conducive to investment, growth, and prosperity. Growth in construction jobs was generally higher in fast-lane economies. In China, India, and Vietnam, the share of workers in construction increased by five to 12 percentage points. Exhibit 15 As emerging economies urbanized, their workforces moved away from agriculture. Well-managed cities have all the ingredients to activate the virtuous cycle of rising productivity, income, and demand. As workers move to cities and secure better, more productive jobs, they earn the higher wages that boost both savings and consumption. Higher consumption gives business the incentive to invest, and savings fund the investment—which, in turn, makes workers more productive, restarting the cycle. Across our sample of 54 economies, an average of roughly one-sixth of the workforce left agriculture from 1997 to 2018. In China, agriculture fell from 50 to 27 percent of the workforce, with 150 million people leaving the sector.61 Vietnam’s share dropped from 70 to 38 percent, and Romania halved its share, from 40 to 19 percent. Urbanization’s productivity boost in emerging economies is due both to workers leaving the low-productivity agriculture sector (the mix effect) and to better performance in the agriculture sector itself (the within effect) as it mechanized or lost redundant labor (Exhibit 16). In fastlane economies, agriculture contributed to roughly one-third of all productivity growth from 1997 to 2018. In these economies, across regions, the employment share and often even total employment in agriculture decreased, yet total output nearly doubled. Exhibit 16 Improvements within agriculture and shifting employment away from it have had a significant impact on economy-wide productivity growth. We strive to provide individuals with disabilities equal access to our website. If you would like information about this content we will be happy to work with you. Please email us at: McKinsey_Website_Accessibility@mckinsey.com In emerging economies where urbanization started earlier, the productivity impact of agriculture was understandably lower. In 1997, Central and Eastern European economies had a relatively small 17 percent share of workers in agriculture, on average, and Latin American economies 23 percent. The sector contributed about or less than half a percentage point to total productivity growth. Growing service-sector jobs have distinctively high productivity growth in fast-lane economies Across lanes, most of the workers leaving agriculture entered services. But fast-lane economies invested to enhance the productivity of these service sectors even as they industrialized. One central tenet of development economics is that industrialization is the main way to boost productivity growth; by contrast, increasing service-sector productivity is hard.62 While manufacturing is still extremely relevant, we find that many fast-lane economies achieved notably high productivity growth in services, too. Reallocating workers toward services in itself does not always translate into a large productivity boost. In fact, in most cases, more than 60 percent of the workers who entered services went into relatively low-productivity subsectors such as wholesale and retail trade or transportation.63 For example, while 15 percent of China’s workforce entered services between 1997 and 2018, that added only 0.2 percentage point to productivity growth, as about 80 percent of the workers joined low-productivity services. What matters to the success of fast-lane economies is the push to raise productivity within services. What matters to the success of fast-lane economies is the push to raise productivity within services (Exhibit 17). This includes gains in the lower-productivity service sectors mentioned above (such as the spread of modern-format stores in retail) as well as in higher-productivity sectors such as business and financial services. Exhibit 17 Fast-lane economies achieved distinctively high productivity growth in services as those sectors expanded. A substantial share of fast-lane productivity gains was likely due to investment in physical and human capital. India’s early upgrading of digital infrastructure and workforce skills in the 1990s enabled it to become a global IT leader, especially in software, for example.64 Other types of infrastructure, such as transport services, matter as well. Central and Eastern European economies raised productivity in services markedly due in no small part to their ability to attract significant foreign direct investment.65 In fast-lane economies, manufacturing sectors have become more sophisticated and global Fast-lane economies of different income levels were able to outpace other emerging economies in the race to industrialize. They raised growth in manufacturing productivity—and output—largely through building more complex supply chains, producing more sophisticated products, and plugging into global value chains. Whether economies can still industrialize their way to prosperity, as some East Asian economies did in the past, is an ongoing and lively debate in development economics.66 Our findings suggest that manufacturing, including via exports, has continued to be a common way for emerging economies to raise productivity, despite only rare instances in the past quarter century in which the sector significantly expanded employment. In contrast to services, the share of manufacturing jobs in fast-lane economies, except for a few that started from a very low base, either stayed flat or fell (Exhibit 18).67 Exhibit 18 As their manufacturing sectors became more sophisticated and global, fast-lane economies achieved fast productivity growth with similar employment. In China, manufacturing was the single most important driver of productivity, adding 2.6 percentage points in annual growth. Manufacturing also contributed strongly to productivity growth in fast-lane Central and Eastern European economies such as Romania (1.4 percentage points), Slovakia (1.4 points), and Poland (1.0 point). These gains were achieved, in many cases, once economies already had a relatively large manufacturing sector (about 20 percent of total employment), without increasing the sector’s share of employment. In fact, in three of the six fast-lane economies in our sample, the sector’s share of workers actually fell or held steady: China went from 22 to 20 percent, Türkiye dropped from 20 to 18 percent, and Poland stayed at 22 percent.68 India experienced very limited growth in manufacturing’s share of employment, starting from a low base. Only Ethiopia and Vietnam, starting even lower, managed to grow their manufacturing employment substantially. Manufacturing provides a channel for the kind of investment in R&amp;D and innovation that helps drive overall productivity growth; trade in manufactured goods within a global value chain accelerates that growth. A strong manufacturing sector also enables economies to produce the basic materials and capital goods they need for urbanization, infrastructure, and mechanization in other sectors. Fast-lane economies pursued each of these factors more than those in the slower lanes; many of the latter relied more on commodity exports. R&amp;D-rich, globally integrated manufacturing supports the evolution to a more diversified and sophisticated economic fabric. Indeed, fast-lane countries have above-average economic complexity, a measure of the diversity and sophistication of the products that an economy is capable of producing. This capability is an indication of a country’s economic development and competitiveness.69 China has increased its economic complexity toward advanced-economy levels (Exhibit 19). Exhibit 19 Fast-lane economies export more complex products and are less dependent on the export of commodities. Trade in manufactured goods amplifies the productivity dividend, especially when it is part of a global value chain. Trading firms learn faster and are more competitive at home and abroad.70 When they are part of a global value chain, companies are also able to specialize in core tasks and access inputs and knowledge from their foreign partners. Greater exports are also an important source of demand, providing economies with the incentives and revenues to invest in capital goods and technology. Where fast-lane economies benefit from economic complexity and trade, slow-lane economies may suffer from excessive reliance on resources. On average, 78 percent of the goods exported by slow-lane economies are commodities, about double the share in fast-lane economies and advanced economies.71 This dependence makes economies more vulnerable to global shocks and impedes their industry-driven productivity growth.72 High-value commodity exports also put upward pressure on the exchange rate, making exports less competitive. This, in turn, discourages investment in tradable sectors and accelerates the growth of nontradable services.73 Solid and improving enablers pave the way to the fast lane Strong investment and productivity growth can only be built on a firm foundation. Knowing the necessary conditions for economic development and growth is the holy grail of economics. The drivers are many, and the circumstances and extent to which they drive productivity growth are hotly debated. Some research institutions have built lists of productivity drivers, including the World Economic Forum’s Global Competitiveness Index of 12 drivers and the World Bank’s 2019 Global Productivity framework of ten.74 There is also a question about whether it takes a certain level of each enabler to achieve a large acceleration in productivity or whether improvements in each driver are enough. The answer is probably a combination. In this section, we focus on three enablers: institutions, innovation (through R&amp;D), and human capital. Effective institutions are fundamental to long-run growth, through both effective public intervention and creating the rules of the game in which businesses invest and thrive. From the vast literature on institutions and productivity growth,75 we have selected pillar 1 from the World Economic Forum’s Global Competitiveness Index to analyze our lanes. This pillar, measuring the relative strength of institutions, includes metrics for government performance, property rights, transparency, security, and a lack of corruption, among other things.76 On a scale from 0 (worst) to 100 (best), the average score of advanced economies is 71. Fast-lane economies have an average of 56, middle-lane economies 52, and slow-lane economies 48. Investment in R&amp;D is a simple proxy for an economy’s capacity to innovate. Fast-lane economies invest on average nearly 1 percent of their GDP in R&amp;D, compared with 0.6 percent and 0.4 percent by middle- and slow-lane economies.77 China has dramatically increased investment in R&amp;D, from 0.6 percent of GDP in 1997 to 2.2 percent in 2019, matching the advanced-economy average for that year. Economies in Central Europe lifted their R&amp;D investment from 0.6 percent to 1.0 percent over that quarter century. Economies in Latin America, many of which are in the slow lane, invest only 0.2 percent of GDP in R&amp;D. The region accounts for less than 2 percent of the world’s patent applications, and of these, less than one-fifth are filed by Latin Americans.78 The third enabler we examined is education, or productive investment in human capital.79 Ample literature supports the relevance of human capital as a driver of economic development.80 A simple measure of education is learning-adjusted years of schooling in the working population. Advanced economies average about 11.0 years, fast-lane economies 9.0 years, middle-lane economies 7.5 years, and slow-lane economies 6.0 years. Regions with an overrepresentation of slow-lane economies are significantly weaker when it comes to these enablers. For example, Latin America’s growth has long been held back by underdeveloped financial sectors and certain regulations that block investment. Weak public institutions and governance also limit government capacity to reduce the region’s considerable gaps in human capital, technology, and infrastructure.81 Similar factors affect economies in Sub-Saharan Africa, despite significant differences in income levels. Political instability can add to this story. Previous MGI work found that coups and other political events affected 30 percent of Africa’s population in the 2010s, compared with 4 percent in the 2000s.82 After peaking in 2008, foreign direct investment flows into Africa declined in 31 of Africa’s 54 economies, falling fastest in the continent’s two largest economies, Nigeria and South Africa. Strong and improving foundations in institutions, education, and innovation are three of the most relevant enablers of productivity growth. They require—and also unleash—the necessary investments that are critical to moving economies into the fast lane.</w:t>
      </w:r>
    </w:p>
    <w:p w14:paraId="43B52DD0" w14:textId="77777777" w:rsidR="00F35F12" w:rsidRPr="00A64FEA" w:rsidRDefault="00F35F12" w:rsidP="00F35F12">
      <w:pPr>
        <w:rPr>
          <w:sz w:val="16"/>
          <w:szCs w:val="16"/>
        </w:rPr>
      </w:pPr>
      <w:r w:rsidRPr="00A64FEA">
        <w:rPr>
          <w:sz w:val="16"/>
          <w:szCs w:val="16"/>
        </w:rPr>
        <w:t>4. An agenda for productivity growth in a changing geo-economic era</w:t>
      </w:r>
    </w:p>
    <w:p w14:paraId="18AB4E98" w14:textId="77777777" w:rsidR="00F35F12" w:rsidRPr="00A64FEA" w:rsidRDefault="00F35F12" w:rsidP="00F35F12">
      <w:pPr>
        <w:rPr>
          <w:sz w:val="16"/>
          <w:szCs w:val="16"/>
        </w:rPr>
      </w:pPr>
      <w:r w:rsidRPr="00A64FEA">
        <w:rPr>
          <w:rStyle w:val="StyleUnderline"/>
          <w:highlight w:val="cyan"/>
        </w:rPr>
        <w:t xml:space="preserve">Our </w:t>
      </w:r>
      <w:r w:rsidRPr="00A64FEA">
        <w:rPr>
          <w:rStyle w:val="Emphasis"/>
          <w:highlight w:val="cyan"/>
        </w:rPr>
        <w:t>diagnosis</w:t>
      </w:r>
      <w:r w:rsidRPr="00A64FEA">
        <w:rPr>
          <w:rStyle w:val="StyleUnderline"/>
          <w:highlight w:val="cyan"/>
        </w:rPr>
        <w:t xml:space="preserve"> suggests</w:t>
      </w:r>
      <w:r w:rsidRPr="00A64FEA">
        <w:rPr>
          <w:rStyle w:val="StyleUnderline"/>
        </w:rPr>
        <w:t xml:space="preserve"> priorities </w:t>
      </w:r>
      <w:r w:rsidRPr="00A64FEA">
        <w:rPr>
          <w:rStyle w:val="StyleUnderline"/>
          <w:highlight w:val="cyan"/>
        </w:rPr>
        <w:t xml:space="preserve">for </w:t>
      </w:r>
      <w:r w:rsidRPr="00A64FEA">
        <w:rPr>
          <w:rStyle w:val="Emphasis"/>
          <w:highlight w:val="cyan"/>
        </w:rPr>
        <w:t>advanced econ</w:t>
      </w:r>
      <w:r w:rsidRPr="00A64FEA">
        <w:rPr>
          <w:rStyle w:val="Emphasis"/>
        </w:rPr>
        <w:t>omies</w:t>
      </w:r>
      <w:r w:rsidRPr="00A64FEA">
        <w:rPr>
          <w:sz w:val="16"/>
          <w:szCs w:val="16"/>
        </w:rPr>
        <w:t xml:space="preserve">: a focus on revamping </w:t>
      </w:r>
      <w:r w:rsidRPr="00A64FEA">
        <w:rPr>
          <w:rStyle w:val="Emphasis"/>
          <w:highlight w:val="cyan"/>
        </w:rPr>
        <w:t>investment</w:t>
      </w:r>
      <w:r w:rsidRPr="00A64FEA">
        <w:rPr>
          <w:sz w:val="16"/>
          <w:szCs w:val="16"/>
        </w:rPr>
        <w:t xml:space="preserve"> </w:t>
      </w:r>
      <w:r w:rsidRPr="00A64FEA">
        <w:rPr>
          <w:rStyle w:val="StyleUnderline"/>
          <w:highlight w:val="cyan"/>
        </w:rPr>
        <w:t xml:space="preserve">and harvesting the </w:t>
      </w:r>
      <w:r w:rsidRPr="00A64FEA">
        <w:rPr>
          <w:rStyle w:val="Emphasis"/>
          <w:highlight w:val="cyan"/>
        </w:rPr>
        <w:t>productivity dividend</w:t>
      </w:r>
      <w:r w:rsidRPr="00A64FEA">
        <w:rPr>
          <w:sz w:val="16"/>
          <w:szCs w:val="16"/>
          <w:highlight w:val="cyan"/>
        </w:rPr>
        <w:t xml:space="preserve"> </w:t>
      </w:r>
      <w:r w:rsidRPr="00A64FEA">
        <w:rPr>
          <w:rStyle w:val="StyleUnderline"/>
          <w:highlight w:val="cyan"/>
        </w:rPr>
        <w:t>from</w:t>
      </w:r>
      <w:r w:rsidRPr="00A64FEA">
        <w:rPr>
          <w:sz w:val="16"/>
          <w:szCs w:val="16"/>
        </w:rPr>
        <w:t xml:space="preserve"> </w:t>
      </w:r>
      <w:r w:rsidRPr="00A64FEA">
        <w:rPr>
          <w:rStyle w:val="Emphasis"/>
        </w:rPr>
        <w:t>digital</w:t>
      </w:r>
      <w:r w:rsidRPr="00A64FEA">
        <w:rPr>
          <w:sz w:val="16"/>
          <w:szCs w:val="16"/>
        </w:rPr>
        <w:t xml:space="preserve"> and other </w:t>
      </w:r>
      <w:r w:rsidRPr="00A64FEA">
        <w:rPr>
          <w:rStyle w:val="Emphasis"/>
        </w:rPr>
        <w:t>tech</w:t>
      </w:r>
      <w:r w:rsidRPr="00A64FEA">
        <w:rPr>
          <w:sz w:val="16"/>
          <w:szCs w:val="16"/>
        </w:rPr>
        <w:t xml:space="preserve">nologies </w:t>
      </w:r>
      <w:r w:rsidRPr="00A64FEA">
        <w:rPr>
          <w:rStyle w:val="StyleUnderline"/>
        </w:rPr>
        <w:t xml:space="preserve">such as </w:t>
      </w:r>
      <w:r w:rsidRPr="00A64FEA">
        <w:rPr>
          <w:rStyle w:val="Emphasis"/>
          <w:highlight w:val="cyan"/>
        </w:rPr>
        <w:t>AI</w:t>
      </w:r>
      <w:r w:rsidRPr="00A64FEA">
        <w:rPr>
          <w:sz w:val="16"/>
          <w:szCs w:val="16"/>
        </w:rPr>
        <w:t>. Conversely, commonly raised solutions such as reshoring manufacturing and trying to influence the sector mix are less likely to reaccelerate productivity growth. Improving how we measure GDP and productivity is a worthwhile pursuit, but the drivers of the slowdown outlined in this research have been real and keenly felt regardless of measurement.</w:t>
      </w:r>
    </w:p>
    <w:p w14:paraId="7EF2E260" w14:textId="77777777" w:rsidR="00F35F12" w:rsidRPr="00A64FEA" w:rsidRDefault="00F35F12" w:rsidP="00F35F12">
      <w:pPr>
        <w:rPr>
          <w:sz w:val="16"/>
          <w:szCs w:val="16"/>
        </w:rPr>
      </w:pPr>
      <w:r w:rsidRPr="00A64FEA">
        <w:rPr>
          <w:sz w:val="16"/>
          <w:szCs w:val="16"/>
        </w:rPr>
        <w:t>We also outline the priorities for emerging economies to get to the fast lane: boost capital investment, build on that investment to urbanize effectively, grow the productivity and size of the service and construction sectors, and increase the sophistication and global interconnectedness of manufacturing.</w:t>
      </w:r>
    </w:p>
    <w:p w14:paraId="46E36FD1" w14:textId="77777777" w:rsidR="00F35F12" w:rsidRPr="00A64FEA" w:rsidRDefault="00F35F12" w:rsidP="00F35F12">
      <w:pPr>
        <w:rPr>
          <w:sz w:val="16"/>
          <w:szCs w:val="16"/>
        </w:rPr>
      </w:pPr>
      <w:r w:rsidRPr="00A64FEA">
        <w:rPr>
          <w:sz w:val="16"/>
          <w:szCs w:val="16"/>
        </w:rPr>
        <w:lastRenderedPageBreak/>
        <w:t>In this last section, we explore the future of productivity growth by posing seven questions. Because we cover the full range of global economies with different characteristics, we necessarily focus on general points. The first two questions—linked to investment and technology—focus on what is needed to reverse the slowdown and position economies for high productivity growth in a changing era. The final five explore how future productivity growth will be shaped by the big puzzles on the horizon: shrinking and aging populations in many economies, including most advanced economies and China; new ways of working; the growing importance of services; trade tensions and supply-chain disruptions; and energy costs.</w:t>
      </w:r>
    </w:p>
    <w:p w14:paraId="1E4570FB" w14:textId="77777777" w:rsidR="00F35F12" w:rsidRPr="00A64FEA" w:rsidRDefault="00F35F12" w:rsidP="00F35F12">
      <w:pPr>
        <w:rPr>
          <w:sz w:val="16"/>
          <w:szCs w:val="16"/>
        </w:rPr>
      </w:pPr>
      <w:r w:rsidRPr="00A64FEA">
        <w:rPr>
          <w:sz w:val="16"/>
          <w:szCs w:val="16"/>
        </w:rPr>
        <w:t>1. Can we revamp investment and demand in a changing macro environment?</w:t>
      </w:r>
    </w:p>
    <w:p w14:paraId="690C0EAB" w14:textId="77777777" w:rsidR="00F35F12" w:rsidRPr="00A64FEA" w:rsidRDefault="00F35F12" w:rsidP="00F35F12">
      <w:pPr>
        <w:rPr>
          <w:sz w:val="16"/>
          <w:szCs w:val="16"/>
        </w:rPr>
      </w:pPr>
      <w:r w:rsidRPr="00A64FEA">
        <w:rPr>
          <w:rStyle w:val="StyleUnderline"/>
        </w:rPr>
        <w:t xml:space="preserve">If there is a </w:t>
      </w:r>
      <w:r w:rsidRPr="00A64FEA">
        <w:rPr>
          <w:rStyle w:val="Emphasis"/>
        </w:rPr>
        <w:t>common thread</w:t>
      </w:r>
      <w:r w:rsidRPr="00A64FEA">
        <w:rPr>
          <w:sz w:val="16"/>
          <w:szCs w:val="16"/>
        </w:rPr>
        <w:t xml:space="preserve"> in this report, </w:t>
      </w:r>
      <w:r w:rsidRPr="00A64FEA">
        <w:rPr>
          <w:rStyle w:val="StyleUnderline"/>
        </w:rPr>
        <w:t xml:space="preserve">it is the importance of </w:t>
      </w:r>
      <w:r w:rsidRPr="00A64FEA">
        <w:rPr>
          <w:rStyle w:val="Emphasis"/>
        </w:rPr>
        <w:t>investment</w:t>
      </w:r>
      <w:r w:rsidRPr="00A64FEA">
        <w:rPr>
          <w:sz w:val="16"/>
          <w:szCs w:val="16"/>
        </w:rPr>
        <w:t xml:space="preserve">. </w:t>
      </w:r>
      <w:r w:rsidRPr="00A64FEA">
        <w:rPr>
          <w:rStyle w:val="StyleUnderline"/>
        </w:rPr>
        <w:t xml:space="preserve">Fully </w:t>
      </w:r>
      <w:r w:rsidRPr="00A64FEA">
        <w:rPr>
          <w:rStyle w:val="Emphasis"/>
          <w:highlight w:val="cyan"/>
        </w:rPr>
        <w:t>half</w:t>
      </w:r>
      <w:r w:rsidRPr="00A64FEA">
        <w:rPr>
          <w:sz w:val="16"/>
          <w:szCs w:val="16"/>
        </w:rPr>
        <w:t xml:space="preserve"> </w:t>
      </w:r>
      <w:r w:rsidRPr="00A64FEA">
        <w:rPr>
          <w:rStyle w:val="StyleUnderline"/>
        </w:rPr>
        <w:t xml:space="preserve">of </w:t>
      </w:r>
      <w:r w:rsidRPr="00A64FEA">
        <w:rPr>
          <w:rStyle w:val="StyleUnderline"/>
          <w:highlight w:val="cyan"/>
        </w:rPr>
        <w:t xml:space="preserve">the </w:t>
      </w:r>
      <w:r w:rsidRPr="00A64FEA">
        <w:rPr>
          <w:rStyle w:val="Emphasis"/>
          <w:highlight w:val="cyan"/>
        </w:rPr>
        <w:t>drop-off</w:t>
      </w:r>
      <w:r w:rsidRPr="00A64FEA">
        <w:rPr>
          <w:rStyle w:val="StyleUnderline"/>
          <w:highlight w:val="cyan"/>
        </w:rPr>
        <w:t xml:space="preserve"> in </w:t>
      </w:r>
      <w:r w:rsidRPr="00A64FEA">
        <w:rPr>
          <w:rStyle w:val="Emphasis"/>
          <w:highlight w:val="cyan"/>
        </w:rPr>
        <w:t>productivity</w:t>
      </w:r>
      <w:r w:rsidRPr="00A64FEA">
        <w:rPr>
          <w:sz w:val="16"/>
          <w:szCs w:val="16"/>
        </w:rPr>
        <w:t xml:space="preserve"> growth </w:t>
      </w:r>
      <w:r w:rsidRPr="00A64FEA">
        <w:rPr>
          <w:rStyle w:val="StyleUnderline"/>
        </w:rPr>
        <w:t xml:space="preserve">in advanced economies </w:t>
      </w:r>
      <w:r w:rsidRPr="00A64FEA">
        <w:rPr>
          <w:rStyle w:val="StyleUnderline"/>
          <w:highlight w:val="cyan"/>
        </w:rPr>
        <w:t xml:space="preserve">is a </w:t>
      </w:r>
      <w:r w:rsidRPr="00A64FEA">
        <w:rPr>
          <w:rStyle w:val="Emphasis"/>
          <w:highlight w:val="cyan"/>
        </w:rPr>
        <w:t>slowdown</w:t>
      </w:r>
      <w:r w:rsidRPr="00A64FEA">
        <w:rPr>
          <w:rStyle w:val="StyleUnderline"/>
          <w:highlight w:val="cyan"/>
        </w:rPr>
        <w:t xml:space="preserve"> in </w:t>
      </w:r>
      <w:r w:rsidRPr="00A64FEA">
        <w:rPr>
          <w:rStyle w:val="Emphasis"/>
          <w:highlight w:val="cyan"/>
        </w:rPr>
        <w:t>capital deepening</w:t>
      </w:r>
      <w:r w:rsidRPr="00A64FEA">
        <w:rPr>
          <w:sz w:val="16"/>
          <w:szCs w:val="16"/>
        </w:rPr>
        <w:t xml:space="preserve"> (</w:t>
      </w:r>
      <w:r w:rsidRPr="00A64FEA">
        <w:rPr>
          <w:rStyle w:val="StyleUnderline"/>
        </w:rPr>
        <w:t>that is</w:t>
      </w:r>
      <w:r w:rsidRPr="00A64FEA">
        <w:rPr>
          <w:sz w:val="16"/>
          <w:szCs w:val="16"/>
        </w:rPr>
        <w:t xml:space="preserve">, the growth of </w:t>
      </w:r>
      <w:r w:rsidRPr="00A64FEA">
        <w:rPr>
          <w:rStyle w:val="Emphasis"/>
        </w:rPr>
        <w:t>capital</w:t>
      </w:r>
      <w:r w:rsidRPr="00A64FEA">
        <w:rPr>
          <w:rStyle w:val="StyleUnderline"/>
        </w:rPr>
        <w:t xml:space="preserve"> per </w:t>
      </w:r>
      <w:r w:rsidRPr="00A64FEA">
        <w:rPr>
          <w:rStyle w:val="Emphasis"/>
        </w:rPr>
        <w:t>worker</w:t>
      </w:r>
      <w:r w:rsidRPr="00A64FEA">
        <w:rPr>
          <w:sz w:val="16"/>
          <w:szCs w:val="16"/>
        </w:rPr>
        <w:t>). High capital deepening is also the key characteristic of emerging economies in the fast lane.</w:t>
      </w:r>
    </w:p>
    <w:p w14:paraId="0E9BACE3" w14:textId="77777777" w:rsidR="00F35F12" w:rsidRPr="00A64FEA" w:rsidRDefault="00F35F12" w:rsidP="00F35F12">
      <w:pPr>
        <w:rPr>
          <w:sz w:val="16"/>
          <w:szCs w:val="16"/>
        </w:rPr>
      </w:pPr>
      <w:r w:rsidRPr="00A64FEA">
        <w:rPr>
          <w:sz w:val="16"/>
          <w:szCs w:val="16"/>
        </w:rPr>
        <w:t xml:space="preserve">Investment flows best in </w:t>
      </w:r>
      <w:r>
        <w:rPr>
          <w:sz w:val="16"/>
          <w:szCs w:val="16"/>
        </w:rPr>
        <w:t>“</w:t>
      </w:r>
      <w:r w:rsidRPr="00A64FEA">
        <w:rPr>
          <w:sz w:val="16"/>
          <w:szCs w:val="16"/>
        </w:rPr>
        <w:t>high-pressure</w:t>
      </w:r>
      <w:r>
        <w:rPr>
          <w:sz w:val="16"/>
          <w:szCs w:val="16"/>
        </w:rPr>
        <w:t>”</w:t>
      </w:r>
      <w:r w:rsidRPr="00A64FEA">
        <w:rPr>
          <w:sz w:val="16"/>
          <w:szCs w:val="16"/>
        </w:rPr>
        <w:t xml:space="preserve"> economies that enjoy strong demand, strong growth, and low unemployment. Inflationary pressure and rising interest rates could be signs that we are leaving behind secular stagnation and entering an era of higher demand and investment. Higher real wages may motivate more capital investment, too.83 Although it is too soon to tell, some signs appear positive, particularly in the United States. Real GDP beat expectations by growing at annualized rates of 4.9 and 3.3 percent in the third and fourth quarters of 2023, respectively; this was largely driven by equally high productivity growth.84 </w:t>
      </w:r>
      <w:r w:rsidRPr="00A64FEA">
        <w:rPr>
          <w:rStyle w:val="Emphasis"/>
        </w:rPr>
        <w:t>Aggregate metrics</w:t>
      </w:r>
      <w:r w:rsidRPr="00A64FEA">
        <w:rPr>
          <w:rStyle w:val="StyleUnderline"/>
        </w:rPr>
        <w:t xml:space="preserve"> show</w:t>
      </w:r>
      <w:r w:rsidRPr="00A64FEA">
        <w:rPr>
          <w:sz w:val="16"/>
          <w:szCs w:val="16"/>
        </w:rPr>
        <w:t xml:space="preserve"> that </w:t>
      </w:r>
      <w:r w:rsidRPr="00A64FEA">
        <w:rPr>
          <w:rStyle w:val="StyleUnderline"/>
          <w:highlight w:val="cyan"/>
        </w:rPr>
        <w:t xml:space="preserve">investment is </w:t>
      </w:r>
      <w:r w:rsidRPr="00A64FEA">
        <w:rPr>
          <w:rStyle w:val="Emphasis"/>
          <w:highlight w:val="cyan"/>
        </w:rPr>
        <w:t>up</w:t>
      </w:r>
      <w:r w:rsidRPr="00A64FEA">
        <w:rPr>
          <w:rStyle w:val="StyleUnderline"/>
          <w:highlight w:val="cyan"/>
        </w:rPr>
        <w:t xml:space="preserve"> from pandemic lows</w:t>
      </w:r>
      <w:r w:rsidRPr="00A64FEA">
        <w:rPr>
          <w:sz w:val="16"/>
          <w:szCs w:val="16"/>
        </w:rPr>
        <w:t xml:space="preserve">, though it still has a long way to go. Anecdotally, </w:t>
      </w:r>
      <w:r w:rsidRPr="00A64FEA">
        <w:rPr>
          <w:rStyle w:val="StyleUnderline"/>
        </w:rPr>
        <w:t>the big five US tech firms spent</w:t>
      </w:r>
      <w:r w:rsidRPr="00A64FEA">
        <w:rPr>
          <w:sz w:val="16"/>
          <w:szCs w:val="16"/>
        </w:rPr>
        <w:t xml:space="preserve"> $</w:t>
      </w:r>
      <w:r w:rsidRPr="00A64FEA">
        <w:rPr>
          <w:rStyle w:val="Emphasis"/>
        </w:rPr>
        <w:t>350 billion</w:t>
      </w:r>
      <w:r w:rsidRPr="00A64FEA">
        <w:rPr>
          <w:sz w:val="16"/>
          <w:szCs w:val="16"/>
        </w:rPr>
        <w:t xml:space="preserve"> among them </w:t>
      </w:r>
      <w:r w:rsidRPr="00A64FEA">
        <w:rPr>
          <w:rStyle w:val="StyleUnderline"/>
        </w:rPr>
        <w:t>on R&amp;D</w:t>
      </w:r>
      <w:r w:rsidRPr="00A64FEA">
        <w:rPr>
          <w:sz w:val="16"/>
          <w:szCs w:val="16"/>
        </w:rPr>
        <w:t xml:space="preserve"> and capital expenditures in 2022, as part of a race for supremacy in AI and the cloud.85 </w:t>
      </w:r>
      <w:r w:rsidRPr="00A64FEA">
        <w:rPr>
          <w:rStyle w:val="StyleUnderline"/>
        </w:rPr>
        <w:t>Construction activity in the US manufacturing sector is</w:t>
      </w:r>
      <w:r w:rsidRPr="00A64FEA">
        <w:rPr>
          <w:sz w:val="16"/>
          <w:szCs w:val="16"/>
        </w:rPr>
        <w:t xml:space="preserve"> two to </w:t>
      </w:r>
      <w:r w:rsidRPr="00A64FEA">
        <w:rPr>
          <w:rStyle w:val="Emphasis"/>
        </w:rPr>
        <w:t>three times</w:t>
      </w:r>
      <w:r w:rsidRPr="00A64FEA">
        <w:rPr>
          <w:rStyle w:val="StyleUnderline"/>
        </w:rPr>
        <w:t xml:space="preserve"> its normal level</w:t>
      </w:r>
      <w:r w:rsidRPr="00A64FEA">
        <w:rPr>
          <w:sz w:val="16"/>
          <w:szCs w:val="16"/>
        </w:rPr>
        <w:t xml:space="preserve">, </w:t>
      </w:r>
      <w:r w:rsidRPr="00A64FEA">
        <w:rPr>
          <w:rStyle w:val="StyleUnderline"/>
        </w:rPr>
        <w:t>driven</w:t>
      </w:r>
      <w:r w:rsidRPr="00A64FEA">
        <w:rPr>
          <w:sz w:val="16"/>
          <w:szCs w:val="16"/>
        </w:rPr>
        <w:t xml:space="preserve"> in part </w:t>
      </w:r>
      <w:r w:rsidRPr="00A64FEA">
        <w:rPr>
          <w:rStyle w:val="StyleUnderline"/>
        </w:rPr>
        <w:t xml:space="preserve">by a rush to build </w:t>
      </w:r>
      <w:r w:rsidRPr="00A64FEA">
        <w:rPr>
          <w:rStyle w:val="Emphasis"/>
        </w:rPr>
        <w:t>battery</w:t>
      </w:r>
      <w:r w:rsidRPr="00A64FEA">
        <w:rPr>
          <w:sz w:val="16"/>
          <w:szCs w:val="16"/>
        </w:rPr>
        <w:t xml:space="preserve"> </w:t>
      </w:r>
      <w:r w:rsidRPr="00A64FEA">
        <w:rPr>
          <w:rStyle w:val="StyleUnderline"/>
        </w:rPr>
        <w:t>supply chains</w:t>
      </w:r>
      <w:r w:rsidRPr="00A64FEA">
        <w:rPr>
          <w:sz w:val="16"/>
          <w:szCs w:val="16"/>
        </w:rPr>
        <w:t>.86</w:t>
      </w:r>
    </w:p>
    <w:p w14:paraId="05443020" w14:textId="77777777" w:rsidR="00F35F12" w:rsidRPr="00A64FEA" w:rsidRDefault="00F35F12" w:rsidP="00F35F12">
      <w:pPr>
        <w:rPr>
          <w:sz w:val="16"/>
          <w:szCs w:val="16"/>
        </w:rPr>
      </w:pPr>
      <w:r w:rsidRPr="00A64FEA">
        <w:rPr>
          <w:rStyle w:val="StyleUnderline"/>
        </w:rPr>
        <w:t>Advanced economies might</w:t>
      </w:r>
      <w:r w:rsidRPr="00A64FEA">
        <w:rPr>
          <w:sz w:val="16"/>
          <w:szCs w:val="16"/>
        </w:rPr>
        <w:t xml:space="preserve"> also </w:t>
      </w:r>
      <w:r w:rsidRPr="00A64FEA">
        <w:rPr>
          <w:rStyle w:val="StyleUnderline"/>
        </w:rPr>
        <w:t xml:space="preserve">tilt </w:t>
      </w:r>
      <w:r w:rsidRPr="00A64FEA">
        <w:rPr>
          <w:rStyle w:val="Emphasis"/>
        </w:rPr>
        <w:t>regulatory conditions</w:t>
      </w:r>
      <w:r w:rsidRPr="00A64FEA">
        <w:rPr>
          <w:sz w:val="16"/>
          <w:szCs w:val="16"/>
        </w:rPr>
        <w:t xml:space="preserve"> </w:t>
      </w:r>
      <w:r w:rsidRPr="00A64FEA">
        <w:rPr>
          <w:rStyle w:val="StyleUnderline"/>
        </w:rPr>
        <w:t xml:space="preserve">in favor of </w:t>
      </w:r>
      <w:r w:rsidRPr="00A64FEA">
        <w:rPr>
          <w:rStyle w:val="Emphasis"/>
        </w:rPr>
        <w:t>investment</w:t>
      </w:r>
      <w:r w:rsidRPr="00A64FEA">
        <w:rPr>
          <w:sz w:val="16"/>
          <w:szCs w:val="16"/>
        </w:rPr>
        <w:t xml:space="preserve"> and innovation. Priorities would include reducing unwarranted burden and complexity (for example, for permits to build renewable power), more effective market regulation, fixing land markets to facilitate building, and better intellectual property and competition policies. Creating the right balance of competition and </w:t>
      </w:r>
      <w:r w:rsidRPr="00A64FEA">
        <w:rPr>
          <w:rStyle w:val="Emphasis"/>
        </w:rPr>
        <w:t>entrepreneurship</w:t>
      </w:r>
      <w:r w:rsidRPr="00A64FEA">
        <w:rPr>
          <w:sz w:val="16"/>
          <w:szCs w:val="16"/>
        </w:rPr>
        <w:t xml:space="preserve"> would </w:t>
      </w:r>
      <w:r w:rsidRPr="00A64FEA">
        <w:rPr>
          <w:rStyle w:val="StyleUnderline"/>
        </w:rPr>
        <w:t xml:space="preserve">motivate </w:t>
      </w:r>
      <w:r w:rsidRPr="00A64FEA">
        <w:rPr>
          <w:rStyle w:val="Emphasis"/>
        </w:rPr>
        <w:t>new waves</w:t>
      </w:r>
      <w:r w:rsidRPr="00A64FEA">
        <w:rPr>
          <w:rStyle w:val="StyleUnderline"/>
        </w:rPr>
        <w:t xml:space="preserve"> of investment</w:t>
      </w:r>
      <w:r w:rsidRPr="00A64FEA">
        <w:rPr>
          <w:sz w:val="16"/>
          <w:szCs w:val="16"/>
        </w:rPr>
        <w:t xml:space="preserve">. </w:t>
      </w:r>
      <w:r w:rsidRPr="00A64FEA">
        <w:rPr>
          <w:rStyle w:val="StyleUnderline"/>
        </w:rPr>
        <w:t xml:space="preserve">In the </w:t>
      </w:r>
      <w:r w:rsidRPr="00A64FEA">
        <w:rPr>
          <w:rStyle w:val="Emphasis"/>
        </w:rPr>
        <w:t>U</w:t>
      </w:r>
      <w:r w:rsidRPr="00A64FEA">
        <w:rPr>
          <w:sz w:val="16"/>
          <w:szCs w:val="16"/>
        </w:rPr>
        <w:t xml:space="preserve">nited </w:t>
      </w:r>
      <w:r w:rsidRPr="00A64FEA">
        <w:rPr>
          <w:rStyle w:val="Emphasis"/>
        </w:rPr>
        <w:t>S</w:t>
      </w:r>
      <w:r w:rsidRPr="00A64FEA">
        <w:rPr>
          <w:sz w:val="16"/>
          <w:szCs w:val="16"/>
        </w:rPr>
        <w:t xml:space="preserve">tates, </w:t>
      </w:r>
      <w:r w:rsidRPr="00A64FEA">
        <w:rPr>
          <w:rStyle w:val="StyleUnderline"/>
        </w:rPr>
        <w:t xml:space="preserve">business dynamism </w:t>
      </w:r>
      <w:r w:rsidRPr="00A64FEA">
        <w:rPr>
          <w:rStyle w:val="Emphasis"/>
        </w:rPr>
        <w:t>shot up</w:t>
      </w:r>
      <w:r w:rsidRPr="00A64FEA">
        <w:rPr>
          <w:sz w:val="16"/>
          <w:szCs w:val="16"/>
        </w:rPr>
        <w:t xml:space="preserve"> in 2020 </w:t>
      </w:r>
      <w:r w:rsidRPr="00A64FEA">
        <w:rPr>
          <w:rStyle w:val="StyleUnderline"/>
        </w:rPr>
        <w:t xml:space="preserve">and </w:t>
      </w:r>
      <w:r w:rsidRPr="00A64FEA">
        <w:rPr>
          <w:rStyle w:val="Emphasis"/>
        </w:rPr>
        <w:t>kept pace</w:t>
      </w:r>
      <w:r w:rsidRPr="00A64FEA">
        <w:rPr>
          <w:sz w:val="16"/>
          <w:szCs w:val="16"/>
        </w:rPr>
        <w:t xml:space="preserve"> through 2023.87</w:t>
      </w:r>
    </w:p>
    <w:p w14:paraId="23F6DCD2" w14:textId="77777777" w:rsidR="00F35F12" w:rsidRPr="00A64FEA" w:rsidRDefault="00F35F12" w:rsidP="00F35F12">
      <w:pPr>
        <w:rPr>
          <w:sz w:val="16"/>
          <w:szCs w:val="16"/>
        </w:rPr>
      </w:pPr>
      <w:r w:rsidRPr="00A64FEA">
        <w:rPr>
          <w:sz w:val="16"/>
          <w:szCs w:val="16"/>
        </w:rPr>
        <w:t xml:space="preserve">Emerging economies would benefit from public and private investment in urban infrastructure and in the public services and worker skills that make cities function. While people moving from farms to cities is a major lever for productivity growth, it can result in </w:t>
      </w:r>
      <w:r>
        <w:rPr>
          <w:sz w:val="16"/>
          <w:szCs w:val="16"/>
        </w:rPr>
        <w:t>“</w:t>
      </w:r>
      <w:r w:rsidRPr="00A64FEA">
        <w:rPr>
          <w:sz w:val="16"/>
          <w:szCs w:val="16"/>
        </w:rPr>
        <w:t>sterile agglomeration</w:t>
      </w:r>
      <w:r>
        <w:rPr>
          <w:sz w:val="16"/>
          <w:szCs w:val="16"/>
        </w:rPr>
        <w:t>”</w:t>
      </w:r>
      <w:r w:rsidRPr="00A64FEA">
        <w:rPr>
          <w:sz w:val="16"/>
          <w:szCs w:val="16"/>
        </w:rPr>
        <w:t xml:space="preserve"> without the right hard and soft investments.88 The focus can also extend to secondary cities with large potential.89 This requires creating savings or borrowing power to unleash that investment. However, emerging economies may find funding hard to come by. In the aftermath of the COVID-19 crisis, growing debt distress could be a limitation, and investors may be more attracted to the higher interest rates available again in advanced economies.90</w:t>
      </w:r>
    </w:p>
    <w:p w14:paraId="508229AC" w14:textId="77777777" w:rsidR="00F35F12" w:rsidRPr="00D4319F" w:rsidRDefault="00F35F12" w:rsidP="00F35F12">
      <w:pPr>
        <w:rPr>
          <w:sz w:val="16"/>
          <w:szCs w:val="16"/>
        </w:rPr>
      </w:pPr>
      <w:r w:rsidRPr="00A64FEA">
        <w:rPr>
          <w:rStyle w:val="StyleUnderline"/>
          <w:highlight w:val="cyan"/>
        </w:rPr>
        <w:t xml:space="preserve">An </w:t>
      </w:r>
      <w:r w:rsidRPr="00A64FEA">
        <w:rPr>
          <w:rStyle w:val="Emphasis"/>
          <w:highlight w:val="cyan"/>
        </w:rPr>
        <w:t>attractive business environment</w:t>
      </w:r>
      <w:r w:rsidRPr="00A64FEA">
        <w:rPr>
          <w:rStyle w:val="StyleUnderline"/>
        </w:rPr>
        <w:t xml:space="preserve"> therefore becomes</w:t>
      </w:r>
      <w:r w:rsidRPr="00A64FEA">
        <w:rPr>
          <w:sz w:val="16"/>
          <w:szCs w:val="16"/>
        </w:rPr>
        <w:t xml:space="preserve"> even more </w:t>
      </w:r>
      <w:r w:rsidRPr="00A64FEA">
        <w:rPr>
          <w:rStyle w:val="Emphasis"/>
        </w:rPr>
        <w:t>important</w:t>
      </w:r>
      <w:r w:rsidRPr="00A64FEA">
        <w:rPr>
          <w:sz w:val="16"/>
          <w:szCs w:val="16"/>
        </w:rPr>
        <w:t xml:space="preserve">. </w:t>
      </w:r>
      <w:r w:rsidRPr="00A64FEA">
        <w:rPr>
          <w:rStyle w:val="StyleUnderline"/>
        </w:rPr>
        <w:t>This includes</w:t>
      </w:r>
      <w:r w:rsidRPr="00A64FEA">
        <w:rPr>
          <w:sz w:val="16"/>
          <w:szCs w:val="16"/>
        </w:rPr>
        <w:t xml:space="preserve"> low corruption, </w:t>
      </w:r>
      <w:r w:rsidRPr="00A64FEA">
        <w:rPr>
          <w:rStyle w:val="Emphasis"/>
        </w:rPr>
        <w:t>nimble</w:t>
      </w:r>
      <w:r w:rsidRPr="00A64FEA">
        <w:rPr>
          <w:rStyle w:val="StyleUnderline"/>
        </w:rPr>
        <w:t xml:space="preserve"> regulation</w:t>
      </w:r>
      <w:r w:rsidRPr="00A64FEA">
        <w:rPr>
          <w:sz w:val="16"/>
          <w:szCs w:val="16"/>
        </w:rPr>
        <w:t xml:space="preserve">, high-quality financial markets, and macroeconomic stability, all of which have proved to be persistent challenges in many parts of the world. </w:t>
      </w:r>
      <w:r w:rsidRPr="00A64FEA">
        <w:rPr>
          <w:rStyle w:val="StyleUnderline"/>
        </w:rPr>
        <w:t>Solving these</w:t>
      </w:r>
      <w:r w:rsidRPr="00A64FEA">
        <w:rPr>
          <w:sz w:val="16"/>
          <w:szCs w:val="16"/>
        </w:rPr>
        <w:t xml:space="preserve"> </w:t>
      </w:r>
      <w:r w:rsidRPr="00A64FEA">
        <w:rPr>
          <w:rStyle w:val="StyleUnderline"/>
        </w:rPr>
        <w:t>issues would</w:t>
      </w:r>
      <w:r w:rsidRPr="00A64FEA">
        <w:rPr>
          <w:sz w:val="16"/>
          <w:szCs w:val="16"/>
        </w:rPr>
        <w:t xml:space="preserve"> not only help attract foreign capital but also </w:t>
      </w:r>
      <w:r w:rsidRPr="00A64FEA">
        <w:rPr>
          <w:rStyle w:val="StyleUnderline"/>
          <w:highlight w:val="cyan"/>
        </w:rPr>
        <w:t>activate</w:t>
      </w:r>
      <w:r w:rsidRPr="00A64FEA">
        <w:rPr>
          <w:rStyle w:val="StyleUnderline"/>
        </w:rPr>
        <w:t xml:space="preserve"> </w:t>
      </w:r>
      <w:r w:rsidRPr="00A64FEA">
        <w:rPr>
          <w:rStyle w:val="StyleUnderline"/>
          <w:highlight w:val="cyan"/>
        </w:rPr>
        <w:t>the</w:t>
      </w:r>
      <w:r w:rsidRPr="00A64FEA">
        <w:rPr>
          <w:rStyle w:val="StyleUnderline"/>
        </w:rPr>
        <w:t xml:space="preserve"> </w:t>
      </w:r>
      <w:r w:rsidRPr="00A64FEA">
        <w:rPr>
          <w:rStyle w:val="Emphasis"/>
        </w:rPr>
        <w:t xml:space="preserve">virtuous </w:t>
      </w:r>
      <w:r w:rsidRPr="00A64FEA">
        <w:rPr>
          <w:rStyle w:val="Emphasis"/>
          <w:highlight w:val="cyan"/>
        </w:rPr>
        <w:t>cycle</w:t>
      </w:r>
      <w:r w:rsidRPr="00A64FEA">
        <w:rPr>
          <w:rStyle w:val="StyleUnderline"/>
        </w:rPr>
        <w:t xml:space="preserve"> of </w:t>
      </w:r>
      <w:r w:rsidRPr="00A64FEA">
        <w:rPr>
          <w:rStyle w:val="Emphasis"/>
        </w:rPr>
        <w:t>rising productivity</w:t>
      </w:r>
      <w:r w:rsidRPr="00A64FEA">
        <w:rPr>
          <w:sz w:val="16"/>
          <w:szCs w:val="16"/>
        </w:rPr>
        <w:t xml:space="preserve">, incomes, demand, and domestic savings. </w:t>
      </w:r>
      <w:r w:rsidRPr="00A64FEA">
        <w:rPr>
          <w:rStyle w:val="Emphasis"/>
        </w:rPr>
        <w:t>Greater investment</w:t>
      </w:r>
      <w:r w:rsidRPr="00A64FEA">
        <w:rPr>
          <w:sz w:val="16"/>
          <w:szCs w:val="16"/>
        </w:rPr>
        <w:t xml:space="preserve"> </w:t>
      </w:r>
      <w:r w:rsidRPr="00A64FEA">
        <w:rPr>
          <w:rStyle w:val="StyleUnderline"/>
        </w:rPr>
        <w:t xml:space="preserve">in a more favorable business environment would </w:t>
      </w:r>
      <w:r w:rsidRPr="00A64FEA">
        <w:rPr>
          <w:rStyle w:val="StyleUnderline"/>
          <w:highlight w:val="cyan"/>
        </w:rPr>
        <w:t xml:space="preserve">help businesses </w:t>
      </w:r>
      <w:r w:rsidRPr="00A64FEA">
        <w:rPr>
          <w:rStyle w:val="Emphasis"/>
          <w:highlight w:val="cyan"/>
        </w:rPr>
        <w:t>grow</w:t>
      </w:r>
      <w:r w:rsidRPr="00A64FEA">
        <w:rPr>
          <w:sz w:val="16"/>
          <w:szCs w:val="16"/>
        </w:rPr>
        <w:t xml:space="preserve">, </w:t>
      </w:r>
      <w:r w:rsidRPr="00A64FEA">
        <w:rPr>
          <w:rStyle w:val="StyleUnderline"/>
          <w:highlight w:val="cyan"/>
        </w:rPr>
        <w:t>allowing them</w:t>
      </w:r>
      <w:r w:rsidRPr="00A64FEA">
        <w:rPr>
          <w:sz w:val="16"/>
          <w:szCs w:val="16"/>
        </w:rPr>
        <w:t xml:space="preserve"> in turn </w:t>
      </w:r>
      <w:r w:rsidRPr="00A64FEA">
        <w:rPr>
          <w:rStyle w:val="StyleUnderline"/>
          <w:highlight w:val="cyan"/>
        </w:rPr>
        <w:t xml:space="preserve">to </w:t>
      </w:r>
      <w:r w:rsidRPr="00A64FEA">
        <w:rPr>
          <w:rStyle w:val="Emphasis"/>
          <w:highlight w:val="cyan"/>
        </w:rPr>
        <w:t>invest</w:t>
      </w:r>
      <w:r w:rsidRPr="00A64FEA">
        <w:rPr>
          <w:rStyle w:val="StyleUnderline"/>
        </w:rPr>
        <w:t xml:space="preserve"> in</w:t>
      </w:r>
      <w:r w:rsidRPr="00A64FEA">
        <w:rPr>
          <w:sz w:val="16"/>
          <w:szCs w:val="16"/>
        </w:rPr>
        <w:t xml:space="preserve"> </w:t>
      </w:r>
      <w:r w:rsidRPr="00A64FEA">
        <w:rPr>
          <w:rStyle w:val="StyleUnderline"/>
        </w:rPr>
        <w:t xml:space="preserve">productive </w:t>
      </w:r>
      <w:r w:rsidRPr="00A64FEA">
        <w:rPr>
          <w:rStyle w:val="Emphasis"/>
        </w:rPr>
        <w:t>capital</w:t>
      </w:r>
      <w:r w:rsidRPr="00A64FEA">
        <w:rPr>
          <w:sz w:val="16"/>
          <w:szCs w:val="16"/>
        </w:rPr>
        <w:t xml:space="preserve">, </w:t>
      </w:r>
      <w:r w:rsidRPr="00A64FEA">
        <w:rPr>
          <w:rStyle w:val="Emphasis"/>
          <w:highlight w:val="cyan"/>
        </w:rPr>
        <w:t>hire</w:t>
      </w:r>
      <w:r w:rsidRPr="00A64FEA">
        <w:rPr>
          <w:sz w:val="16"/>
          <w:szCs w:val="16"/>
        </w:rPr>
        <w:t xml:space="preserve"> and develop talent, </w:t>
      </w:r>
      <w:r w:rsidRPr="00A64FEA">
        <w:rPr>
          <w:rStyle w:val="StyleUnderline"/>
          <w:highlight w:val="cyan"/>
        </w:rPr>
        <w:t xml:space="preserve">pay </w:t>
      </w:r>
      <w:r w:rsidRPr="00A64FEA">
        <w:rPr>
          <w:rStyle w:val="Emphasis"/>
          <w:highlight w:val="cyan"/>
        </w:rPr>
        <w:t>higher</w:t>
      </w:r>
      <w:r w:rsidRPr="00A64FEA">
        <w:rPr>
          <w:rStyle w:val="StyleUnderline"/>
          <w:highlight w:val="cyan"/>
        </w:rPr>
        <w:t xml:space="preserve"> wages</w:t>
      </w:r>
      <w:r w:rsidRPr="00A64FEA">
        <w:rPr>
          <w:sz w:val="16"/>
          <w:szCs w:val="16"/>
        </w:rPr>
        <w:t xml:space="preserve">, </w:t>
      </w:r>
      <w:r w:rsidRPr="00A64FEA">
        <w:rPr>
          <w:rStyle w:val="StyleUnderline"/>
          <w:highlight w:val="cyan"/>
        </w:rPr>
        <w:t xml:space="preserve">and </w:t>
      </w:r>
      <w:r w:rsidRPr="00A64FEA">
        <w:rPr>
          <w:rStyle w:val="Emphasis"/>
          <w:highlight w:val="cyan"/>
        </w:rPr>
        <w:t>compete</w:t>
      </w:r>
      <w:r w:rsidRPr="00A64FEA">
        <w:rPr>
          <w:sz w:val="16"/>
          <w:szCs w:val="16"/>
        </w:rPr>
        <w:t xml:space="preserve"> </w:t>
      </w:r>
      <w:r w:rsidRPr="00A64FEA">
        <w:rPr>
          <w:rStyle w:val="StyleUnderline"/>
        </w:rPr>
        <w:t>in international markets</w:t>
      </w:r>
      <w:r w:rsidRPr="00A64FEA">
        <w:rPr>
          <w:sz w:val="16"/>
          <w:szCs w:val="16"/>
        </w:rPr>
        <w:t>. Developing large leading firms while keeping up competitive pressure would be a major spur of productivity growth in emerging economies.</w:t>
      </w:r>
    </w:p>
    <w:p w14:paraId="2C858CF8" w14:textId="77777777" w:rsidR="00F35F12" w:rsidRPr="00AA625B" w:rsidRDefault="00F35F12" w:rsidP="00F35F12">
      <w:pPr>
        <w:pStyle w:val="Heading4"/>
      </w:pPr>
      <w:r>
        <w:t xml:space="preserve">Their warrant is </w:t>
      </w:r>
      <w:r w:rsidRPr="00B50B2E">
        <w:rPr>
          <w:u w:val="single"/>
        </w:rPr>
        <w:t>innovation</w:t>
      </w:r>
      <w:r>
        <w:t xml:space="preserve">. That’s a </w:t>
      </w:r>
      <w:r w:rsidRPr="00736066">
        <w:rPr>
          <w:u w:val="single"/>
        </w:rPr>
        <w:t>new link</w:t>
      </w:r>
      <w:r>
        <w:t>---u</w:t>
      </w:r>
      <w:r w:rsidRPr="00AA625B">
        <w:t xml:space="preserve">nionization </w:t>
      </w:r>
      <w:r>
        <w:t>kills it</w:t>
      </w:r>
      <w:r w:rsidRPr="00AA625B">
        <w:t>.</w:t>
      </w:r>
    </w:p>
    <w:p w14:paraId="1A7DC5A3" w14:textId="77777777" w:rsidR="00F35F12" w:rsidRPr="00AA625B" w:rsidRDefault="00F35F12" w:rsidP="00F35F12">
      <w:r w:rsidRPr="00AA625B">
        <w:rPr>
          <w:rStyle w:val="Style13ptBold"/>
        </w:rPr>
        <w:t>Bradley ’17</w:t>
      </w:r>
      <w:r w:rsidRPr="00AA625B">
        <w:t xml:space="preserve"> [Daniel, Incheol Kim, and Xuan Tian; 2017; PhD, Professor in the School of Business and Finance AND Chair in Finance and Sustainability, University of Southern Florida; PhD, Associate Professor in Finance, University of Texas Rio Grande Valley; Chair and Professor of Finance, Tsinghua University; Management Science, “Do unions affect innovation?” vol. 63]</w:t>
      </w:r>
    </w:p>
    <w:p w14:paraId="6613B2E3" w14:textId="77777777" w:rsidR="00F35F12" w:rsidRPr="00AA625B" w:rsidRDefault="00F35F12" w:rsidP="00F35F12">
      <w:pPr>
        <w:rPr>
          <w:sz w:val="16"/>
          <w:szCs w:val="16"/>
        </w:rPr>
      </w:pPr>
      <w:r w:rsidRPr="00AA625B">
        <w:rPr>
          <w:sz w:val="16"/>
          <w:szCs w:val="16"/>
        </w:rPr>
        <w:t xml:space="preserve">An alternative hypothesis makes the opposite empirical prediction. </w:t>
      </w:r>
      <w:r w:rsidRPr="00AA625B">
        <w:rPr>
          <w:rStyle w:val="Emphasis"/>
          <w:highlight w:val="cyan"/>
        </w:rPr>
        <w:t>Unionization</w:t>
      </w:r>
      <w:r w:rsidRPr="00AA625B">
        <w:rPr>
          <w:sz w:val="16"/>
          <w:szCs w:val="16"/>
        </w:rPr>
        <w:t xml:space="preserve"> may </w:t>
      </w:r>
      <w:r w:rsidRPr="00AA625B">
        <w:rPr>
          <w:rStyle w:val="StyleUnderline"/>
        </w:rPr>
        <w:t xml:space="preserve">create </w:t>
      </w:r>
      <w:r w:rsidRPr="00AA625B">
        <w:rPr>
          <w:rStyle w:val="Emphasis"/>
        </w:rPr>
        <w:t>misaligned incentives</w:t>
      </w:r>
      <w:r w:rsidRPr="00AA625B">
        <w:rPr>
          <w:rStyle w:val="StyleUnderline"/>
        </w:rPr>
        <w:t xml:space="preserve"> among employees and </w:t>
      </w:r>
      <w:r w:rsidRPr="00AA625B">
        <w:rPr>
          <w:rStyle w:val="Emphasis"/>
          <w:highlight w:val="cyan"/>
        </w:rPr>
        <w:t>impede</w:t>
      </w:r>
      <w:r w:rsidRPr="00AA625B">
        <w:rPr>
          <w:sz w:val="16"/>
          <w:szCs w:val="16"/>
        </w:rPr>
        <w:t xml:space="preserve"> firm </w:t>
      </w:r>
      <w:r w:rsidRPr="00AA625B">
        <w:rPr>
          <w:rStyle w:val="Emphasis"/>
          <w:highlight w:val="cyan"/>
        </w:rPr>
        <w:t>innovation</w:t>
      </w:r>
      <w:r w:rsidRPr="00AA625B">
        <w:rPr>
          <w:sz w:val="16"/>
          <w:szCs w:val="16"/>
        </w:rPr>
        <w:t xml:space="preserve">. There are at least three plausible reasons for such a reduction in innovation. </w:t>
      </w:r>
      <w:r w:rsidRPr="00AA625B">
        <w:rPr>
          <w:rStyle w:val="Emphasis"/>
        </w:rPr>
        <w:t>First</w:t>
      </w:r>
      <w:r w:rsidRPr="00AA625B">
        <w:rPr>
          <w:sz w:val="16"/>
          <w:szCs w:val="16"/>
        </w:rPr>
        <w:t xml:space="preserve">, </w:t>
      </w:r>
      <w:r w:rsidRPr="00AA625B">
        <w:rPr>
          <w:rStyle w:val="StyleUnderline"/>
        </w:rPr>
        <w:t xml:space="preserve">because </w:t>
      </w:r>
      <w:r w:rsidRPr="00AA625B">
        <w:rPr>
          <w:rStyle w:val="StyleUnderline"/>
          <w:highlight w:val="cyan"/>
        </w:rPr>
        <w:t>innovation requires</w:t>
      </w:r>
      <w:r w:rsidRPr="00AA625B">
        <w:rPr>
          <w:sz w:val="16"/>
          <w:szCs w:val="16"/>
        </w:rPr>
        <w:t xml:space="preserve"> </w:t>
      </w:r>
      <w:r w:rsidRPr="00AA625B">
        <w:rPr>
          <w:rStyle w:val="StyleUnderline"/>
        </w:rPr>
        <w:t xml:space="preserve">considerable </w:t>
      </w:r>
      <w:r w:rsidRPr="00AA625B">
        <w:rPr>
          <w:rStyle w:val="Emphasis"/>
          <w:highlight w:val="cyan"/>
        </w:rPr>
        <w:t>investment</w:t>
      </w:r>
      <w:r w:rsidRPr="00AA625B">
        <w:rPr>
          <w:sz w:val="16"/>
          <w:szCs w:val="16"/>
        </w:rPr>
        <w:t xml:space="preserve"> </w:t>
      </w:r>
      <w:r w:rsidRPr="00AA625B">
        <w:rPr>
          <w:rStyle w:val="StyleUnderline"/>
        </w:rPr>
        <w:t>in</w:t>
      </w:r>
      <w:r w:rsidRPr="00AA625B">
        <w:rPr>
          <w:sz w:val="16"/>
          <w:szCs w:val="16"/>
        </w:rPr>
        <w:t xml:space="preserve"> intangible </w:t>
      </w:r>
      <w:r w:rsidRPr="00AA625B">
        <w:rPr>
          <w:rStyle w:val="StyleUnderline"/>
        </w:rPr>
        <w:t>assets such as</w:t>
      </w:r>
      <w:r w:rsidRPr="00AA625B">
        <w:rPr>
          <w:sz w:val="16"/>
          <w:szCs w:val="16"/>
        </w:rPr>
        <w:t xml:space="preserve"> research and development (</w:t>
      </w:r>
      <w:r w:rsidRPr="00AA625B">
        <w:rPr>
          <w:rStyle w:val="Emphasis"/>
        </w:rPr>
        <w:t>R&amp;D</w:t>
      </w:r>
      <w:r w:rsidRPr="00AA625B">
        <w:rPr>
          <w:sz w:val="16"/>
          <w:szCs w:val="16"/>
        </w:rPr>
        <w:t xml:space="preserve">) </w:t>
      </w:r>
      <w:r w:rsidRPr="00AA625B">
        <w:rPr>
          <w:sz w:val="16"/>
          <w:szCs w:val="16"/>
        </w:rPr>
        <w:lastRenderedPageBreak/>
        <w:t xml:space="preserve">contracts that effectively motivate innovation are almost always incomplete. </w:t>
      </w:r>
      <w:r w:rsidRPr="00AA625B">
        <w:rPr>
          <w:rStyle w:val="StyleUnderline"/>
          <w:highlight w:val="cyan"/>
        </w:rPr>
        <w:t>Once</w:t>
      </w:r>
      <w:r w:rsidRPr="00AA625B">
        <w:rPr>
          <w:rStyle w:val="StyleUnderline"/>
        </w:rPr>
        <w:t xml:space="preserve"> the </w:t>
      </w:r>
      <w:r w:rsidRPr="00AA625B">
        <w:rPr>
          <w:rStyle w:val="Emphasis"/>
        </w:rPr>
        <w:t>investment</w:t>
      </w:r>
      <w:r w:rsidRPr="00AA625B">
        <w:rPr>
          <w:rStyle w:val="StyleUnderline"/>
        </w:rPr>
        <w:t xml:space="preserve"> has been </w:t>
      </w:r>
      <w:r w:rsidRPr="00AA625B">
        <w:rPr>
          <w:rStyle w:val="Emphasis"/>
          <w:highlight w:val="cyan"/>
        </w:rPr>
        <w:t>made</w:t>
      </w:r>
      <w:r w:rsidRPr="00AA625B">
        <w:rPr>
          <w:sz w:val="16"/>
          <w:szCs w:val="16"/>
        </w:rPr>
        <w:t xml:space="preserve"> and the innovation process begins, </w:t>
      </w:r>
      <w:r w:rsidRPr="00AA625B">
        <w:rPr>
          <w:rStyle w:val="StyleUnderline"/>
          <w:highlight w:val="cyan"/>
        </w:rPr>
        <w:t>workers</w:t>
      </w:r>
      <w:r w:rsidRPr="00AA625B">
        <w:rPr>
          <w:sz w:val="16"/>
          <w:szCs w:val="16"/>
        </w:rPr>
        <w:t xml:space="preserve"> may </w:t>
      </w:r>
      <w:r w:rsidRPr="00AA625B">
        <w:rPr>
          <w:rStyle w:val="StyleUnderline"/>
        </w:rPr>
        <w:t xml:space="preserve">have incentives to </w:t>
      </w:r>
      <w:r w:rsidRPr="00AA625B">
        <w:rPr>
          <w:rStyle w:val="Emphasis"/>
          <w:highlight w:val="cyan"/>
        </w:rPr>
        <w:t>expropriate rents</w:t>
      </w:r>
      <w:r w:rsidRPr="00AA625B">
        <w:rPr>
          <w:sz w:val="16"/>
          <w:szCs w:val="16"/>
          <w:highlight w:val="cyan"/>
        </w:rPr>
        <w:t xml:space="preserve"> </w:t>
      </w:r>
      <w:r w:rsidRPr="00AA625B">
        <w:rPr>
          <w:rStyle w:val="StyleUnderline"/>
          <w:highlight w:val="cyan"/>
        </w:rPr>
        <w:t xml:space="preserve">by demanding </w:t>
      </w:r>
      <w:r w:rsidRPr="00AA625B">
        <w:rPr>
          <w:rStyle w:val="Emphasis"/>
          <w:highlight w:val="cyan"/>
        </w:rPr>
        <w:t>higher wage</w:t>
      </w:r>
      <w:r w:rsidRPr="00AA625B">
        <w:rPr>
          <w:sz w:val="16"/>
          <w:szCs w:val="16"/>
        </w:rPr>
        <w:t xml:space="preserve"> concession</w:t>
      </w:r>
      <w:r w:rsidRPr="00AA625B">
        <w:rPr>
          <w:rStyle w:val="Emphasis"/>
          <w:highlight w:val="cyan"/>
        </w:rPr>
        <w:t>s</w:t>
      </w:r>
      <w:r w:rsidRPr="00AA625B">
        <w:rPr>
          <w:sz w:val="16"/>
          <w:szCs w:val="16"/>
        </w:rPr>
        <w:t xml:space="preserve"> </w:t>
      </w:r>
      <w:r w:rsidRPr="00AA625B">
        <w:rPr>
          <w:rStyle w:val="Emphasis"/>
        </w:rPr>
        <w:t>recognizing</w:t>
      </w:r>
      <w:r w:rsidRPr="00AA625B">
        <w:rPr>
          <w:rStyle w:val="StyleUnderline"/>
        </w:rPr>
        <w:t xml:space="preserve"> that the costs are </w:t>
      </w:r>
      <w:r w:rsidRPr="00AA625B">
        <w:rPr>
          <w:rStyle w:val="Emphasis"/>
        </w:rPr>
        <w:t>sunk</w:t>
      </w:r>
      <w:r w:rsidRPr="00AA625B">
        <w:rPr>
          <w:sz w:val="16"/>
          <w:szCs w:val="16"/>
        </w:rPr>
        <w:t xml:space="preserve">. </w:t>
      </w:r>
      <w:r w:rsidRPr="00AA625B">
        <w:rPr>
          <w:rStyle w:val="StyleUnderline"/>
          <w:highlight w:val="cyan"/>
        </w:rPr>
        <w:t>This</w:t>
      </w:r>
      <w:r w:rsidRPr="00AA625B">
        <w:rPr>
          <w:rStyle w:val="StyleUnderline"/>
        </w:rPr>
        <w:t xml:space="preserve"> ex-post </w:t>
      </w:r>
      <w:r w:rsidRPr="00AA625B">
        <w:rPr>
          <w:rStyle w:val="Emphasis"/>
          <w:highlight w:val="cyan"/>
        </w:rPr>
        <w:t>holdup</w:t>
      </w:r>
      <w:r w:rsidRPr="00AA625B">
        <w:rPr>
          <w:sz w:val="16"/>
          <w:szCs w:val="16"/>
        </w:rPr>
        <w:t xml:space="preserve"> problem on the part of employees in turn </w:t>
      </w:r>
      <w:r w:rsidRPr="00AA625B">
        <w:rPr>
          <w:rStyle w:val="StyleUnderline"/>
          <w:highlight w:val="cyan"/>
        </w:rPr>
        <w:t>leads to</w:t>
      </w:r>
      <w:r w:rsidRPr="00AA625B">
        <w:rPr>
          <w:sz w:val="16"/>
          <w:szCs w:val="16"/>
        </w:rPr>
        <w:t xml:space="preserve"> an </w:t>
      </w:r>
      <w:r w:rsidRPr="00AA625B">
        <w:rPr>
          <w:rStyle w:val="Emphasis"/>
        </w:rPr>
        <w:t xml:space="preserve">ex-ante </w:t>
      </w:r>
      <w:r w:rsidRPr="00AA625B">
        <w:rPr>
          <w:rStyle w:val="Emphasis"/>
          <w:highlight w:val="cyan"/>
        </w:rPr>
        <w:t>underinvestment</w:t>
      </w:r>
      <w:r w:rsidRPr="00AA625B">
        <w:rPr>
          <w:rStyle w:val="StyleUnderline"/>
          <w:highlight w:val="cyan"/>
        </w:rPr>
        <w:t xml:space="preserve"> in R&amp;D</w:t>
      </w:r>
      <w:r w:rsidRPr="00AA625B">
        <w:rPr>
          <w:sz w:val="16"/>
          <w:szCs w:val="16"/>
        </w:rPr>
        <w:t xml:space="preserve"> (Grout, 1984; Malcomson, 1997), which ultimately impedes innovation. </w:t>
      </w:r>
      <w:r w:rsidRPr="00AA625B">
        <w:rPr>
          <w:rStyle w:val="Emphasis"/>
        </w:rPr>
        <w:t>Second</w:t>
      </w:r>
      <w:r w:rsidRPr="00AA625B">
        <w:rPr>
          <w:sz w:val="16"/>
          <w:szCs w:val="16"/>
        </w:rPr>
        <w:t xml:space="preserve">, </w:t>
      </w:r>
      <w:r w:rsidRPr="00AA625B">
        <w:rPr>
          <w:rStyle w:val="Emphasis"/>
        </w:rPr>
        <w:t>unionizing</w:t>
      </w:r>
      <w:r w:rsidRPr="00AA625B">
        <w:rPr>
          <w:sz w:val="16"/>
          <w:szCs w:val="16"/>
        </w:rPr>
        <w:t xml:space="preserve"> the workforce </w:t>
      </w:r>
      <w:r w:rsidRPr="00AA625B">
        <w:rPr>
          <w:rStyle w:val="StyleUnderline"/>
        </w:rPr>
        <w:t xml:space="preserve">could encourage </w:t>
      </w:r>
      <w:r w:rsidRPr="00AA625B">
        <w:rPr>
          <w:rStyle w:val="Emphasis"/>
        </w:rPr>
        <w:t>shirking</w:t>
      </w:r>
      <w:r w:rsidRPr="00AA625B">
        <w:rPr>
          <w:sz w:val="16"/>
          <w:szCs w:val="16"/>
        </w:rPr>
        <w:t xml:space="preserve"> </w:t>
      </w:r>
      <w:r w:rsidRPr="00AA625B">
        <w:rPr>
          <w:rStyle w:val="StyleUnderline"/>
        </w:rPr>
        <w:t xml:space="preserve">because the negative consequences for supplying </w:t>
      </w:r>
      <w:r w:rsidRPr="00AA625B">
        <w:rPr>
          <w:rStyle w:val="Emphasis"/>
        </w:rPr>
        <w:t>less effort</w:t>
      </w:r>
      <w:r w:rsidRPr="00AA625B">
        <w:rPr>
          <w:rStyle w:val="StyleUnderline"/>
        </w:rPr>
        <w:t xml:space="preserve"> are </w:t>
      </w:r>
      <w:r w:rsidRPr="00AA625B">
        <w:rPr>
          <w:rStyle w:val="Emphasis"/>
        </w:rPr>
        <w:t>reduced</w:t>
      </w:r>
      <w:r w:rsidRPr="00AA625B">
        <w:rPr>
          <w:sz w:val="16"/>
          <w:szCs w:val="16"/>
        </w:rPr>
        <w:t xml:space="preserve">. That is, </w:t>
      </w:r>
      <w:r w:rsidRPr="00AA625B">
        <w:rPr>
          <w:rStyle w:val="StyleUnderline"/>
          <w:highlight w:val="cyan"/>
        </w:rPr>
        <w:t xml:space="preserve">unionization </w:t>
      </w:r>
      <w:r w:rsidRPr="00AA625B">
        <w:rPr>
          <w:rStyle w:val="Emphasis"/>
          <w:highlight w:val="cyan"/>
        </w:rPr>
        <w:t>reduces</w:t>
      </w:r>
      <w:r w:rsidRPr="00AA625B">
        <w:rPr>
          <w:rStyle w:val="StyleUnderline"/>
        </w:rPr>
        <w:t xml:space="preserve"> the probability of </w:t>
      </w:r>
      <w:r w:rsidRPr="00AA625B">
        <w:rPr>
          <w:rStyle w:val="Emphasis"/>
          <w:highlight w:val="cyan"/>
        </w:rPr>
        <w:t>dismissal</w:t>
      </w:r>
      <w:r w:rsidRPr="00AA625B">
        <w:rPr>
          <w:sz w:val="16"/>
          <w:szCs w:val="16"/>
        </w:rPr>
        <w:t xml:space="preserve">, </w:t>
      </w:r>
      <w:r w:rsidRPr="00AA625B">
        <w:rPr>
          <w:rStyle w:val="StyleUnderline"/>
          <w:highlight w:val="cyan"/>
        </w:rPr>
        <w:t xml:space="preserve">so it lowers the cost of </w:t>
      </w:r>
      <w:r w:rsidRPr="00AA625B">
        <w:rPr>
          <w:rStyle w:val="Emphasis"/>
          <w:highlight w:val="cyan"/>
        </w:rPr>
        <w:t>shirking</w:t>
      </w:r>
      <w:r w:rsidRPr="00AA625B">
        <w:rPr>
          <w:sz w:val="16"/>
          <w:szCs w:val="16"/>
        </w:rPr>
        <w:t xml:space="preserve"> </w:t>
      </w:r>
      <w:r w:rsidRPr="00AA625B">
        <w:rPr>
          <w:rStyle w:val="StyleUnderline"/>
          <w:highlight w:val="cyan"/>
        </w:rPr>
        <w:t>and</w:t>
      </w:r>
      <w:r w:rsidRPr="00AA625B">
        <w:rPr>
          <w:rStyle w:val="StyleUnderline"/>
        </w:rPr>
        <w:t xml:space="preserve"> could </w:t>
      </w:r>
      <w:r w:rsidRPr="00AA625B">
        <w:rPr>
          <w:rStyle w:val="StyleUnderline"/>
          <w:highlight w:val="cyan"/>
        </w:rPr>
        <w:t xml:space="preserve">lead to </w:t>
      </w:r>
      <w:r w:rsidRPr="00AA625B">
        <w:rPr>
          <w:rStyle w:val="Emphasis"/>
          <w:highlight w:val="cyan"/>
        </w:rPr>
        <w:t>lower productivity</w:t>
      </w:r>
      <w:r w:rsidRPr="00AA625B">
        <w:rPr>
          <w:sz w:val="16"/>
          <w:szCs w:val="16"/>
        </w:rPr>
        <w:t xml:space="preserve"> among workers. </w:t>
      </w:r>
      <w:r w:rsidRPr="00AA625B">
        <w:rPr>
          <w:rStyle w:val="Emphasis"/>
        </w:rPr>
        <w:t>Third</w:t>
      </w:r>
      <w:r w:rsidRPr="00AA625B">
        <w:rPr>
          <w:sz w:val="16"/>
          <w:szCs w:val="16"/>
        </w:rPr>
        <w:t xml:space="preserve">, </w:t>
      </w:r>
      <w:r w:rsidRPr="00AA625B">
        <w:rPr>
          <w:rStyle w:val="StyleUnderline"/>
        </w:rPr>
        <w:t>unions</w:t>
      </w:r>
      <w:r w:rsidRPr="00AA625B">
        <w:rPr>
          <w:sz w:val="16"/>
          <w:szCs w:val="16"/>
        </w:rPr>
        <w:t xml:space="preserve"> </w:t>
      </w:r>
      <w:r w:rsidRPr="00AA625B">
        <w:rPr>
          <w:rStyle w:val="Emphasis"/>
        </w:rPr>
        <w:t>alter</w:t>
      </w:r>
      <w:r w:rsidRPr="00AA625B">
        <w:rPr>
          <w:sz w:val="16"/>
          <w:szCs w:val="16"/>
        </w:rPr>
        <w:t xml:space="preserve"> the distribution of worker </w:t>
      </w:r>
      <w:r w:rsidRPr="00AA625B">
        <w:rPr>
          <w:rStyle w:val="Emphasis"/>
        </w:rPr>
        <w:t>wages</w:t>
      </w:r>
      <w:r w:rsidRPr="00AA625B">
        <w:rPr>
          <w:sz w:val="16"/>
          <w:szCs w:val="16"/>
        </w:rPr>
        <w:t xml:space="preserve">, leading to </w:t>
      </w:r>
      <w:r w:rsidRPr="00AA625B">
        <w:rPr>
          <w:rStyle w:val="StyleUnderline"/>
        </w:rPr>
        <w:t xml:space="preserve">a </w:t>
      </w:r>
      <w:r w:rsidRPr="00AA625B">
        <w:rPr>
          <w:rStyle w:val="StyleUnderline"/>
          <w:highlight w:val="cyan"/>
        </w:rPr>
        <w:t>reduction</w:t>
      </w:r>
      <w:r w:rsidRPr="00AA625B">
        <w:rPr>
          <w:sz w:val="16"/>
          <w:szCs w:val="16"/>
        </w:rPr>
        <w:t xml:space="preserve"> in </w:t>
      </w:r>
      <w:r w:rsidRPr="00AA625B">
        <w:rPr>
          <w:rStyle w:val="Emphasis"/>
          <w:highlight w:val="cyan"/>
        </w:rPr>
        <w:t>wage inequality</w:t>
      </w:r>
      <w:r w:rsidRPr="00AA625B">
        <w:rPr>
          <w:sz w:val="16"/>
          <w:szCs w:val="16"/>
        </w:rPr>
        <w:t xml:space="preserve"> among workers (Frandsen, 2012). To the extent that </w:t>
      </w:r>
      <w:r w:rsidRPr="00AA625B">
        <w:rPr>
          <w:rStyle w:val="Emphasis"/>
        </w:rPr>
        <w:t>innovative</w:t>
      </w:r>
      <w:r w:rsidRPr="00AA625B">
        <w:rPr>
          <w:rStyle w:val="StyleUnderline"/>
        </w:rPr>
        <w:t xml:space="preserve"> and talented workers are </w:t>
      </w:r>
      <w:r w:rsidRPr="00AA625B">
        <w:rPr>
          <w:rStyle w:val="Emphasis"/>
        </w:rPr>
        <w:t>in demand</w:t>
      </w:r>
      <w:r w:rsidRPr="00AA625B">
        <w:rPr>
          <w:sz w:val="16"/>
          <w:szCs w:val="16"/>
        </w:rPr>
        <w:t xml:space="preserve"> in the labor market, </w:t>
      </w:r>
      <w:r w:rsidRPr="00AA625B">
        <w:rPr>
          <w:rStyle w:val="StyleUnderline"/>
        </w:rPr>
        <w:t>reduced</w:t>
      </w:r>
      <w:r w:rsidRPr="00AA625B">
        <w:rPr>
          <w:sz w:val="16"/>
          <w:szCs w:val="16"/>
        </w:rPr>
        <w:t xml:space="preserve"> </w:t>
      </w:r>
      <w:r w:rsidRPr="00AA625B">
        <w:rPr>
          <w:rStyle w:val="Emphasis"/>
        </w:rPr>
        <w:t>wage gaps</w:t>
      </w:r>
      <w:r w:rsidRPr="00AA625B">
        <w:rPr>
          <w:sz w:val="16"/>
          <w:szCs w:val="16"/>
        </w:rPr>
        <w:t xml:space="preserve"> may </w:t>
      </w:r>
      <w:r w:rsidRPr="00AA625B">
        <w:rPr>
          <w:rStyle w:val="Emphasis"/>
          <w:highlight w:val="cyan"/>
        </w:rPr>
        <w:t>force out</w:t>
      </w:r>
      <w:r w:rsidRPr="00AA625B">
        <w:rPr>
          <w:rStyle w:val="StyleUnderline"/>
          <w:highlight w:val="cyan"/>
        </w:rPr>
        <w:t xml:space="preserve"> innovative employees</w:t>
      </w:r>
      <w:r w:rsidRPr="00AA625B">
        <w:rPr>
          <w:sz w:val="16"/>
          <w:szCs w:val="16"/>
        </w:rPr>
        <w:t>, which contributes to the decline in innovation in unionized firms. While the three underlying mechanisms discussed are different, they are all related in the sense that unionization creates misaligned incentives and impedes innovation. We refer to the general decline in innovation after unionization stemming from any one or all of these potential consequences as the misaligned incentives hypothesis.</w:t>
      </w:r>
    </w:p>
    <w:p w14:paraId="1CC2A2E8" w14:textId="77777777" w:rsidR="00F35F12" w:rsidRPr="00AA625B" w:rsidRDefault="00F35F12" w:rsidP="00F35F12">
      <w:pPr>
        <w:rPr>
          <w:sz w:val="16"/>
          <w:szCs w:val="16"/>
        </w:rPr>
      </w:pPr>
      <w:r w:rsidRPr="00AA625B">
        <w:rPr>
          <w:sz w:val="16"/>
          <w:szCs w:val="16"/>
        </w:rPr>
        <w:t xml:space="preserve">We test the above two hypotheses by examining whether unions promote or impede firm innovation. </w:t>
      </w:r>
      <w:r w:rsidRPr="00AA625B">
        <w:rPr>
          <w:rStyle w:val="StyleUnderline"/>
        </w:rPr>
        <w:t>Following existing lit</w:t>
      </w:r>
      <w:r w:rsidRPr="00AA625B">
        <w:rPr>
          <w:sz w:val="16"/>
          <w:szCs w:val="16"/>
        </w:rPr>
        <w:t xml:space="preserve">erature </w:t>
      </w:r>
      <w:r w:rsidRPr="00AA625B">
        <w:rPr>
          <w:rStyle w:val="StyleUnderline"/>
        </w:rPr>
        <w:t>that uses</w:t>
      </w:r>
      <w:r w:rsidRPr="00AA625B">
        <w:rPr>
          <w:sz w:val="16"/>
          <w:szCs w:val="16"/>
        </w:rPr>
        <w:t xml:space="preserve"> </w:t>
      </w:r>
      <w:r w:rsidRPr="00AA625B">
        <w:rPr>
          <w:rStyle w:val="Emphasis"/>
        </w:rPr>
        <w:t>patenting data</w:t>
      </w:r>
      <w:r w:rsidRPr="00AA625B">
        <w:rPr>
          <w:sz w:val="16"/>
          <w:szCs w:val="16"/>
        </w:rPr>
        <w:t xml:space="preserve"> </w:t>
      </w:r>
      <w:r w:rsidRPr="00AA625B">
        <w:rPr>
          <w:rStyle w:val="StyleUnderline"/>
        </w:rPr>
        <w:t>to capture firms’ innovativeness</w:t>
      </w:r>
      <w:r w:rsidRPr="00AA625B">
        <w:rPr>
          <w:sz w:val="16"/>
          <w:szCs w:val="16"/>
        </w:rPr>
        <w:t xml:space="preserve"> (i.e., Aghion et al., 2005; Nanda and Rhodes-Kropf, 2013; Seru, 2014), we use the number of patents granted to a firm and the number of future citations received by each patent obtained from the National Bureau of Economic Research (NBER) Patent Citation database to measure innovation output. The former captures the quantity of firm innovation and the latter captures the quality of firm innovation. We collect union election results from the National Labor Relations Board (NLRB), which allows us to compare changes in innovation output for firms that elect to become unionized to those that vote against it.</w:t>
      </w:r>
    </w:p>
    <w:p w14:paraId="71F05C18" w14:textId="77777777" w:rsidR="00F35F12" w:rsidRPr="00AA625B" w:rsidRDefault="00F35F12" w:rsidP="00F35F12">
      <w:pPr>
        <w:rPr>
          <w:sz w:val="16"/>
          <w:szCs w:val="16"/>
        </w:rPr>
      </w:pPr>
      <w:r w:rsidRPr="00AA625B">
        <w:rPr>
          <w:sz w:val="16"/>
          <w:szCs w:val="16"/>
        </w:rPr>
        <w:t xml:space="preserve">The empirical challenge of our study is to identify the causal effect of unionization on firm innovation. A standard ordinary least squares (OLS) approach that regresses innovation output on a unionization variable suffers from potentially severe identification problems. Union election results could be correlated with firm unobservable characteristics that affect firm innovation output (the omitted variable concern) or firms with low innovation potential may be more likely to pass unionization elections (the reverse causality concern). Both problems could make it difficult to draw causal inferences from unionization to innovation. To attempt </w:t>
      </w:r>
      <w:r w:rsidRPr="00AA625B">
        <w:rPr>
          <w:rStyle w:val="StyleUnderline"/>
        </w:rPr>
        <w:t xml:space="preserve">to establish </w:t>
      </w:r>
      <w:r w:rsidRPr="00AA625B">
        <w:rPr>
          <w:rStyle w:val="Emphasis"/>
        </w:rPr>
        <w:t>causality</w:t>
      </w:r>
      <w:r w:rsidRPr="00AA625B">
        <w:rPr>
          <w:sz w:val="16"/>
          <w:szCs w:val="16"/>
        </w:rPr>
        <w:t xml:space="preserve">, </w:t>
      </w:r>
      <w:r w:rsidRPr="00AA625B">
        <w:rPr>
          <w:rStyle w:val="StyleUnderline"/>
        </w:rPr>
        <w:t>we</w:t>
      </w:r>
      <w:r w:rsidRPr="00AA625B">
        <w:rPr>
          <w:sz w:val="16"/>
          <w:szCs w:val="16"/>
        </w:rPr>
        <w:t xml:space="preserve"> use a regression discontinuity design (RDD) that relies on “locally” exogenous variation in unionization generated by these elections that pass or fail by a small margin of votes. This approach </w:t>
      </w:r>
      <w:r w:rsidRPr="00AA625B">
        <w:rPr>
          <w:rStyle w:val="Emphasis"/>
        </w:rPr>
        <w:t>compare</w:t>
      </w:r>
      <w:r w:rsidRPr="00AA625B">
        <w:rPr>
          <w:sz w:val="16"/>
          <w:szCs w:val="16"/>
        </w:rPr>
        <w:t xml:space="preserve">s </w:t>
      </w:r>
      <w:r w:rsidRPr="00AA625B">
        <w:rPr>
          <w:rStyle w:val="StyleUnderline"/>
        </w:rPr>
        <w:t>firms’ innovation output</w:t>
      </w:r>
      <w:r w:rsidRPr="00AA625B">
        <w:rPr>
          <w:sz w:val="16"/>
          <w:szCs w:val="16"/>
        </w:rPr>
        <w:t xml:space="preserve"> subsequent </w:t>
      </w:r>
      <w:r w:rsidRPr="00AA625B">
        <w:rPr>
          <w:rStyle w:val="StyleUnderline"/>
        </w:rPr>
        <w:t xml:space="preserve">to union elections that pass to those that do not pass by a </w:t>
      </w:r>
      <w:r w:rsidRPr="00AA625B">
        <w:rPr>
          <w:rStyle w:val="Emphasis"/>
        </w:rPr>
        <w:t>small margin</w:t>
      </w:r>
      <w:r w:rsidRPr="00AA625B">
        <w:rPr>
          <w:sz w:val="16"/>
          <w:szCs w:val="16"/>
        </w:rPr>
        <w:t>. It is a powerful and appealing identification strategy because for these close-call elections, passing is very close to an independent, random event and therefore is unlikely correlated with firm unobservable characteristics.</w:t>
      </w:r>
    </w:p>
    <w:p w14:paraId="2D09FF4E" w14:textId="77777777" w:rsidR="00F35F12" w:rsidRPr="00D4319F" w:rsidRDefault="00F35F12" w:rsidP="00F35F12">
      <w:pPr>
        <w:rPr>
          <w:sz w:val="16"/>
          <w:szCs w:val="16"/>
        </w:rPr>
      </w:pPr>
      <w:r w:rsidRPr="00AA625B">
        <w:rPr>
          <w:sz w:val="16"/>
          <w:szCs w:val="16"/>
        </w:rPr>
        <w:t xml:space="preserve">After performing various diagnostic tests to ensure that the key identifying assumptions of the RDD are satisfied, </w:t>
      </w:r>
      <w:r w:rsidRPr="00AA625B">
        <w:rPr>
          <w:rStyle w:val="StyleUnderline"/>
        </w:rPr>
        <w:t>we show</w:t>
      </w:r>
      <w:r w:rsidRPr="00AA625B">
        <w:rPr>
          <w:sz w:val="16"/>
          <w:szCs w:val="16"/>
        </w:rPr>
        <w:t xml:space="preserve"> that </w:t>
      </w:r>
      <w:r w:rsidRPr="00AA625B">
        <w:rPr>
          <w:rStyle w:val="Emphasis"/>
        </w:rPr>
        <w:t>unionization</w:t>
      </w:r>
      <w:r w:rsidRPr="00AA625B">
        <w:rPr>
          <w:rStyle w:val="StyleUnderline"/>
        </w:rPr>
        <w:t xml:space="preserve"> has</w:t>
      </w:r>
      <w:r w:rsidRPr="00AA625B">
        <w:rPr>
          <w:sz w:val="16"/>
          <w:szCs w:val="16"/>
        </w:rPr>
        <w:t xml:space="preserve"> </w:t>
      </w:r>
      <w:r w:rsidRPr="00AA625B">
        <w:rPr>
          <w:rStyle w:val="StyleUnderline"/>
        </w:rPr>
        <w:t>a</w:t>
      </w:r>
      <w:r w:rsidRPr="00AA625B">
        <w:rPr>
          <w:sz w:val="16"/>
          <w:szCs w:val="16"/>
        </w:rPr>
        <w:t xml:space="preserve"> </w:t>
      </w:r>
      <w:r w:rsidRPr="00AA625B">
        <w:rPr>
          <w:rStyle w:val="Emphasis"/>
        </w:rPr>
        <w:t>negative</w:t>
      </w:r>
      <w:r w:rsidRPr="00AA625B">
        <w:rPr>
          <w:rStyle w:val="StyleUnderline"/>
        </w:rPr>
        <w:t xml:space="preserve"> effect on firm </w:t>
      </w:r>
      <w:r w:rsidRPr="00AA625B">
        <w:rPr>
          <w:rStyle w:val="Emphasis"/>
        </w:rPr>
        <w:t>innovation</w:t>
      </w:r>
      <w:r w:rsidRPr="00AA625B">
        <w:rPr>
          <w:sz w:val="16"/>
          <w:szCs w:val="16"/>
        </w:rPr>
        <w:t xml:space="preserve">. According to our nonparametric local linear regression estimation, </w:t>
      </w:r>
      <w:r w:rsidRPr="00AA625B">
        <w:rPr>
          <w:rStyle w:val="StyleUnderline"/>
          <w:highlight w:val="cyan"/>
        </w:rPr>
        <w:t xml:space="preserve">passing a </w:t>
      </w:r>
      <w:r w:rsidRPr="00AA625B">
        <w:rPr>
          <w:rStyle w:val="Emphasis"/>
          <w:highlight w:val="cyan"/>
        </w:rPr>
        <w:t>union</w:t>
      </w:r>
      <w:r w:rsidRPr="00AA625B">
        <w:rPr>
          <w:rStyle w:val="Emphasis"/>
        </w:rPr>
        <w:t xml:space="preserve"> election</w:t>
      </w:r>
      <w:r w:rsidRPr="00AA625B">
        <w:rPr>
          <w:sz w:val="16"/>
          <w:szCs w:val="16"/>
        </w:rPr>
        <w:t xml:space="preserve"> </w:t>
      </w:r>
      <w:r w:rsidRPr="00AA625B">
        <w:rPr>
          <w:rStyle w:val="StyleUnderline"/>
          <w:highlight w:val="cyan"/>
        </w:rPr>
        <w:t>leads to a</w:t>
      </w:r>
      <w:r w:rsidRPr="00AA625B">
        <w:rPr>
          <w:sz w:val="16"/>
          <w:szCs w:val="16"/>
        </w:rPr>
        <w:t xml:space="preserve">n 8.7% </w:t>
      </w:r>
      <w:r w:rsidRPr="00AA625B">
        <w:rPr>
          <w:rStyle w:val="Emphasis"/>
          <w:highlight w:val="cyan"/>
        </w:rPr>
        <w:t>decline</w:t>
      </w:r>
      <w:r w:rsidRPr="00AA625B">
        <w:rPr>
          <w:rStyle w:val="StyleUnderline"/>
          <w:highlight w:val="cyan"/>
        </w:rPr>
        <w:t xml:space="preserve"> in </w:t>
      </w:r>
      <w:r w:rsidRPr="00AA625B">
        <w:rPr>
          <w:rStyle w:val="Emphasis"/>
          <w:highlight w:val="cyan"/>
        </w:rPr>
        <w:t>patent</w:t>
      </w:r>
      <w:r w:rsidRPr="00AA625B">
        <w:rPr>
          <w:sz w:val="16"/>
          <w:szCs w:val="16"/>
        </w:rPr>
        <w:t xml:space="preserve"> count</w:t>
      </w:r>
      <w:r w:rsidRPr="00AA625B">
        <w:rPr>
          <w:rStyle w:val="Emphasis"/>
          <w:highlight w:val="cyan"/>
        </w:rPr>
        <w:t>s</w:t>
      </w:r>
      <w:r w:rsidRPr="00AA625B">
        <w:rPr>
          <w:sz w:val="16"/>
          <w:szCs w:val="16"/>
        </w:rPr>
        <w:t xml:space="preserve"> </w:t>
      </w:r>
      <w:r w:rsidRPr="00AA625B">
        <w:rPr>
          <w:rStyle w:val="StyleUnderline"/>
          <w:highlight w:val="cyan"/>
        </w:rPr>
        <w:t>and</w:t>
      </w:r>
      <w:r w:rsidRPr="00AA625B">
        <w:rPr>
          <w:sz w:val="16"/>
          <w:szCs w:val="16"/>
        </w:rPr>
        <w:t xml:space="preserve"> a 12.5% decline in </w:t>
      </w:r>
      <w:r w:rsidRPr="00AA625B">
        <w:rPr>
          <w:rStyle w:val="StyleUnderline"/>
        </w:rPr>
        <w:t xml:space="preserve">patent </w:t>
      </w:r>
      <w:r w:rsidRPr="00AA625B">
        <w:rPr>
          <w:rStyle w:val="Emphasis"/>
          <w:highlight w:val="cyan"/>
        </w:rPr>
        <w:t>citations</w:t>
      </w:r>
      <w:r w:rsidRPr="00AA625B">
        <w:rPr>
          <w:sz w:val="16"/>
          <w:szCs w:val="16"/>
        </w:rPr>
        <w:t xml:space="preserve"> three years after the election. </w:t>
      </w:r>
      <w:r w:rsidRPr="00AA625B">
        <w:rPr>
          <w:rStyle w:val="StyleUnderline"/>
        </w:rPr>
        <w:t xml:space="preserve">This result is </w:t>
      </w:r>
      <w:r w:rsidRPr="00AA625B">
        <w:rPr>
          <w:rStyle w:val="Emphasis"/>
        </w:rPr>
        <w:t>robust</w:t>
      </w:r>
      <w:r w:rsidRPr="00AA625B">
        <w:rPr>
          <w:rStyle w:val="StyleUnderline"/>
        </w:rPr>
        <w:t xml:space="preserve"> to </w:t>
      </w:r>
      <w:r w:rsidRPr="00AA625B">
        <w:rPr>
          <w:rStyle w:val="Emphasis"/>
        </w:rPr>
        <w:t>alternative choices</w:t>
      </w:r>
      <w:r w:rsidRPr="00AA625B">
        <w:rPr>
          <w:sz w:val="16"/>
          <w:szCs w:val="16"/>
        </w:rPr>
        <w:t xml:space="preserve"> of kernels and bandwidths, and is absent at artificially chosen thresholds that determine union election outcomes. The negative effect of unionization on innovation is present </w:t>
      </w:r>
      <w:r w:rsidRPr="00AA625B">
        <w:rPr>
          <w:rStyle w:val="StyleUnderline"/>
        </w:rPr>
        <w:t xml:space="preserve">in </w:t>
      </w:r>
      <w:r w:rsidRPr="00AA625B">
        <w:rPr>
          <w:rStyle w:val="Emphasis"/>
        </w:rPr>
        <w:t>both</w:t>
      </w:r>
      <w:r w:rsidRPr="00AA625B">
        <w:rPr>
          <w:rStyle w:val="StyleUnderline"/>
        </w:rPr>
        <w:t xml:space="preserve"> manufacturing</w:t>
      </w:r>
      <w:r w:rsidRPr="00AA625B">
        <w:rPr>
          <w:sz w:val="16"/>
          <w:szCs w:val="16"/>
        </w:rPr>
        <w:t xml:space="preserve"> (where most unions form) </w:t>
      </w:r>
      <w:r w:rsidRPr="00AA625B">
        <w:rPr>
          <w:rStyle w:val="StyleUnderline"/>
        </w:rPr>
        <w:t xml:space="preserve">and </w:t>
      </w:r>
      <w:r w:rsidRPr="00AA625B">
        <w:rPr>
          <w:rStyle w:val="Emphasis"/>
        </w:rPr>
        <w:t>nonmanufacturing</w:t>
      </w:r>
      <w:r w:rsidRPr="00AA625B">
        <w:rPr>
          <w:sz w:val="16"/>
          <w:szCs w:val="16"/>
        </w:rPr>
        <w:t xml:space="preserve"> industries, but is statistically insignificant in firms located in states with right-to-work legislation where unions have less power to expropriate rents. We show that </w:t>
      </w:r>
      <w:r w:rsidRPr="00AA625B">
        <w:rPr>
          <w:rStyle w:val="StyleUnderline"/>
        </w:rPr>
        <w:t xml:space="preserve">a </w:t>
      </w:r>
      <w:r w:rsidRPr="00AA625B">
        <w:rPr>
          <w:rStyle w:val="StyleUnderline"/>
          <w:highlight w:val="cyan"/>
        </w:rPr>
        <w:t xml:space="preserve">cut in </w:t>
      </w:r>
      <w:r w:rsidRPr="00AA625B">
        <w:rPr>
          <w:rStyle w:val="Emphasis"/>
          <w:highlight w:val="cyan"/>
        </w:rPr>
        <w:t>R&amp;D spending</w:t>
      </w:r>
      <w:r w:rsidRPr="00AA625B">
        <w:rPr>
          <w:sz w:val="16"/>
          <w:szCs w:val="16"/>
        </w:rPr>
        <w:t xml:space="preserve">, </w:t>
      </w:r>
      <w:r w:rsidRPr="00AA625B">
        <w:rPr>
          <w:rStyle w:val="StyleUnderline"/>
          <w:highlight w:val="cyan"/>
        </w:rPr>
        <w:t>reduced</w:t>
      </w:r>
      <w:r w:rsidRPr="00AA625B">
        <w:rPr>
          <w:rStyle w:val="StyleUnderline"/>
        </w:rPr>
        <w:t xml:space="preserve"> </w:t>
      </w:r>
      <w:r w:rsidRPr="00AA625B">
        <w:rPr>
          <w:rStyle w:val="Emphasis"/>
          <w:highlight w:val="cyan"/>
        </w:rPr>
        <w:t>productivity</w:t>
      </w:r>
      <w:r w:rsidRPr="00AA625B">
        <w:rPr>
          <w:sz w:val="16"/>
          <w:szCs w:val="16"/>
        </w:rPr>
        <w:t xml:space="preserve"> </w:t>
      </w:r>
      <w:r w:rsidRPr="00AA625B">
        <w:rPr>
          <w:rStyle w:val="StyleUnderline"/>
        </w:rPr>
        <w:t>of</w:t>
      </w:r>
      <w:r w:rsidRPr="00AA625B">
        <w:rPr>
          <w:sz w:val="16"/>
          <w:szCs w:val="16"/>
        </w:rPr>
        <w:t xml:space="preserve"> current and newly hired </w:t>
      </w:r>
      <w:r w:rsidRPr="00AA625B">
        <w:rPr>
          <w:rStyle w:val="Emphasis"/>
        </w:rPr>
        <w:t>inventors</w:t>
      </w:r>
      <w:r w:rsidRPr="00AA625B">
        <w:rPr>
          <w:sz w:val="16"/>
          <w:szCs w:val="16"/>
        </w:rPr>
        <w:t xml:space="preserve">, </w:t>
      </w:r>
      <w:r w:rsidRPr="00AA625B">
        <w:rPr>
          <w:rStyle w:val="StyleUnderline"/>
          <w:highlight w:val="cyan"/>
        </w:rPr>
        <w:t>and</w:t>
      </w:r>
      <w:r w:rsidRPr="00AA625B">
        <w:rPr>
          <w:rStyle w:val="StyleUnderline"/>
        </w:rPr>
        <w:t xml:space="preserve"> the </w:t>
      </w:r>
      <w:r w:rsidRPr="00AA625B">
        <w:rPr>
          <w:rStyle w:val="Emphasis"/>
          <w:highlight w:val="cyan"/>
        </w:rPr>
        <w:t>departure</w:t>
      </w:r>
      <w:r w:rsidRPr="00AA625B">
        <w:rPr>
          <w:rStyle w:val="StyleUnderline"/>
          <w:highlight w:val="cyan"/>
        </w:rPr>
        <w:t xml:space="preserve"> of</w:t>
      </w:r>
      <w:r w:rsidRPr="00AA625B">
        <w:rPr>
          <w:rStyle w:val="StyleUnderline"/>
        </w:rPr>
        <w:t xml:space="preserve"> innovative </w:t>
      </w:r>
      <w:r w:rsidRPr="00AA625B">
        <w:rPr>
          <w:rStyle w:val="Emphasis"/>
          <w:highlight w:val="cyan"/>
        </w:rPr>
        <w:t>inventors</w:t>
      </w:r>
      <w:r w:rsidRPr="00AA625B">
        <w:rPr>
          <w:rStyle w:val="StyleUnderline"/>
          <w:highlight w:val="cyan"/>
        </w:rPr>
        <w:t xml:space="preserve"> are</w:t>
      </w:r>
      <w:r w:rsidRPr="00AA625B">
        <w:rPr>
          <w:sz w:val="16"/>
          <w:szCs w:val="16"/>
        </w:rPr>
        <w:t xml:space="preserve"> possible </w:t>
      </w:r>
      <w:r w:rsidRPr="00AA625B">
        <w:rPr>
          <w:rStyle w:val="StyleUnderline"/>
        </w:rPr>
        <w:t>underlying</w:t>
      </w:r>
      <w:r w:rsidRPr="00AA625B">
        <w:rPr>
          <w:sz w:val="16"/>
          <w:szCs w:val="16"/>
        </w:rPr>
        <w:t xml:space="preserve"> </w:t>
      </w:r>
      <w:r w:rsidRPr="00AA625B">
        <w:rPr>
          <w:rStyle w:val="Emphasis"/>
          <w:highlight w:val="cyan"/>
        </w:rPr>
        <w:t>mechanisms</w:t>
      </w:r>
      <w:r w:rsidRPr="00AA625B">
        <w:rPr>
          <w:sz w:val="16"/>
          <w:szCs w:val="16"/>
        </w:rPr>
        <w:t xml:space="preserve"> through which unionization impedes firm innovation. Finally, we find that </w:t>
      </w:r>
      <w:r w:rsidRPr="00AA625B">
        <w:rPr>
          <w:rStyle w:val="StyleUnderline"/>
        </w:rPr>
        <w:t xml:space="preserve">firms </w:t>
      </w:r>
      <w:r w:rsidRPr="00AA625B">
        <w:rPr>
          <w:rStyle w:val="Emphasis"/>
        </w:rPr>
        <w:t>shift innovation</w:t>
      </w:r>
      <w:r w:rsidRPr="00AA625B">
        <w:rPr>
          <w:sz w:val="16"/>
          <w:szCs w:val="16"/>
        </w:rPr>
        <w:t xml:space="preserve"> activities </w:t>
      </w:r>
      <w:r w:rsidRPr="00AA625B">
        <w:rPr>
          <w:rStyle w:val="Emphasis"/>
        </w:rPr>
        <w:t>away</w:t>
      </w:r>
      <w:r w:rsidRPr="00AA625B">
        <w:rPr>
          <w:rStyle w:val="StyleUnderline"/>
        </w:rPr>
        <w:t xml:space="preserve"> from states where union elections are successful</w:t>
      </w:r>
      <w:r w:rsidRPr="00AA625B">
        <w:rPr>
          <w:sz w:val="16"/>
          <w:szCs w:val="16"/>
        </w:rPr>
        <w:t xml:space="preserve">. </w:t>
      </w:r>
    </w:p>
    <w:p w14:paraId="73940D1A" w14:textId="77777777" w:rsidR="00F35F12" w:rsidRPr="00AA625B" w:rsidRDefault="00F35F12" w:rsidP="00F35F12">
      <w:pPr>
        <w:pStyle w:val="Heading4"/>
      </w:pPr>
      <w:r w:rsidRPr="00AA625B">
        <w:t xml:space="preserve">Unions </w:t>
      </w:r>
      <w:r w:rsidRPr="00736066">
        <w:rPr>
          <w:u w:val="single"/>
        </w:rPr>
        <w:t>harm</w:t>
      </w:r>
      <w:r>
        <w:t xml:space="preserve"> workers</w:t>
      </w:r>
      <w:r w:rsidRPr="00AA625B">
        <w:t>---</w:t>
      </w:r>
      <w:r>
        <w:t xml:space="preserve">especially </w:t>
      </w:r>
      <w:r w:rsidRPr="00B50B2E">
        <w:rPr>
          <w:u w:val="single"/>
        </w:rPr>
        <w:t>young</w:t>
      </w:r>
      <w:r w:rsidRPr="00AA625B">
        <w:t xml:space="preserve"> and </w:t>
      </w:r>
      <w:r w:rsidRPr="00B50B2E">
        <w:t>new entrants</w:t>
      </w:r>
    </w:p>
    <w:p w14:paraId="11C7A060" w14:textId="77777777" w:rsidR="00F35F12" w:rsidRPr="00AA625B" w:rsidRDefault="00F35F12" w:rsidP="00F35F12">
      <w:r w:rsidRPr="00AA625B">
        <w:rPr>
          <w:rStyle w:val="Style13ptBold"/>
        </w:rPr>
        <w:t>Palagashvili ’25</w:t>
      </w:r>
      <w:r w:rsidRPr="00AA625B">
        <w:t xml:space="preserve"> [Liya and 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32603527" w14:textId="77777777" w:rsidR="00F35F12" w:rsidRPr="00AA625B" w:rsidRDefault="00F35F12" w:rsidP="00F35F12">
      <w:pPr>
        <w:rPr>
          <w:sz w:val="16"/>
          <w:szCs w:val="16"/>
        </w:rPr>
      </w:pPr>
      <w:r w:rsidRPr="00AA625B">
        <w:rPr>
          <w:sz w:val="16"/>
          <w:szCs w:val="16"/>
        </w:rPr>
        <w:t>Union Power and the Downside for Younger Workers’ Mobility</w:t>
      </w:r>
    </w:p>
    <w:p w14:paraId="2FE3EE70" w14:textId="77777777" w:rsidR="00F35F12" w:rsidRPr="00AA625B" w:rsidRDefault="00F35F12" w:rsidP="00F35F12">
      <w:pPr>
        <w:rPr>
          <w:sz w:val="16"/>
          <w:szCs w:val="16"/>
        </w:rPr>
      </w:pPr>
      <w:r w:rsidRPr="00AA625B">
        <w:rPr>
          <w:rStyle w:val="StyleUnderline"/>
        </w:rPr>
        <w:lastRenderedPageBreak/>
        <w:t xml:space="preserve">There is </w:t>
      </w:r>
      <w:r w:rsidRPr="00AA625B">
        <w:rPr>
          <w:rStyle w:val="Emphasis"/>
        </w:rPr>
        <w:t>broad consensus</w:t>
      </w:r>
      <w:r w:rsidRPr="00AA625B">
        <w:rPr>
          <w:rStyle w:val="StyleUnderline"/>
        </w:rPr>
        <w:t xml:space="preserve"> in the</w:t>
      </w:r>
      <w:r w:rsidRPr="00AA625B">
        <w:rPr>
          <w:sz w:val="16"/>
          <w:szCs w:val="16"/>
        </w:rPr>
        <w:t xml:space="preserve"> academic </w:t>
      </w:r>
      <w:r w:rsidRPr="00AA625B">
        <w:rPr>
          <w:rStyle w:val="Emphasis"/>
        </w:rPr>
        <w:t>lit</w:t>
      </w:r>
      <w:r w:rsidRPr="00AA625B">
        <w:rPr>
          <w:sz w:val="16"/>
          <w:szCs w:val="16"/>
        </w:rPr>
        <w:t xml:space="preserve">erature that </w:t>
      </w:r>
      <w:r w:rsidRPr="00AA625B">
        <w:rPr>
          <w:rStyle w:val="StyleUnderline"/>
        </w:rPr>
        <w:t xml:space="preserve">unionization lowers </w:t>
      </w:r>
      <w:r w:rsidRPr="00AA625B">
        <w:rPr>
          <w:rStyle w:val="Emphasis"/>
        </w:rPr>
        <w:t>labor turnover</w:t>
      </w:r>
      <w:r w:rsidRPr="00AA625B">
        <w:rPr>
          <w:sz w:val="16"/>
          <w:szCs w:val="16"/>
        </w:rPr>
        <w:t xml:space="preserve">.[79] </w:t>
      </w:r>
      <w:r w:rsidRPr="00AA625B">
        <w:rPr>
          <w:rStyle w:val="StyleUnderline"/>
        </w:rPr>
        <w:t>The benefits of reduced</w:t>
      </w:r>
      <w:r w:rsidRPr="00AA625B">
        <w:rPr>
          <w:sz w:val="16"/>
          <w:szCs w:val="16"/>
        </w:rPr>
        <w:t xml:space="preserve"> labor </w:t>
      </w:r>
      <w:r w:rsidRPr="00AA625B">
        <w:rPr>
          <w:rStyle w:val="StyleUnderline"/>
        </w:rPr>
        <w:t>turnover are</w:t>
      </w:r>
      <w:r w:rsidRPr="00AA625B">
        <w:rPr>
          <w:sz w:val="16"/>
          <w:szCs w:val="16"/>
        </w:rPr>
        <w:t xml:space="preserve"> </w:t>
      </w:r>
      <w:r w:rsidRPr="00AA625B">
        <w:rPr>
          <w:rStyle w:val="StyleUnderline"/>
        </w:rPr>
        <w:t>clear</w:t>
      </w:r>
      <w:r w:rsidRPr="00AA625B">
        <w:rPr>
          <w:sz w:val="16"/>
          <w:szCs w:val="16"/>
        </w:rPr>
        <w:t xml:space="preserve">: </w:t>
      </w:r>
      <w:r w:rsidRPr="00AA625B">
        <w:rPr>
          <w:rStyle w:val="StyleUnderline"/>
        </w:rPr>
        <w:t>more stable employment</w:t>
      </w:r>
      <w:r w:rsidRPr="00AA625B">
        <w:rPr>
          <w:sz w:val="16"/>
          <w:szCs w:val="16"/>
        </w:rPr>
        <w:t xml:space="preserve"> opportunities for existing workers </w:t>
      </w:r>
      <w:r w:rsidRPr="00AA625B">
        <w:rPr>
          <w:rStyle w:val="StyleUnderline"/>
        </w:rPr>
        <w:t>and reduced costs</w:t>
      </w:r>
      <w:r w:rsidRPr="00AA625B">
        <w:rPr>
          <w:sz w:val="16"/>
          <w:szCs w:val="16"/>
        </w:rPr>
        <w:t xml:space="preserve"> for organizations in terms of recruitments, trainings, and loss of institutional knowledge. </w:t>
      </w:r>
    </w:p>
    <w:p w14:paraId="563F0D49" w14:textId="77777777" w:rsidR="00F35F12" w:rsidRPr="00AA625B" w:rsidRDefault="00F35F12" w:rsidP="00F35F12">
      <w:pPr>
        <w:rPr>
          <w:sz w:val="16"/>
          <w:szCs w:val="16"/>
        </w:rPr>
      </w:pPr>
      <w:r w:rsidRPr="00AA625B">
        <w:rPr>
          <w:sz w:val="16"/>
          <w:szCs w:val="16"/>
        </w:rPr>
        <w:t xml:space="preserve">However, </w:t>
      </w:r>
      <w:r w:rsidRPr="00AA625B">
        <w:rPr>
          <w:rStyle w:val="StyleUnderline"/>
          <w:highlight w:val="cyan"/>
        </w:rPr>
        <w:t>there are</w:t>
      </w:r>
      <w:r w:rsidRPr="00AA625B">
        <w:rPr>
          <w:rStyle w:val="StyleUnderline"/>
        </w:rPr>
        <w:t xml:space="preserve"> </w:t>
      </w:r>
      <w:r w:rsidRPr="00AA625B">
        <w:rPr>
          <w:rStyle w:val="Emphasis"/>
        </w:rPr>
        <w:t xml:space="preserve">significant </w:t>
      </w:r>
      <w:r w:rsidRPr="00AA625B">
        <w:rPr>
          <w:rStyle w:val="Emphasis"/>
          <w:highlight w:val="cyan"/>
        </w:rPr>
        <w:t>drawbacks</w:t>
      </w:r>
      <w:r w:rsidRPr="00AA625B">
        <w:rPr>
          <w:rStyle w:val="StyleUnderline"/>
          <w:highlight w:val="cyan"/>
        </w:rPr>
        <w:t xml:space="preserve"> for </w:t>
      </w:r>
      <w:r w:rsidRPr="00AA625B">
        <w:rPr>
          <w:rStyle w:val="Emphasis"/>
          <w:highlight w:val="cyan"/>
        </w:rPr>
        <w:t>young</w:t>
      </w:r>
      <w:r w:rsidRPr="00AA625B">
        <w:rPr>
          <w:rStyle w:val="Emphasis"/>
        </w:rPr>
        <w:t xml:space="preserve">er </w:t>
      </w:r>
      <w:r w:rsidRPr="00AA625B">
        <w:rPr>
          <w:rStyle w:val="Emphasis"/>
          <w:highlight w:val="cyan"/>
        </w:rPr>
        <w:t>workers</w:t>
      </w:r>
      <w:r w:rsidRPr="00AA625B">
        <w:rPr>
          <w:sz w:val="16"/>
          <w:szCs w:val="16"/>
        </w:rPr>
        <w:t xml:space="preserve"> in environments </w:t>
      </w:r>
      <w:r w:rsidRPr="00AA625B">
        <w:rPr>
          <w:rStyle w:val="StyleUnderline"/>
          <w:highlight w:val="cyan"/>
        </w:rPr>
        <w:t>where there is</w:t>
      </w:r>
      <w:r w:rsidRPr="00AA625B">
        <w:rPr>
          <w:rStyle w:val="StyleUnderline"/>
        </w:rPr>
        <w:t xml:space="preserve"> </w:t>
      </w:r>
      <w:r w:rsidRPr="00AA625B">
        <w:rPr>
          <w:rStyle w:val="Emphasis"/>
        </w:rPr>
        <w:t xml:space="preserve">very </w:t>
      </w:r>
      <w:r w:rsidRPr="00AA625B">
        <w:rPr>
          <w:rStyle w:val="Emphasis"/>
          <w:highlight w:val="cyan"/>
        </w:rPr>
        <w:t>low</w:t>
      </w:r>
      <w:r w:rsidRPr="00AA625B">
        <w:rPr>
          <w:rStyle w:val="StyleUnderline"/>
        </w:rPr>
        <w:t xml:space="preserve"> labor </w:t>
      </w:r>
      <w:r w:rsidRPr="00AA625B">
        <w:rPr>
          <w:rStyle w:val="Emphasis"/>
          <w:highlight w:val="cyan"/>
        </w:rPr>
        <w:t>turnover</w:t>
      </w:r>
      <w:r w:rsidRPr="00AA625B">
        <w:rPr>
          <w:sz w:val="16"/>
          <w:szCs w:val="16"/>
        </w:rPr>
        <w:t xml:space="preserve">. As tenured employees remain in place longer, </w:t>
      </w:r>
      <w:r w:rsidRPr="00AA625B">
        <w:rPr>
          <w:rStyle w:val="StyleUnderline"/>
        </w:rPr>
        <w:t xml:space="preserve">employment </w:t>
      </w:r>
      <w:r w:rsidRPr="00AA625B">
        <w:rPr>
          <w:rStyle w:val="Emphasis"/>
          <w:highlight w:val="cyan"/>
        </w:rPr>
        <w:t>protection clauses</w:t>
      </w:r>
      <w:r w:rsidRPr="00AA625B">
        <w:rPr>
          <w:rStyle w:val="StyleUnderline"/>
          <w:highlight w:val="cyan"/>
        </w:rPr>
        <w:t xml:space="preserve"> and seniority rules</w:t>
      </w:r>
      <w:r w:rsidRPr="00AA625B">
        <w:rPr>
          <w:sz w:val="16"/>
          <w:szCs w:val="16"/>
        </w:rPr>
        <w:t xml:space="preserve"> often </w:t>
      </w:r>
      <w:r w:rsidRPr="00AA625B">
        <w:rPr>
          <w:rStyle w:val="Emphasis"/>
          <w:highlight w:val="cyan"/>
        </w:rPr>
        <w:t>deter</w:t>
      </w:r>
      <w:r w:rsidRPr="00AA625B">
        <w:rPr>
          <w:rStyle w:val="StyleUnderline"/>
        </w:rPr>
        <w:t xml:space="preserve"> outside </w:t>
      </w:r>
      <w:r w:rsidRPr="00AA625B">
        <w:rPr>
          <w:rStyle w:val="Emphasis"/>
          <w:highlight w:val="cyan"/>
        </w:rPr>
        <w:t>hiring</w:t>
      </w:r>
      <w:r w:rsidRPr="00AA625B">
        <w:rPr>
          <w:rStyle w:val="StyleUnderline"/>
          <w:highlight w:val="cyan"/>
        </w:rPr>
        <w:t xml:space="preserve"> or </w:t>
      </w:r>
      <w:r w:rsidRPr="00AA625B">
        <w:rPr>
          <w:rStyle w:val="Emphasis"/>
          <w:highlight w:val="cyan"/>
        </w:rPr>
        <w:t>hamper promotions</w:t>
      </w:r>
      <w:r w:rsidRPr="00AA625B">
        <w:rPr>
          <w:sz w:val="16"/>
          <w:szCs w:val="16"/>
        </w:rPr>
        <w:t xml:space="preserve"> that might have otherwise gone to younger or newly entering workers—in other words, </w:t>
      </w:r>
      <w:r w:rsidRPr="00AA625B">
        <w:rPr>
          <w:rStyle w:val="StyleUnderline"/>
        </w:rPr>
        <w:t>unions enforce hiring and layoff practices that favor senior</w:t>
      </w:r>
      <w:r w:rsidRPr="00AA625B">
        <w:rPr>
          <w:sz w:val="16"/>
          <w:szCs w:val="16"/>
        </w:rPr>
        <w:t xml:space="preserve"> workers, thereby </w:t>
      </w:r>
      <w:r w:rsidRPr="00AA625B">
        <w:rPr>
          <w:rStyle w:val="Emphasis"/>
        </w:rPr>
        <w:t>restricting</w:t>
      </w:r>
      <w:r w:rsidRPr="00AA625B">
        <w:rPr>
          <w:rStyle w:val="StyleUnderline"/>
        </w:rPr>
        <w:t xml:space="preserve"> employment opportunities for </w:t>
      </w:r>
      <w:r w:rsidRPr="00AA625B">
        <w:rPr>
          <w:rStyle w:val="Emphasis"/>
        </w:rPr>
        <w:t>newer entrants</w:t>
      </w:r>
      <w:r w:rsidRPr="00AA625B">
        <w:rPr>
          <w:sz w:val="16"/>
          <w:szCs w:val="16"/>
        </w:rPr>
        <w:t xml:space="preserve">.[80] The result is fewer vacancies, which compresses the natural flow of job changes and slows the discovery of more suitable skill matches. Studies on hiring practices also show that when union contracts emphasize strict wage floors or rigid pay scales, firms may prefer to keep existing workers rather than bring in inexperienced individuals at a lower wage.[81] This is how the reduced turnover due to certain union collective bargaining agreements can, in practice, shrink the pool of opportunities for youth, limiting their career progression. </w:t>
      </w:r>
    </w:p>
    <w:p w14:paraId="4BED981D" w14:textId="77777777" w:rsidR="00F35F12" w:rsidRPr="00AA625B" w:rsidRDefault="00F35F12" w:rsidP="00F35F12">
      <w:pPr>
        <w:rPr>
          <w:sz w:val="16"/>
          <w:szCs w:val="16"/>
        </w:rPr>
      </w:pPr>
      <w:r w:rsidRPr="00AA625B">
        <w:rPr>
          <w:sz w:val="16"/>
          <w:szCs w:val="16"/>
        </w:rPr>
        <w:t xml:space="preserve">Drawing on a separate body of literature on job mobility, </w:t>
      </w:r>
      <w:r w:rsidRPr="00AA625B">
        <w:rPr>
          <w:rStyle w:val="StyleUnderline"/>
        </w:rPr>
        <w:t xml:space="preserve">we find </w:t>
      </w:r>
      <w:r w:rsidRPr="00AA625B">
        <w:rPr>
          <w:rStyle w:val="Emphasis"/>
        </w:rPr>
        <w:t>robust ev</w:t>
      </w:r>
      <w:r w:rsidRPr="00AA625B">
        <w:rPr>
          <w:sz w:val="16"/>
          <w:szCs w:val="16"/>
        </w:rPr>
        <w:t xml:space="preserve">idence that </w:t>
      </w:r>
      <w:r w:rsidRPr="00AA625B">
        <w:rPr>
          <w:rStyle w:val="StyleUnderline"/>
        </w:rPr>
        <w:t xml:space="preserve">job mobility is especially </w:t>
      </w:r>
      <w:r w:rsidRPr="00AA625B">
        <w:rPr>
          <w:rStyle w:val="Emphasis"/>
        </w:rPr>
        <w:t>pivotal</w:t>
      </w:r>
      <w:r w:rsidRPr="00AA625B">
        <w:rPr>
          <w:rStyle w:val="StyleUnderline"/>
        </w:rPr>
        <w:t xml:space="preserve"> for </w:t>
      </w:r>
      <w:r w:rsidRPr="00AA625B">
        <w:rPr>
          <w:rStyle w:val="Emphasis"/>
        </w:rPr>
        <w:t>younger workers</w:t>
      </w:r>
      <w:r w:rsidRPr="00AA625B">
        <w:rPr>
          <w:sz w:val="16"/>
          <w:szCs w:val="16"/>
        </w:rPr>
        <w:t xml:space="preserve">. Seminal work by Topel and Ward (1992) found that </w:t>
      </w:r>
      <w:r w:rsidRPr="00AA625B">
        <w:rPr>
          <w:rStyle w:val="Emphasis"/>
        </w:rPr>
        <w:t>early-career</w:t>
      </w:r>
      <w:r w:rsidRPr="00AA625B">
        <w:rPr>
          <w:rStyle w:val="StyleUnderline"/>
        </w:rPr>
        <w:t xml:space="preserve"> job </w:t>
      </w:r>
      <w:r w:rsidRPr="00AA625B">
        <w:rPr>
          <w:rStyle w:val="Emphasis"/>
        </w:rPr>
        <w:t>transitions</w:t>
      </w:r>
      <w:r w:rsidRPr="00AA625B">
        <w:rPr>
          <w:rStyle w:val="StyleUnderline"/>
        </w:rPr>
        <w:t xml:space="preserve"> account for a </w:t>
      </w:r>
      <w:r w:rsidRPr="00AA625B">
        <w:rPr>
          <w:rStyle w:val="Emphasis"/>
        </w:rPr>
        <w:t>large fraction</w:t>
      </w:r>
      <w:r w:rsidRPr="00AA625B">
        <w:rPr>
          <w:rStyle w:val="StyleUnderline"/>
        </w:rPr>
        <w:t xml:space="preserve"> of </w:t>
      </w:r>
      <w:r w:rsidRPr="00AA625B">
        <w:rPr>
          <w:rStyle w:val="Emphasis"/>
        </w:rPr>
        <w:t>wage growth</w:t>
      </w:r>
      <w:r w:rsidRPr="00AA625B">
        <w:rPr>
          <w:sz w:val="16"/>
          <w:szCs w:val="16"/>
        </w:rPr>
        <w:t xml:space="preserve"> among young men, </w:t>
      </w:r>
      <w:r w:rsidRPr="00AA625B">
        <w:rPr>
          <w:rStyle w:val="StyleUnderline"/>
        </w:rPr>
        <w:t xml:space="preserve">as </w:t>
      </w:r>
      <w:r w:rsidRPr="00AA625B">
        <w:rPr>
          <w:rStyle w:val="StyleUnderline"/>
          <w:highlight w:val="cyan"/>
        </w:rPr>
        <w:t xml:space="preserve">each </w:t>
      </w:r>
      <w:r w:rsidRPr="00AA625B">
        <w:rPr>
          <w:rStyle w:val="Emphasis"/>
          <w:highlight w:val="cyan"/>
        </w:rPr>
        <w:t>new position</w:t>
      </w:r>
      <w:r w:rsidRPr="00AA625B">
        <w:rPr>
          <w:sz w:val="16"/>
          <w:szCs w:val="16"/>
        </w:rPr>
        <w:t xml:space="preserve"> often </w:t>
      </w:r>
      <w:r w:rsidRPr="00AA625B">
        <w:rPr>
          <w:rStyle w:val="StyleUnderline"/>
          <w:highlight w:val="cyan"/>
        </w:rPr>
        <w:t>provides a</w:t>
      </w:r>
      <w:r w:rsidRPr="00AA625B">
        <w:rPr>
          <w:rStyle w:val="StyleUnderline"/>
        </w:rPr>
        <w:t xml:space="preserve"> </w:t>
      </w:r>
      <w:r w:rsidRPr="00AA625B">
        <w:rPr>
          <w:rStyle w:val="Emphasis"/>
        </w:rPr>
        <w:t>substantial</w:t>
      </w:r>
      <w:r w:rsidRPr="00AA625B">
        <w:rPr>
          <w:rStyle w:val="StyleUnderline"/>
        </w:rPr>
        <w:t xml:space="preserve"> </w:t>
      </w:r>
      <w:r w:rsidRPr="00AA625B">
        <w:rPr>
          <w:rStyle w:val="StyleUnderline"/>
          <w:highlight w:val="cyan"/>
        </w:rPr>
        <w:t>pay hike</w:t>
      </w:r>
      <w:r w:rsidRPr="00AA625B">
        <w:rPr>
          <w:sz w:val="16"/>
          <w:szCs w:val="16"/>
        </w:rPr>
        <w:t xml:space="preserve">.[82] </w:t>
      </w:r>
      <w:r w:rsidRPr="00AA625B">
        <w:rPr>
          <w:rStyle w:val="StyleUnderline"/>
        </w:rPr>
        <w:t xml:space="preserve">By moving up the ladder through relatively </w:t>
      </w:r>
      <w:r w:rsidRPr="00AA625B">
        <w:rPr>
          <w:rStyle w:val="Emphasis"/>
          <w:highlight w:val="cyan"/>
        </w:rPr>
        <w:t>frequent</w:t>
      </w:r>
      <w:r w:rsidRPr="00AA625B">
        <w:rPr>
          <w:rStyle w:val="StyleUnderline"/>
        </w:rPr>
        <w:t xml:space="preserve"> job </w:t>
      </w:r>
      <w:r w:rsidRPr="00AA625B">
        <w:rPr>
          <w:rStyle w:val="StyleUnderline"/>
          <w:highlight w:val="cyan"/>
        </w:rPr>
        <w:t>changes</w:t>
      </w:r>
      <w:r w:rsidRPr="00AA625B">
        <w:rPr>
          <w:sz w:val="16"/>
          <w:szCs w:val="16"/>
        </w:rPr>
        <w:t xml:space="preserve">, </w:t>
      </w:r>
      <w:r w:rsidRPr="00AA625B">
        <w:rPr>
          <w:rStyle w:val="Emphasis"/>
        </w:rPr>
        <w:t>younger</w:t>
      </w:r>
      <w:r w:rsidRPr="00AA625B">
        <w:rPr>
          <w:sz w:val="16"/>
          <w:szCs w:val="16"/>
        </w:rPr>
        <w:t xml:space="preserve"> </w:t>
      </w:r>
      <w:r w:rsidRPr="00AA625B">
        <w:rPr>
          <w:rStyle w:val="StyleUnderline"/>
        </w:rPr>
        <w:t>cohorts</w:t>
      </w:r>
      <w:r w:rsidRPr="00AA625B">
        <w:rPr>
          <w:sz w:val="16"/>
          <w:szCs w:val="16"/>
        </w:rPr>
        <w:t xml:space="preserve">, especially younger men, </w:t>
      </w:r>
      <w:r w:rsidRPr="00AA625B">
        <w:rPr>
          <w:rStyle w:val="StyleUnderline"/>
        </w:rPr>
        <w:t xml:space="preserve">acquire </w:t>
      </w:r>
      <w:r w:rsidRPr="00AA625B">
        <w:rPr>
          <w:rStyle w:val="Emphasis"/>
        </w:rPr>
        <w:t>skills</w:t>
      </w:r>
      <w:r w:rsidRPr="00AA625B">
        <w:rPr>
          <w:sz w:val="16"/>
          <w:szCs w:val="16"/>
        </w:rPr>
        <w:t xml:space="preserve">, </w:t>
      </w:r>
      <w:r w:rsidRPr="00AA625B">
        <w:rPr>
          <w:rStyle w:val="Emphasis"/>
        </w:rPr>
        <w:t>increase</w:t>
      </w:r>
      <w:r w:rsidRPr="00AA625B">
        <w:rPr>
          <w:rStyle w:val="StyleUnderline"/>
        </w:rPr>
        <w:t xml:space="preserve"> their wage growth</w:t>
      </w:r>
      <w:r w:rsidRPr="00AA625B">
        <w:rPr>
          <w:sz w:val="16"/>
          <w:szCs w:val="16"/>
        </w:rPr>
        <w:t xml:space="preserve"> through outside offers, </w:t>
      </w:r>
      <w:r w:rsidRPr="00AA625B">
        <w:rPr>
          <w:rStyle w:val="StyleUnderline"/>
        </w:rPr>
        <w:t>and</w:t>
      </w:r>
      <w:r w:rsidRPr="00AA625B">
        <w:rPr>
          <w:sz w:val="16"/>
          <w:szCs w:val="16"/>
        </w:rPr>
        <w:t xml:space="preserve"> ultimately </w:t>
      </w:r>
      <w:r w:rsidRPr="00AA625B">
        <w:rPr>
          <w:rStyle w:val="Emphasis"/>
          <w:highlight w:val="cyan"/>
        </w:rPr>
        <w:t>optimize</w:t>
      </w:r>
      <w:r w:rsidRPr="00AA625B">
        <w:rPr>
          <w:rStyle w:val="StyleUnderline"/>
          <w:highlight w:val="cyan"/>
        </w:rPr>
        <w:t xml:space="preserve"> their career</w:t>
      </w:r>
      <w:r w:rsidRPr="00AA625B">
        <w:rPr>
          <w:sz w:val="16"/>
          <w:szCs w:val="16"/>
        </w:rPr>
        <w:t xml:space="preserve"> prospects.[83] After the Great Recession, however, rates of job-to-job transitions declined and hampered these early wage gains for young workers.[84] These findings highlight that a certain level of </w:t>
      </w:r>
      <w:r w:rsidRPr="00AA625B">
        <w:rPr>
          <w:rStyle w:val="Emphasis"/>
        </w:rPr>
        <w:t>labor turnover</w:t>
      </w:r>
      <w:r w:rsidRPr="00AA625B">
        <w:rPr>
          <w:rStyle w:val="StyleUnderline"/>
        </w:rPr>
        <w:t xml:space="preserve"> is </w:t>
      </w:r>
      <w:r w:rsidRPr="00AA625B">
        <w:rPr>
          <w:rStyle w:val="Emphasis"/>
        </w:rPr>
        <w:t>essential</w:t>
      </w:r>
      <w:r w:rsidRPr="00AA625B">
        <w:rPr>
          <w:sz w:val="16"/>
          <w:szCs w:val="16"/>
        </w:rPr>
        <w:t xml:space="preserve"> for younger workers </w:t>
      </w:r>
      <w:r w:rsidRPr="00AA625B">
        <w:rPr>
          <w:rStyle w:val="StyleUnderline"/>
        </w:rPr>
        <w:t>to</w:t>
      </w:r>
      <w:r w:rsidRPr="00AA625B">
        <w:rPr>
          <w:sz w:val="16"/>
          <w:szCs w:val="16"/>
        </w:rPr>
        <w:t xml:space="preserve"> discover better job matches and </w:t>
      </w:r>
      <w:r w:rsidRPr="00AA625B">
        <w:rPr>
          <w:rStyle w:val="StyleUnderline"/>
        </w:rPr>
        <w:t xml:space="preserve">enhance their </w:t>
      </w:r>
      <w:r w:rsidRPr="00AA625B">
        <w:rPr>
          <w:rStyle w:val="Emphasis"/>
        </w:rPr>
        <w:t>earnings trajectories</w:t>
      </w:r>
      <w:r w:rsidRPr="00AA625B">
        <w:rPr>
          <w:sz w:val="16"/>
          <w:szCs w:val="16"/>
        </w:rPr>
        <w:t xml:space="preserve">. </w:t>
      </w:r>
    </w:p>
    <w:p w14:paraId="74F16E44" w14:textId="77777777" w:rsidR="00F35F12" w:rsidRPr="00AA625B" w:rsidRDefault="00F35F12" w:rsidP="00F35F12">
      <w:pPr>
        <w:rPr>
          <w:sz w:val="16"/>
          <w:szCs w:val="16"/>
        </w:rPr>
      </w:pPr>
      <w:r w:rsidRPr="00AA625B">
        <w:rPr>
          <w:rStyle w:val="StyleUnderline"/>
        </w:rPr>
        <w:t xml:space="preserve">Yet </w:t>
      </w:r>
      <w:r w:rsidRPr="00AA625B">
        <w:rPr>
          <w:rStyle w:val="Emphasis"/>
        </w:rPr>
        <w:t>powerful</w:t>
      </w:r>
      <w:r w:rsidRPr="00AA625B">
        <w:rPr>
          <w:sz w:val="16"/>
          <w:szCs w:val="16"/>
        </w:rPr>
        <w:t xml:space="preserve"> labor </w:t>
      </w:r>
      <w:r w:rsidRPr="00AA625B">
        <w:rPr>
          <w:rStyle w:val="Emphasis"/>
          <w:highlight w:val="cyan"/>
        </w:rPr>
        <w:t>unions</w:t>
      </w:r>
      <w:r w:rsidRPr="00AA625B">
        <w:rPr>
          <w:rStyle w:val="StyleUnderline"/>
          <w:highlight w:val="cyan"/>
        </w:rPr>
        <w:t xml:space="preserve"> that prioritize</w:t>
      </w:r>
      <w:r w:rsidRPr="00AA625B">
        <w:rPr>
          <w:sz w:val="16"/>
          <w:szCs w:val="16"/>
        </w:rPr>
        <w:t xml:space="preserve"> strong </w:t>
      </w:r>
      <w:r w:rsidRPr="00AA625B">
        <w:rPr>
          <w:rStyle w:val="Emphasis"/>
          <w:highlight w:val="cyan"/>
        </w:rPr>
        <w:t>job security</w:t>
      </w:r>
      <w:r w:rsidRPr="00AA625B">
        <w:rPr>
          <w:sz w:val="16"/>
          <w:szCs w:val="16"/>
        </w:rPr>
        <w:t xml:space="preserve"> provisions </w:t>
      </w:r>
      <w:r w:rsidRPr="00AA625B">
        <w:rPr>
          <w:rStyle w:val="StyleUnderline"/>
        </w:rPr>
        <w:t xml:space="preserve">and </w:t>
      </w:r>
      <w:r w:rsidRPr="00AA625B">
        <w:rPr>
          <w:rStyle w:val="Emphasis"/>
        </w:rPr>
        <w:t>structured</w:t>
      </w:r>
      <w:r w:rsidRPr="00AA625B">
        <w:rPr>
          <w:rStyle w:val="StyleUnderline"/>
        </w:rPr>
        <w:t xml:space="preserve"> promotion</w:t>
      </w:r>
      <w:r w:rsidRPr="00AA625B">
        <w:rPr>
          <w:sz w:val="16"/>
          <w:szCs w:val="16"/>
        </w:rPr>
        <w:t xml:space="preserve"> systems </w:t>
      </w:r>
      <w:r w:rsidRPr="00AA625B">
        <w:rPr>
          <w:rStyle w:val="StyleUnderline"/>
        </w:rPr>
        <w:t xml:space="preserve">may inadvertently </w:t>
      </w:r>
      <w:r w:rsidRPr="00AA625B">
        <w:rPr>
          <w:rStyle w:val="Emphasis"/>
        </w:rPr>
        <w:t>limit</w:t>
      </w:r>
      <w:r w:rsidRPr="00AA625B">
        <w:rPr>
          <w:sz w:val="16"/>
          <w:szCs w:val="16"/>
        </w:rPr>
        <w:t xml:space="preserve"> the availability of precisely </w:t>
      </w:r>
      <w:r w:rsidRPr="00AA625B">
        <w:rPr>
          <w:rStyle w:val="StyleUnderline"/>
        </w:rPr>
        <w:t xml:space="preserve">those opportunities that facilitate </w:t>
      </w:r>
      <w:r w:rsidRPr="00AA625B">
        <w:rPr>
          <w:rStyle w:val="Emphasis"/>
        </w:rPr>
        <w:t>upward mobility</w:t>
      </w:r>
      <w:r w:rsidRPr="00AA625B">
        <w:rPr>
          <w:sz w:val="16"/>
          <w:szCs w:val="16"/>
        </w:rPr>
        <w:t xml:space="preserve"> for younger workers. </w:t>
      </w:r>
      <w:r w:rsidRPr="00AA625B">
        <w:rPr>
          <w:rStyle w:val="StyleUnderline"/>
        </w:rPr>
        <w:t>While job security provisions</w:t>
      </w:r>
      <w:r w:rsidRPr="00AA625B">
        <w:rPr>
          <w:sz w:val="16"/>
          <w:szCs w:val="16"/>
        </w:rPr>
        <w:t xml:space="preserve"> and seniority promotion systems </w:t>
      </w:r>
      <w:r w:rsidRPr="00AA625B">
        <w:rPr>
          <w:rStyle w:val="StyleUnderline"/>
        </w:rPr>
        <w:t>have clear benefits for</w:t>
      </w:r>
      <w:r w:rsidRPr="00AA625B">
        <w:rPr>
          <w:sz w:val="16"/>
          <w:szCs w:val="16"/>
        </w:rPr>
        <w:t xml:space="preserve"> current members—especially </w:t>
      </w:r>
      <w:r w:rsidRPr="00AA625B">
        <w:rPr>
          <w:rStyle w:val="Emphasis"/>
        </w:rPr>
        <w:t>older</w:t>
      </w:r>
      <w:r w:rsidRPr="00AA625B">
        <w:rPr>
          <w:rStyle w:val="StyleUnderline"/>
        </w:rPr>
        <w:t xml:space="preserve"> incumbents</w:t>
      </w:r>
      <w:r w:rsidRPr="00AA625B">
        <w:rPr>
          <w:sz w:val="16"/>
          <w:szCs w:val="16"/>
        </w:rPr>
        <w:t>—</w:t>
      </w:r>
      <w:r w:rsidRPr="00AA625B">
        <w:rPr>
          <w:rStyle w:val="StyleUnderline"/>
        </w:rPr>
        <w:t xml:space="preserve">this can </w:t>
      </w:r>
      <w:r w:rsidRPr="00AA625B">
        <w:rPr>
          <w:rStyle w:val="Emphasis"/>
          <w:highlight w:val="cyan"/>
        </w:rPr>
        <w:t>slow</w:t>
      </w:r>
      <w:r w:rsidRPr="00AA625B">
        <w:rPr>
          <w:rStyle w:val="StyleUnderline"/>
          <w:highlight w:val="cyan"/>
        </w:rPr>
        <w:t xml:space="preserve"> the</w:t>
      </w:r>
      <w:r w:rsidRPr="00AA625B">
        <w:rPr>
          <w:rStyle w:val="StyleUnderline"/>
        </w:rPr>
        <w:t xml:space="preserve"> </w:t>
      </w:r>
      <w:r w:rsidRPr="00AA625B">
        <w:rPr>
          <w:rStyle w:val="Emphasis"/>
        </w:rPr>
        <w:t xml:space="preserve">natural </w:t>
      </w:r>
      <w:r w:rsidRPr="00AA625B">
        <w:rPr>
          <w:rStyle w:val="Emphasis"/>
          <w:highlight w:val="cyan"/>
        </w:rPr>
        <w:t>churn</w:t>
      </w:r>
      <w:r w:rsidRPr="00AA625B">
        <w:rPr>
          <w:sz w:val="16"/>
          <w:szCs w:val="16"/>
        </w:rPr>
        <w:t xml:space="preserve"> </w:t>
      </w:r>
      <w:r w:rsidRPr="00AA625B">
        <w:rPr>
          <w:rStyle w:val="StyleUnderline"/>
          <w:highlight w:val="cyan"/>
        </w:rPr>
        <w:t xml:space="preserve">that </w:t>
      </w:r>
      <w:r w:rsidRPr="00AA625B">
        <w:rPr>
          <w:rStyle w:val="Emphasis"/>
          <w:highlight w:val="cyan"/>
        </w:rPr>
        <w:t>opens doors</w:t>
      </w:r>
      <w:r w:rsidRPr="00AA625B">
        <w:rPr>
          <w:sz w:val="16"/>
          <w:szCs w:val="16"/>
          <w:highlight w:val="cyan"/>
        </w:rPr>
        <w:t xml:space="preserve"> </w:t>
      </w:r>
      <w:r w:rsidRPr="00AA625B">
        <w:rPr>
          <w:rStyle w:val="StyleUnderline"/>
          <w:highlight w:val="cyan"/>
        </w:rPr>
        <w:t>for</w:t>
      </w:r>
      <w:r w:rsidRPr="00AA625B">
        <w:rPr>
          <w:rStyle w:val="StyleUnderline"/>
        </w:rPr>
        <w:t xml:space="preserve"> </w:t>
      </w:r>
      <w:r w:rsidRPr="00AA625B">
        <w:rPr>
          <w:rStyle w:val="Emphasis"/>
        </w:rPr>
        <w:t xml:space="preserve">new </w:t>
      </w:r>
      <w:r w:rsidRPr="00AA625B">
        <w:rPr>
          <w:rStyle w:val="Emphasis"/>
          <w:highlight w:val="cyan"/>
        </w:rPr>
        <w:t>entrants</w:t>
      </w:r>
      <w:r w:rsidRPr="00AA625B">
        <w:rPr>
          <w:sz w:val="16"/>
          <w:szCs w:val="16"/>
        </w:rPr>
        <w:t xml:space="preserve">. Economist Fatih Guvenen and coauthors find that recent cohorts of young workers, especially men, are experiencing notably lower lifetime incomes because of the changes in labor market conditions for them—such as declining job mobility or constrained opportunities for job switching.[85] </w:t>
      </w:r>
      <w:r w:rsidRPr="00AA625B">
        <w:rPr>
          <w:rStyle w:val="StyleUnderline"/>
        </w:rPr>
        <w:t xml:space="preserve">If workers are unable to </w:t>
      </w:r>
      <w:r w:rsidRPr="00AA625B">
        <w:rPr>
          <w:rStyle w:val="Emphasis"/>
        </w:rPr>
        <w:t>switch jobs</w:t>
      </w:r>
      <w:r w:rsidRPr="00AA625B">
        <w:rPr>
          <w:rStyle w:val="StyleUnderline"/>
        </w:rPr>
        <w:t xml:space="preserve"> for </w:t>
      </w:r>
      <w:r w:rsidRPr="00AA625B">
        <w:rPr>
          <w:rStyle w:val="Emphasis"/>
        </w:rPr>
        <w:t>better</w:t>
      </w:r>
      <w:r w:rsidRPr="00AA625B">
        <w:rPr>
          <w:rStyle w:val="StyleUnderline"/>
        </w:rPr>
        <w:t xml:space="preserve"> wages</w:t>
      </w:r>
      <w:r w:rsidRPr="00AA625B">
        <w:rPr>
          <w:sz w:val="16"/>
          <w:szCs w:val="16"/>
        </w:rPr>
        <w:t xml:space="preserve">, </w:t>
      </w:r>
      <w:r w:rsidRPr="00AA625B">
        <w:rPr>
          <w:rStyle w:val="StyleUnderline"/>
        </w:rPr>
        <w:t xml:space="preserve">their </w:t>
      </w:r>
      <w:r w:rsidRPr="00AA625B">
        <w:rPr>
          <w:rStyle w:val="Emphasis"/>
        </w:rPr>
        <w:t>earnings</w:t>
      </w:r>
      <w:r w:rsidRPr="00AA625B">
        <w:rPr>
          <w:rStyle w:val="StyleUnderline"/>
        </w:rPr>
        <w:t xml:space="preserve"> stagnate</w:t>
      </w:r>
      <w:r w:rsidRPr="00AA625B">
        <w:rPr>
          <w:sz w:val="16"/>
          <w:szCs w:val="16"/>
        </w:rPr>
        <w:t xml:space="preserve">, preventing them from making up for lower early-career earnings later in life. Thus, </w:t>
      </w:r>
      <w:r w:rsidRPr="00AA625B">
        <w:rPr>
          <w:rStyle w:val="StyleUnderline"/>
          <w:highlight w:val="cyan"/>
        </w:rPr>
        <w:t>a young</w:t>
      </w:r>
      <w:r w:rsidRPr="00AA625B">
        <w:rPr>
          <w:sz w:val="16"/>
          <w:szCs w:val="16"/>
        </w:rPr>
        <w:t xml:space="preserve">er </w:t>
      </w:r>
      <w:r w:rsidRPr="00AA625B">
        <w:rPr>
          <w:rStyle w:val="StyleUnderline"/>
          <w:highlight w:val="cyan"/>
        </w:rPr>
        <w:t xml:space="preserve">person may find </w:t>
      </w:r>
      <w:r w:rsidRPr="00AA625B">
        <w:rPr>
          <w:rStyle w:val="Emphasis"/>
          <w:highlight w:val="cyan"/>
        </w:rPr>
        <w:t>few positions</w:t>
      </w:r>
      <w:r w:rsidRPr="00AA625B">
        <w:rPr>
          <w:rStyle w:val="StyleUnderline"/>
        </w:rPr>
        <w:t xml:space="preserve"> opening up </w:t>
      </w:r>
      <w:r w:rsidRPr="00AA625B">
        <w:rPr>
          <w:rStyle w:val="StyleUnderline"/>
          <w:highlight w:val="cyan"/>
        </w:rPr>
        <w:t>in</w:t>
      </w:r>
      <w:r w:rsidRPr="00AA625B">
        <w:rPr>
          <w:rStyle w:val="StyleUnderline"/>
        </w:rPr>
        <w:t xml:space="preserve"> </w:t>
      </w:r>
      <w:r w:rsidRPr="00AA625B">
        <w:rPr>
          <w:rStyle w:val="Emphasis"/>
        </w:rPr>
        <w:t xml:space="preserve">heavily </w:t>
      </w:r>
      <w:r w:rsidRPr="00AA625B">
        <w:rPr>
          <w:rStyle w:val="Emphasis"/>
          <w:highlight w:val="cyan"/>
        </w:rPr>
        <w:t>unionized</w:t>
      </w:r>
      <w:r w:rsidRPr="00AA625B">
        <w:rPr>
          <w:rStyle w:val="StyleUnderline"/>
          <w:highlight w:val="cyan"/>
        </w:rPr>
        <w:t xml:space="preserve"> settings</w:t>
      </w:r>
      <w:r w:rsidRPr="00AA625B">
        <w:rPr>
          <w:rStyle w:val="StyleUnderline"/>
        </w:rPr>
        <w:t xml:space="preserve"> that </w:t>
      </w:r>
      <w:r w:rsidRPr="00AA625B">
        <w:rPr>
          <w:rStyle w:val="Emphasis"/>
        </w:rPr>
        <w:t>prioritize</w:t>
      </w:r>
      <w:r w:rsidRPr="00AA625B">
        <w:rPr>
          <w:sz w:val="16"/>
          <w:szCs w:val="16"/>
        </w:rPr>
        <w:t xml:space="preserve"> </w:t>
      </w:r>
      <w:r w:rsidRPr="00AA625B">
        <w:rPr>
          <w:rStyle w:val="StyleUnderline"/>
        </w:rPr>
        <w:t xml:space="preserve">incumbents and rely on </w:t>
      </w:r>
      <w:r w:rsidRPr="00AA625B">
        <w:rPr>
          <w:rStyle w:val="Emphasis"/>
        </w:rPr>
        <w:t>rigid</w:t>
      </w:r>
      <w:r w:rsidRPr="00AA625B">
        <w:rPr>
          <w:sz w:val="16"/>
          <w:szCs w:val="16"/>
        </w:rPr>
        <w:t xml:space="preserve"> </w:t>
      </w:r>
      <w:r w:rsidRPr="00AA625B">
        <w:rPr>
          <w:rStyle w:val="Emphasis"/>
        </w:rPr>
        <w:t>seniority</w:t>
      </w:r>
      <w:r w:rsidRPr="00AA625B">
        <w:rPr>
          <w:sz w:val="16"/>
          <w:szCs w:val="16"/>
        </w:rPr>
        <w:t xml:space="preserve">-based </w:t>
      </w:r>
      <w:r w:rsidRPr="00AA625B">
        <w:rPr>
          <w:rStyle w:val="StyleUnderline"/>
        </w:rPr>
        <w:t>promotions</w:t>
      </w:r>
      <w:r w:rsidRPr="00AA625B">
        <w:rPr>
          <w:sz w:val="16"/>
          <w:szCs w:val="16"/>
        </w:rPr>
        <w:t>.[86] The net effect is that younger workers see fewer paths to rapid advancement or bargaining leverage through competing job offers.</w:t>
      </w:r>
    </w:p>
    <w:p w14:paraId="6D202FD2" w14:textId="77777777" w:rsidR="00F35F12" w:rsidRPr="00AA625B" w:rsidRDefault="00F35F12" w:rsidP="00F35F12">
      <w:pPr>
        <w:rPr>
          <w:rStyle w:val="StyleUnderline"/>
        </w:rPr>
      </w:pPr>
      <w:r w:rsidRPr="00AA625B">
        <w:rPr>
          <w:sz w:val="16"/>
          <w:szCs w:val="16"/>
        </w:rPr>
        <w:t xml:space="preserve">Moreover, while labor unions have historically advanced wages and working conditions overall, </w:t>
      </w:r>
      <w:r w:rsidRPr="00AA625B">
        <w:rPr>
          <w:rStyle w:val="StyleUnderline"/>
        </w:rPr>
        <w:t xml:space="preserve">the </w:t>
      </w:r>
      <w:r w:rsidRPr="00AA625B">
        <w:rPr>
          <w:rStyle w:val="Emphasis"/>
        </w:rPr>
        <w:t>insider-outsider problem</w:t>
      </w:r>
      <w:r w:rsidRPr="00AA625B">
        <w:rPr>
          <w:rStyle w:val="StyleUnderline"/>
        </w:rPr>
        <w:t xml:space="preserve"> reveals a</w:t>
      </w:r>
      <w:r w:rsidRPr="00AA625B">
        <w:rPr>
          <w:sz w:val="16"/>
          <w:szCs w:val="16"/>
        </w:rPr>
        <w:t xml:space="preserve">n important </w:t>
      </w:r>
      <w:r w:rsidRPr="00AA625B">
        <w:rPr>
          <w:rStyle w:val="Emphasis"/>
        </w:rPr>
        <w:t>downside</w:t>
      </w:r>
      <w:r w:rsidRPr="00AA625B">
        <w:rPr>
          <w:rStyle w:val="StyleUnderline"/>
        </w:rPr>
        <w:t xml:space="preserve"> for younger workers</w:t>
      </w:r>
      <w:r w:rsidRPr="00AA625B">
        <w:rPr>
          <w:sz w:val="16"/>
          <w:szCs w:val="16"/>
        </w:rPr>
        <w:t xml:space="preserve">.[87] The insider-outsider problem refers to how </w:t>
      </w:r>
      <w:r w:rsidRPr="00AA625B">
        <w:rPr>
          <w:rStyle w:val="StyleUnderline"/>
        </w:rPr>
        <w:t xml:space="preserve">union </w:t>
      </w:r>
      <w:r w:rsidRPr="00AA625B">
        <w:rPr>
          <w:rStyle w:val="Emphasis"/>
        </w:rPr>
        <w:t>insiders</w:t>
      </w:r>
      <w:r w:rsidRPr="00AA625B">
        <w:rPr>
          <w:sz w:val="16"/>
          <w:szCs w:val="16"/>
        </w:rPr>
        <w:t>—usually longer-tenured or senior employees—</w:t>
      </w:r>
      <w:r w:rsidRPr="00AA625B">
        <w:rPr>
          <w:rStyle w:val="StyleUnderline"/>
        </w:rPr>
        <w:t xml:space="preserve">enjoy </w:t>
      </w:r>
      <w:r w:rsidRPr="00AA625B">
        <w:rPr>
          <w:rStyle w:val="Emphasis"/>
        </w:rPr>
        <w:t>heightened</w:t>
      </w:r>
      <w:r w:rsidRPr="00AA625B">
        <w:rPr>
          <w:rStyle w:val="StyleUnderline"/>
        </w:rPr>
        <w:t xml:space="preserve"> job security</w:t>
      </w:r>
      <w:r w:rsidRPr="00AA625B">
        <w:rPr>
          <w:sz w:val="16"/>
          <w:szCs w:val="16"/>
        </w:rPr>
        <w:t xml:space="preserve">, structured promotion policies, and strong protections against layoffs. Because these workers rarely leave, and because </w:t>
      </w:r>
      <w:r w:rsidRPr="00AA625B">
        <w:rPr>
          <w:rStyle w:val="StyleUnderline"/>
        </w:rPr>
        <w:t xml:space="preserve">high </w:t>
      </w:r>
      <w:r w:rsidRPr="00AA625B">
        <w:rPr>
          <w:rStyle w:val="StyleUnderline"/>
          <w:highlight w:val="cyan"/>
        </w:rPr>
        <w:t xml:space="preserve">labor costs and seniority rules discourage </w:t>
      </w:r>
      <w:r w:rsidRPr="00AA625B">
        <w:rPr>
          <w:rStyle w:val="Emphasis"/>
          <w:highlight w:val="cyan"/>
        </w:rPr>
        <w:t>outside</w:t>
      </w:r>
      <w:r w:rsidRPr="00AA625B">
        <w:rPr>
          <w:rStyle w:val="StyleUnderline"/>
          <w:highlight w:val="cyan"/>
        </w:rPr>
        <w:t xml:space="preserve"> hiring</w:t>
      </w:r>
      <w:r w:rsidRPr="00AA625B">
        <w:rPr>
          <w:sz w:val="16"/>
          <w:szCs w:val="16"/>
        </w:rPr>
        <w:t xml:space="preserve">, </w:t>
      </w:r>
      <w:r w:rsidRPr="00AA625B">
        <w:rPr>
          <w:rStyle w:val="Emphasis"/>
        </w:rPr>
        <w:t>outsiders</w:t>
      </w:r>
      <w:r w:rsidRPr="00AA625B">
        <w:rPr>
          <w:sz w:val="16"/>
          <w:szCs w:val="16"/>
        </w:rPr>
        <w:t xml:space="preserve"> (</w:t>
      </w:r>
      <w:r w:rsidRPr="00AA625B">
        <w:rPr>
          <w:rStyle w:val="StyleUnderline"/>
        </w:rPr>
        <w:t xml:space="preserve">especially </w:t>
      </w:r>
      <w:r w:rsidRPr="00AA625B">
        <w:rPr>
          <w:rStyle w:val="Emphasis"/>
        </w:rPr>
        <w:t>younger</w:t>
      </w:r>
      <w:r w:rsidRPr="00AA625B">
        <w:rPr>
          <w:sz w:val="16"/>
          <w:szCs w:val="16"/>
        </w:rPr>
        <w:t xml:space="preserve"> or newly entering </w:t>
      </w:r>
      <w:r w:rsidRPr="00AA625B">
        <w:rPr>
          <w:rStyle w:val="StyleUnderline"/>
        </w:rPr>
        <w:t>workers</w:t>
      </w:r>
      <w:r w:rsidRPr="00AA625B">
        <w:rPr>
          <w:sz w:val="16"/>
          <w:szCs w:val="16"/>
        </w:rPr>
        <w:t xml:space="preserve">) </w:t>
      </w:r>
      <w:r w:rsidRPr="00AA625B">
        <w:rPr>
          <w:rStyle w:val="StyleUnderline"/>
        </w:rPr>
        <w:t xml:space="preserve">face </w:t>
      </w:r>
      <w:r w:rsidRPr="00AA625B">
        <w:rPr>
          <w:rStyle w:val="Emphasis"/>
        </w:rPr>
        <w:t>major hurdles</w:t>
      </w:r>
      <w:r w:rsidRPr="00AA625B">
        <w:rPr>
          <w:rStyle w:val="StyleUnderline"/>
        </w:rPr>
        <w:t xml:space="preserve"> entering unionized jobs</w:t>
      </w:r>
      <w:r w:rsidRPr="00AA625B">
        <w:rPr>
          <w:sz w:val="16"/>
          <w:szCs w:val="16"/>
        </w:rPr>
        <w:t xml:space="preserve">. The result is that insiders continue to benefit from stability and advantages, while outsiders find few openings and limited upward mobility.[88] </w:t>
      </w:r>
      <w:r w:rsidRPr="00AA625B">
        <w:rPr>
          <w:rStyle w:val="StyleUnderline"/>
          <w:highlight w:val="cyan"/>
        </w:rPr>
        <w:t>This</w:t>
      </w:r>
      <w:r w:rsidRPr="00AA625B">
        <w:rPr>
          <w:rStyle w:val="StyleUnderline"/>
        </w:rPr>
        <w:t xml:space="preserve"> dynamic </w:t>
      </w:r>
      <w:r w:rsidRPr="00AA625B">
        <w:rPr>
          <w:rStyle w:val="Emphasis"/>
          <w:highlight w:val="cyan"/>
        </w:rPr>
        <w:t>curtails</w:t>
      </w:r>
      <w:r w:rsidRPr="00AA625B">
        <w:rPr>
          <w:rStyle w:val="StyleUnderline"/>
          <w:highlight w:val="cyan"/>
        </w:rPr>
        <w:t xml:space="preserve"> the</w:t>
      </w:r>
      <w:r w:rsidRPr="00AA625B">
        <w:rPr>
          <w:rStyle w:val="StyleUnderline"/>
        </w:rPr>
        <w:t xml:space="preserve"> </w:t>
      </w:r>
      <w:r w:rsidRPr="00AA625B">
        <w:rPr>
          <w:rStyle w:val="Emphasis"/>
        </w:rPr>
        <w:t xml:space="preserve">fluid </w:t>
      </w:r>
      <w:r w:rsidRPr="00AA625B">
        <w:rPr>
          <w:rStyle w:val="Emphasis"/>
          <w:highlight w:val="cyan"/>
        </w:rPr>
        <w:t>reallocation</w:t>
      </w:r>
      <w:r w:rsidRPr="00AA625B">
        <w:rPr>
          <w:rStyle w:val="StyleUnderline"/>
          <w:highlight w:val="cyan"/>
        </w:rPr>
        <w:t xml:space="preserve"> of </w:t>
      </w:r>
      <w:r w:rsidRPr="00AA625B">
        <w:rPr>
          <w:rStyle w:val="Emphasis"/>
          <w:highlight w:val="cyan"/>
        </w:rPr>
        <w:t>talent</w:t>
      </w:r>
      <w:r w:rsidRPr="00AA625B">
        <w:rPr>
          <w:rStyle w:val="StyleUnderline"/>
        </w:rPr>
        <w:t xml:space="preserve"> across firms </w:t>
      </w:r>
      <w:r w:rsidRPr="00AA625B">
        <w:rPr>
          <w:rStyle w:val="StyleUnderline"/>
          <w:highlight w:val="cyan"/>
        </w:rPr>
        <w:t>that fosters</w:t>
      </w:r>
      <w:r w:rsidRPr="00AA625B">
        <w:rPr>
          <w:sz w:val="16"/>
          <w:szCs w:val="16"/>
        </w:rPr>
        <w:t xml:space="preserve"> </w:t>
      </w:r>
      <w:r w:rsidRPr="00AA625B">
        <w:rPr>
          <w:rStyle w:val="Emphasis"/>
        </w:rPr>
        <w:t xml:space="preserve">both </w:t>
      </w:r>
      <w:r w:rsidRPr="00AA625B">
        <w:rPr>
          <w:rStyle w:val="Emphasis"/>
          <w:highlight w:val="cyan"/>
        </w:rPr>
        <w:t>wage growth</w:t>
      </w:r>
      <w:r w:rsidRPr="00AA625B">
        <w:rPr>
          <w:sz w:val="16"/>
          <w:szCs w:val="16"/>
          <w:highlight w:val="cyan"/>
        </w:rPr>
        <w:t xml:space="preserve"> </w:t>
      </w:r>
      <w:r w:rsidRPr="00AA625B">
        <w:rPr>
          <w:rStyle w:val="StyleUnderline"/>
          <w:highlight w:val="cyan"/>
        </w:rPr>
        <w:t>and</w:t>
      </w:r>
      <w:r w:rsidRPr="00AA625B">
        <w:rPr>
          <w:sz w:val="16"/>
          <w:szCs w:val="16"/>
        </w:rPr>
        <w:t xml:space="preserve"> labor </w:t>
      </w:r>
      <w:r w:rsidRPr="00AA625B">
        <w:rPr>
          <w:rStyle w:val="StyleUnderline"/>
        </w:rPr>
        <w:t xml:space="preserve">market </w:t>
      </w:r>
      <w:r w:rsidRPr="00AA625B">
        <w:rPr>
          <w:rStyle w:val="Emphasis"/>
          <w:highlight w:val="cyan"/>
        </w:rPr>
        <w:t>efficiency</w:t>
      </w:r>
      <w:r w:rsidRPr="00AA625B">
        <w:rPr>
          <w:sz w:val="16"/>
          <w:szCs w:val="16"/>
        </w:rPr>
        <w:t xml:space="preserve">. </w:t>
      </w:r>
      <w:r w:rsidRPr="00AA625B">
        <w:rPr>
          <w:rStyle w:val="StyleUnderline"/>
        </w:rPr>
        <w:t>Lateral mobility becomes</w:t>
      </w:r>
      <w:r w:rsidRPr="00AA625B">
        <w:rPr>
          <w:sz w:val="16"/>
          <w:szCs w:val="16"/>
        </w:rPr>
        <w:t xml:space="preserve"> more </w:t>
      </w:r>
      <w:r w:rsidRPr="00AA625B">
        <w:rPr>
          <w:rStyle w:val="Emphasis"/>
        </w:rPr>
        <w:t>difficult</w:t>
      </w:r>
      <w:r w:rsidRPr="00AA625B">
        <w:rPr>
          <w:sz w:val="16"/>
          <w:szCs w:val="16"/>
        </w:rPr>
        <w:t xml:space="preserve"> </w:t>
      </w:r>
      <w:r w:rsidRPr="00AA625B">
        <w:rPr>
          <w:rStyle w:val="StyleUnderline"/>
        </w:rPr>
        <w:t xml:space="preserve">because </w:t>
      </w:r>
      <w:r w:rsidRPr="00AA625B">
        <w:rPr>
          <w:rStyle w:val="Emphasis"/>
        </w:rPr>
        <w:t>newl</w:t>
      </w:r>
      <w:r w:rsidRPr="00AA625B">
        <w:rPr>
          <w:sz w:val="16"/>
          <w:szCs w:val="16"/>
        </w:rPr>
        <w:t xml:space="preserve">y opened </w:t>
      </w:r>
      <w:r w:rsidRPr="00AA625B">
        <w:rPr>
          <w:rStyle w:val="Emphasis"/>
        </w:rPr>
        <w:t>slots</w:t>
      </w:r>
      <w:r w:rsidRPr="00AA625B">
        <w:rPr>
          <w:rStyle w:val="StyleUnderline"/>
        </w:rPr>
        <w:t xml:space="preserve"> are </w:t>
      </w:r>
      <w:r w:rsidRPr="00AA625B">
        <w:rPr>
          <w:rStyle w:val="Emphasis"/>
        </w:rPr>
        <w:t>scarce</w:t>
      </w:r>
      <w:r w:rsidRPr="00AA625B">
        <w:rPr>
          <w:rStyle w:val="StyleUnderline"/>
        </w:rPr>
        <w:t xml:space="preserve"> in a system that </w:t>
      </w:r>
      <w:r w:rsidRPr="00AA625B">
        <w:rPr>
          <w:rStyle w:val="Emphasis"/>
        </w:rPr>
        <w:t>heavily rewards</w:t>
      </w:r>
      <w:r w:rsidRPr="00AA625B">
        <w:rPr>
          <w:rStyle w:val="StyleUnderline"/>
        </w:rPr>
        <w:t xml:space="preserve"> seniority. </w:t>
      </w:r>
    </w:p>
    <w:p w14:paraId="06D774B8" w14:textId="77777777" w:rsidR="00F35F12" w:rsidRPr="00AA625B" w:rsidRDefault="00F35F12" w:rsidP="00F35F12">
      <w:pPr>
        <w:pStyle w:val="Heading4"/>
      </w:pPr>
      <w:r w:rsidRPr="00AA625B">
        <w:rPr>
          <w:u w:val="single"/>
        </w:rPr>
        <w:t>Non-union</w:t>
      </w:r>
      <w:r w:rsidRPr="00AA625B">
        <w:t xml:space="preserve"> voice alternatives solve. </w:t>
      </w:r>
    </w:p>
    <w:p w14:paraId="12A559D7" w14:textId="77777777" w:rsidR="00F35F12" w:rsidRPr="00AA625B" w:rsidRDefault="00F35F12" w:rsidP="00F35F12">
      <w:r w:rsidRPr="00AA625B">
        <w:rPr>
          <w:rStyle w:val="Style13ptBold"/>
          <w:sz w:val="28"/>
        </w:rPr>
        <w:t xml:space="preserve">Addison ’14 </w:t>
      </w:r>
      <w:r w:rsidRPr="00AA625B">
        <w:t xml:space="preserve">[John T.; May 2014; PhD, Research Professor in Economics and Hugh C. Lane Professor of Economic Theory Emeritus at the University of South Carolina; IZA World of Labor, “The consequences of trade union power erosion,” vol. 68, doi: 10.15185/izawol.68] </w:t>
      </w:r>
    </w:p>
    <w:p w14:paraId="6C7439E9" w14:textId="77777777" w:rsidR="00F35F12" w:rsidRPr="00AA625B" w:rsidRDefault="00F35F12" w:rsidP="00F35F12">
      <w:pPr>
        <w:rPr>
          <w:sz w:val="16"/>
        </w:rPr>
      </w:pPr>
      <w:r w:rsidRPr="00AA625B">
        <w:rPr>
          <w:rStyle w:val="StyleUnderline"/>
        </w:rPr>
        <w:lastRenderedPageBreak/>
        <w:t xml:space="preserve">Although </w:t>
      </w:r>
      <w:r w:rsidRPr="00AA625B">
        <w:rPr>
          <w:rStyle w:val="StyleUnderline"/>
          <w:highlight w:val="cyan"/>
        </w:rPr>
        <w:t>firms</w:t>
      </w:r>
      <w:r w:rsidRPr="00AA625B">
        <w:rPr>
          <w:sz w:val="16"/>
        </w:rPr>
        <w:t xml:space="preserve"> in competitive labor markets </w:t>
      </w:r>
      <w:r w:rsidRPr="00AA625B">
        <w:rPr>
          <w:rStyle w:val="Emphasis"/>
          <w:highlight w:val="cyan"/>
        </w:rPr>
        <w:t>may</w:t>
      </w:r>
      <w:r w:rsidRPr="00AA625B">
        <w:rPr>
          <w:rStyle w:val="StyleUnderline"/>
          <w:highlight w:val="cyan"/>
        </w:rPr>
        <w:t xml:space="preserve"> undersupply voice, it </w:t>
      </w:r>
      <w:r w:rsidRPr="00AA625B">
        <w:rPr>
          <w:rStyle w:val="Emphasis"/>
          <w:highlight w:val="cyan"/>
        </w:rPr>
        <w:t>does not follow</w:t>
      </w:r>
      <w:r w:rsidRPr="00AA625B">
        <w:rPr>
          <w:sz w:val="16"/>
        </w:rPr>
        <w:t xml:space="preserve"> that autonomous </w:t>
      </w:r>
      <w:r w:rsidRPr="00AA625B">
        <w:rPr>
          <w:rStyle w:val="Emphasis"/>
          <w:highlight w:val="cyan"/>
        </w:rPr>
        <w:t>unionism</w:t>
      </w:r>
      <w:r w:rsidRPr="00AA625B">
        <w:rPr>
          <w:sz w:val="16"/>
        </w:rPr>
        <w:t xml:space="preserve"> </w:t>
      </w:r>
      <w:r w:rsidRPr="00AA625B">
        <w:rPr>
          <w:rStyle w:val="StyleUnderline"/>
          <w:highlight w:val="cyan"/>
        </w:rPr>
        <w:t xml:space="preserve">is the </w:t>
      </w:r>
      <w:r w:rsidRPr="00AA625B">
        <w:rPr>
          <w:rStyle w:val="Emphasis"/>
          <w:highlight w:val="cyan"/>
        </w:rPr>
        <w:t>remedy</w:t>
      </w:r>
      <w:r w:rsidRPr="00AA625B">
        <w:rPr>
          <w:sz w:val="16"/>
        </w:rPr>
        <w:t xml:space="preserve">, either </w:t>
      </w:r>
      <w:r w:rsidRPr="00AA625B">
        <w:rPr>
          <w:rStyle w:val="StyleUnderline"/>
        </w:rPr>
        <w:t xml:space="preserve">from a </w:t>
      </w:r>
      <w:r w:rsidRPr="00AA625B">
        <w:rPr>
          <w:rStyle w:val="Emphasis"/>
        </w:rPr>
        <w:t>worker</w:t>
      </w:r>
      <w:r w:rsidRPr="00AA625B">
        <w:rPr>
          <w:rStyle w:val="StyleUnderline"/>
        </w:rPr>
        <w:t xml:space="preserve"> perspective</w:t>
      </w:r>
      <w:r w:rsidRPr="00AA625B">
        <w:rPr>
          <w:sz w:val="16"/>
        </w:rPr>
        <w:t xml:space="preserve"> (where workers seek non-adversarial representation) </w:t>
      </w:r>
      <w:r w:rsidRPr="00AA625B">
        <w:rPr>
          <w:rStyle w:val="StyleUnderline"/>
        </w:rPr>
        <w:t>or</w:t>
      </w:r>
      <w:r w:rsidRPr="00AA625B">
        <w:rPr>
          <w:sz w:val="16"/>
        </w:rPr>
        <w:t xml:space="preserve"> the practical interest of </w:t>
      </w:r>
      <w:r w:rsidRPr="00AA625B">
        <w:rPr>
          <w:rStyle w:val="StyleUnderline"/>
        </w:rPr>
        <w:t>fostering</w:t>
      </w:r>
      <w:r w:rsidRPr="00AA625B">
        <w:rPr>
          <w:sz w:val="16"/>
        </w:rPr>
        <w:t xml:space="preserve"> higher </w:t>
      </w:r>
      <w:r w:rsidRPr="00AA625B">
        <w:rPr>
          <w:rStyle w:val="Emphasis"/>
        </w:rPr>
        <w:t>productivity</w:t>
      </w:r>
      <w:r w:rsidRPr="00AA625B">
        <w:rPr>
          <w:sz w:val="16"/>
        </w:rPr>
        <w:t xml:space="preserve">. </w:t>
      </w:r>
      <w:r w:rsidRPr="00AA625B">
        <w:rPr>
          <w:rStyle w:val="StyleUnderline"/>
        </w:rPr>
        <w:t xml:space="preserve">Here a case can be made for </w:t>
      </w:r>
      <w:r w:rsidRPr="00AA625B">
        <w:rPr>
          <w:rStyle w:val="Emphasis"/>
        </w:rPr>
        <w:t>company</w:t>
      </w:r>
      <w:r w:rsidRPr="00AA625B">
        <w:rPr>
          <w:rStyle w:val="StyleUnderline"/>
        </w:rPr>
        <w:t xml:space="preserve"> unionism</w:t>
      </w:r>
      <w:r w:rsidRPr="00AA625B">
        <w:rPr>
          <w:sz w:val="16"/>
        </w:rPr>
        <w:t>—</w:t>
      </w:r>
      <w:r w:rsidRPr="00AA625B">
        <w:rPr>
          <w:rStyle w:val="StyleUnderline"/>
        </w:rPr>
        <w:t xml:space="preserve">including </w:t>
      </w:r>
      <w:r w:rsidRPr="00AA625B">
        <w:rPr>
          <w:rStyle w:val="Emphasis"/>
          <w:highlight w:val="cyan"/>
        </w:rPr>
        <w:t>nonunion</w:t>
      </w:r>
      <w:r w:rsidRPr="00AA625B">
        <w:rPr>
          <w:sz w:val="16"/>
        </w:rPr>
        <w:t xml:space="preserve"> employee involvement/representation </w:t>
      </w:r>
      <w:r w:rsidRPr="00AA625B">
        <w:rPr>
          <w:rStyle w:val="Emphasis"/>
          <w:highlight w:val="cyan"/>
        </w:rPr>
        <w:t>programs</w:t>
      </w:r>
      <w:r w:rsidRPr="00AA625B">
        <w:rPr>
          <w:sz w:val="16"/>
        </w:rPr>
        <w:t xml:space="preserve">, joint </w:t>
      </w:r>
      <w:r w:rsidRPr="00AA625B">
        <w:rPr>
          <w:rStyle w:val="StyleUnderline"/>
        </w:rPr>
        <w:t xml:space="preserve">plant </w:t>
      </w:r>
      <w:r w:rsidRPr="00AA625B">
        <w:rPr>
          <w:rStyle w:val="Emphasis"/>
          <w:highlight w:val="cyan"/>
        </w:rPr>
        <w:t>councils</w:t>
      </w:r>
      <w:r w:rsidRPr="00AA625B">
        <w:rPr>
          <w:sz w:val="16"/>
        </w:rPr>
        <w:t xml:space="preserve">, </w:t>
      </w:r>
      <w:r w:rsidRPr="00AA625B">
        <w:rPr>
          <w:rStyle w:val="StyleUnderline"/>
          <w:highlight w:val="cyan"/>
        </w:rPr>
        <w:t>and</w:t>
      </w:r>
      <w:r w:rsidRPr="00AA625B">
        <w:rPr>
          <w:sz w:val="16"/>
        </w:rPr>
        <w:t xml:space="preserve"> alternative </w:t>
      </w:r>
      <w:r w:rsidRPr="00AA625B">
        <w:rPr>
          <w:rStyle w:val="Emphasis"/>
        </w:rPr>
        <w:t xml:space="preserve">dispute </w:t>
      </w:r>
      <w:r w:rsidRPr="00AA625B">
        <w:rPr>
          <w:rStyle w:val="Emphasis"/>
          <w:highlight w:val="cyan"/>
        </w:rPr>
        <w:t>resolution</w:t>
      </w:r>
      <w:r w:rsidRPr="00AA625B">
        <w:rPr>
          <w:sz w:val="16"/>
        </w:rPr>
        <w:t xml:space="preserve"> programs—</w:t>
      </w:r>
      <w:r w:rsidRPr="00AA625B">
        <w:rPr>
          <w:rStyle w:val="StyleUnderline"/>
        </w:rPr>
        <w:t xml:space="preserve">which </w:t>
      </w:r>
      <w:r w:rsidRPr="00AA625B">
        <w:rPr>
          <w:rStyle w:val="Emphasis"/>
          <w:highlight w:val="cyan"/>
        </w:rPr>
        <w:t>holds</w:t>
      </w:r>
      <w:r w:rsidRPr="00AA625B">
        <w:rPr>
          <w:rStyle w:val="Emphasis"/>
        </w:rPr>
        <w:t xml:space="preserve"> out</w:t>
      </w:r>
      <w:r w:rsidRPr="00AA625B">
        <w:rPr>
          <w:rStyle w:val="StyleUnderline"/>
        </w:rPr>
        <w:t xml:space="preserve"> the prospect of </w:t>
      </w:r>
      <w:r w:rsidRPr="00AA625B">
        <w:rPr>
          <w:rStyle w:val="Emphasis"/>
          <w:highlight w:val="cyan"/>
        </w:rPr>
        <w:t>greater</w:t>
      </w:r>
      <w:r w:rsidRPr="00AA625B">
        <w:rPr>
          <w:sz w:val="16"/>
        </w:rPr>
        <w:t xml:space="preserve"> collective </w:t>
      </w:r>
      <w:r w:rsidRPr="00AA625B">
        <w:rPr>
          <w:rStyle w:val="Emphasis"/>
          <w:highlight w:val="cyan"/>
        </w:rPr>
        <w:t>voice</w:t>
      </w:r>
      <w:r w:rsidRPr="00AA625B">
        <w:rPr>
          <w:rStyle w:val="StyleUnderline"/>
        </w:rPr>
        <w:t xml:space="preserve"> for workers </w:t>
      </w:r>
      <w:r w:rsidRPr="00AA625B">
        <w:rPr>
          <w:rStyle w:val="Emphasis"/>
          <w:highlight w:val="cyan"/>
        </w:rPr>
        <w:t>without</w:t>
      </w:r>
      <w:r w:rsidRPr="00AA625B">
        <w:rPr>
          <w:rStyle w:val="StyleUnderline"/>
          <w:highlight w:val="cyan"/>
        </w:rPr>
        <w:t xml:space="preserve"> the</w:t>
      </w:r>
      <w:r w:rsidRPr="00AA625B">
        <w:rPr>
          <w:rStyle w:val="StyleUnderline"/>
        </w:rPr>
        <w:t xml:space="preserve"> negative </w:t>
      </w:r>
      <w:r w:rsidRPr="00AA625B">
        <w:rPr>
          <w:rStyle w:val="Emphasis"/>
          <w:highlight w:val="cyan"/>
        </w:rPr>
        <w:t>monopoly</w:t>
      </w:r>
      <w:r w:rsidRPr="00AA625B">
        <w:rPr>
          <w:rStyle w:val="Emphasis"/>
        </w:rPr>
        <w:t xml:space="preserve"> effect</w:t>
      </w:r>
      <w:r w:rsidRPr="00AA625B">
        <w:rPr>
          <w:sz w:val="16"/>
        </w:rPr>
        <w:t xml:space="preserve"> </w:t>
      </w:r>
      <w:r w:rsidRPr="00AA625B">
        <w:rPr>
          <w:rStyle w:val="StyleUnderline"/>
        </w:rPr>
        <w:t>of</w:t>
      </w:r>
      <w:r w:rsidRPr="00AA625B">
        <w:rPr>
          <w:sz w:val="16"/>
        </w:rPr>
        <w:t xml:space="preserve"> </w:t>
      </w:r>
      <w:r w:rsidRPr="00AA625B">
        <w:rPr>
          <w:rStyle w:val="Emphasis"/>
        </w:rPr>
        <w:t>unionism</w:t>
      </w:r>
      <w:r w:rsidRPr="00AA625B">
        <w:rPr>
          <w:sz w:val="16"/>
        </w:rPr>
        <w:t>. Legal niceties largely rule this out in the US (witness the recent Volkswagen case in Chattanooga, Tennessee), but British research suggests that employer-created nonunion forms offer the prospects of meeting the aspirations of workers, and yield gains to workers and firms alike.</w:t>
      </w:r>
    </w:p>
    <w:p w14:paraId="41DE9150" w14:textId="77777777" w:rsidR="00F35F12" w:rsidRPr="00D4319F" w:rsidRDefault="00F35F12" w:rsidP="00F35F12">
      <w:pPr>
        <w:rPr>
          <w:sz w:val="16"/>
        </w:rPr>
      </w:pPr>
      <w:r w:rsidRPr="00AA625B">
        <w:rPr>
          <w:sz w:val="16"/>
        </w:rPr>
        <w:t xml:space="preserve">Indeed, the most recent research for Britain has found that </w:t>
      </w:r>
      <w:r w:rsidRPr="00AA625B">
        <w:rPr>
          <w:rStyle w:val="StyleUnderline"/>
        </w:rPr>
        <w:t xml:space="preserve">the </w:t>
      </w:r>
      <w:r w:rsidRPr="00AA625B">
        <w:rPr>
          <w:rStyle w:val="StyleUnderline"/>
          <w:highlight w:val="cyan"/>
        </w:rPr>
        <w:t>decline in union</w:t>
      </w:r>
      <w:r w:rsidRPr="00AA625B">
        <w:rPr>
          <w:rStyle w:val="StyleUnderline"/>
        </w:rPr>
        <w:t xml:space="preserve"> voice has been </w:t>
      </w:r>
      <w:r w:rsidRPr="00AA625B">
        <w:rPr>
          <w:rStyle w:val="Emphasis"/>
          <w:highlight w:val="cyan"/>
        </w:rPr>
        <w:t>accompanied</w:t>
      </w:r>
      <w:r w:rsidRPr="00AA625B">
        <w:rPr>
          <w:rStyle w:val="StyleUnderline"/>
          <w:highlight w:val="cyan"/>
        </w:rPr>
        <w:t xml:space="preserve"> by</w:t>
      </w:r>
      <w:r w:rsidRPr="00AA625B">
        <w:rPr>
          <w:rStyle w:val="StyleUnderline"/>
        </w:rPr>
        <w:t xml:space="preserve"> a</w:t>
      </w:r>
      <w:r w:rsidRPr="00AA625B">
        <w:rPr>
          <w:sz w:val="16"/>
          <w:szCs w:val="16"/>
        </w:rPr>
        <w:t xml:space="preserve"> </w:t>
      </w:r>
      <w:r w:rsidRPr="00AA625B">
        <w:rPr>
          <w:sz w:val="16"/>
        </w:rPr>
        <w:t xml:space="preserve">significant </w:t>
      </w:r>
      <w:r w:rsidRPr="00AA625B">
        <w:rPr>
          <w:rStyle w:val="Emphasis"/>
          <w:highlight w:val="cyan"/>
        </w:rPr>
        <w:t>expansion</w:t>
      </w:r>
      <w:r w:rsidRPr="00AA625B">
        <w:rPr>
          <w:sz w:val="16"/>
          <w:highlight w:val="cyan"/>
        </w:rPr>
        <w:t xml:space="preserve"> </w:t>
      </w:r>
      <w:r w:rsidRPr="00AA625B">
        <w:rPr>
          <w:rStyle w:val="StyleUnderline"/>
          <w:highlight w:val="cyan"/>
        </w:rPr>
        <w:t xml:space="preserve">in </w:t>
      </w:r>
      <w:r w:rsidRPr="00AA625B">
        <w:rPr>
          <w:rStyle w:val="Emphasis"/>
          <w:highlight w:val="cyan"/>
        </w:rPr>
        <w:t>non-union</w:t>
      </w:r>
      <w:r w:rsidRPr="00AA625B">
        <w:rPr>
          <w:sz w:val="16"/>
          <w:highlight w:val="cyan"/>
        </w:rPr>
        <w:t xml:space="preserve"> </w:t>
      </w:r>
      <w:r w:rsidRPr="00AA625B">
        <w:rPr>
          <w:rStyle w:val="StyleUnderline"/>
          <w:highlight w:val="cyan"/>
        </w:rPr>
        <w:t>voice</w:t>
      </w:r>
      <w:r w:rsidRPr="00AA625B">
        <w:rPr>
          <w:sz w:val="16"/>
        </w:rPr>
        <w:t xml:space="preserve">, such that </w:t>
      </w:r>
      <w:r w:rsidRPr="00AA625B">
        <w:rPr>
          <w:rStyle w:val="StyleUnderline"/>
        </w:rPr>
        <w:t xml:space="preserve">the </w:t>
      </w:r>
      <w:r w:rsidRPr="00AA625B">
        <w:rPr>
          <w:rStyle w:val="Emphasis"/>
          <w:highlight w:val="cyan"/>
        </w:rPr>
        <w:t>overall</w:t>
      </w:r>
      <w:r w:rsidRPr="00AA625B">
        <w:rPr>
          <w:rStyle w:val="StyleUnderline"/>
          <w:highlight w:val="cyan"/>
        </w:rPr>
        <w:t xml:space="preserve"> coverage</w:t>
      </w:r>
      <w:r w:rsidRPr="00AA625B">
        <w:rPr>
          <w:rStyle w:val="StyleUnderline"/>
        </w:rPr>
        <w:t xml:space="preserve"> of voice mechanisms has </w:t>
      </w:r>
      <w:r w:rsidRPr="00AA625B">
        <w:rPr>
          <w:rStyle w:val="StyleUnderline"/>
          <w:highlight w:val="cyan"/>
        </w:rPr>
        <w:t xml:space="preserve">remained </w:t>
      </w:r>
      <w:r w:rsidRPr="00AA625B">
        <w:rPr>
          <w:rStyle w:val="Emphasis"/>
          <w:highlight w:val="cyan"/>
        </w:rPr>
        <w:t>high</w:t>
      </w:r>
      <w:r w:rsidRPr="00AA625B">
        <w:rPr>
          <w:rStyle w:val="StyleUnderline"/>
          <w:highlight w:val="cyan"/>
        </w:rPr>
        <w:t xml:space="preserve"> and </w:t>
      </w:r>
      <w:r w:rsidRPr="00AA625B">
        <w:rPr>
          <w:rStyle w:val="Emphasis"/>
          <w:highlight w:val="cyan"/>
        </w:rPr>
        <w:t>stable</w:t>
      </w:r>
      <w:r w:rsidRPr="00AA625B">
        <w:rPr>
          <w:sz w:val="16"/>
        </w:rPr>
        <w:t xml:space="preserve"> [11]. In short, British </w:t>
      </w:r>
      <w:r w:rsidRPr="00AA625B">
        <w:rPr>
          <w:rStyle w:val="StyleUnderline"/>
        </w:rPr>
        <w:t>employers</w:t>
      </w:r>
      <w:r w:rsidRPr="00AA625B">
        <w:rPr>
          <w:sz w:val="16"/>
        </w:rPr>
        <w:t xml:space="preserve"> have thus </w:t>
      </w:r>
      <w:r w:rsidRPr="00AA625B">
        <w:rPr>
          <w:rStyle w:val="StyleUnderline"/>
        </w:rPr>
        <w:t>chose</w:t>
      </w:r>
      <w:r w:rsidRPr="00AA625B">
        <w:rPr>
          <w:sz w:val="16"/>
        </w:rPr>
        <w:t xml:space="preserve">n </w:t>
      </w:r>
      <w:r w:rsidRPr="00AA625B">
        <w:rPr>
          <w:rStyle w:val="Emphasis"/>
        </w:rPr>
        <w:t>non-union voice</w:t>
      </w:r>
      <w:r w:rsidRPr="00AA625B">
        <w:rPr>
          <w:sz w:val="16"/>
        </w:rPr>
        <w:t xml:space="preserve"> </w:t>
      </w:r>
      <w:r w:rsidRPr="00AA625B">
        <w:rPr>
          <w:rStyle w:val="StyleUnderline"/>
        </w:rPr>
        <w:t xml:space="preserve">rather than opt for </w:t>
      </w:r>
      <w:r w:rsidRPr="00AA625B">
        <w:rPr>
          <w:rStyle w:val="Emphasis"/>
        </w:rPr>
        <w:t>no</w:t>
      </w:r>
      <w:r w:rsidRPr="00AA625B">
        <w:rPr>
          <w:rStyle w:val="StyleUnderline"/>
        </w:rPr>
        <w:t xml:space="preserve"> voice</w:t>
      </w:r>
      <w:r w:rsidRPr="00AA625B">
        <w:rPr>
          <w:sz w:val="16"/>
        </w:rPr>
        <w:t xml:space="preserve"> at all. Moreover, </w:t>
      </w:r>
      <w:r w:rsidRPr="00AA625B">
        <w:rPr>
          <w:rStyle w:val="StyleUnderline"/>
        </w:rPr>
        <w:t>comparing voice regimes</w:t>
      </w:r>
      <w:r w:rsidRPr="00AA625B">
        <w:rPr>
          <w:sz w:val="16"/>
        </w:rPr>
        <w:t xml:space="preserve">, </w:t>
      </w:r>
      <w:r w:rsidRPr="00AA625B">
        <w:rPr>
          <w:rStyle w:val="Emphasis"/>
          <w:highlight w:val="cyan"/>
        </w:rPr>
        <w:t>non-union</w:t>
      </w:r>
      <w:r w:rsidRPr="00AA625B">
        <w:rPr>
          <w:sz w:val="16"/>
          <w:highlight w:val="cyan"/>
        </w:rPr>
        <w:t xml:space="preserve"> </w:t>
      </w:r>
      <w:r w:rsidRPr="00AA625B">
        <w:rPr>
          <w:rStyle w:val="StyleUnderline"/>
          <w:highlight w:val="cyan"/>
        </w:rPr>
        <w:t xml:space="preserve">voice </w:t>
      </w:r>
      <w:r w:rsidRPr="00AA625B">
        <w:rPr>
          <w:rStyle w:val="Emphasis"/>
          <w:highlight w:val="cyan"/>
        </w:rPr>
        <w:t>outperforms</w:t>
      </w:r>
      <w:r w:rsidRPr="00AA625B">
        <w:rPr>
          <w:rStyle w:val="StyleUnderline"/>
        </w:rPr>
        <w:t xml:space="preserve"> union voice </w:t>
      </w:r>
      <w:r w:rsidRPr="00AA625B">
        <w:rPr>
          <w:rStyle w:val="StyleUnderline"/>
          <w:highlight w:val="cyan"/>
        </w:rPr>
        <w:t>for</w:t>
      </w:r>
      <w:r w:rsidRPr="00AA625B">
        <w:rPr>
          <w:rStyle w:val="StyleUnderline"/>
        </w:rPr>
        <w:t xml:space="preserve"> a </w:t>
      </w:r>
      <w:r w:rsidRPr="00AA625B">
        <w:rPr>
          <w:rStyle w:val="Emphasis"/>
        </w:rPr>
        <w:t>variety</w:t>
      </w:r>
      <w:r w:rsidRPr="00AA625B">
        <w:rPr>
          <w:rStyle w:val="StyleUnderline"/>
        </w:rPr>
        <w:t xml:space="preserve"> of</w:t>
      </w:r>
      <w:r w:rsidRPr="00AA625B">
        <w:rPr>
          <w:sz w:val="16"/>
        </w:rPr>
        <w:t xml:space="preserve"> perceived-outcome </w:t>
      </w:r>
      <w:r w:rsidRPr="00AA625B">
        <w:rPr>
          <w:rStyle w:val="StyleUnderline"/>
        </w:rPr>
        <w:t>indicators</w:t>
      </w:r>
      <w:r w:rsidRPr="00AA625B">
        <w:rPr>
          <w:sz w:val="16"/>
        </w:rPr>
        <w:t>—</w:t>
      </w:r>
      <w:r w:rsidRPr="00AA625B">
        <w:rPr>
          <w:rStyle w:val="StyleUnderline"/>
        </w:rPr>
        <w:t>industrial relations</w:t>
      </w:r>
      <w:r w:rsidRPr="00AA625B">
        <w:rPr>
          <w:sz w:val="16"/>
        </w:rPr>
        <w:t xml:space="preserve"> climate, </w:t>
      </w:r>
      <w:r w:rsidRPr="00AA625B">
        <w:rPr>
          <w:rStyle w:val="Emphasis"/>
          <w:highlight w:val="cyan"/>
        </w:rPr>
        <w:t>productivity</w:t>
      </w:r>
      <w:r w:rsidRPr="00AA625B">
        <w:rPr>
          <w:sz w:val="16"/>
        </w:rPr>
        <w:t xml:space="preserve">, </w:t>
      </w:r>
      <w:r w:rsidRPr="00AA625B">
        <w:rPr>
          <w:rStyle w:val="StyleUnderline"/>
          <w:highlight w:val="cyan"/>
        </w:rPr>
        <w:t>and</w:t>
      </w:r>
      <w:r w:rsidRPr="00AA625B">
        <w:rPr>
          <w:rStyle w:val="StyleUnderline"/>
        </w:rPr>
        <w:t xml:space="preserve"> financial </w:t>
      </w:r>
      <w:r w:rsidRPr="00AA625B">
        <w:rPr>
          <w:rStyle w:val="Emphasis"/>
          <w:highlight w:val="cyan"/>
        </w:rPr>
        <w:t>performance</w:t>
      </w:r>
      <w:r w:rsidRPr="00AA625B">
        <w:rPr>
          <w:sz w:val="16"/>
        </w:rPr>
        <w:t xml:space="preserve">—if not quits. This gives credence to the notion that </w:t>
      </w:r>
      <w:r w:rsidRPr="00AA625B">
        <w:rPr>
          <w:rStyle w:val="StyleUnderline"/>
          <w:highlight w:val="cyan"/>
        </w:rPr>
        <w:t xml:space="preserve">management has an </w:t>
      </w:r>
      <w:r w:rsidRPr="00AA625B">
        <w:rPr>
          <w:rStyle w:val="Emphasis"/>
          <w:highlight w:val="cyan"/>
        </w:rPr>
        <w:t>incentive</w:t>
      </w:r>
      <w:r w:rsidRPr="00AA625B">
        <w:rPr>
          <w:rStyle w:val="StyleUnderline"/>
          <w:highlight w:val="cyan"/>
        </w:rPr>
        <w:t xml:space="preserve"> to invest</w:t>
      </w:r>
      <w:r w:rsidRPr="00AA625B">
        <w:rPr>
          <w:rStyle w:val="StyleUnderline"/>
        </w:rPr>
        <w:t xml:space="preserve"> in </w:t>
      </w:r>
      <w:r w:rsidRPr="00AA625B">
        <w:rPr>
          <w:rStyle w:val="Emphasis"/>
        </w:rPr>
        <w:t>non-union voice</w:t>
      </w:r>
      <w:r w:rsidRPr="00AA625B">
        <w:rPr>
          <w:sz w:val="16"/>
        </w:rPr>
        <w:t>, even if this optimistic scenario is muddied by comparisons between voice types.</w:t>
      </w:r>
    </w:p>
    <w:p w14:paraId="127972AC" w14:textId="77777777" w:rsidR="00F35F12" w:rsidRDefault="00F35F12" w:rsidP="00F35F12">
      <w:pPr>
        <w:pStyle w:val="Heading2"/>
      </w:pPr>
      <w:r>
        <w:lastRenderedPageBreak/>
        <w:t>Productivity DA---Internal---2NC</w:t>
      </w:r>
    </w:p>
    <w:p w14:paraId="5830E455" w14:textId="77777777" w:rsidR="00F35F12" w:rsidRPr="005E4F32" w:rsidRDefault="00F35F12" w:rsidP="00F35F12">
      <w:pPr>
        <w:pStyle w:val="Heading3"/>
      </w:pPr>
      <w:r>
        <w:lastRenderedPageBreak/>
        <w:t>Productivity DA---Internal---2NC</w:t>
      </w:r>
    </w:p>
    <w:p w14:paraId="48B8691D" w14:textId="77777777" w:rsidR="00F35F12" w:rsidRPr="00F35F12" w:rsidRDefault="00F35F12" w:rsidP="00F35F12">
      <w:pPr>
        <w:keepNext/>
        <w:keepLines/>
        <w:spacing w:before="40" w:after="0"/>
        <w:outlineLvl w:val="3"/>
        <w:rPr>
          <w:rFonts w:eastAsiaTheme="majorEastAsia" w:cstheme="majorBidi"/>
          <w:b/>
          <w:iCs/>
          <w:sz w:val="26"/>
        </w:rPr>
      </w:pPr>
      <w:r w:rsidRPr="00F35F12">
        <w:rPr>
          <w:rFonts w:eastAsiaTheme="majorEastAsia" w:cstheme="majorBidi"/>
          <w:b/>
          <w:iCs/>
          <w:sz w:val="26"/>
        </w:rPr>
        <w:t xml:space="preserve">AI will </w:t>
      </w:r>
      <w:r w:rsidRPr="00F35F12">
        <w:rPr>
          <w:rFonts w:eastAsiaTheme="majorEastAsia" w:cstheme="majorBidi"/>
          <w:b/>
          <w:iCs/>
          <w:sz w:val="26"/>
          <w:u w:val="single"/>
        </w:rPr>
        <w:t>only</w:t>
      </w:r>
      <w:r w:rsidRPr="00F35F12">
        <w:rPr>
          <w:rFonts w:eastAsiaTheme="majorEastAsia" w:cstheme="majorBidi"/>
          <w:b/>
          <w:iCs/>
          <w:sz w:val="26"/>
        </w:rPr>
        <w:t xml:space="preserve"> deliver productivity benefits if firms can raise </w:t>
      </w:r>
      <w:r w:rsidRPr="00F35F12">
        <w:rPr>
          <w:rFonts w:eastAsiaTheme="majorEastAsia" w:cstheme="majorBidi"/>
          <w:b/>
          <w:iCs/>
          <w:sz w:val="26"/>
          <w:u w:val="single"/>
        </w:rPr>
        <w:t>capital</w:t>
      </w:r>
      <w:r w:rsidRPr="00F35F12">
        <w:rPr>
          <w:rFonts w:eastAsiaTheme="majorEastAsia" w:cstheme="majorBidi"/>
          <w:b/>
          <w:iCs/>
          <w:sz w:val="26"/>
        </w:rPr>
        <w:t xml:space="preserve"> to integrate it. </w:t>
      </w:r>
    </w:p>
    <w:p w14:paraId="65A55460" w14:textId="77777777" w:rsidR="00F35F12" w:rsidRPr="00F35F12" w:rsidRDefault="00F35F12" w:rsidP="00F35F12">
      <w:r w:rsidRPr="00F35F12">
        <w:rPr>
          <w:b/>
          <w:bCs/>
          <w:sz w:val="26"/>
        </w:rPr>
        <w:t>Bank ’25</w:t>
      </w:r>
      <w:r w:rsidRPr="00F35F12">
        <w:t xml:space="preserve"> [Antonin Bergeaud, Guzmán González-Torres Fernández, Vincent Labhard, and Richard Sellner; 3-28-2025; Associate Professor in the Economic Department of HEC Paris; PhD, Advisor at the Bank of Italy; PhD, Principal Economist and Directorate General Economics, European Central Bank; Doctorate Social and Economic Sciences, Senior Researcher at the Institute for Advanced Studies; European Central Bank, “AI can boost productivity – if firms use it,” https://www.ecb.europa.eu/press/blog/date/2025/html/ecb.blog20250328~60c0a587f7.en.html]</w:t>
      </w:r>
    </w:p>
    <w:p w14:paraId="12A2D4B9" w14:textId="77777777" w:rsidR="00F35F12" w:rsidRPr="00F35F12" w:rsidRDefault="00F35F12" w:rsidP="00F35F12">
      <w:pPr>
        <w:rPr>
          <w:sz w:val="16"/>
        </w:rPr>
      </w:pPr>
      <w:r w:rsidRPr="00F35F12">
        <w:rPr>
          <w:sz w:val="16"/>
        </w:rPr>
        <w:t xml:space="preserve">Though economists have attempted to quantify the potential economy-wide productivity gains that AI (artificial intelligence) could bring, there is no consensus on the impact of this technology. </w:t>
      </w:r>
      <w:r w:rsidRPr="00F35F12">
        <w:rPr>
          <w:highlight w:val="cyan"/>
          <w:u w:val="single"/>
        </w:rPr>
        <w:t>A</w:t>
      </w:r>
      <w:r w:rsidRPr="00F35F12">
        <w:rPr>
          <w:sz w:val="16"/>
        </w:rPr>
        <w:t xml:space="preserve"> central </w:t>
      </w:r>
      <w:r w:rsidRPr="00F35F12">
        <w:rPr>
          <w:b/>
          <w:iCs/>
          <w:highlight w:val="cyan"/>
          <w:u w:val="single"/>
        </w:rPr>
        <w:t>precondition</w:t>
      </w:r>
      <w:r w:rsidRPr="00F35F12">
        <w:rPr>
          <w:highlight w:val="cyan"/>
          <w:u w:val="single"/>
        </w:rPr>
        <w:t xml:space="preserve"> for AI</w:t>
      </w:r>
      <w:r w:rsidRPr="00F35F12">
        <w:rPr>
          <w:u w:val="single"/>
        </w:rPr>
        <w:t xml:space="preserve"> to thrive</w:t>
      </w:r>
      <w:r w:rsidRPr="00F35F12">
        <w:rPr>
          <w:sz w:val="16"/>
        </w:rPr>
        <w:t xml:space="preserve">, </w:t>
      </w:r>
      <w:r w:rsidRPr="00F35F12">
        <w:rPr>
          <w:highlight w:val="cyan"/>
          <w:u w:val="single"/>
        </w:rPr>
        <w:t>is</w:t>
      </w:r>
      <w:r w:rsidRPr="00F35F12">
        <w:rPr>
          <w:sz w:val="16"/>
        </w:rPr>
        <w:t xml:space="preserve"> the </w:t>
      </w:r>
      <w:r w:rsidRPr="00F35F12">
        <w:rPr>
          <w:b/>
          <w:iCs/>
          <w:highlight w:val="cyan"/>
          <w:u w:val="single"/>
        </w:rPr>
        <w:t>adoption</w:t>
      </w:r>
      <w:r w:rsidRPr="00F35F12">
        <w:rPr>
          <w:sz w:val="16"/>
        </w:rPr>
        <w:t xml:space="preserve"> </w:t>
      </w:r>
      <w:r w:rsidRPr="00F35F12">
        <w:rPr>
          <w:u w:val="single"/>
        </w:rPr>
        <w:t>by firms</w:t>
      </w:r>
      <w:r w:rsidRPr="00F35F12">
        <w:rPr>
          <w:sz w:val="16"/>
        </w:rPr>
        <w:t xml:space="preserve">. And </w:t>
      </w:r>
      <w:r w:rsidRPr="00F35F12">
        <w:rPr>
          <w:highlight w:val="cyan"/>
          <w:u w:val="single"/>
        </w:rPr>
        <w:t>this</w:t>
      </w:r>
      <w:r w:rsidRPr="00F35F12">
        <w:rPr>
          <w:u w:val="single"/>
        </w:rPr>
        <w:t xml:space="preserve"> </w:t>
      </w:r>
      <w:r w:rsidRPr="00F35F12">
        <w:rPr>
          <w:b/>
          <w:iCs/>
          <w:highlight w:val="cyan"/>
          <w:u w:val="single"/>
        </w:rPr>
        <w:t>depends</w:t>
      </w:r>
      <w:r w:rsidRPr="00F35F12">
        <w:rPr>
          <w:sz w:val="16"/>
        </w:rPr>
        <w:t xml:space="preserve">, among other things, </w:t>
      </w:r>
      <w:r w:rsidRPr="00F35F12">
        <w:rPr>
          <w:highlight w:val="cyan"/>
          <w:u w:val="single"/>
        </w:rPr>
        <w:t>on firms’</w:t>
      </w:r>
      <w:r w:rsidRPr="00F35F12">
        <w:rPr>
          <w:sz w:val="16"/>
        </w:rPr>
        <w:t xml:space="preserve"> technological readiness, </w:t>
      </w:r>
      <w:r w:rsidRPr="00F35F12">
        <w:rPr>
          <w:b/>
          <w:iCs/>
          <w:highlight w:val="cyan"/>
          <w:u w:val="single"/>
        </w:rPr>
        <w:t>investment capacity</w:t>
      </w:r>
      <w:r w:rsidRPr="00F35F12">
        <w:rPr>
          <w:sz w:val="16"/>
        </w:rPr>
        <w:t>, and regulation.</w:t>
      </w:r>
    </w:p>
    <w:p w14:paraId="0BC77BA0" w14:textId="77777777" w:rsidR="00F35F12" w:rsidRPr="00F35F12" w:rsidRDefault="00F35F12" w:rsidP="00F35F12">
      <w:pPr>
        <w:rPr>
          <w:sz w:val="16"/>
        </w:rPr>
      </w:pPr>
      <w:r w:rsidRPr="00F35F12">
        <w:rPr>
          <w:sz w:val="16"/>
        </w:rPr>
        <w:t>In this blog post, we first present new insights from the ECB’s corporate telephone survey (CTS) on AI adoption by firms. We then provide an overview of the multitude of other factors that will influence the impact of AI on productivity growth. Understanding these dynamics is essential for policymakers and business leaders to harness AI’s potential for sustained economic growth.</w:t>
      </w:r>
    </w:p>
    <w:p w14:paraId="7EDE685C" w14:textId="77777777" w:rsidR="00F35F12" w:rsidRPr="00F35F12" w:rsidRDefault="00F35F12" w:rsidP="00F35F12">
      <w:pPr>
        <w:rPr>
          <w:sz w:val="16"/>
        </w:rPr>
      </w:pPr>
      <w:r w:rsidRPr="00F35F12">
        <w:rPr>
          <w:sz w:val="16"/>
        </w:rPr>
        <w:t>AI adoption among leading European firms</w:t>
      </w:r>
    </w:p>
    <w:p w14:paraId="35569D50" w14:textId="77777777" w:rsidR="00F35F12" w:rsidRPr="00F35F12" w:rsidRDefault="00F35F12" w:rsidP="00F35F12">
      <w:pPr>
        <w:rPr>
          <w:sz w:val="16"/>
        </w:rPr>
      </w:pPr>
      <w:r w:rsidRPr="00F35F12">
        <w:rPr>
          <w:sz w:val="16"/>
        </w:rPr>
        <w:t>To get an idea of the pace at which AI is being adopted by European firms, the June 2024 edition of the ECB’s Corporate Telephone Survey (CTS)[ 1 ], included a module dedicated to this topic. The results for the firms participating in the survey suggest two important trends: Firstly, European firms are indeed steadily adopting AI for a variety of reasons. Secondly, however, the share of employees using AI regularly at the workplace is still small.</w:t>
      </w:r>
    </w:p>
    <w:p w14:paraId="56DDE4B2" w14:textId="77777777" w:rsidR="00F35F12" w:rsidRPr="00F35F12" w:rsidRDefault="00F35F12" w:rsidP="00F35F12">
      <w:pPr>
        <w:rPr>
          <w:sz w:val="16"/>
        </w:rPr>
      </w:pPr>
      <w:r w:rsidRPr="00F35F12">
        <w:rPr>
          <w:sz w:val="16"/>
        </w:rPr>
        <w:t>More specifically, the survey results show widespread yet moderate uptake so far among firms (see Chart 1). About 75% of the firms surveyed- amongst the largest in the euro area- claim to already be using AI in their daily business operations, although most of them report that less than 25% of their employees do so. The most common applications of AI relate to improving access to information or creating customised web content. Most firms state that they do not intend to reduce their headcount through the adoption of AI.</w:t>
      </w:r>
    </w:p>
    <w:p w14:paraId="199B6A51" w14:textId="77777777" w:rsidR="00F35F12" w:rsidRPr="00F35F12" w:rsidRDefault="00F35F12" w:rsidP="00F35F12">
      <w:pPr>
        <w:rPr>
          <w:sz w:val="16"/>
        </w:rPr>
      </w:pPr>
      <w:r w:rsidRPr="00F35F12">
        <w:rPr>
          <w:sz w:val="16"/>
        </w:rPr>
        <w:t>Although as shown above the use of AI tools might be relatively common among large euro area firms, a recent survey of Eurostat highlights the divide in adoption rates between large and small firms. According to this survey less than 12% of small enterprises in the EU use at least one AI technology, while more than 40% of large firms do so.[ 2 ]</w:t>
      </w:r>
    </w:p>
    <w:p w14:paraId="7A4A5D3E" w14:textId="77777777" w:rsidR="00F35F12" w:rsidRPr="00F35F12" w:rsidRDefault="00F35F12" w:rsidP="00F35F12">
      <w:pPr>
        <w:rPr>
          <w:sz w:val="16"/>
        </w:rPr>
      </w:pPr>
      <w:r w:rsidRPr="00F35F12">
        <w:rPr>
          <w:sz w:val="16"/>
        </w:rPr>
        <w:t>Chart 1</w:t>
      </w:r>
    </w:p>
    <w:p w14:paraId="11E82018" w14:textId="77777777" w:rsidR="00F35F12" w:rsidRPr="00F35F12" w:rsidRDefault="00F35F12" w:rsidP="00F35F12">
      <w:pPr>
        <w:rPr>
          <w:sz w:val="16"/>
        </w:rPr>
      </w:pPr>
      <w:r w:rsidRPr="00F35F12">
        <w:rPr>
          <w:sz w:val="16"/>
        </w:rPr>
        <w:t>Intensity and intents of use of AI</w:t>
      </w:r>
    </w:p>
    <w:p w14:paraId="1123E2E8" w14:textId="77777777" w:rsidR="00F35F12" w:rsidRPr="00F35F12" w:rsidRDefault="00F35F12" w:rsidP="00F35F12">
      <w:pPr>
        <w:rPr>
          <w:sz w:val="16"/>
        </w:rPr>
      </w:pPr>
      <w:r w:rsidRPr="00F35F12">
        <w:rPr>
          <w:sz w:val="16"/>
        </w:rPr>
        <w:t>&lt;&lt;CHART OMITTED&gt;&gt;</w:t>
      </w:r>
    </w:p>
    <w:p w14:paraId="28C49BE0" w14:textId="77777777" w:rsidR="00F35F12" w:rsidRPr="00F35F12" w:rsidRDefault="00F35F12" w:rsidP="00F35F12">
      <w:pPr>
        <w:rPr>
          <w:sz w:val="16"/>
        </w:rPr>
      </w:pPr>
      <w:r w:rsidRPr="00F35F12">
        <w:rPr>
          <w:sz w:val="16"/>
        </w:rPr>
        <w:t>Source: ECB Corporate Telephone Survey.</w:t>
      </w:r>
    </w:p>
    <w:p w14:paraId="199C9FB1" w14:textId="77777777" w:rsidR="00F35F12" w:rsidRPr="00F35F12" w:rsidRDefault="00F35F12" w:rsidP="00F35F12">
      <w:pPr>
        <w:rPr>
          <w:sz w:val="16"/>
        </w:rPr>
      </w:pPr>
      <w:r w:rsidRPr="00F35F12">
        <w:rPr>
          <w:sz w:val="16"/>
        </w:rPr>
        <w:t>Note: Respondents were given the chance to provide an answer for every use listed in Chart B.</w:t>
      </w:r>
    </w:p>
    <w:p w14:paraId="28A70F6F" w14:textId="77777777" w:rsidR="00F35F12" w:rsidRPr="00F35F12" w:rsidRDefault="00F35F12" w:rsidP="00F35F12">
      <w:pPr>
        <w:rPr>
          <w:sz w:val="16"/>
        </w:rPr>
      </w:pPr>
      <w:r w:rsidRPr="00F35F12">
        <w:rPr>
          <w:sz w:val="16"/>
        </w:rPr>
        <w:t>Estimating the macroeconomic productivity gains of AI adoption</w:t>
      </w:r>
    </w:p>
    <w:p w14:paraId="2C07EFC4" w14:textId="77777777" w:rsidR="00F35F12" w:rsidRPr="00F35F12" w:rsidRDefault="00F35F12" w:rsidP="00F35F12">
      <w:pPr>
        <w:rPr>
          <w:sz w:val="16"/>
        </w:rPr>
      </w:pPr>
      <w:r w:rsidRPr="00F35F12">
        <w:rPr>
          <w:u w:val="single"/>
        </w:rPr>
        <w:t>Adoption is the</w:t>
      </w:r>
      <w:r w:rsidRPr="00F35F12">
        <w:rPr>
          <w:sz w:val="16"/>
        </w:rPr>
        <w:t xml:space="preserve"> essential </w:t>
      </w:r>
      <w:r w:rsidRPr="00F35F12">
        <w:rPr>
          <w:u w:val="single"/>
        </w:rPr>
        <w:t>precondition for AI to make an impact</w:t>
      </w:r>
      <w:r w:rsidRPr="00F35F12">
        <w:rPr>
          <w:sz w:val="16"/>
        </w:rPr>
        <w:t xml:space="preserve">. However, several </w:t>
      </w:r>
      <w:r w:rsidRPr="00F35F12">
        <w:rPr>
          <w:b/>
          <w:iCs/>
          <w:u w:val="single"/>
        </w:rPr>
        <w:t xml:space="preserve">other </w:t>
      </w:r>
      <w:r w:rsidRPr="00F35F12">
        <w:rPr>
          <w:b/>
          <w:iCs/>
          <w:highlight w:val="cyan"/>
          <w:u w:val="single"/>
        </w:rPr>
        <w:t>factors</w:t>
      </w:r>
      <w:r w:rsidRPr="00F35F12">
        <w:rPr>
          <w:highlight w:val="cyan"/>
          <w:u w:val="single"/>
        </w:rPr>
        <w:t xml:space="preserve"> will determine</w:t>
      </w:r>
      <w:r w:rsidRPr="00F35F12">
        <w:rPr>
          <w:u w:val="single"/>
        </w:rPr>
        <w:t xml:space="preserve"> </w:t>
      </w:r>
      <w:r w:rsidRPr="00F35F12">
        <w:rPr>
          <w:highlight w:val="cyan"/>
          <w:u w:val="single"/>
        </w:rPr>
        <w:t>how these tech</w:t>
      </w:r>
      <w:r w:rsidRPr="00F35F12">
        <w:rPr>
          <w:sz w:val="16"/>
        </w:rPr>
        <w:t xml:space="preserve">nologies </w:t>
      </w:r>
      <w:r w:rsidRPr="00F35F12">
        <w:rPr>
          <w:b/>
          <w:iCs/>
          <w:highlight w:val="cyan"/>
          <w:u w:val="single"/>
        </w:rPr>
        <w:t>diffuse</w:t>
      </w:r>
      <w:r w:rsidRPr="00F35F12">
        <w:rPr>
          <w:sz w:val="16"/>
        </w:rPr>
        <w:t xml:space="preserve"> </w:t>
      </w:r>
      <w:r w:rsidRPr="00F35F12">
        <w:rPr>
          <w:highlight w:val="cyan"/>
          <w:u w:val="single"/>
        </w:rPr>
        <w:t xml:space="preserve">and affect </w:t>
      </w:r>
      <w:r w:rsidRPr="00F35F12">
        <w:rPr>
          <w:b/>
          <w:iCs/>
          <w:highlight w:val="cyan"/>
          <w:u w:val="single"/>
        </w:rPr>
        <w:t>productivity</w:t>
      </w:r>
      <w:r w:rsidRPr="00F35F12">
        <w:rPr>
          <w:sz w:val="16"/>
        </w:rPr>
        <w:t xml:space="preserve"> growth.</w:t>
      </w:r>
    </w:p>
    <w:p w14:paraId="4785EEE5" w14:textId="77777777" w:rsidR="00F35F12" w:rsidRPr="00F35F12" w:rsidRDefault="00F35F12" w:rsidP="00F35F12">
      <w:pPr>
        <w:rPr>
          <w:sz w:val="16"/>
        </w:rPr>
      </w:pPr>
      <w:r w:rsidRPr="00F35F12">
        <w:rPr>
          <w:sz w:val="16"/>
        </w:rPr>
        <w:t xml:space="preserve">First, current estimations are based on today’s state of the art in AI, assuming that AI can only be applied to a limited set of tasks in the economy. A game changer would be if AI ends up able to tackle any task, becoming so-called “artificial general intelligence”. This could have the potential to push the innovation frontier and replace tasks in a larger number of occupations. Consequently, productivity gains could multiply. Second, </w:t>
      </w:r>
      <w:r w:rsidRPr="00F35F12">
        <w:rPr>
          <w:highlight w:val="cyan"/>
          <w:u w:val="single"/>
        </w:rPr>
        <w:t>for</w:t>
      </w:r>
      <w:r w:rsidRPr="00F35F12">
        <w:rPr>
          <w:u w:val="single"/>
        </w:rPr>
        <w:t xml:space="preserve"> </w:t>
      </w:r>
      <w:r w:rsidRPr="00F35F12">
        <w:rPr>
          <w:highlight w:val="cyan"/>
          <w:u w:val="single"/>
        </w:rPr>
        <w:t xml:space="preserve">firms to </w:t>
      </w:r>
      <w:r w:rsidRPr="00F35F12">
        <w:rPr>
          <w:b/>
          <w:iCs/>
          <w:highlight w:val="cyan"/>
          <w:u w:val="single"/>
        </w:rPr>
        <w:t>use AI</w:t>
      </w:r>
      <w:r w:rsidRPr="00F35F12">
        <w:rPr>
          <w:u w:val="single"/>
        </w:rPr>
        <w:t xml:space="preserve"> </w:t>
      </w:r>
      <w:r w:rsidRPr="00F35F12">
        <w:rPr>
          <w:highlight w:val="cyan"/>
          <w:u w:val="single"/>
        </w:rPr>
        <w:t>they</w:t>
      </w:r>
      <w:r w:rsidRPr="00F35F12">
        <w:rPr>
          <w:u w:val="single"/>
        </w:rPr>
        <w:t xml:space="preserve"> may </w:t>
      </w:r>
      <w:r w:rsidRPr="00F35F12">
        <w:rPr>
          <w:highlight w:val="cyan"/>
          <w:u w:val="single"/>
        </w:rPr>
        <w:t xml:space="preserve">need to </w:t>
      </w:r>
      <w:r w:rsidRPr="00F35F12">
        <w:rPr>
          <w:b/>
          <w:iCs/>
          <w:highlight w:val="cyan"/>
          <w:u w:val="single"/>
        </w:rPr>
        <w:t>invest in capital</w:t>
      </w:r>
      <w:r w:rsidRPr="00F35F12">
        <w:rPr>
          <w:sz w:val="16"/>
        </w:rPr>
        <w:t xml:space="preserve">, </w:t>
      </w:r>
      <w:r w:rsidRPr="00F35F12">
        <w:rPr>
          <w:highlight w:val="cyan"/>
          <w:u w:val="single"/>
        </w:rPr>
        <w:t xml:space="preserve">notably </w:t>
      </w:r>
      <w:r w:rsidRPr="00F35F12">
        <w:rPr>
          <w:b/>
          <w:iCs/>
          <w:highlight w:val="cyan"/>
          <w:u w:val="single"/>
        </w:rPr>
        <w:t>human skills</w:t>
      </w:r>
      <w:r w:rsidRPr="00F35F12">
        <w:rPr>
          <w:highlight w:val="cyan"/>
          <w:u w:val="single"/>
        </w:rPr>
        <w:t xml:space="preserve"> and</w:t>
      </w:r>
      <w:r w:rsidRPr="00F35F12">
        <w:rPr>
          <w:sz w:val="16"/>
          <w:highlight w:val="cyan"/>
        </w:rPr>
        <w:t xml:space="preserve"> </w:t>
      </w:r>
      <w:r w:rsidRPr="00F35F12">
        <w:rPr>
          <w:b/>
          <w:iCs/>
          <w:highlight w:val="cyan"/>
          <w:u w:val="single"/>
        </w:rPr>
        <w:t>intangible assets</w:t>
      </w:r>
      <w:r w:rsidRPr="00F35F12">
        <w:rPr>
          <w:sz w:val="16"/>
        </w:rPr>
        <w:t xml:space="preserve">, </w:t>
      </w:r>
      <w:r w:rsidRPr="00F35F12">
        <w:rPr>
          <w:highlight w:val="cyan"/>
          <w:u w:val="single"/>
        </w:rPr>
        <w:t>which</w:t>
      </w:r>
      <w:r w:rsidRPr="00F35F12">
        <w:rPr>
          <w:sz w:val="16"/>
        </w:rPr>
        <w:t xml:space="preserve"> eventually </w:t>
      </w:r>
      <w:r w:rsidRPr="00F35F12">
        <w:rPr>
          <w:u w:val="single"/>
        </w:rPr>
        <w:t xml:space="preserve">would </w:t>
      </w:r>
      <w:r w:rsidRPr="00F35F12">
        <w:rPr>
          <w:b/>
          <w:iCs/>
          <w:highlight w:val="cyan"/>
          <w:u w:val="single"/>
        </w:rPr>
        <w:t>support</w:t>
      </w:r>
      <w:r w:rsidRPr="00F35F12">
        <w:rPr>
          <w:highlight w:val="cyan"/>
          <w:u w:val="single"/>
        </w:rPr>
        <w:t xml:space="preserve"> productivity</w:t>
      </w:r>
      <w:r w:rsidRPr="00F35F12">
        <w:rPr>
          <w:sz w:val="16"/>
        </w:rPr>
        <w:t>. Moreover, gains may be amplified if we accounted for productivity spillovers across sectors.[ 3 ]</w:t>
      </w:r>
    </w:p>
    <w:p w14:paraId="782AA5F9" w14:textId="77777777" w:rsidR="00F35F12" w:rsidRPr="00F35F12" w:rsidRDefault="00F35F12" w:rsidP="00F35F12">
      <w:pPr>
        <w:keepNext/>
        <w:keepLines/>
        <w:spacing w:before="40" w:after="0"/>
        <w:outlineLvl w:val="3"/>
        <w:rPr>
          <w:rFonts w:eastAsiaTheme="majorEastAsia" w:cstheme="majorBidi"/>
          <w:b/>
          <w:iCs/>
          <w:sz w:val="26"/>
        </w:rPr>
      </w:pPr>
      <w:r w:rsidRPr="00F35F12">
        <w:rPr>
          <w:rFonts w:eastAsiaTheme="majorEastAsia" w:cstheme="majorBidi"/>
          <w:b/>
          <w:iCs/>
          <w:sz w:val="26"/>
        </w:rPr>
        <w:lastRenderedPageBreak/>
        <w:t>Investment key to realize the benefits of AI.</w:t>
      </w:r>
    </w:p>
    <w:p w14:paraId="172E390C" w14:textId="77777777" w:rsidR="00F35F12" w:rsidRPr="00F35F12" w:rsidRDefault="00F35F12" w:rsidP="00F35F12">
      <w:r w:rsidRPr="00F35F12">
        <w:rPr>
          <w:b/>
          <w:bCs/>
          <w:sz w:val="26"/>
        </w:rPr>
        <w:t>Collis ’25</w:t>
      </w:r>
      <w:r w:rsidRPr="00F35F12">
        <w:t xml:space="preserve"> [Avinash and Erik Brynjolfsson; August 3; PhD, assistant professor at Carnegie Mellon University’s Heinz College of Information Systems and Public Policy; PhD, Professor and Senior Fellow at Stanford University where he directs the Digital Economy Lab; WSJ, “AI’s Overlooked $97 Billion Contribution to the Economy,” https://www.wsj.com/opinion/ais-overlooked-97-billion-contribution-to-the-economy-users-service-da6e8f55?gaa_at=eafs&amp;gaa_n=ASWzDAjYgageiT0CBAJvZMmkZqyAk1ygzu98asn-K9xugAxy6Rt-AuznzcH7hjOVP-I%3D&amp;gaa_ts=6896958f&amp;gaa_sig=oNtighZOfV7H24o-lgMyNl7-ZL7d-sTm5xnPHLy_7ANicO22ZBLjeRN-Z8XU2cGu-bwizeQs3rGusAHkb2mrvg%3D%3D]</w:t>
      </w:r>
    </w:p>
    <w:p w14:paraId="634F30F0" w14:textId="77777777" w:rsidR="00F35F12" w:rsidRPr="00F35F12" w:rsidRDefault="00F35F12" w:rsidP="00F35F12">
      <w:pPr>
        <w:rPr>
          <w:u w:val="single"/>
        </w:rPr>
      </w:pPr>
      <w:r w:rsidRPr="00F35F12">
        <w:rPr>
          <w:sz w:val="16"/>
        </w:rPr>
        <w:t xml:space="preserve">There are structural reasons for the lag. </w:t>
      </w:r>
      <w:r w:rsidRPr="00F35F12">
        <w:rPr>
          <w:highlight w:val="cyan"/>
          <w:u w:val="single"/>
        </w:rPr>
        <w:t>Translating a</w:t>
      </w:r>
      <w:r w:rsidRPr="00F35F12">
        <w:rPr>
          <w:u w:val="single"/>
        </w:rPr>
        <w:t xml:space="preserve"> flashy </w:t>
      </w:r>
      <w:r w:rsidRPr="00F35F12">
        <w:rPr>
          <w:b/>
          <w:iCs/>
          <w:highlight w:val="cyan"/>
          <w:u w:val="single"/>
        </w:rPr>
        <w:t>demo</w:t>
      </w:r>
      <w:r w:rsidRPr="00F35F12">
        <w:rPr>
          <w:highlight w:val="cyan"/>
          <w:u w:val="single"/>
        </w:rPr>
        <w:t xml:space="preserve"> into</w:t>
      </w:r>
      <w:r w:rsidRPr="00F35F12">
        <w:rPr>
          <w:u w:val="single"/>
        </w:rPr>
        <w:t xml:space="preserve"> organization-wide </w:t>
      </w:r>
      <w:r w:rsidRPr="00F35F12">
        <w:rPr>
          <w:b/>
          <w:iCs/>
          <w:highlight w:val="cyan"/>
          <w:u w:val="single"/>
        </w:rPr>
        <w:t>workflows</w:t>
      </w:r>
      <w:r w:rsidRPr="00F35F12">
        <w:rPr>
          <w:sz w:val="16"/>
        </w:rPr>
        <w:t xml:space="preserve"> </w:t>
      </w:r>
      <w:r w:rsidRPr="00F35F12">
        <w:rPr>
          <w:highlight w:val="cyan"/>
          <w:u w:val="single"/>
        </w:rPr>
        <w:t xml:space="preserve">requires </w:t>
      </w:r>
      <w:r w:rsidRPr="00F35F12">
        <w:rPr>
          <w:b/>
          <w:iCs/>
          <w:highlight w:val="cyan"/>
          <w:u w:val="single"/>
        </w:rPr>
        <w:t>new software</w:t>
      </w:r>
      <w:r w:rsidRPr="00F35F12">
        <w:rPr>
          <w:highlight w:val="cyan"/>
          <w:u w:val="single"/>
        </w:rPr>
        <w:t xml:space="preserve">, </w:t>
      </w:r>
      <w:r w:rsidRPr="00F35F12">
        <w:rPr>
          <w:b/>
          <w:iCs/>
          <w:highlight w:val="cyan"/>
          <w:u w:val="single"/>
        </w:rPr>
        <w:t>retraining</w:t>
      </w:r>
      <w:r w:rsidRPr="00F35F12">
        <w:rPr>
          <w:sz w:val="16"/>
        </w:rPr>
        <w:t xml:space="preserve"> </w:t>
      </w:r>
      <w:r w:rsidRPr="00F35F12">
        <w:rPr>
          <w:highlight w:val="cyan"/>
          <w:u w:val="single"/>
        </w:rPr>
        <w:t>and</w:t>
      </w:r>
      <w:r w:rsidRPr="00F35F12">
        <w:rPr>
          <w:sz w:val="16"/>
        </w:rPr>
        <w:t>—most crucially—</w:t>
      </w:r>
      <w:r w:rsidRPr="00F35F12">
        <w:rPr>
          <w:highlight w:val="cyan"/>
          <w:u w:val="single"/>
        </w:rPr>
        <w:t>an overhaul of management</w:t>
      </w:r>
      <w:r w:rsidRPr="00F35F12">
        <w:rPr>
          <w:u w:val="single"/>
        </w:rPr>
        <w:t xml:space="preserve"> practices</w:t>
      </w:r>
      <w:r w:rsidRPr="00F35F12">
        <w:rPr>
          <w:sz w:val="16"/>
        </w:rPr>
        <w:t xml:space="preserve">. In the short run, many </w:t>
      </w:r>
      <w:r w:rsidRPr="00F35F12">
        <w:rPr>
          <w:u w:val="single"/>
        </w:rPr>
        <w:t xml:space="preserve">firms </w:t>
      </w:r>
      <w:r w:rsidRPr="00F35F12">
        <w:rPr>
          <w:b/>
          <w:iCs/>
          <w:u w:val="single"/>
        </w:rPr>
        <w:t>pay twice</w:t>
      </w:r>
      <w:r w:rsidRPr="00F35F12">
        <w:rPr>
          <w:sz w:val="16"/>
        </w:rPr>
        <w:t xml:space="preserve">: </w:t>
      </w:r>
      <w:r w:rsidRPr="00F35F12">
        <w:rPr>
          <w:u w:val="single"/>
        </w:rPr>
        <w:t>first for the AI</w:t>
      </w:r>
      <w:r w:rsidRPr="00F35F12">
        <w:rPr>
          <w:sz w:val="16"/>
        </w:rPr>
        <w:t xml:space="preserve"> software and </w:t>
      </w:r>
      <w:r w:rsidRPr="00F35F12">
        <w:rPr>
          <w:u w:val="single"/>
        </w:rPr>
        <w:t xml:space="preserve">then for employees to learn how to use it. </w:t>
      </w:r>
      <w:r w:rsidRPr="00F35F12">
        <w:rPr>
          <w:highlight w:val="cyan"/>
          <w:u w:val="single"/>
        </w:rPr>
        <w:t>Payoffs</w:t>
      </w:r>
      <w:r w:rsidRPr="00F35F12">
        <w:rPr>
          <w:sz w:val="16"/>
        </w:rPr>
        <w:t xml:space="preserve"> often </w:t>
      </w:r>
      <w:r w:rsidRPr="00F35F12">
        <w:rPr>
          <w:b/>
          <w:iCs/>
          <w:highlight w:val="cyan"/>
          <w:u w:val="single"/>
        </w:rPr>
        <w:t>come later</w:t>
      </w:r>
      <w:r w:rsidRPr="00F35F12">
        <w:rPr>
          <w:sz w:val="16"/>
        </w:rPr>
        <w:t xml:space="preserve">, </w:t>
      </w:r>
      <w:r w:rsidRPr="00F35F12">
        <w:rPr>
          <w:highlight w:val="cyan"/>
          <w:u w:val="single"/>
        </w:rPr>
        <w:t>through</w:t>
      </w:r>
      <w:r w:rsidRPr="00F35F12">
        <w:rPr>
          <w:sz w:val="16"/>
        </w:rPr>
        <w:t xml:space="preserve"> </w:t>
      </w:r>
      <w:r w:rsidRPr="00F35F12">
        <w:rPr>
          <w:u w:val="single"/>
        </w:rPr>
        <w:t xml:space="preserve">complementary </w:t>
      </w:r>
      <w:r w:rsidRPr="00F35F12">
        <w:rPr>
          <w:b/>
          <w:iCs/>
          <w:highlight w:val="cyan"/>
          <w:u w:val="single"/>
        </w:rPr>
        <w:t>investments</w:t>
      </w:r>
      <w:r w:rsidRPr="00F35F12">
        <w:rPr>
          <w:sz w:val="16"/>
        </w:rPr>
        <w:t xml:space="preserve"> </w:t>
      </w:r>
      <w:r w:rsidRPr="00F35F12">
        <w:rPr>
          <w:highlight w:val="cyan"/>
          <w:u w:val="single"/>
        </w:rPr>
        <w:t>such as redesigned supply chains or revised legal processes</w:t>
      </w:r>
      <w:r w:rsidRPr="00F35F12">
        <w:rPr>
          <w:u w:val="single"/>
        </w:rPr>
        <w:t>. The costs are counted today; many benefits arrive tomorrow</w:t>
      </w:r>
      <w:r w:rsidRPr="00F35F12">
        <w:rPr>
          <w:sz w:val="16"/>
        </w:rPr>
        <w:t xml:space="preserve">, </w:t>
      </w:r>
      <w:r w:rsidRPr="00F35F12">
        <w:rPr>
          <w:u w:val="single"/>
        </w:rPr>
        <w:t xml:space="preserve">leading to a </w:t>
      </w:r>
      <w:r w:rsidRPr="00F35F12">
        <w:rPr>
          <w:b/>
          <w:iCs/>
          <w:u w:val="single"/>
        </w:rPr>
        <w:t>productivity J-curve</w:t>
      </w:r>
      <w:r w:rsidRPr="00F35F12">
        <w:rPr>
          <w:u w:val="single"/>
        </w:rPr>
        <w:t>.</w:t>
      </w:r>
    </w:p>
    <w:p w14:paraId="770A00CA" w14:textId="77777777" w:rsidR="00B31A89" w:rsidRDefault="00B31A89" w:rsidP="00B31A89">
      <w:pPr>
        <w:pStyle w:val="Heading2"/>
      </w:pPr>
      <w:r>
        <w:lastRenderedPageBreak/>
        <w:t>2NC---Case</w:t>
      </w:r>
    </w:p>
    <w:p w14:paraId="55CD2D88" w14:textId="77777777" w:rsidR="00B31A89" w:rsidRDefault="00B31A89" w:rsidP="00B31A89">
      <w:pPr>
        <w:pStyle w:val="Heading2"/>
      </w:pPr>
      <w:r>
        <w:lastRenderedPageBreak/>
        <w:t>Climate Adv---2NC</w:t>
      </w:r>
    </w:p>
    <w:p w14:paraId="3B58A6AE" w14:textId="77777777" w:rsidR="00B31A89" w:rsidRDefault="00B31A89" w:rsidP="00B31A89">
      <w:pPr>
        <w:keepNext/>
        <w:keepLines/>
        <w:pageBreakBefore/>
        <w:spacing w:before="40" w:after="0"/>
        <w:jc w:val="center"/>
        <w:outlineLvl w:val="2"/>
        <w:rPr>
          <w:rFonts w:eastAsiaTheme="majorEastAsia"/>
          <w:b/>
          <w:sz w:val="32"/>
          <w:szCs w:val="24"/>
          <w:u w:val="single"/>
        </w:rPr>
      </w:pPr>
      <w:r>
        <w:rPr>
          <w:rFonts w:eastAsiaTheme="majorEastAsia"/>
          <w:b/>
          <w:sz w:val="32"/>
          <w:szCs w:val="24"/>
          <w:u w:val="single"/>
        </w:rPr>
        <w:lastRenderedPageBreak/>
        <w:t>Climate Strikes Fail---2NC</w:t>
      </w:r>
    </w:p>
    <w:p w14:paraId="52FF26BE" w14:textId="77777777" w:rsidR="00B31A89" w:rsidRPr="00086C56" w:rsidRDefault="00B31A89" w:rsidP="00B31A89">
      <w:pPr>
        <w:keepNext/>
        <w:keepLines/>
        <w:spacing w:before="40" w:after="0"/>
        <w:outlineLvl w:val="3"/>
        <w:rPr>
          <w:rFonts w:eastAsiaTheme="majorEastAsia" w:cstheme="majorBidi"/>
          <w:b/>
          <w:iCs/>
          <w:sz w:val="26"/>
        </w:rPr>
      </w:pPr>
      <w:r>
        <w:rPr>
          <w:rFonts w:eastAsiaTheme="majorEastAsia" w:cstheme="majorBidi"/>
          <w:b/>
          <w:iCs/>
          <w:sz w:val="26"/>
        </w:rPr>
        <w:t xml:space="preserve">Climate strikes </w:t>
      </w:r>
      <w:r w:rsidRPr="00086C56">
        <w:rPr>
          <w:rFonts w:eastAsiaTheme="majorEastAsia" w:cstheme="majorBidi"/>
          <w:b/>
          <w:iCs/>
          <w:sz w:val="26"/>
          <w:u w:val="single"/>
        </w:rPr>
        <w:t>fail</w:t>
      </w:r>
      <w:r w:rsidRPr="00086C56">
        <w:rPr>
          <w:rFonts w:eastAsiaTheme="majorEastAsia" w:cstheme="majorBidi"/>
          <w:b/>
          <w:iCs/>
          <w:sz w:val="26"/>
        </w:rPr>
        <w:t xml:space="preserve">. It fractures public support and triggers crackdowns. </w:t>
      </w:r>
    </w:p>
    <w:p w14:paraId="217E3672" w14:textId="77777777" w:rsidR="00B31A89" w:rsidRPr="00086C56" w:rsidRDefault="00B31A89" w:rsidP="00B31A89">
      <w:r w:rsidRPr="00086C56">
        <w:rPr>
          <w:rStyle w:val="Style13ptBold"/>
        </w:rPr>
        <w:t>Tigue ’22</w:t>
      </w:r>
      <w:r>
        <w:t xml:space="preserve"> [</w:t>
      </w:r>
      <w:r w:rsidRPr="00086C56">
        <w:t>Kristogger</w:t>
      </w:r>
      <w:r>
        <w:t xml:space="preserve">; November 22; </w:t>
      </w:r>
      <w:r w:rsidRPr="00086C56">
        <w:t>Staff writer for Inside Climate News, covering climate issues in the Midwest</w:t>
      </w:r>
      <w:r>
        <w:t>; Inside Climate News,</w:t>
      </w:r>
      <w:r w:rsidRPr="00086C56">
        <w:t xml:space="preserve"> “Bold Climate Protests Are Triggering Even Bolder Anti-Protest Laws</w:t>
      </w:r>
      <w:r>
        <w:t>,</w:t>
      </w:r>
      <w:r w:rsidRPr="00086C56">
        <w:t xml:space="preserve">” </w:t>
      </w:r>
      <w:hyperlink r:id="rId15" w:history="1">
        <w:r w:rsidRPr="00086C56">
          <w:rPr>
            <w:rStyle w:val="Hyperlink"/>
          </w:rPr>
          <w:t>https://insideclimatenews.org/news/22112022/bold-climate-protests-are-triggering-even-bolder-anti-protest-laws/</w:t>
        </w:r>
      </w:hyperlink>
      <w:r>
        <w:t>]</w:t>
      </w:r>
    </w:p>
    <w:p w14:paraId="01FB6AB7" w14:textId="77777777" w:rsidR="00B31A89" w:rsidRPr="00086C56" w:rsidRDefault="00B31A89" w:rsidP="00B31A89">
      <w:pPr>
        <w:rPr>
          <w:sz w:val="16"/>
        </w:rPr>
      </w:pPr>
      <w:r w:rsidRPr="00086C56">
        <w:rPr>
          <w:sz w:val="16"/>
        </w:rPr>
        <w:t>Last week, climate activists dumped baking flour on a sports car painted by the famous U.S. pop artist Andy Warhol that is on display in Italy’s financial capital.</w:t>
      </w:r>
    </w:p>
    <w:p w14:paraId="2539A3E8" w14:textId="77777777" w:rsidR="00B31A89" w:rsidRPr="00086C56" w:rsidRDefault="00B31A89" w:rsidP="00B31A89">
      <w:pPr>
        <w:rPr>
          <w:u w:val="single"/>
        </w:rPr>
      </w:pPr>
      <w:r w:rsidRPr="00086C56">
        <w:rPr>
          <w:sz w:val="16"/>
        </w:rPr>
        <w:t xml:space="preserve">But </w:t>
      </w:r>
      <w:r w:rsidRPr="00086C56">
        <w:rPr>
          <w:u w:val="single"/>
        </w:rPr>
        <w:t xml:space="preserve">as </w:t>
      </w:r>
      <w:r w:rsidRPr="00086C56">
        <w:rPr>
          <w:highlight w:val="cyan"/>
          <w:u w:val="single"/>
        </w:rPr>
        <w:t>climate protesters</w:t>
      </w:r>
      <w:r w:rsidRPr="00086C56">
        <w:rPr>
          <w:u w:val="single"/>
        </w:rPr>
        <w:t xml:space="preserve"> adopt more radical tactics</w:t>
      </w:r>
      <w:r w:rsidRPr="00086C56">
        <w:rPr>
          <w:sz w:val="16"/>
        </w:rPr>
        <w:t xml:space="preserve"> to highlight what they say is a world moving far too slowly to prevent catastrophic global warming in the coming decades, </w:t>
      </w:r>
      <w:r w:rsidRPr="00086C56">
        <w:rPr>
          <w:u w:val="single"/>
        </w:rPr>
        <w:t xml:space="preserve">they’re being </w:t>
      </w:r>
      <w:r w:rsidRPr="00086C56">
        <w:rPr>
          <w:highlight w:val="cyan"/>
          <w:u w:val="single"/>
        </w:rPr>
        <w:t>met with</w:t>
      </w:r>
      <w:r w:rsidRPr="00086C56">
        <w:rPr>
          <w:u w:val="single"/>
        </w:rPr>
        <w:t xml:space="preserve"> a slew of </w:t>
      </w:r>
      <w:r w:rsidRPr="00086C56">
        <w:rPr>
          <w:b/>
          <w:iCs/>
          <w:u w:val="single"/>
        </w:rPr>
        <w:t xml:space="preserve">new </w:t>
      </w:r>
      <w:r w:rsidRPr="00086C56">
        <w:rPr>
          <w:b/>
          <w:iCs/>
          <w:highlight w:val="cyan"/>
          <w:u w:val="single"/>
        </w:rPr>
        <w:t>anti-protest laws</w:t>
      </w:r>
      <w:r w:rsidRPr="00086C56">
        <w:rPr>
          <w:u w:val="single"/>
        </w:rPr>
        <w:t xml:space="preserve"> from policymakers who say the demonstrations are going too far.</w:t>
      </w:r>
    </w:p>
    <w:p w14:paraId="2F51C251" w14:textId="77777777" w:rsidR="00B31A89" w:rsidRPr="00086C56" w:rsidRDefault="00B31A89" w:rsidP="00B31A89">
      <w:pPr>
        <w:rPr>
          <w:sz w:val="16"/>
        </w:rPr>
      </w:pPr>
      <w:r w:rsidRPr="00086C56">
        <w:rPr>
          <w:highlight w:val="cyan"/>
          <w:u w:val="single"/>
        </w:rPr>
        <w:t>In Britain</w:t>
      </w:r>
      <w:r w:rsidRPr="00086C56">
        <w:rPr>
          <w:sz w:val="16"/>
        </w:rPr>
        <w:t xml:space="preserve">, </w:t>
      </w:r>
      <w:r w:rsidRPr="00086C56">
        <w:rPr>
          <w:u w:val="single"/>
        </w:rPr>
        <w:t xml:space="preserve">climate </w:t>
      </w:r>
      <w:r w:rsidRPr="00086C56">
        <w:rPr>
          <w:highlight w:val="cyan"/>
          <w:u w:val="single"/>
        </w:rPr>
        <w:t>protests</w:t>
      </w:r>
      <w:r w:rsidRPr="00086C56">
        <w:rPr>
          <w:sz w:val="16"/>
        </w:rPr>
        <w:t xml:space="preserve"> that have jammed highways and disrupted places of commerce have </w:t>
      </w:r>
      <w:r w:rsidRPr="00086C56">
        <w:rPr>
          <w:highlight w:val="cyan"/>
          <w:u w:val="single"/>
        </w:rPr>
        <w:t>emboldened</w:t>
      </w:r>
      <w:r w:rsidRPr="00086C56">
        <w:rPr>
          <w:u w:val="single"/>
        </w:rPr>
        <w:t xml:space="preserve"> lawmakers to pass new </w:t>
      </w:r>
      <w:r w:rsidRPr="00086C56">
        <w:rPr>
          <w:highlight w:val="cyan"/>
          <w:u w:val="single"/>
        </w:rPr>
        <w:t xml:space="preserve">legislation that </w:t>
      </w:r>
      <w:r w:rsidRPr="00086C56">
        <w:rPr>
          <w:b/>
          <w:iCs/>
          <w:highlight w:val="cyan"/>
          <w:u w:val="single"/>
        </w:rPr>
        <w:t>gives police broad new powers</w:t>
      </w:r>
      <w:r w:rsidRPr="00086C56">
        <w:rPr>
          <w:u w:val="single"/>
        </w:rPr>
        <w:t xml:space="preserve"> to regulate demonstrations</w:t>
      </w:r>
      <w:r w:rsidRPr="00086C56">
        <w:rPr>
          <w:sz w:val="16"/>
        </w:rPr>
        <w:t xml:space="preserve">. That includes being able to dictate when a protest can take place and how loud it gets. </w:t>
      </w:r>
      <w:r w:rsidRPr="00086C56">
        <w:rPr>
          <w:u w:val="single"/>
        </w:rPr>
        <w:t>The new law also threatens protesters who block highways with harsh new penalties</w:t>
      </w:r>
      <w:r w:rsidRPr="00086C56">
        <w:rPr>
          <w:sz w:val="16"/>
        </w:rPr>
        <w:t>, including up to six months in prison and unlimited fines. And lawmakers are also considering new legislation, known as The Public Order bill, which could extend those penalties to protesters who lock themselves onto construction sites or other places of business, as well as give police new powers to stop and search someone for a “protest-related” offense.</w:t>
      </w:r>
    </w:p>
    <w:p w14:paraId="6E986F65" w14:textId="77777777" w:rsidR="00B31A89" w:rsidRPr="00086C56" w:rsidRDefault="00B31A89" w:rsidP="00B31A89">
      <w:pPr>
        <w:rPr>
          <w:sz w:val="16"/>
        </w:rPr>
      </w:pPr>
      <w:r w:rsidRPr="00086C56">
        <w:rPr>
          <w:u w:val="single"/>
        </w:rPr>
        <w:t>In Australia, lawmakers passed</w:t>
      </w:r>
      <w:r w:rsidRPr="00086C56">
        <w:rPr>
          <w:sz w:val="16"/>
        </w:rPr>
        <w:t xml:space="preserve"> a </w:t>
      </w:r>
      <w:r w:rsidRPr="00086C56">
        <w:rPr>
          <w:u w:val="single"/>
        </w:rPr>
        <w:t>new law in</w:t>
      </w:r>
      <w:r w:rsidRPr="00086C56">
        <w:rPr>
          <w:sz w:val="16"/>
        </w:rPr>
        <w:t xml:space="preserve"> April </w:t>
      </w:r>
      <w:r w:rsidRPr="00086C56">
        <w:rPr>
          <w:u w:val="single"/>
        </w:rPr>
        <w:t>that similarly increased penalties on protesters</w:t>
      </w:r>
      <w:r w:rsidRPr="00086C56">
        <w:rPr>
          <w:sz w:val="16"/>
        </w:rPr>
        <w:t xml:space="preserve"> who disrupt economic activities, turning what was once a $400 maximum fine into a $15,000 one, with the possibility of serving up to two years in jail.</w:t>
      </w:r>
    </w:p>
    <w:p w14:paraId="68F66AF4" w14:textId="77777777" w:rsidR="00B31A89" w:rsidRPr="00086C56" w:rsidRDefault="00B31A89" w:rsidP="00B31A89">
      <w:pPr>
        <w:rPr>
          <w:sz w:val="16"/>
        </w:rPr>
      </w:pPr>
      <w:r w:rsidRPr="00086C56">
        <w:rPr>
          <w:highlight w:val="cyan"/>
          <w:u w:val="single"/>
        </w:rPr>
        <w:t>In</w:t>
      </w:r>
      <w:r w:rsidRPr="00086C56">
        <w:rPr>
          <w:u w:val="single"/>
        </w:rPr>
        <w:t xml:space="preserve"> the </w:t>
      </w:r>
      <w:r w:rsidRPr="00086C56">
        <w:rPr>
          <w:highlight w:val="cyan"/>
          <w:u w:val="single"/>
        </w:rPr>
        <w:t>U</w:t>
      </w:r>
      <w:r w:rsidRPr="00086C56">
        <w:rPr>
          <w:u w:val="single"/>
        </w:rPr>
        <w:t xml:space="preserve">nited </w:t>
      </w:r>
      <w:r w:rsidRPr="00086C56">
        <w:rPr>
          <w:highlight w:val="cyan"/>
          <w:u w:val="single"/>
        </w:rPr>
        <w:t>S</w:t>
      </w:r>
      <w:r w:rsidRPr="00086C56">
        <w:rPr>
          <w:u w:val="single"/>
        </w:rPr>
        <w:t>tates</w:t>
      </w:r>
      <w:r w:rsidRPr="00086C56">
        <w:rPr>
          <w:sz w:val="16"/>
        </w:rPr>
        <w:t xml:space="preserve">, too, </w:t>
      </w:r>
      <w:r w:rsidRPr="00086C56">
        <w:rPr>
          <w:highlight w:val="cyan"/>
          <w:u w:val="single"/>
        </w:rPr>
        <w:t>protests</w:t>
      </w:r>
      <w:r w:rsidRPr="00086C56">
        <w:rPr>
          <w:sz w:val="16"/>
        </w:rPr>
        <w:t xml:space="preserve"> that have been broadly tied to environmental, social and climate justice issues, such as demonstrations attempting to halt construction of major international oil and gas pipelines, </w:t>
      </w:r>
      <w:r w:rsidRPr="00086C56">
        <w:rPr>
          <w:u w:val="single"/>
        </w:rPr>
        <w:t xml:space="preserve">have </w:t>
      </w:r>
      <w:r w:rsidRPr="00086C56">
        <w:rPr>
          <w:highlight w:val="cyan"/>
          <w:u w:val="single"/>
        </w:rPr>
        <w:t>triggered new laws in</w:t>
      </w:r>
      <w:r w:rsidRPr="00086C56">
        <w:rPr>
          <w:u w:val="single"/>
        </w:rPr>
        <w:t xml:space="preserve"> </w:t>
      </w:r>
      <w:r w:rsidRPr="00086C56">
        <w:rPr>
          <w:highlight w:val="cyan"/>
          <w:u w:val="single"/>
        </w:rPr>
        <w:t>more than</w:t>
      </w:r>
      <w:r w:rsidRPr="00086C56">
        <w:rPr>
          <w:u w:val="single"/>
        </w:rPr>
        <w:t xml:space="preserve"> a </w:t>
      </w:r>
      <w:r w:rsidRPr="00086C56">
        <w:rPr>
          <w:b/>
          <w:iCs/>
          <w:highlight w:val="cyan"/>
          <w:u w:val="single"/>
        </w:rPr>
        <w:t>dozen states</w:t>
      </w:r>
      <w:r w:rsidRPr="00086C56">
        <w:rPr>
          <w:sz w:val="16"/>
        </w:rPr>
        <w:t xml:space="preserve">. In some of those cases, </w:t>
      </w:r>
      <w:r w:rsidRPr="00086C56">
        <w:rPr>
          <w:highlight w:val="cyan"/>
          <w:u w:val="single"/>
        </w:rPr>
        <w:t>trespassing and “impeding”</w:t>
      </w:r>
      <w:r w:rsidRPr="00086C56">
        <w:rPr>
          <w:u w:val="single"/>
        </w:rPr>
        <w:t xml:space="preserve"> the operation of pipelines, power plants and other “</w:t>
      </w:r>
      <w:r w:rsidRPr="00086C56">
        <w:rPr>
          <w:highlight w:val="cyan"/>
          <w:u w:val="single"/>
        </w:rPr>
        <w:t>critical infrastructure</w:t>
      </w:r>
      <w:r w:rsidRPr="00086C56">
        <w:rPr>
          <w:u w:val="single"/>
        </w:rPr>
        <w:t xml:space="preserve">” can now </w:t>
      </w:r>
      <w:r w:rsidRPr="00086C56">
        <w:rPr>
          <w:highlight w:val="cyan"/>
          <w:u w:val="single"/>
        </w:rPr>
        <w:t xml:space="preserve">lead to a </w:t>
      </w:r>
      <w:r w:rsidRPr="00086C56">
        <w:rPr>
          <w:b/>
          <w:iCs/>
          <w:highlight w:val="cyan"/>
          <w:u w:val="single"/>
        </w:rPr>
        <w:t>felony conviction</w:t>
      </w:r>
      <w:r w:rsidRPr="00086C56">
        <w:rPr>
          <w:u w:val="single"/>
        </w:rPr>
        <w:t>.</w:t>
      </w:r>
    </w:p>
    <w:p w14:paraId="5071F6D2" w14:textId="77777777" w:rsidR="00B31A89" w:rsidRPr="00086C56" w:rsidRDefault="00B31A89" w:rsidP="00B31A89">
      <w:pPr>
        <w:rPr>
          <w:sz w:val="16"/>
        </w:rPr>
      </w:pPr>
      <w:r w:rsidRPr="00086C56">
        <w:rPr>
          <w:sz w:val="16"/>
        </w:rPr>
        <w:t>“Protest is a fundamental right, not a gift from the state,” Martha Spurrier, director of U.K.-based civil rights organization Liberty, said at a recent press event in reaction to the new anti-protest laws in Britain. “Our right to protest continues to be attacked by a government intent on making it harder for people to stand up for the causes they believe in.”</w:t>
      </w:r>
    </w:p>
    <w:p w14:paraId="3F16AA82" w14:textId="77777777" w:rsidR="00B31A89" w:rsidRPr="00086C56" w:rsidRDefault="00B31A89" w:rsidP="00B31A89">
      <w:pPr>
        <w:rPr>
          <w:sz w:val="16"/>
        </w:rPr>
      </w:pPr>
      <w:r w:rsidRPr="00086C56">
        <w:rPr>
          <w:u w:val="single"/>
        </w:rPr>
        <w:t>Proponents of the new laws say they’re necessary to prevent a “small minority of protesters” from causing significant disruptions to daily life</w:t>
      </w:r>
      <w:r w:rsidRPr="00086C56">
        <w:rPr>
          <w:sz w:val="16"/>
        </w:rPr>
        <w:t>, which they say can inflict serious economic losses on businesses and taxpayers and even put lives at risk. Last month, for example, German officials blamed at least one death in Berlin on activists after a climate protest delayed emergency responders trying to reach a traffic accident. Developers for Britain’s HS2 high-speed railway line have also claimed that protests against the project have increased its costs by about $145 million.</w:t>
      </w:r>
    </w:p>
    <w:p w14:paraId="63981D5C" w14:textId="77777777" w:rsidR="00B31A89" w:rsidRPr="00086C56" w:rsidRDefault="00B31A89" w:rsidP="00B31A89">
      <w:pPr>
        <w:rPr>
          <w:sz w:val="16"/>
        </w:rPr>
      </w:pPr>
      <w:r w:rsidRPr="00086C56">
        <w:rPr>
          <w:sz w:val="16"/>
        </w:rPr>
        <w:t xml:space="preserve">But </w:t>
      </w:r>
      <w:r w:rsidRPr="00086C56">
        <w:rPr>
          <w:u w:val="single"/>
        </w:rPr>
        <w:t xml:space="preserve">human and civil rights groups say the </w:t>
      </w:r>
      <w:r w:rsidRPr="00086C56">
        <w:rPr>
          <w:highlight w:val="cyan"/>
          <w:u w:val="single"/>
        </w:rPr>
        <w:t>laws pose</w:t>
      </w:r>
      <w:r w:rsidRPr="00086C56">
        <w:rPr>
          <w:u w:val="single"/>
        </w:rPr>
        <w:t xml:space="preserve"> a </w:t>
      </w:r>
      <w:r w:rsidRPr="00086C56">
        <w:rPr>
          <w:b/>
          <w:iCs/>
          <w:highlight w:val="cyan"/>
          <w:u w:val="single"/>
        </w:rPr>
        <w:t xml:space="preserve">serious threat to </w:t>
      </w:r>
      <w:r w:rsidRPr="00086C56">
        <w:rPr>
          <w:b/>
          <w:iCs/>
          <w:u w:val="single"/>
        </w:rPr>
        <w:t xml:space="preserve">free </w:t>
      </w:r>
      <w:r w:rsidRPr="00086C56">
        <w:rPr>
          <w:b/>
          <w:iCs/>
          <w:highlight w:val="cyan"/>
          <w:u w:val="single"/>
        </w:rPr>
        <w:t>speech</w:t>
      </w:r>
      <w:r w:rsidRPr="00086C56">
        <w:rPr>
          <w:u w:val="single"/>
        </w:rPr>
        <w:t>,</w:t>
      </w:r>
      <w:r w:rsidRPr="00086C56">
        <w:rPr>
          <w:sz w:val="16"/>
        </w:rPr>
        <w:t xml:space="preserve"> which they call “an integral part of democracy.” And many of those laws now face legal challenges, including at least one lawsuit over Australia’s new anti-protest law that will be heard in front of the nation’s supreme court.</w:t>
      </w:r>
    </w:p>
    <w:p w14:paraId="5DAB2DFC" w14:textId="77777777" w:rsidR="00B31A89" w:rsidRPr="00086C56" w:rsidRDefault="00B31A89" w:rsidP="00B31A89">
      <w:pPr>
        <w:rPr>
          <w:sz w:val="16"/>
        </w:rPr>
      </w:pPr>
      <w:r w:rsidRPr="00086C56">
        <w:rPr>
          <w:sz w:val="16"/>
        </w:rPr>
        <w:t>Many activists have also argued that they’ve had no choice but to adopt bolder tactics after their governments have failed for decades to adequately respond to the climate crisis, which scientists say is exacerbating natural disasters and food insecurity in many parts of the world and driving the extinction of plants and animals to levels not seen in the last 10 million years. Meanwhile, the world’s governments and financial institutions continue to fund new fossil fuel development at record levels.</w:t>
      </w:r>
    </w:p>
    <w:p w14:paraId="0B0FF50A" w14:textId="77777777" w:rsidR="00B31A89" w:rsidRPr="00086C56" w:rsidRDefault="00B31A89" w:rsidP="00B31A89">
      <w:pPr>
        <w:rPr>
          <w:sz w:val="16"/>
        </w:rPr>
      </w:pPr>
      <w:r w:rsidRPr="00086C56">
        <w:rPr>
          <w:sz w:val="16"/>
        </w:rPr>
        <w:t>In fact, as the pivotal COP27 global climate talks came to a close last week, some delegates expressed immense frustration that more wasn’t being done to reduce the world’s dependence on fossil fuels. Without further intervention, climate experts say, the world will quickly overshoot the Paris Agreement target of limiting average global warming to 1.5 degrees Celsius by the end of the century. Instead, they say, the planet remains on track to warm between 2 and 3 degrees Celsius by that time—a scenario that would bring about devastating ecological consequences in the coming decades, including far more deadly natural disasters and an accelerating mass extinction crisis.</w:t>
      </w:r>
    </w:p>
    <w:p w14:paraId="7E3847F6" w14:textId="77777777" w:rsidR="00B31A89" w:rsidRPr="00086C56" w:rsidRDefault="00B31A89" w:rsidP="00B31A89">
      <w:pPr>
        <w:rPr>
          <w:sz w:val="16"/>
        </w:rPr>
      </w:pPr>
      <w:r w:rsidRPr="00086C56">
        <w:rPr>
          <w:sz w:val="16"/>
        </w:rPr>
        <w:lastRenderedPageBreak/>
        <w:t xml:space="preserve">Yet </w:t>
      </w:r>
      <w:r w:rsidRPr="00086C56">
        <w:rPr>
          <w:u w:val="single"/>
        </w:rPr>
        <w:t xml:space="preserve">the </w:t>
      </w:r>
      <w:r w:rsidRPr="00086C56">
        <w:rPr>
          <w:highlight w:val="cyan"/>
          <w:u w:val="single"/>
        </w:rPr>
        <w:t>most recent climate protests</w:t>
      </w:r>
      <w:r w:rsidRPr="00086C56">
        <w:rPr>
          <w:sz w:val="16"/>
        </w:rPr>
        <w:t xml:space="preserve">, especially ones including famous artwork, </w:t>
      </w:r>
      <w:r w:rsidRPr="00086C56">
        <w:rPr>
          <w:u w:val="single"/>
        </w:rPr>
        <w:t xml:space="preserve">have </w:t>
      </w:r>
      <w:r w:rsidRPr="00086C56">
        <w:rPr>
          <w:highlight w:val="cyan"/>
          <w:u w:val="single"/>
        </w:rPr>
        <w:t xml:space="preserve">sparked </w:t>
      </w:r>
      <w:r w:rsidRPr="00086C56">
        <w:rPr>
          <w:b/>
          <w:iCs/>
          <w:highlight w:val="cyan"/>
          <w:u w:val="single"/>
        </w:rPr>
        <w:t>heated</w:t>
      </w:r>
      <w:r w:rsidRPr="00086C56">
        <w:rPr>
          <w:b/>
          <w:iCs/>
          <w:u w:val="single"/>
        </w:rPr>
        <w:t xml:space="preserve"> </w:t>
      </w:r>
      <w:r w:rsidRPr="00086C56">
        <w:rPr>
          <w:b/>
          <w:iCs/>
          <w:highlight w:val="cyan"/>
          <w:u w:val="single"/>
        </w:rPr>
        <w:t>debate</w:t>
      </w:r>
      <w:r w:rsidRPr="00086C56">
        <w:rPr>
          <w:u w:val="single"/>
        </w:rPr>
        <w:t xml:space="preserve"> within the climate movement over what’s the “right” and “wrong” way to protest</w:t>
      </w:r>
      <w:r w:rsidRPr="00086C56">
        <w:rPr>
          <w:sz w:val="16"/>
        </w:rPr>
        <w:t xml:space="preserve">. While </w:t>
      </w:r>
      <w:r w:rsidRPr="00086C56">
        <w:rPr>
          <w:u w:val="single"/>
        </w:rPr>
        <w:t>there’s plenty of research that suggests civil disobedience and confrontational protests are quite effective at spreading awareness of social movement causes</w:t>
      </w:r>
      <w:r w:rsidRPr="00086C56">
        <w:rPr>
          <w:sz w:val="16"/>
        </w:rPr>
        <w:t>, blocking specific projects and even normalizing social movements in the eyes of the public—a phenomenon sociologists call the “radical flank effect”—</w:t>
      </w:r>
      <w:r w:rsidRPr="00086C56">
        <w:rPr>
          <w:u w:val="single"/>
        </w:rPr>
        <w:t xml:space="preserve">more </w:t>
      </w:r>
      <w:r w:rsidRPr="00086C56">
        <w:rPr>
          <w:highlight w:val="cyan"/>
          <w:u w:val="single"/>
        </w:rPr>
        <w:t>recent research</w:t>
      </w:r>
      <w:r w:rsidRPr="00086C56">
        <w:rPr>
          <w:u w:val="single"/>
        </w:rPr>
        <w:t xml:space="preserve"> also </w:t>
      </w:r>
      <w:r w:rsidRPr="00086C56">
        <w:rPr>
          <w:highlight w:val="cyan"/>
          <w:u w:val="single"/>
        </w:rPr>
        <w:t>suggests</w:t>
      </w:r>
      <w:r w:rsidRPr="00086C56">
        <w:rPr>
          <w:u w:val="single"/>
        </w:rPr>
        <w:t xml:space="preserve"> that </w:t>
      </w:r>
      <w:r w:rsidRPr="00086C56">
        <w:rPr>
          <w:b/>
          <w:iCs/>
          <w:highlight w:val="cyan"/>
          <w:u w:val="single"/>
        </w:rPr>
        <w:t>disruptive protesting</w:t>
      </w:r>
      <w:r w:rsidRPr="00086C56">
        <w:rPr>
          <w:u w:val="single"/>
        </w:rPr>
        <w:t xml:space="preserve"> can be </w:t>
      </w:r>
      <w:r w:rsidRPr="00086C56">
        <w:rPr>
          <w:b/>
          <w:iCs/>
          <w:highlight w:val="cyan"/>
          <w:u w:val="single"/>
        </w:rPr>
        <w:t>counterproductive</w:t>
      </w:r>
      <w:r w:rsidRPr="00086C56">
        <w:rPr>
          <w:u w:val="single"/>
        </w:rPr>
        <w:t>.</w:t>
      </w:r>
    </w:p>
    <w:p w14:paraId="502DA592" w14:textId="77777777" w:rsidR="00B31A89" w:rsidRDefault="00B31A89" w:rsidP="00B31A89">
      <w:pPr>
        <w:rPr>
          <w:u w:val="single"/>
        </w:rPr>
      </w:pPr>
      <w:r w:rsidRPr="00086C56">
        <w:rPr>
          <w:sz w:val="16"/>
        </w:rPr>
        <w:t xml:space="preserve">A </w:t>
      </w:r>
      <w:r w:rsidRPr="00086C56">
        <w:rPr>
          <w:highlight w:val="cyan"/>
          <w:u w:val="single"/>
        </w:rPr>
        <w:t xml:space="preserve">2020 study found </w:t>
      </w:r>
      <w:r w:rsidRPr="00086C56">
        <w:rPr>
          <w:b/>
          <w:iCs/>
          <w:highlight w:val="cyan"/>
          <w:u w:val="single"/>
        </w:rPr>
        <w:t>extreme protest actions</w:t>
      </w:r>
      <w:r w:rsidRPr="00086C56">
        <w:rPr>
          <w:u w:val="single"/>
        </w:rPr>
        <w:t xml:space="preserve"> can </w:t>
      </w:r>
      <w:r w:rsidRPr="00086C56">
        <w:rPr>
          <w:b/>
          <w:iCs/>
          <w:highlight w:val="cyan"/>
          <w:u w:val="single"/>
        </w:rPr>
        <w:t>reduce</w:t>
      </w:r>
      <w:r w:rsidRPr="00086C56">
        <w:rPr>
          <w:b/>
          <w:iCs/>
          <w:u w:val="single"/>
        </w:rPr>
        <w:t xml:space="preserve"> the overall </w:t>
      </w:r>
      <w:r w:rsidRPr="00086C56">
        <w:rPr>
          <w:b/>
          <w:iCs/>
          <w:highlight w:val="cyan"/>
          <w:u w:val="single"/>
        </w:rPr>
        <w:t>popularity</w:t>
      </w:r>
      <w:r w:rsidRPr="00086C56">
        <w:rPr>
          <w:highlight w:val="cyan"/>
          <w:u w:val="single"/>
        </w:rPr>
        <w:t xml:space="preserve"> of</w:t>
      </w:r>
      <w:r w:rsidRPr="00086C56">
        <w:rPr>
          <w:u w:val="single"/>
        </w:rPr>
        <w:t xml:space="preserve"> a social </w:t>
      </w:r>
      <w:r w:rsidRPr="00086C56">
        <w:rPr>
          <w:highlight w:val="cyan"/>
          <w:u w:val="single"/>
        </w:rPr>
        <w:t>movement</w:t>
      </w:r>
      <w:r w:rsidRPr="00086C56">
        <w:rPr>
          <w:u w:val="single"/>
        </w:rPr>
        <w:t xml:space="preserve">. A </w:t>
      </w:r>
      <w:r w:rsidRPr="00086C56">
        <w:rPr>
          <w:highlight w:val="cyan"/>
          <w:u w:val="single"/>
        </w:rPr>
        <w:t>study</w:t>
      </w:r>
      <w:r w:rsidRPr="00086C56">
        <w:rPr>
          <w:u w:val="single"/>
        </w:rPr>
        <w:t xml:space="preserve"> released earlier this month that </w:t>
      </w:r>
      <w:r w:rsidRPr="00086C56">
        <w:rPr>
          <w:highlight w:val="cyan"/>
          <w:u w:val="single"/>
        </w:rPr>
        <w:t>surveyed</w:t>
      </w:r>
      <w:r w:rsidRPr="00086C56">
        <w:rPr>
          <w:u w:val="single"/>
        </w:rPr>
        <w:t xml:space="preserve"> more than 1,300 </w:t>
      </w:r>
      <w:r w:rsidRPr="00086C56">
        <w:rPr>
          <w:highlight w:val="cyan"/>
          <w:u w:val="single"/>
        </w:rPr>
        <w:t>people in Germany</w:t>
      </w:r>
      <w:r w:rsidRPr="00086C56">
        <w:rPr>
          <w:u w:val="single"/>
        </w:rPr>
        <w:t xml:space="preserve">, where several of the climate protests targeting artwork have taken place, found that 83 percent of the </w:t>
      </w:r>
      <w:r w:rsidRPr="00086C56">
        <w:rPr>
          <w:highlight w:val="cyan"/>
          <w:u w:val="single"/>
        </w:rPr>
        <w:t xml:space="preserve">respondents </w:t>
      </w:r>
      <w:r w:rsidRPr="00086C56">
        <w:rPr>
          <w:b/>
          <w:iCs/>
          <w:highlight w:val="cyan"/>
          <w:u w:val="single"/>
        </w:rPr>
        <w:t>thought</w:t>
      </w:r>
      <w:r w:rsidRPr="00086C56">
        <w:rPr>
          <w:u w:val="single"/>
        </w:rPr>
        <w:t xml:space="preserve"> the </w:t>
      </w:r>
      <w:r w:rsidRPr="00086C56">
        <w:rPr>
          <w:b/>
          <w:iCs/>
          <w:highlight w:val="cyan"/>
          <w:u w:val="single"/>
        </w:rPr>
        <w:t>demonstrations had gone too far</w:t>
      </w:r>
      <w:r w:rsidRPr="00086C56">
        <w:rPr>
          <w:sz w:val="16"/>
        </w:rPr>
        <w:t xml:space="preserve">. </w:t>
      </w:r>
      <w:r w:rsidRPr="00086C56">
        <w:rPr>
          <w:u w:val="single"/>
        </w:rPr>
        <w:t xml:space="preserve">And </w:t>
      </w:r>
      <w:r w:rsidRPr="00086C56">
        <w:rPr>
          <w:highlight w:val="cyan"/>
          <w:u w:val="single"/>
        </w:rPr>
        <w:t>another</w:t>
      </w:r>
      <w:r w:rsidRPr="00086C56">
        <w:rPr>
          <w:u w:val="single"/>
        </w:rPr>
        <w:t xml:space="preserve"> </w:t>
      </w:r>
      <w:r w:rsidRPr="00086C56">
        <w:rPr>
          <w:highlight w:val="cyan"/>
          <w:u w:val="single"/>
        </w:rPr>
        <w:t>study</w:t>
      </w:r>
      <w:r w:rsidRPr="00086C56">
        <w:rPr>
          <w:u w:val="single"/>
        </w:rPr>
        <w:t xml:space="preserve"> published this month</w:t>
      </w:r>
      <w:r w:rsidRPr="00086C56">
        <w:rPr>
          <w:sz w:val="16"/>
        </w:rPr>
        <w:t xml:space="preserve">, conducted by renowned climatologist Michael Mann and University of Pennsylvania political scientist Shawn Patterson Jr., </w:t>
      </w:r>
      <w:r w:rsidRPr="00086C56">
        <w:rPr>
          <w:highlight w:val="cyan"/>
          <w:u w:val="single"/>
        </w:rPr>
        <w:t>found</w:t>
      </w:r>
      <w:r w:rsidRPr="00086C56">
        <w:rPr>
          <w:u w:val="single"/>
        </w:rPr>
        <w:t xml:space="preserve"> that 46 percent of the </w:t>
      </w:r>
      <w:r w:rsidRPr="00086C56">
        <w:rPr>
          <w:highlight w:val="cyan"/>
          <w:u w:val="single"/>
        </w:rPr>
        <w:t>public</w:t>
      </w:r>
      <w:r w:rsidRPr="00086C56">
        <w:rPr>
          <w:u w:val="single"/>
        </w:rPr>
        <w:t xml:space="preserve"> said they </w:t>
      </w:r>
      <w:r w:rsidRPr="00086C56">
        <w:rPr>
          <w:highlight w:val="cyan"/>
          <w:u w:val="single"/>
        </w:rPr>
        <w:t xml:space="preserve">became </w:t>
      </w:r>
      <w:r w:rsidRPr="00086C56">
        <w:rPr>
          <w:b/>
          <w:iCs/>
          <w:highlight w:val="cyan"/>
          <w:u w:val="single"/>
        </w:rPr>
        <w:t>less sympathetic</w:t>
      </w:r>
      <w:r w:rsidRPr="00086C56">
        <w:rPr>
          <w:highlight w:val="cyan"/>
          <w:u w:val="single"/>
        </w:rPr>
        <w:t xml:space="preserve"> to</w:t>
      </w:r>
      <w:r w:rsidRPr="00086C56">
        <w:rPr>
          <w:u w:val="single"/>
        </w:rPr>
        <w:t xml:space="preserve"> the aims of </w:t>
      </w:r>
      <w:r w:rsidRPr="00086C56">
        <w:rPr>
          <w:highlight w:val="cyan"/>
          <w:u w:val="single"/>
        </w:rPr>
        <w:t xml:space="preserve">climate protesters after witnessing </w:t>
      </w:r>
      <w:r w:rsidRPr="00086C56">
        <w:rPr>
          <w:b/>
          <w:iCs/>
          <w:highlight w:val="cyan"/>
          <w:u w:val="single"/>
        </w:rPr>
        <w:t>demonstrations</w:t>
      </w:r>
      <w:r w:rsidRPr="00086C56">
        <w:rPr>
          <w:u w:val="single"/>
        </w:rPr>
        <w:t xml:space="preserve"> involving famous artwork.</w:t>
      </w:r>
    </w:p>
    <w:p w14:paraId="7469222F" w14:textId="77777777" w:rsidR="00B31A89" w:rsidRPr="00086C56" w:rsidRDefault="00B31A89" w:rsidP="00B31A89">
      <w:pPr>
        <w:keepNext/>
        <w:keepLines/>
        <w:pageBreakBefore/>
        <w:spacing w:before="40" w:after="0"/>
        <w:jc w:val="center"/>
        <w:outlineLvl w:val="2"/>
        <w:rPr>
          <w:rFonts w:eastAsiaTheme="majorEastAsia"/>
          <w:b/>
          <w:sz w:val="32"/>
          <w:szCs w:val="24"/>
          <w:u w:val="single"/>
        </w:rPr>
      </w:pPr>
      <w:r w:rsidRPr="00086C56">
        <w:rPr>
          <w:rFonts w:eastAsiaTheme="majorEastAsia"/>
          <w:b/>
          <w:sz w:val="32"/>
          <w:szCs w:val="24"/>
          <w:u w:val="single"/>
        </w:rPr>
        <w:lastRenderedPageBreak/>
        <w:t>Warming---2NC</w:t>
      </w:r>
    </w:p>
    <w:p w14:paraId="00514D74" w14:textId="77777777" w:rsidR="00B31A89" w:rsidRPr="00086C56" w:rsidRDefault="00B31A89" w:rsidP="00B31A89">
      <w:pPr>
        <w:keepNext/>
        <w:keepLines/>
        <w:spacing w:before="40" w:after="0"/>
        <w:outlineLvl w:val="3"/>
        <w:rPr>
          <w:rFonts w:eastAsiaTheme="majorEastAsia"/>
          <w:b/>
          <w:iCs/>
          <w:sz w:val="26"/>
        </w:rPr>
      </w:pPr>
      <w:r w:rsidRPr="00086C56">
        <w:rPr>
          <w:rFonts w:eastAsiaTheme="majorEastAsia"/>
          <w:b/>
          <w:iCs/>
          <w:sz w:val="26"/>
        </w:rPr>
        <w:t xml:space="preserve">Alarmism is rooted in </w:t>
      </w:r>
      <w:r w:rsidRPr="00086C56">
        <w:rPr>
          <w:rFonts w:eastAsiaTheme="majorEastAsia"/>
          <w:b/>
          <w:iCs/>
          <w:sz w:val="26"/>
          <w:u w:val="single"/>
        </w:rPr>
        <w:t>biased activism</w:t>
      </w:r>
      <w:r w:rsidRPr="00086C56">
        <w:rPr>
          <w:rFonts w:eastAsiaTheme="majorEastAsia"/>
          <w:b/>
          <w:iCs/>
          <w:sz w:val="26"/>
        </w:rPr>
        <w:t xml:space="preserve"> that </w:t>
      </w:r>
      <w:r w:rsidRPr="00086C56">
        <w:rPr>
          <w:rFonts w:eastAsiaTheme="majorEastAsia"/>
          <w:b/>
          <w:iCs/>
          <w:sz w:val="26"/>
          <w:u w:val="single"/>
        </w:rPr>
        <w:t>ignores scientific shortfalls</w:t>
      </w:r>
      <w:r w:rsidRPr="00086C56">
        <w:rPr>
          <w:rFonts w:eastAsiaTheme="majorEastAsia"/>
          <w:b/>
          <w:iCs/>
          <w:sz w:val="26"/>
        </w:rPr>
        <w:t>.</w:t>
      </w:r>
    </w:p>
    <w:p w14:paraId="4A150FAA" w14:textId="77777777" w:rsidR="00B31A89" w:rsidRPr="00086C56" w:rsidRDefault="00B31A89" w:rsidP="00B31A89">
      <w:r w:rsidRPr="00086C56">
        <w:rPr>
          <w:b/>
          <w:bCs/>
          <w:sz w:val="26"/>
        </w:rPr>
        <w:t>Koonin ’24</w:t>
      </w:r>
      <w:r w:rsidRPr="00086C56">
        <w:t xml:space="preserve"> [Steven; June 11; Professor of Information, Operations &amp; Management Sciences and Director of the NYU Center for Urban Science and Progress, former Under Secretary of Science under the Obama Administration, Ph.D. from MIT in Theoretical Physics; Unsettled (Updated and Expanded Edition): What Climate Science Tells Us, What It Doesn’t and Why It Matters, “Introduction,” p. 21-29]</w:t>
      </w:r>
    </w:p>
    <w:p w14:paraId="2506D343" w14:textId="77777777" w:rsidR="00B31A89" w:rsidRPr="00086C56" w:rsidRDefault="00B31A89" w:rsidP="00B31A89">
      <w:pPr>
        <w:rPr>
          <w:sz w:val="16"/>
        </w:rPr>
      </w:pPr>
      <w:r w:rsidRPr="00086C56">
        <w:rPr>
          <w:sz w:val="16"/>
        </w:rPr>
        <w:t xml:space="preserve">The Science. “We’re all supposed to know what “The Science says. </w:t>
      </w:r>
      <w:r w:rsidRPr="00086C56">
        <w:rPr>
          <w:u w:val="single"/>
        </w:rPr>
        <w:t>“The Science,”</w:t>
      </w:r>
      <w:r w:rsidRPr="00086C56">
        <w:rPr>
          <w:sz w:val="16"/>
        </w:rPr>
        <w:t xml:space="preserve"> we’re told, </w:t>
      </w:r>
      <w:r w:rsidRPr="00086C56">
        <w:rPr>
          <w:u w:val="single"/>
        </w:rPr>
        <w:t xml:space="preserve">is </w:t>
      </w:r>
      <w:r w:rsidRPr="00086C56">
        <w:rPr>
          <w:b/>
          <w:iCs/>
          <w:u w:val="single"/>
        </w:rPr>
        <w:t>settled</w:t>
      </w:r>
      <w:r w:rsidRPr="00086C56">
        <w:rPr>
          <w:sz w:val="16"/>
        </w:rPr>
        <w:t xml:space="preserve">. How many times have you heard it? </w:t>
      </w:r>
      <w:r w:rsidRPr="00086C56">
        <w:rPr>
          <w:u w:val="single"/>
        </w:rPr>
        <w:t>Humans have</w:t>
      </w:r>
      <w:r w:rsidRPr="00086C56">
        <w:rPr>
          <w:sz w:val="16"/>
        </w:rPr>
        <w:t xml:space="preserve"> already </w:t>
      </w:r>
      <w:r w:rsidRPr="00086C56">
        <w:rPr>
          <w:b/>
          <w:iCs/>
          <w:u w:val="single"/>
        </w:rPr>
        <w:t>broken</w:t>
      </w:r>
      <w:r w:rsidRPr="00086C56">
        <w:rPr>
          <w:u w:val="single"/>
        </w:rPr>
        <w:t xml:space="preserve"> the</w:t>
      </w:r>
      <w:r w:rsidRPr="00086C56">
        <w:rPr>
          <w:sz w:val="16"/>
        </w:rPr>
        <w:t xml:space="preserve"> earth’s </w:t>
      </w:r>
      <w:r w:rsidRPr="00086C56">
        <w:rPr>
          <w:u w:val="single"/>
        </w:rPr>
        <w:t xml:space="preserve">climate. </w:t>
      </w:r>
      <w:r w:rsidRPr="00086C56">
        <w:rPr>
          <w:b/>
          <w:iCs/>
          <w:u w:val="single"/>
        </w:rPr>
        <w:t>Temp</w:t>
      </w:r>
      <w:r w:rsidRPr="00086C56">
        <w:rPr>
          <w:u w:val="single"/>
        </w:rPr>
        <w:t xml:space="preserve">eratures are rising, </w:t>
      </w:r>
      <w:r w:rsidRPr="00086C56">
        <w:rPr>
          <w:b/>
          <w:iCs/>
          <w:u w:val="single"/>
        </w:rPr>
        <w:t>sea level</w:t>
      </w:r>
      <w:r w:rsidRPr="00086C56">
        <w:rPr>
          <w:u w:val="single"/>
        </w:rPr>
        <w:t xml:space="preserve"> is surging, ice is disappearing, and heat waves, storms, droughts, floods, and wildfires are</w:t>
      </w:r>
      <w:r w:rsidRPr="00086C56">
        <w:rPr>
          <w:sz w:val="16"/>
        </w:rPr>
        <w:t xml:space="preserve"> an </w:t>
      </w:r>
      <w:r w:rsidRPr="00086C56">
        <w:rPr>
          <w:u w:val="single"/>
        </w:rPr>
        <w:t>ever-</w:t>
      </w:r>
      <w:r w:rsidRPr="00086C56">
        <w:rPr>
          <w:b/>
          <w:iCs/>
          <w:u w:val="single"/>
        </w:rPr>
        <w:t>worsening</w:t>
      </w:r>
      <w:r w:rsidRPr="00086C56">
        <w:rPr>
          <w:sz w:val="16"/>
        </w:rPr>
        <w:t xml:space="preserve"> scourge on the world. </w:t>
      </w:r>
      <w:r w:rsidRPr="00086C56">
        <w:rPr>
          <w:b/>
          <w:iCs/>
          <w:u w:val="single"/>
        </w:rPr>
        <w:t>G</w:t>
      </w:r>
      <w:r w:rsidRPr="00086C56">
        <w:rPr>
          <w:u w:val="single"/>
        </w:rPr>
        <w:t>reen</w:t>
      </w:r>
      <w:r w:rsidRPr="00086C56">
        <w:rPr>
          <w:b/>
          <w:iCs/>
          <w:u w:val="single"/>
        </w:rPr>
        <w:t>h</w:t>
      </w:r>
      <w:r w:rsidRPr="00086C56">
        <w:rPr>
          <w:u w:val="single"/>
        </w:rPr>
        <w:t xml:space="preserve">ouse </w:t>
      </w:r>
      <w:r w:rsidRPr="00086C56">
        <w:rPr>
          <w:b/>
          <w:iCs/>
          <w:u w:val="single"/>
        </w:rPr>
        <w:t>g</w:t>
      </w:r>
      <w:r w:rsidRPr="00086C56">
        <w:rPr>
          <w:u w:val="single"/>
        </w:rPr>
        <w:t xml:space="preserve">as </w:t>
      </w:r>
      <w:r w:rsidRPr="00086C56">
        <w:rPr>
          <w:b/>
          <w:iCs/>
          <w:u w:val="single"/>
        </w:rPr>
        <w:t>emissions</w:t>
      </w:r>
      <w:r w:rsidRPr="00086C56">
        <w:rPr>
          <w:u w:val="single"/>
        </w:rPr>
        <w:t xml:space="preserve"> are causing </w:t>
      </w:r>
      <w:r w:rsidRPr="00086C56">
        <w:rPr>
          <w:b/>
          <w:iCs/>
          <w:u w:val="single"/>
        </w:rPr>
        <w:t>all</w:t>
      </w:r>
      <w:r w:rsidRPr="00086C56">
        <w:rPr>
          <w:u w:val="single"/>
        </w:rPr>
        <w:t xml:space="preserve"> of this. And unless</w:t>
      </w:r>
      <w:r w:rsidRPr="00086C56">
        <w:rPr>
          <w:sz w:val="16"/>
        </w:rPr>
        <w:t xml:space="preserve"> they’re </w:t>
      </w:r>
      <w:r w:rsidRPr="00086C56">
        <w:rPr>
          <w:b/>
          <w:iCs/>
          <w:u w:val="single"/>
        </w:rPr>
        <w:t>eliminated promptly</w:t>
      </w:r>
      <w:r w:rsidRPr="00086C56">
        <w:rPr>
          <w:u w:val="single"/>
        </w:rPr>
        <w:t xml:space="preserve"> by radical changes</w:t>
      </w:r>
      <w:r w:rsidRPr="00086C56">
        <w:rPr>
          <w:sz w:val="16"/>
        </w:rPr>
        <w:t xml:space="preserve"> to society </w:t>
      </w:r>
      <w:r w:rsidRPr="00086C56">
        <w:rPr>
          <w:u w:val="single"/>
        </w:rPr>
        <w:t xml:space="preserve">and its energy systems, “The Science” says Earth is </w:t>
      </w:r>
      <w:r w:rsidRPr="00086C56">
        <w:rPr>
          <w:b/>
          <w:iCs/>
          <w:u w:val="single"/>
        </w:rPr>
        <w:t>doomed</w:t>
      </w:r>
      <w:r w:rsidRPr="00086C56">
        <w:rPr>
          <w:sz w:val="16"/>
        </w:rPr>
        <w:t>.</w:t>
      </w:r>
    </w:p>
    <w:p w14:paraId="11E385CA" w14:textId="77777777" w:rsidR="00B31A89" w:rsidRPr="00086C56" w:rsidRDefault="00B31A89" w:rsidP="00B31A89">
      <w:pPr>
        <w:rPr>
          <w:sz w:val="16"/>
        </w:rPr>
      </w:pPr>
      <w:r w:rsidRPr="00086C56">
        <w:rPr>
          <w:u w:val="single"/>
        </w:rPr>
        <w:t xml:space="preserve">Well ... </w:t>
      </w:r>
      <w:r w:rsidRPr="00086C56">
        <w:rPr>
          <w:b/>
          <w:iCs/>
          <w:u w:val="single"/>
        </w:rPr>
        <w:t>not quite</w:t>
      </w:r>
      <w:r w:rsidRPr="00086C56">
        <w:rPr>
          <w:sz w:val="16"/>
        </w:rPr>
        <w:t>. Yes, it's true that the globe is warming, and that humans are exerting a warming influence upon it. But beyond that-to paraphrase the classic movie The Princess Bride: "I do not think 'The Science' says what you think it says."</w:t>
      </w:r>
    </w:p>
    <w:p w14:paraId="60903EB1" w14:textId="77777777" w:rsidR="00B31A89" w:rsidRPr="00086C56" w:rsidRDefault="00B31A89" w:rsidP="00B31A89">
      <w:pPr>
        <w:rPr>
          <w:sz w:val="16"/>
        </w:rPr>
      </w:pPr>
      <w:r w:rsidRPr="00086C56">
        <w:rPr>
          <w:sz w:val="16"/>
        </w:rPr>
        <w:t xml:space="preserve">For example, </w:t>
      </w:r>
      <w:r w:rsidRPr="00086C56">
        <w:rPr>
          <w:u w:val="single"/>
        </w:rPr>
        <w:t xml:space="preserve">both the </w:t>
      </w:r>
      <w:r w:rsidRPr="00086C56">
        <w:rPr>
          <w:b/>
          <w:iCs/>
          <w:highlight w:val="cyan"/>
          <w:u w:val="single"/>
        </w:rPr>
        <w:t>research lit</w:t>
      </w:r>
      <w:r w:rsidRPr="00086C56">
        <w:rPr>
          <w:u w:val="single"/>
        </w:rPr>
        <w:t xml:space="preserve">erature </w:t>
      </w:r>
      <w:r w:rsidRPr="00086C56">
        <w:rPr>
          <w:highlight w:val="cyan"/>
          <w:u w:val="single"/>
        </w:rPr>
        <w:t xml:space="preserve">and </w:t>
      </w:r>
      <w:r w:rsidRPr="00086C56">
        <w:rPr>
          <w:b/>
          <w:iCs/>
          <w:highlight w:val="cyan"/>
          <w:u w:val="single"/>
        </w:rPr>
        <w:t>gov</w:t>
      </w:r>
      <w:r w:rsidRPr="00086C56">
        <w:rPr>
          <w:u w:val="single"/>
        </w:rPr>
        <w:t xml:space="preserve">ernment </w:t>
      </w:r>
      <w:r w:rsidRPr="00086C56">
        <w:rPr>
          <w:b/>
          <w:iCs/>
          <w:highlight w:val="cyan"/>
          <w:u w:val="single"/>
        </w:rPr>
        <w:t>reports</w:t>
      </w:r>
      <w:r w:rsidRPr="00086C56">
        <w:rPr>
          <w:u w:val="single"/>
        </w:rPr>
        <w:t xml:space="preserve"> that summarize and assess the state of climate science </w:t>
      </w:r>
      <w:r w:rsidRPr="00086C56">
        <w:rPr>
          <w:highlight w:val="cyan"/>
          <w:u w:val="single"/>
        </w:rPr>
        <w:t xml:space="preserve">say </w:t>
      </w:r>
      <w:r w:rsidRPr="00086C56">
        <w:rPr>
          <w:b/>
          <w:iCs/>
          <w:highlight w:val="cyan"/>
          <w:u w:val="single"/>
        </w:rPr>
        <w:t>clearly</w:t>
      </w:r>
      <w:r w:rsidRPr="00086C56">
        <w:rPr>
          <w:highlight w:val="cyan"/>
          <w:u w:val="single"/>
        </w:rPr>
        <w:t xml:space="preserve"> that heat</w:t>
      </w:r>
      <w:r w:rsidRPr="00086C56">
        <w:rPr>
          <w:sz w:val="16"/>
        </w:rPr>
        <w:t xml:space="preserve"> waves in the US are </w:t>
      </w:r>
      <w:r w:rsidRPr="00086C56">
        <w:rPr>
          <w:u w:val="single"/>
        </w:rPr>
        <w:t xml:space="preserve">now </w:t>
      </w:r>
      <w:r w:rsidRPr="00086C56">
        <w:rPr>
          <w:b/>
          <w:iCs/>
          <w:highlight w:val="cyan"/>
          <w:u w:val="single"/>
        </w:rPr>
        <w:t>no</w:t>
      </w:r>
      <w:r w:rsidRPr="00086C56">
        <w:rPr>
          <w:highlight w:val="cyan"/>
          <w:u w:val="single"/>
        </w:rPr>
        <w:t xml:space="preserve"> more </w:t>
      </w:r>
      <w:r w:rsidRPr="00086C56">
        <w:rPr>
          <w:b/>
          <w:iCs/>
          <w:highlight w:val="cyan"/>
          <w:u w:val="single"/>
        </w:rPr>
        <w:t>common</w:t>
      </w:r>
      <w:r w:rsidRPr="00086C56">
        <w:rPr>
          <w:highlight w:val="cyan"/>
          <w:u w:val="single"/>
        </w:rPr>
        <w:t xml:space="preserve"> than</w:t>
      </w:r>
      <w:r w:rsidRPr="00086C56">
        <w:rPr>
          <w:u w:val="single"/>
        </w:rPr>
        <w:t xml:space="preserve"> they were in </w:t>
      </w:r>
      <w:r w:rsidRPr="00086C56">
        <w:rPr>
          <w:b/>
          <w:iCs/>
          <w:highlight w:val="cyan"/>
          <w:u w:val="single"/>
        </w:rPr>
        <w:t>1900</w:t>
      </w:r>
      <w:r w:rsidRPr="00086C56">
        <w:rPr>
          <w:u w:val="single"/>
        </w:rPr>
        <w:t xml:space="preserve">, and that the warmest </w:t>
      </w:r>
      <w:r w:rsidRPr="00086C56">
        <w:rPr>
          <w:b/>
          <w:iCs/>
          <w:highlight w:val="cyan"/>
          <w:u w:val="single"/>
        </w:rPr>
        <w:t>temp</w:t>
      </w:r>
      <w:r w:rsidRPr="00086C56">
        <w:rPr>
          <w:u w:val="single"/>
        </w:rPr>
        <w:t>eratures</w:t>
      </w:r>
      <w:r w:rsidRPr="00086C56">
        <w:rPr>
          <w:sz w:val="16"/>
        </w:rPr>
        <w:t xml:space="preserve"> in the US </w:t>
      </w:r>
      <w:r w:rsidRPr="00086C56">
        <w:rPr>
          <w:u w:val="single"/>
        </w:rPr>
        <w:t xml:space="preserve">have </w:t>
      </w:r>
      <w:r w:rsidRPr="00086C56">
        <w:rPr>
          <w:b/>
          <w:iCs/>
          <w:highlight w:val="cyan"/>
          <w:u w:val="single"/>
        </w:rPr>
        <w:t>not risen</w:t>
      </w:r>
      <w:r w:rsidRPr="00086C56">
        <w:rPr>
          <w:highlight w:val="cyan"/>
          <w:u w:val="single"/>
        </w:rPr>
        <w:t xml:space="preserve"> in</w:t>
      </w:r>
      <w:r w:rsidRPr="00086C56">
        <w:rPr>
          <w:u w:val="single"/>
        </w:rPr>
        <w:t xml:space="preserve"> the past </w:t>
      </w:r>
      <w:r w:rsidRPr="00086C56">
        <w:rPr>
          <w:b/>
          <w:iCs/>
          <w:highlight w:val="cyan"/>
          <w:u w:val="single"/>
        </w:rPr>
        <w:t>fifty years</w:t>
      </w:r>
      <w:r w:rsidRPr="00086C56">
        <w:rPr>
          <w:sz w:val="16"/>
        </w:rPr>
        <w:t>. When I tell people this, most are incredulous. Some gasp. And some get downright hostile.</w:t>
      </w:r>
    </w:p>
    <w:p w14:paraId="18C201DE" w14:textId="77777777" w:rsidR="00B31A89" w:rsidRPr="00086C56" w:rsidRDefault="00B31A89" w:rsidP="00B31A89">
      <w:pPr>
        <w:rPr>
          <w:sz w:val="16"/>
        </w:rPr>
      </w:pPr>
      <w:r w:rsidRPr="00086C56">
        <w:rPr>
          <w:sz w:val="16"/>
        </w:rPr>
        <w:t>But these are almost certainly not the only climate facts you haven't heard. Here are three more that might surprise you, drawn directly from recent published research or the latest assessments of climate science published by the US government and the UN:</w:t>
      </w:r>
    </w:p>
    <w:p w14:paraId="65CE54E6" w14:textId="77777777" w:rsidR="00B31A89" w:rsidRPr="00086C56" w:rsidRDefault="00B31A89" w:rsidP="00B31A89">
      <w:pPr>
        <w:numPr>
          <w:ilvl w:val="0"/>
          <w:numId w:val="81"/>
        </w:numPr>
        <w:contextualSpacing/>
        <w:rPr>
          <w:sz w:val="16"/>
        </w:rPr>
      </w:pPr>
      <w:r w:rsidRPr="00086C56">
        <w:rPr>
          <w:sz w:val="16"/>
        </w:rPr>
        <w:t>Humans have had no detectable impact on hurricanes over the past century.</w:t>
      </w:r>
    </w:p>
    <w:p w14:paraId="379BDEB0" w14:textId="77777777" w:rsidR="00B31A89" w:rsidRPr="00086C56" w:rsidRDefault="00B31A89" w:rsidP="00B31A89">
      <w:pPr>
        <w:numPr>
          <w:ilvl w:val="0"/>
          <w:numId w:val="81"/>
        </w:numPr>
        <w:contextualSpacing/>
        <w:rPr>
          <w:sz w:val="16"/>
        </w:rPr>
      </w:pPr>
      <w:r w:rsidRPr="00086C56">
        <w:rPr>
          <w:sz w:val="16"/>
        </w:rPr>
        <w:t>Greenland's ice sheet isn't shrinking any more rapidly today than it was eighty years ago.</w:t>
      </w:r>
    </w:p>
    <w:p w14:paraId="71BAC553" w14:textId="77777777" w:rsidR="00B31A89" w:rsidRPr="00086C56" w:rsidRDefault="00B31A89" w:rsidP="00B31A89">
      <w:pPr>
        <w:numPr>
          <w:ilvl w:val="0"/>
          <w:numId w:val="81"/>
        </w:numPr>
        <w:contextualSpacing/>
        <w:rPr>
          <w:sz w:val="16"/>
        </w:rPr>
      </w:pPr>
      <w:r w:rsidRPr="00086C56">
        <w:rPr>
          <w:sz w:val="16"/>
        </w:rPr>
        <w:t>The net economic impact of human-induced climate change will be minimal through at least the end of this century.</w:t>
      </w:r>
    </w:p>
    <w:p w14:paraId="2530F49E" w14:textId="77777777" w:rsidR="00B31A89" w:rsidRPr="00086C56" w:rsidRDefault="00B31A89" w:rsidP="00B31A89">
      <w:pPr>
        <w:rPr>
          <w:sz w:val="16"/>
        </w:rPr>
      </w:pPr>
      <w:r w:rsidRPr="00086C56">
        <w:rPr>
          <w:sz w:val="16"/>
        </w:rPr>
        <w:t>So what gives?</w:t>
      </w:r>
    </w:p>
    <w:p w14:paraId="622527CA" w14:textId="77777777" w:rsidR="00B31A89" w:rsidRPr="00086C56" w:rsidRDefault="00B31A89" w:rsidP="00B31A89">
      <w:pPr>
        <w:rPr>
          <w:sz w:val="16"/>
        </w:rPr>
      </w:pPr>
      <w:r w:rsidRPr="00086C56">
        <w:rPr>
          <w:sz w:val="16"/>
        </w:rPr>
        <w:t>If you're like most people, after the surprise wears off, you'll wonder why you're surprised. Why haven't you heard these facts before? Why don't they line up with the narrative-now almost a meme-that we've already broken the climate and face certain doom unless we change our ways?</w:t>
      </w:r>
    </w:p>
    <w:p w14:paraId="46745AC8" w14:textId="77777777" w:rsidR="00B31A89" w:rsidRPr="00086C56" w:rsidRDefault="00B31A89" w:rsidP="00B31A89">
      <w:pPr>
        <w:rPr>
          <w:sz w:val="16"/>
        </w:rPr>
      </w:pPr>
      <w:r w:rsidRPr="00086C56">
        <w:rPr>
          <w:sz w:val="16"/>
        </w:rPr>
        <w:t xml:space="preserve">Most of </w:t>
      </w:r>
      <w:r w:rsidRPr="00086C56">
        <w:rPr>
          <w:u w:val="single"/>
        </w:rPr>
        <w:t xml:space="preserve">the </w:t>
      </w:r>
      <w:r w:rsidRPr="00086C56">
        <w:rPr>
          <w:b/>
          <w:iCs/>
          <w:highlight w:val="cyan"/>
          <w:u w:val="single"/>
        </w:rPr>
        <w:t>disconnect</w:t>
      </w:r>
      <w:r w:rsidRPr="00086C56">
        <w:rPr>
          <w:highlight w:val="cyan"/>
          <w:u w:val="single"/>
        </w:rPr>
        <w:t xml:space="preserve"> comes from</w:t>
      </w:r>
      <w:r w:rsidRPr="00086C56">
        <w:rPr>
          <w:u w:val="single"/>
        </w:rPr>
        <w:t xml:space="preserve"> the </w:t>
      </w:r>
      <w:r w:rsidRPr="00086C56">
        <w:rPr>
          <w:b/>
          <w:iCs/>
          <w:u w:val="single"/>
        </w:rPr>
        <w:t xml:space="preserve">long </w:t>
      </w:r>
      <w:r w:rsidRPr="00086C56">
        <w:rPr>
          <w:b/>
          <w:iCs/>
          <w:highlight w:val="cyan"/>
          <w:u w:val="single"/>
        </w:rPr>
        <w:t>game</w:t>
      </w:r>
      <w:r w:rsidRPr="00086C56">
        <w:rPr>
          <w:highlight w:val="cyan"/>
          <w:u w:val="single"/>
        </w:rPr>
        <w:t xml:space="preserve"> of </w:t>
      </w:r>
      <w:r w:rsidRPr="00086C56">
        <w:rPr>
          <w:b/>
          <w:iCs/>
          <w:highlight w:val="cyan"/>
          <w:u w:val="single"/>
        </w:rPr>
        <w:t>telephone</w:t>
      </w:r>
      <w:r w:rsidRPr="00086C56">
        <w:rPr>
          <w:u w:val="single"/>
        </w:rPr>
        <w:t xml:space="preserve"> that starts with the </w:t>
      </w:r>
      <w:r w:rsidRPr="00086C56">
        <w:rPr>
          <w:b/>
          <w:iCs/>
          <w:u w:val="single"/>
        </w:rPr>
        <w:t>research lit</w:t>
      </w:r>
      <w:r w:rsidRPr="00086C56">
        <w:rPr>
          <w:u w:val="single"/>
        </w:rPr>
        <w:t>erature</w:t>
      </w:r>
      <w:r w:rsidRPr="00086C56">
        <w:rPr>
          <w:sz w:val="16"/>
        </w:rPr>
        <w:t xml:space="preserve"> and </w:t>
      </w:r>
      <w:r w:rsidRPr="00086C56">
        <w:rPr>
          <w:u w:val="single"/>
        </w:rPr>
        <w:t xml:space="preserve">runs through the </w:t>
      </w:r>
      <w:r w:rsidRPr="00086C56">
        <w:rPr>
          <w:b/>
          <w:iCs/>
          <w:u w:val="single"/>
        </w:rPr>
        <w:t>assessment reports</w:t>
      </w:r>
      <w:r w:rsidRPr="00086C56">
        <w:rPr>
          <w:u w:val="single"/>
        </w:rPr>
        <w:t xml:space="preserve"> to the </w:t>
      </w:r>
      <w:r w:rsidRPr="00086C56">
        <w:rPr>
          <w:b/>
          <w:iCs/>
          <w:u w:val="single"/>
        </w:rPr>
        <w:t>summaries</w:t>
      </w:r>
      <w:r w:rsidRPr="00086C56">
        <w:rPr>
          <w:u w:val="single"/>
        </w:rPr>
        <w:t xml:space="preserve"> of the assessment reports</w:t>
      </w:r>
      <w:r w:rsidRPr="00086C56">
        <w:rPr>
          <w:sz w:val="16"/>
        </w:rPr>
        <w:t xml:space="preserve"> and </w:t>
      </w:r>
      <w:r w:rsidRPr="00086C56">
        <w:rPr>
          <w:u w:val="single"/>
        </w:rPr>
        <w:t>on to</w:t>
      </w:r>
      <w:r w:rsidRPr="00086C56">
        <w:rPr>
          <w:sz w:val="16"/>
        </w:rPr>
        <w:t xml:space="preserve"> the </w:t>
      </w:r>
      <w:r w:rsidRPr="00086C56">
        <w:rPr>
          <w:b/>
          <w:iCs/>
          <w:u w:val="single"/>
        </w:rPr>
        <w:t>media</w:t>
      </w:r>
      <w:r w:rsidRPr="00086C56">
        <w:rPr>
          <w:u w:val="single"/>
        </w:rPr>
        <w:t xml:space="preserve"> coverage. </w:t>
      </w:r>
      <w:r w:rsidRPr="00086C56">
        <w:rPr>
          <w:highlight w:val="cyan"/>
          <w:u w:val="single"/>
        </w:rPr>
        <w:t>There are</w:t>
      </w:r>
      <w:r w:rsidRPr="00086C56">
        <w:rPr>
          <w:u w:val="single"/>
        </w:rPr>
        <w:t xml:space="preserve"> </w:t>
      </w:r>
      <w:r w:rsidRPr="00086C56">
        <w:rPr>
          <w:b/>
          <w:iCs/>
          <w:u w:val="single"/>
        </w:rPr>
        <w:t xml:space="preserve">abundant </w:t>
      </w:r>
      <w:r w:rsidRPr="00086C56">
        <w:rPr>
          <w:b/>
          <w:iCs/>
          <w:highlight w:val="cyan"/>
          <w:u w:val="single"/>
        </w:rPr>
        <w:t>opportunities</w:t>
      </w:r>
      <w:r w:rsidRPr="00086C56">
        <w:rPr>
          <w:highlight w:val="cyan"/>
          <w:u w:val="single"/>
        </w:rPr>
        <w:t xml:space="preserve"> to get things wrong</w:t>
      </w:r>
      <w:r w:rsidRPr="00086C56">
        <w:rPr>
          <w:sz w:val="16"/>
        </w:rPr>
        <w:t xml:space="preserve">-both </w:t>
      </w:r>
      <w:r w:rsidRPr="00086C56">
        <w:rPr>
          <w:b/>
          <w:iCs/>
          <w:u w:val="single"/>
        </w:rPr>
        <w:t>accident</w:t>
      </w:r>
      <w:r w:rsidRPr="00086C56">
        <w:rPr>
          <w:u w:val="single"/>
        </w:rPr>
        <w:t xml:space="preserve">ally and </w:t>
      </w:r>
      <w:r w:rsidRPr="00086C56">
        <w:rPr>
          <w:b/>
          <w:iCs/>
          <w:highlight w:val="cyan"/>
          <w:u w:val="single"/>
        </w:rPr>
        <w:t>on purpose</w:t>
      </w:r>
      <w:r w:rsidRPr="00086C56">
        <w:rPr>
          <w:sz w:val="16"/>
        </w:rPr>
        <w:t xml:space="preserve">- </w:t>
      </w:r>
      <w:r w:rsidRPr="00086C56">
        <w:rPr>
          <w:highlight w:val="cyan"/>
          <w:u w:val="single"/>
        </w:rPr>
        <w:t>as</w:t>
      </w:r>
      <w:r w:rsidRPr="00086C56">
        <w:rPr>
          <w:u w:val="single"/>
        </w:rPr>
        <w:t xml:space="preserve"> the </w:t>
      </w:r>
      <w:r w:rsidRPr="00086C56">
        <w:rPr>
          <w:b/>
          <w:iCs/>
          <w:highlight w:val="cyan"/>
          <w:u w:val="single"/>
        </w:rPr>
        <w:t>info</w:t>
      </w:r>
      <w:r w:rsidRPr="00086C56">
        <w:rPr>
          <w:u w:val="single"/>
        </w:rPr>
        <w:t xml:space="preserve">rmation </w:t>
      </w:r>
      <w:r w:rsidRPr="00086C56">
        <w:rPr>
          <w:highlight w:val="cyan"/>
          <w:u w:val="single"/>
        </w:rPr>
        <w:t xml:space="preserve">goes through </w:t>
      </w:r>
      <w:r w:rsidRPr="00086C56">
        <w:rPr>
          <w:b/>
          <w:iCs/>
          <w:highlight w:val="cyan"/>
          <w:u w:val="single"/>
        </w:rPr>
        <w:t>filter</w:t>
      </w:r>
      <w:r w:rsidRPr="00086C56">
        <w:rPr>
          <w:b/>
          <w:iCs/>
          <w:u w:val="single"/>
        </w:rPr>
        <w:t xml:space="preserve"> after filter</w:t>
      </w:r>
      <w:r w:rsidRPr="00086C56">
        <w:rPr>
          <w:u w:val="single"/>
        </w:rPr>
        <w:t xml:space="preserve"> to be packaged</w:t>
      </w:r>
      <w:r w:rsidRPr="00086C56">
        <w:rPr>
          <w:sz w:val="16"/>
        </w:rPr>
        <w:t xml:space="preserve"> for various audiences. The public gets their climate information almost exclusively from the media; very few people actually read the assessment summaries, let alone the reports and research papers themselves. That's perfectly understandable-the data and analyses are nearly impenetrable for non-experts, and the writing is not exactly gripping. As a result, most people don't get the whole story.</w:t>
      </w:r>
    </w:p>
    <w:p w14:paraId="78CB81CB" w14:textId="77777777" w:rsidR="00B31A89" w:rsidRPr="00086C56" w:rsidRDefault="00B31A89" w:rsidP="00B31A89">
      <w:pPr>
        <w:rPr>
          <w:sz w:val="14"/>
          <w:szCs w:val="20"/>
        </w:rPr>
      </w:pPr>
      <w:r w:rsidRPr="00086C56">
        <w:rPr>
          <w:sz w:val="14"/>
          <w:szCs w:val="20"/>
        </w:rPr>
        <w:t>But don't feel bad. It's not only the public that's ill informed about what the science says about climate. Policymakers, too, have to rely on information that's been put through several different wringers by the time it gets to them. Because most government officials-and others involved in climate policy for the public and private sectors-are not themselves scientists, it's up to scientists to make sure that non-scientists making key policy decisions get an accurate, complete, and transparent picture of what's known (and unknown) about the changing climate, one undistorted by "agenda" or "narrative." Unfortunately, getting that story straight isn't as easy as it sounds.</w:t>
      </w:r>
    </w:p>
    <w:p w14:paraId="323F5277" w14:textId="77777777" w:rsidR="00B31A89" w:rsidRPr="00086C56" w:rsidRDefault="00B31A89" w:rsidP="00B31A89">
      <w:pPr>
        <w:rPr>
          <w:sz w:val="14"/>
          <w:szCs w:val="20"/>
        </w:rPr>
      </w:pPr>
      <w:r w:rsidRPr="00086C56">
        <w:rPr>
          <w:sz w:val="14"/>
          <w:szCs w:val="20"/>
        </w:rPr>
        <w:t>I should know. That used to be my job.</w:t>
      </w:r>
    </w:p>
    <w:p w14:paraId="424B7386" w14:textId="77777777" w:rsidR="00B31A89" w:rsidRPr="00086C56" w:rsidRDefault="00B31A89" w:rsidP="00B31A89">
      <w:pPr>
        <w:rPr>
          <w:sz w:val="14"/>
          <w:szCs w:val="20"/>
        </w:rPr>
      </w:pPr>
      <w:r w:rsidRPr="00086C56">
        <w:rPr>
          <w:sz w:val="14"/>
          <w:szCs w:val="20"/>
        </w:rPr>
        <w:t>WHERE I'M COMING FROM</w:t>
      </w:r>
    </w:p>
    <w:p w14:paraId="639BC2C7" w14:textId="77777777" w:rsidR="00B31A89" w:rsidRPr="00086C56" w:rsidRDefault="00B31A89" w:rsidP="00B31A89">
      <w:pPr>
        <w:rPr>
          <w:sz w:val="14"/>
          <w:szCs w:val="20"/>
        </w:rPr>
      </w:pPr>
      <w:r w:rsidRPr="00086C56">
        <w:rPr>
          <w:sz w:val="14"/>
          <w:szCs w:val="20"/>
        </w:rPr>
        <w:t xml:space="preserve">I'm a scientist-I work to understand the world through measurements and observations, and then to communicate clearly both the excitement and the implications of that understanding. Early in my career, I had great fun doing this for esoteric phenomena in the realm of atoms and nuclei using high-performance computer modeling (which is also an important tool for much of climate science). But beginning in 2004, I spent about a decade turning those same methods to the subject of climate and its implications for energy technologies. I did this first as chief scientist for the oil company BP, where I focused on advancing renewable energy, and then as undersecretary for science in the Obama administration's Department of Energy, where I helped guide the government's investments in energy technologies </w:t>
      </w:r>
      <w:r w:rsidRPr="00086C56">
        <w:rPr>
          <w:sz w:val="14"/>
          <w:szCs w:val="20"/>
        </w:rPr>
        <w:lastRenderedPageBreak/>
        <w:t>and climate science. I found great satisfaction in these roles, helping to define and catalyze actions that would reduce carbon dioxide emissions, the agreed-upon imperative that would "save the planet."</w:t>
      </w:r>
    </w:p>
    <w:p w14:paraId="698C4A18" w14:textId="77777777" w:rsidR="00B31A89" w:rsidRPr="00086C56" w:rsidRDefault="00B31A89" w:rsidP="00B31A89">
      <w:pPr>
        <w:rPr>
          <w:sz w:val="14"/>
          <w:szCs w:val="20"/>
        </w:rPr>
      </w:pPr>
      <w:r w:rsidRPr="00086C56">
        <w:rPr>
          <w:sz w:val="14"/>
          <w:szCs w:val="20"/>
        </w:rPr>
        <w:t>But then the doubts began. In late 2013 I was asked by the American Physical Society-the professional organization of the country's physicists-to lead an update of its public statement on climate. As part of that effort, in January 2014 I convened a workshop with a specific objective-to "stress test" the state of cli- mate science. In ordinary terms, that meant analyzing, critiquing, and summarizing humanity's accumulated knowledge about the past, present, and future of the earth's climate. Six leading climate experts and six leading physicists, myself included, spent a day scrutinizing exactly what we know about the climate system and how confidently we can project its future. To focus the conversation, we physicists had spent the prior two months preparing a framing document based on the UN assessment report that had just been released.1 We posed some specific and crucial questions along the lines of: Where is the data poor or the assumptions weakly supported-and does that matter? How reliable are the models that we use to describe the past and project the future? Many who've read the workshop transcript were struck by how successfully-and unusually-it brought out the certainties and uncertainties of the science at that time.2</w:t>
      </w:r>
    </w:p>
    <w:p w14:paraId="460379F2" w14:textId="77777777" w:rsidR="00B31A89" w:rsidRPr="00086C56" w:rsidRDefault="00B31A89" w:rsidP="00B31A89">
      <w:pPr>
        <w:rPr>
          <w:sz w:val="16"/>
        </w:rPr>
      </w:pPr>
      <w:r w:rsidRPr="00086C56">
        <w:rPr>
          <w:sz w:val="16"/>
        </w:rPr>
        <w:t xml:space="preserve">For my part, I came away from the APS workshop not only surprised, but shaken by the realization that </w:t>
      </w:r>
      <w:r w:rsidRPr="00086C56">
        <w:rPr>
          <w:highlight w:val="cyan"/>
          <w:u w:val="single"/>
        </w:rPr>
        <w:t>climate science</w:t>
      </w:r>
      <w:r w:rsidRPr="00086C56">
        <w:rPr>
          <w:u w:val="single"/>
        </w:rPr>
        <w:t xml:space="preserve"> was </w:t>
      </w:r>
      <w:r w:rsidRPr="00086C56">
        <w:rPr>
          <w:b/>
          <w:iCs/>
          <w:highlight w:val="cyan"/>
          <w:u w:val="single"/>
        </w:rPr>
        <w:t>far less mature</w:t>
      </w:r>
      <w:r w:rsidRPr="00086C56">
        <w:rPr>
          <w:highlight w:val="cyan"/>
          <w:u w:val="single"/>
        </w:rPr>
        <w:t xml:space="preserve"> than</w:t>
      </w:r>
      <w:r w:rsidRPr="00086C56">
        <w:rPr>
          <w:sz w:val="16"/>
        </w:rPr>
        <w:t xml:space="preserve"> I had </w:t>
      </w:r>
      <w:r w:rsidRPr="00086C56">
        <w:rPr>
          <w:b/>
          <w:iCs/>
          <w:highlight w:val="cyan"/>
          <w:u w:val="single"/>
        </w:rPr>
        <w:t>supposed</w:t>
      </w:r>
      <w:r w:rsidRPr="00086C56">
        <w:rPr>
          <w:sz w:val="16"/>
        </w:rPr>
        <w:t>. Here's what I discovered:</w:t>
      </w:r>
    </w:p>
    <w:p w14:paraId="0E6A2317" w14:textId="77777777" w:rsidR="00B31A89" w:rsidRPr="00086C56" w:rsidRDefault="00B31A89" w:rsidP="00B31A89">
      <w:pPr>
        <w:numPr>
          <w:ilvl w:val="0"/>
          <w:numId w:val="82"/>
        </w:numPr>
        <w:contextualSpacing/>
        <w:rPr>
          <w:sz w:val="16"/>
        </w:rPr>
      </w:pPr>
      <w:r w:rsidRPr="00086C56">
        <w:rPr>
          <w:highlight w:val="cyan"/>
          <w:u w:val="single"/>
        </w:rPr>
        <w:t>Humans exert</w:t>
      </w:r>
      <w:r w:rsidRPr="00086C56">
        <w:rPr>
          <w:u w:val="single"/>
        </w:rPr>
        <w:t xml:space="preserve"> a</w:t>
      </w:r>
      <w:r w:rsidRPr="00086C56">
        <w:rPr>
          <w:sz w:val="16"/>
        </w:rPr>
        <w:t xml:space="preserve"> growing, but </w:t>
      </w:r>
      <w:r w:rsidRPr="00086C56">
        <w:rPr>
          <w:b/>
          <w:iCs/>
          <w:u w:val="single"/>
        </w:rPr>
        <w:t xml:space="preserve">physically </w:t>
      </w:r>
      <w:r w:rsidRPr="00086C56">
        <w:rPr>
          <w:b/>
          <w:iCs/>
          <w:highlight w:val="cyan"/>
          <w:u w:val="single"/>
        </w:rPr>
        <w:t>small</w:t>
      </w:r>
      <w:r w:rsidRPr="00086C56">
        <w:rPr>
          <w:u w:val="single"/>
        </w:rPr>
        <w:t xml:space="preserve">, warming </w:t>
      </w:r>
      <w:r w:rsidRPr="00086C56">
        <w:rPr>
          <w:highlight w:val="cyan"/>
          <w:u w:val="single"/>
        </w:rPr>
        <w:t>influence on</w:t>
      </w:r>
      <w:r w:rsidRPr="00086C56">
        <w:rPr>
          <w:sz w:val="16"/>
        </w:rPr>
        <w:t xml:space="preserve"> the </w:t>
      </w:r>
      <w:r w:rsidRPr="00086C56">
        <w:rPr>
          <w:highlight w:val="cyan"/>
          <w:u w:val="single"/>
        </w:rPr>
        <w:t>climate</w:t>
      </w:r>
      <w:r w:rsidRPr="00086C56">
        <w:rPr>
          <w:u w:val="single"/>
        </w:rPr>
        <w:t xml:space="preserve">. The </w:t>
      </w:r>
      <w:r w:rsidRPr="00086C56">
        <w:rPr>
          <w:b/>
          <w:iCs/>
          <w:highlight w:val="cyan"/>
          <w:u w:val="single"/>
        </w:rPr>
        <w:t>deficiencies</w:t>
      </w:r>
      <w:r w:rsidRPr="00086C56">
        <w:rPr>
          <w:highlight w:val="cyan"/>
          <w:u w:val="single"/>
        </w:rPr>
        <w:t xml:space="preserve"> of</w:t>
      </w:r>
      <w:r w:rsidRPr="00086C56">
        <w:rPr>
          <w:u w:val="single"/>
        </w:rPr>
        <w:t xml:space="preserve"> climate </w:t>
      </w:r>
      <w:r w:rsidRPr="00086C56">
        <w:rPr>
          <w:highlight w:val="cyan"/>
          <w:u w:val="single"/>
        </w:rPr>
        <w:t xml:space="preserve">data </w:t>
      </w:r>
      <w:r w:rsidRPr="00086C56">
        <w:rPr>
          <w:b/>
          <w:iCs/>
          <w:highlight w:val="cyan"/>
          <w:u w:val="single"/>
        </w:rPr>
        <w:t>challenge</w:t>
      </w:r>
      <w:r w:rsidRPr="00086C56">
        <w:rPr>
          <w:sz w:val="16"/>
        </w:rPr>
        <w:t xml:space="preserve"> our </w:t>
      </w:r>
      <w:r w:rsidRPr="00086C56">
        <w:rPr>
          <w:b/>
          <w:iCs/>
          <w:highlight w:val="cyan"/>
          <w:u w:val="single"/>
        </w:rPr>
        <w:t>ability</w:t>
      </w:r>
      <w:r w:rsidRPr="00086C56">
        <w:rPr>
          <w:highlight w:val="cyan"/>
          <w:u w:val="single"/>
        </w:rPr>
        <w:t xml:space="preserve"> to </w:t>
      </w:r>
      <w:r w:rsidRPr="00086C56">
        <w:rPr>
          <w:b/>
          <w:iCs/>
          <w:highlight w:val="cyan"/>
          <w:u w:val="single"/>
        </w:rPr>
        <w:t>untangle</w:t>
      </w:r>
      <w:r w:rsidRPr="00086C56">
        <w:rPr>
          <w:u w:val="single"/>
        </w:rPr>
        <w:t xml:space="preserve"> the response to human </w:t>
      </w:r>
      <w:r w:rsidRPr="00086C56">
        <w:rPr>
          <w:highlight w:val="cyan"/>
          <w:u w:val="single"/>
        </w:rPr>
        <w:t>influences</w:t>
      </w:r>
      <w:r w:rsidRPr="00086C56">
        <w:rPr>
          <w:u w:val="single"/>
        </w:rPr>
        <w:t xml:space="preserve"> from </w:t>
      </w:r>
      <w:r w:rsidRPr="00086C56">
        <w:rPr>
          <w:b/>
          <w:iCs/>
          <w:u w:val="single"/>
        </w:rPr>
        <w:t>poorly understood</w:t>
      </w:r>
      <w:r w:rsidRPr="00086C56">
        <w:rPr>
          <w:u w:val="single"/>
        </w:rPr>
        <w:t xml:space="preserve"> natural changes</w:t>
      </w:r>
      <w:r w:rsidRPr="00086C56">
        <w:rPr>
          <w:sz w:val="16"/>
        </w:rPr>
        <w:t>.</w:t>
      </w:r>
    </w:p>
    <w:p w14:paraId="18D0EB98" w14:textId="77777777" w:rsidR="00B31A89" w:rsidRPr="00086C56" w:rsidRDefault="00B31A89" w:rsidP="00B31A89">
      <w:pPr>
        <w:numPr>
          <w:ilvl w:val="0"/>
          <w:numId w:val="82"/>
        </w:numPr>
        <w:contextualSpacing/>
        <w:rPr>
          <w:sz w:val="16"/>
        </w:rPr>
      </w:pPr>
      <w:r w:rsidRPr="00086C56">
        <w:rPr>
          <w:u w:val="single"/>
        </w:rPr>
        <w:t xml:space="preserve">The </w:t>
      </w:r>
      <w:r w:rsidRPr="00086C56">
        <w:rPr>
          <w:highlight w:val="cyan"/>
          <w:u w:val="single"/>
        </w:rPr>
        <w:t>results from</w:t>
      </w:r>
      <w:r w:rsidRPr="00086C56">
        <w:rPr>
          <w:u w:val="single"/>
        </w:rPr>
        <w:t xml:space="preserve"> the multitude of </w:t>
      </w:r>
      <w:r w:rsidRPr="00086C56">
        <w:rPr>
          <w:highlight w:val="cyan"/>
          <w:u w:val="single"/>
        </w:rPr>
        <w:t xml:space="preserve">climate </w:t>
      </w:r>
      <w:r w:rsidRPr="00086C56">
        <w:rPr>
          <w:b/>
          <w:iCs/>
          <w:highlight w:val="cyan"/>
          <w:u w:val="single"/>
        </w:rPr>
        <w:t>models disagree</w:t>
      </w:r>
      <w:r w:rsidRPr="00086C56">
        <w:rPr>
          <w:u w:val="single"/>
        </w:rPr>
        <w:t xml:space="preserve"> with, </w:t>
      </w:r>
      <w:r w:rsidRPr="00086C56">
        <w:rPr>
          <w:highlight w:val="cyan"/>
          <w:u w:val="single"/>
        </w:rPr>
        <w:t xml:space="preserve">or even </w:t>
      </w:r>
      <w:r w:rsidRPr="00086C56">
        <w:rPr>
          <w:b/>
          <w:iCs/>
          <w:highlight w:val="cyan"/>
          <w:u w:val="single"/>
        </w:rPr>
        <w:t>contradict</w:t>
      </w:r>
      <w:r w:rsidRPr="00086C56">
        <w:rPr>
          <w:u w:val="single"/>
        </w:rPr>
        <w:t xml:space="preserve">, each other and </w:t>
      </w:r>
      <w:r w:rsidRPr="00086C56">
        <w:rPr>
          <w:b/>
          <w:iCs/>
          <w:u w:val="single"/>
        </w:rPr>
        <w:t>many</w:t>
      </w:r>
      <w:r w:rsidRPr="00086C56">
        <w:rPr>
          <w:sz w:val="16"/>
        </w:rPr>
        <w:t xml:space="preserve"> kinds of </w:t>
      </w:r>
      <w:r w:rsidRPr="00086C56">
        <w:rPr>
          <w:u w:val="single"/>
        </w:rPr>
        <w:t>observations</w:t>
      </w:r>
      <w:r w:rsidRPr="00086C56">
        <w:rPr>
          <w:sz w:val="16"/>
        </w:rPr>
        <w:t>. A vague "expert judgment" was sometimes applied to adjust model results and obfuscate shortcomings.</w:t>
      </w:r>
    </w:p>
    <w:p w14:paraId="21EAEF93" w14:textId="77777777" w:rsidR="00B31A89" w:rsidRPr="00086C56" w:rsidRDefault="00B31A89" w:rsidP="00B31A89">
      <w:pPr>
        <w:numPr>
          <w:ilvl w:val="0"/>
          <w:numId w:val="82"/>
        </w:numPr>
        <w:contextualSpacing/>
        <w:rPr>
          <w:sz w:val="16"/>
        </w:rPr>
      </w:pPr>
      <w:r w:rsidRPr="00086C56">
        <w:rPr>
          <w:sz w:val="16"/>
        </w:rPr>
        <w:t>Government and UN press releases and summaries do not accurately reflect the reports themselves. There was a consensus at the meeting on some important issues, but not at all the strong consensus the media promulgates. Distinguished climate experts (including report authors themselves) are embarrassed by some media portrayals of the science. This was somewhat shocking.</w:t>
      </w:r>
    </w:p>
    <w:p w14:paraId="4CF5AD93" w14:textId="77777777" w:rsidR="00B31A89" w:rsidRPr="00086C56" w:rsidRDefault="00B31A89" w:rsidP="00B31A89">
      <w:pPr>
        <w:numPr>
          <w:ilvl w:val="0"/>
          <w:numId w:val="82"/>
        </w:numPr>
        <w:contextualSpacing/>
        <w:rPr>
          <w:sz w:val="16"/>
        </w:rPr>
      </w:pPr>
      <w:r w:rsidRPr="00086C56">
        <w:rPr>
          <w:sz w:val="16"/>
        </w:rPr>
        <w:t xml:space="preserve">In short, </w:t>
      </w:r>
      <w:r w:rsidRPr="00086C56">
        <w:rPr>
          <w:u w:val="single"/>
        </w:rPr>
        <w:t xml:space="preserve">the </w:t>
      </w:r>
      <w:r w:rsidRPr="00086C56">
        <w:rPr>
          <w:highlight w:val="cyan"/>
          <w:u w:val="single"/>
        </w:rPr>
        <w:t xml:space="preserve">science is </w:t>
      </w:r>
      <w:r w:rsidRPr="00086C56">
        <w:rPr>
          <w:b/>
          <w:iCs/>
          <w:highlight w:val="cyan"/>
          <w:u w:val="single"/>
        </w:rPr>
        <w:t>insufficient</w:t>
      </w:r>
      <w:r w:rsidRPr="00086C56">
        <w:rPr>
          <w:highlight w:val="cyan"/>
          <w:u w:val="single"/>
        </w:rPr>
        <w:t xml:space="preserve"> to make</w:t>
      </w:r>
      <w:r w:rsidRPr="00086C56">
        <w:rPr>
          <w:u w:val="single"/>
        </w:rPr>
        <w:t xml:space="preserve"> </w:t>
      </w:r>
      <w:r w:rsidRPr="00086C56">
        <w:rPr>
          <w:b/>
          <w:iCs/>
          <w:u w:val="single"/>
        </w:rPr>
        <w:t xml:space="preserve">useful </w:t>
      </w:r>
      <w:r w:rsidRPr="00086C56">
        <w:rPr>
          <w:b/>
          <w:iCs/>
          <w:highlight w:val="cyan"/>
          <w:u w:val="single"/>
        </w:rPr>
        <w:t>projections</w:t>
      </w:r>
      <w:r w:rsidRPr="00086C56">
        <w:rPr>
          <w:u w:val="single"/>
        </w:rPr>
        <w:t xml:space="preserve"> about how the climate will change over the coming decades, </w:t>
      </w:r>
      <w:r w:rsidRPr="00086C56">
        <w:rPr>
          <w:b/>
          <w:iCs/>
          <w:u w:val="single"/>
        </w:rPr>
        <w:t>much less</w:t>
      </w:r>
      <w:r w:rsidRPr="00086C56">
        <w:rPr>
          <w:u w:val="single"/>
        </w:rPr>
        <w:t xml:space="preserve"> what </w:t>
      </w:r>
      <w:r w:rsidRPr="00086C56">
        <w:rPr>
          <w:b/>
          <w:iCs/>
          <w:u w:val="single"/>
        </w:rPr>
        <w:t>effect</w:t>
      </w:r>
      <w:r w:rsidRPr="00086C56">
        <w:rPr>
          <w:sz w:val="16"/>
        </w:rPr>
        <w:t xml:space="preserve"> our </w:t>
      </w:r>
      <w:r w:rsidRPr="00086C56">
        <w:rPr>
          <w:b/>
          <w:iCs/>
          <w:u w:val="single"/>
        </w:rPr>
        <w:t>actions</w:t>
      </w:r>
      <w:r w:rsidRPr="00086C56">
        <w:rPr>
          <w:u w:val="single"/>
        </w:rPr>
        <w:t xml:space="preserve"> will have on it</w:t>
      </w:r>
      <w:r w:rsidRPr="00086C56">
        <w:rPr>
          <w:sz w:val="16"/>
        </w:rPr>
        <w:t>.</w:t>
      </w:r>
    </w:p>
    <w:p w14:paraId="0810ABB6" w14:textId="77777777" w:rsidR="00B31A89" w:rsidRPr="00086C56" w:rsidRDefault="00B31A89" w:rsidP="00B31A89">
      <w:pPr>
        <w:rPr>
          <w:sz w:val="14"/>
          <w:szCs w:val="20"/>
        </w:rPr>
      </w:pPr>
      <w:r w:rsidRPr="00086C56">
        <w:rPr>
          <w:sz w:val="14"/>
          <w:szCs w:val="20"/>
        </w:rPr>
        <w:t>Why were these crucial deficiencies such a revelation to me and others? As a scientist, I felt the scientific community was letting the public down by not telling the whole truth plainly. And as a citizen, I was concerned that the public and political debates were being misinformed. So I began to speak out, most publicly through a two-thousand-word "Saturday Essay" published in the Wall Street Journal that September.3 In it, I outlined some of the uncertainties in climate science and argued that ignoring them could hinder our ability to understand and respond to a changing climate:</w:t>
      </w:r>
    </w:p>
    <w:p w14:paraId="0298074A" w14:textId="77777777" w:rsidR="00B31A89" w:rsidRPr="00086C56" w:rsidRDefault="00B31A89" w:rsidP="00B31A89">
      <w:pPr>
        <w:ind w:left="720"/>
        <w:rPr>
          <w:sz w:val="14"/>
          <w:szCs w:val="20"/>
        </w:rPr>
      </w:pPr>
      <w:r w:rsidRPr="00086C56">
        <w:rPr>
          <w:sz w:val="14"/>
          <w:szCs w:val="20"/>
        </w:rPr>
        <w:t>Policy makers and the public may wish for the comfort of certainty in their climate science. But I fear that rigidly promulgating the idea that climate science is "settled" (or is a "hoax") demeans and chills the scientific enterprise, retarding its progress in these important matters. Uncertainty is a prime mover and motivator of science and must be faced head-on.</w:t>
      </w:r>
    </w:p>
    <w:p w14:paraId="1D5C4EC4" w14:textId="77777777" w:rsidR="00B31A89" w:rsidRPr="00086C56" w:rsidRDefault="00B31A89" w:rsidP="00B31A89">
      <w:pPr>
        <w:rPr>
          <w:sz w:val="14"/>
          <w:szCs w:val="20"/>
        </w:rPr>
      </w:pPr>
      <w:r w:rsidRPr="00086C56">
        <w:rPr>
          <w:sz w:val="14"/>
          <w:szCs w:val="20"/>
        </w:rPr>
        <w:t>That piece drew thousands of online comments, the great majority of them supportive. My frankness about the state of climate science was less popular in the scientific community, however. As the chair of a highly respected university earth sciences department told me privately, "I agree with pretty much everything you wrote, but I don't dare say that in public."</w:t>
      </w:r>
    </w:p>
    <w:p w14:paraId="79468779" w14:textId="77777777" w:rsidR="00B31A89" w:rsidRPr="00086C56" w:rsidRDefault="00B31A89" w:rsidP="00B31A89">
      <w:pPr>
        <w:rPr>
          <w:sz w:val="14"/>
          <w:szCs w:val="20"/>
        </w:rPr>
      </w:pPr>
      <w:r w:rsidRPr="00086C56">
        <w:rPr>
          <w:sz w:val="14"/>
          <w:szCs w:val="20"/>
        </w:rPr>
        <w:t>Many scientific colleagues, some of them my friends for decades, were outraged that I'd highlight problems with The Science and thus, as one of them said, 'give ammunition to the deniers." Another said it would have been okay to publish my essay in some obscure scientific journal but reproached me for doing so in a forum with so many readers. And a prominent defender of the idea that The Science is settled enough published a response to my Op-Ed that began by calling for New York University to reconsider my employment, went on to misrepresent many of the things I had written, but then, bafflingly, acknowledged that most of the uncertainties I'd mentioned were well known and much discussed among experts.4 It seems that by highlighting those uncertainties so plainly and publicly, I had inadvertently broken some code of silence, like the Mafia's omerta.</w:t>
      </w:r>
    </w:p>
    <w:p w14:paraId="21C82EBC" w14:textId="77777777" w:rsidR="00B31A89" w:rsidRPr="00086C56" w:rsidRDefault="00B31A89" w:rsidP="00B31A89">
      <w:pPr>
        <w:rPr>
          <w:sz w:val="16"/>
        </w:rPr>
      </w:pPr>
      <w:r w:rsidRPr="00086C56">
        <w:rPr>
          <w:sz w:val="16"/>
        </w:rPr>
        <w:t xml:space="preserve">More than six years of study since the APS workshop have left me increasingly dismayed at the public discussions of climate and energy. </w:t>
      </w:r>
      <w:r w:rsidRPr="00086C56">
        <w:rPr>
          <w:u w:val="single"/>
        </w:rPr>
        <w:t xml:space="preserve">Climate </w:t>
      </w:r>
      <w:r w:rsidRPr="00086C56">
        <w:rPr>
          <w:highlight w:val="cyan"/>
          <w:u w:val="single"/>
        </w:rPr>
        <w:t>alarmism</w:t>
      </w:r>
      <w:r w:rsidRPr="00086C56">
        <w:rPr>
          <w:u w:val="single"/>
        </w:rPr>
        <w:t xml:space="preserve"> has come to </w:t>
      </w:r>
      <w:r w:rsidRPr="00086C56">
        <w:rPr>
          <w:b/>
          <w:iCs/>
          <w:highlight w:val="cyan"/>
          <w:u w:val="single"/>
        </w:rPr>
        <w:t>dominate</w:t>
      </w:r>
      <w:r w:rsidRPr="00086C56">
        <w:rPr>
          <w:sz w:val="16"/>
        </w:rPr>
        <w:t xml:space="preserve"> US politics, especially among Democrats, where I have otherwise long felt most comfortable politically. The 2020 Democratic presidential primary saw each candidate </w:t>
      </w:r>
      <w:r w:rsidRPr="00086C56">
        <w:rPr>
          <w:highlight w:val="cyan"/>
          <w:u w:val="single"/>
        </w:rPr>
        <w:t xml:space="preserve">trying to </w:t>
      </w:r>
      <w:r w:rsidRPr="00086C56">
        <w:rPr>
          <w:b/>
          <w:iCs/>
          <w:highlight w:val="cyan"/>
          <w:u w:val="single"/>
        </w:rPr>
        <w:t>outdo</w:t>
      </w:r>
      <w:r w:rsidRPr="00086C56">
        <w:rPr>
          <w:sz w:val="16"/>
        </w:rPr>
        <w:t xml:space="preserve"> the other with </w:t>
      </w:r>
      <w:r w:rsidRPr="00086C56">
        <w:rPr>
          <w:b/>
          <w:iCs/>
          <w:highlight w:val="cyan"/>
          <w:u w:val="single"/>
        </w:rPr>
        <w:t>over-the-top</w:t>
      </w:r>
      <w:r w:rsidRPr="00086C56">
        <w:rPr>
          <w:highlight w:val="cyan"/>
          <w:u w:val="single"/>
        </w:rPr>
        <w:t xml:space="preserve"> statements</w:t>
      </w:r>
      <w:r w:rsidRPr="00086C56">
        <w:rPr>
          <w:u w:val="single"/>
        </w:rPr>
        <w:t xml:space="preserve"> about "climate emergency" and "climate crisis" </w:t>
      </w:r>
      <w:r w:rsidRPr="00086C56">
        <w:rPr>
          <w:b/>
          <w:iCs/>
          <w:u w:val="single"/>
        </w:rPr>
        <w:t>increasingly divorced</w:t>
      </w:r>
      <w:r w:rsidRPr="00086C56">
        <w:rPr>
          <w:u w:val="single"/>
        </w:rPr>
        <w:t xml:space="preserve"> from the science</w:t>
      </w:r>
      <w:r w:rsidRPr="00086C56">
        <w:rPr>
          <w:sz w:val="16"/>
        </w:rPr>
        <w:t>. The election run-up also witnessed increasingly sweeping policy proposals like the Green New Deal that would "fight climate change" with government interventions and subsidies. Not surprisingly, the Biden administration has made climate and energy a major priority, with the appointment of former secretary of state John Kerry as climate envoy and proposed spending of almost two trillion dollars to fight this "existential threat to humanity."</w:t>
      </w:r>
    </w:p>
    <w:p w14:paraId="17B5ACDA" w14:textId="77777777" w:rsidR="00B31A89" w:rsidRPr="00086C56" w:rsidRDefault="00B31A89" w:rsidP="00B31A89">
      <w:pPr>
        <w:rPr>
          <w:sz w:val="14"/>
          <w:szCs w:val="20"/>
        </w:rPr>
      </w:pPr>
      <w:r w:rsidRPr="00086C56">
        <w:rPr>
          <w:sz w:val="14"/>
          <w:szCs w:val="20"/>
        </w:rPr>
        <w:t>While I have no informed opinions on the fiscal and policy merits of proposals like the Green New Deal-I am a physicist, not an economist-I do know that any policy should be based upon what the science actually says about the changing climate. Trillion-dollar decisions about reducing human influences on the climate are, in the end, about values: risk tolerance, intergenerational and geographical equities, and a balance among economic development, environmental im- pact, and energy cost, availability, and reliability. But they must be informed by an accurate understanding of scientific certainties and uncertainties.</w:t>
      </w:r>
    </w:p>
    <w:p w14:paraId="2FB4F6C5" w14:textId="77777777" w:rsidR="00B31A89" w:rsidRPr="00086C56" w:rsidRDefault="00B31A89" w:rsidP="00B31A89">
      <w:pPr>
        <w:rPr>
          <w:sz w:val="14"/>
          <w:szCs w:val="20"/>
        </w:rPr>
      </w:pPr>
      <w:r w:rsidRPr="00086C56">
        <w:rPr>
          <w:sz w:val="14"/>
          <w:szCs w:val="20"/>
        </w:rPr>
        <w:t>This book is an attempt to set us on the road to that understanding. And I intend to do it the only way that a scientist knows how: with documented facts, almost all drawn from the most up-to-date official assessments or quality research literature, presented in their proper context. As the late representative John Lewis, the conscience of Congress, said in his speech about the first impeachment of President Trump:5</w:t>
      </w:r>
    </w:p>
    <w:p w14:paraId="4C6BB9A9" w14:textId="77777777" w:rsidR="00B31A89" w:rsidRPr="00086C56" w:rsidRDefault="00B31A89" w:rsidP="00B31A89">
      <w:pPr>
        <w:ind w:left="720"/>
        <w:rPr>
          <w:sz w:val="14"/>
          <w:szCs w:val="20"/>
        </w:rPr>
      </w:pPr>
      <w:r w:rsidRPr="00086C56">
        <w:rPr>
          <w:sz w:val="14"/>
          <w:szCs w:val="20"/>
        </w:rPr>
        <w:lastRenderedPageBreak/>
        <w:t>When you see something that is not right, not just, not fair, you have a moral obligation to say something, do something.</w:t>
      </w:r>
    </w:p>
    <w:p w14:paraId="5BBE56EB" w14:textId="77777777" w:rsidR="00B31A89" w:rsidRPr="00086C56" w:rsidRDefault="00B31A89" w:rsidP="00B31A89">
      <w:pPr>
        <w:rPr>
          <w:sz w:val="14"/>
          <w:szCs w:val="20"/>
        </w:rPr>
      </w:pPr>
      <w:r w:rsidRPr="00086C56">
        <w:rPr>
          <w:sz w:val="14"/>
          <w:szCs w:val="20"/>
        </w:rPr>
        <w:t>My late Caltech colleague Richard Feynman was one of the greatest physicists of the twentieth century, renowned for both the creativity and importance of his research (including Nobel Prize-winning work on quantum electrodynamics). Irreverence, showmanship, and the ability to tell a good story were also part of what made him a legend. He was a character, one with extraordinary intellectual substance.</w:t>
      </w:r>
    </w:p>
    <w:p w14:paraId="30195D00" w14:textId="77777777" w:rsidR="00B31A89" w:rsidRPr="00086C56" w:rsidRDefault="00B31A89" w:rsidP="00B31A89">
      <w:pPr>
        <w:rPr>
          <w:sz w:val="14"/>
          <w:szCs w:val="20"/>
        </w:rPr>
      </w:pPr>
      <w:r w:rsidRPr="00086C56">
        <w:rPr>
          <w:sz w:val="14"/>
          <w:szCs w:val="20"/>
        </w:rPr>
        <w:t>I was one of many aspiring physicists attracted to Caltech by Feynman's presence. Before I arrived in the fall of 1968, I had already read his wonderful "red book" series of physics lectures cover to cover multiple times. My four undergraduate years at Caltech were lived pretty much as those depicted in The Big Bang Theory, except without the laugh track. The highlights included some one-on-one conversations with Feynman (he loved interacting with young scientists), as well as a memorable session playing bongo drums with the great man himself during my first year.</w:t>
      </w:r>
    </w:p>
    <w:p w14:paraId="5811847E" w14:textId="77777777" w:rsidR="00B31A89" w:rsidRPr="00086C56" w:rsidRDefault="00B31A89" w:rsidP="00B31A89">
      <w:pPr>
        <w:rPr>
          <w:sz w:val="14"/>
          <w:szCs w:val="20"/>
        </w:rPr>
      </w:pPr>
      <w:r w:rsidRPr="00086C56">
        <w:rPr>
          <w:sz w:val="14"/>
          <w:szCs w:val="20"/>
        </w:rPr>
        <w:t>Scientific integrity is central to the Caltech ethos. Its importance is impressed upon new students from their first day on campus, and Feynman's absolute intellectual honesty demonstrated for students and faculty alike what this means for a working scientist. At the 1974 Caltech commencement, he gave a now famous address titled "Cargo Cult Science." Its topic was the rigor scientists must adopt to avoid fooling not only themselves, but also others:</w:t>
      </w:r>
    </w:p>
    <w:p w14:paraId="3314B828" w14:textId="77777777" w:rsidR="00B31A89" w:rsidRPr="00086C56" w:rsidRDefault="00B31A89" w:rsidP="00B31A89">
      <w:pPr>
        <w:ind w:left="720"/>
        <w:rPr>
          <w:sz w:val="14"/>
          <w:szCs w:val="20"/>
        </w:rPr>
      </w:pPr>
      <w:r w:rsidRPr="00086C56">
        <w:rPr>
          <w:sz w:val="14"/>
          <w:szCs w:val="20"/>
        </w:rPr>
        <w:t>In summary, the idea is to try to give all of the information to help others to judge the value of your contribution; not just the information that leads to judgment in one particular direction or another.</w:t>
      </w:r>
    </w:p>
    <w:p w14:paraId="3CE99CF7" w14:textId="77777777" w:rsidR="00B31A89" w:rsidRPr="00086C56" w:rsidRDefault="00B31A89" w:rsidP="00B31A89">
      <w:pPr>
        <w:ind w:left="720"/>
        <w:rPr>
          <w:sz w:val="14"/>
          <w:szCs w:val="20"/>
        </w:rPr>
      </w:pPr>
      <w:r w:rsidRPr="00086C56">
        <w:rPr>
          <w:sz w:val="14"/>
          <w:szCs w:val="20"/>
        </w:rPr>
        <w:t>The easiest way to explain this idea is to contrast it, for example, with advertising. Last night I heard that Wesson Oil doesn't soak through food. Well, that's true. It's not dishonest; but the thing I'm talking about is not just a matter of not being dishonest, it's a matter of scientific integrity, which is another level. The fact that should be added to that advertising statement is that no oils soak through food, if operated at a certain temperature. If operated at another temperature, they all will -including Wesson Oil. So it's the implication which has been conveyed, not the fact, which is true, and the difference is what we have to deal with.</w:t>
      </w:r>
    </w:p>
    <w:p w14:paraId="69377FAD" w14:textId="77777777" w:rsidR="00B31A89" w:rsidRPr="00086C56" w:rsidRDefault="00B31A89" w:rsidP="00B31A89">
      <w:pPr>
        <w:rPr>
          <w:sz w:val="16"/>
        </w:rPr>
      </w:pPr>
      <w:r w:rsidRPr="00086C56">
        <w:rPr>
          <w:sz w:val="16"/>
        </w:rPr>
        <w:t xml:space="preserve">Much of the public portrayal of </w:t>
      </w:r>
      <w:r w:rsidRPr="00086C56">
        <w:rPr>
          <w:u w:val="single"/>
        </w:rPr>
        <w:t xml:space="preserve">climate </w:t>
      </w:r>
      <w:r w:rsidRPr="00086C56">
        <w:rPr>
          <w:highlight w:val="cyan"/>
          <w:u w:val="single"/>
        </w:rPr>
        <w:t>science suffers from</w:t>
      </w:r>
      <w:r w:rsidRPr="00086C56">
        <w:rPr>
          <w:u w:val="single"/>
        </w:rPr>
        <w:t xml:space="preserve"> </w:t>
      </w:r>
      <w:r w:rsidRPr="00086C56">
        <w:rPr>
          <w:b/>
          <w:iCs/>
          <w:u w:val="single"/>
        </w:rPr>
        <w:t xml:space="preserve">Feynman's </w:t>
      </w:r>
      <w:r w:rsidRPr="00086C56">
        <w:rPr>
          <w:b/>
          <w:iCs/>
          <w:highlight w:val="cyan"/>
          <w:u w:val="single"/>
        </w:rPr>
        <w:t>Wesson Oil</w:t>
      </w:r>
      <w:r w:rsidRPr="00086C56">
        <w:rPr>
          <w:highlight w:val="cyan"/>
          <w:u w:val="single"/>
        </w:rPr>
        <w:t xml:space="preserve"> problem</w:t>
      </w:r>
      <w:r w:rsidRPr="00086C56">
        <w:rPr>
          <w:sz w:val="16"/>
        </w:rPr>
        <w:t>-</w:t>
      </w:r>
      <w:r w:rsidRPr="00086C56">
        <w:rPr>
          <w:highlight w:val="cyan"/>
          <w:u w:val="single"/>
        </w:rPr>
        <w:t>in</w:t>
      </w:r>
      <w:r w:rsidRPr="00086C56">
        <w:rPr>
          <w:u w:val="single"/>
        </w:rPr>
        <w:t xml:space="preserve"> an </w:t>
      </w:r>
      <w:r w:rsidRPr="00086C56">
        <w:rPr>
          <w:highlight w:val="cyan"/>
          <w:u w:val="single"/>
        </w:rPr>
        <w:t xml:space="preserve">effort to </w:t>
      </w:r>
      <w:r w:rsidRPr="00086C56">
        <w:rPr>
          <w:b/>
          <w:iCs/>
          <w:highlight w:val="cyan"/>
          <w:u w:val="single"/>
        </w:rPr>
        <w:t>persuade</w:t>
      </w:r>
      <w:r w:rsidRPr="00086C56">
        <w:rPr>
          <w:b/>
          <w:iCs/>
          <w:u w:val="single"/>
        </w:rPr>
        <w:t xml:space="preserve"> rather</w:t>
      </w:r>
      <w:r w:rsidRPr="00086C56">
        <w:rPr>
          <w:u w:val="single"/>
        </w:rPr>
        <w:t xml:space="preserve"> than </w:t>
      </w:r>
      <w:r w:rsidRPr="00086C56">
        <w:rPr>
          <w:b/>
          <w:iCs/>
          <w:u w:val="single"/>
        </w:rPr>
        <w:t>inform</w:t>
      </w:r>
      <w:r w:rsidRPr="00086C56">
        <w:rPr>
          <w:u w:val="single"/>
        </w:rPr>
        <w:t xml:space="preserve">, the </w:t>
      </w:r>
      <w:r w:rsidRPr="00086C56">
        <w:rPr>
          <w:b/>
          <w:iCs/>
          <w:highlight w:val="cyan"/>
          <w:u w:val="single"/>
        </w:rPr>
        <w:t>info</w:t>
      </w:r>
      <w:r w:rsidRPr="00086C56">
        <w:rPr>
          <w:u w:val="single"/>
        </w:rPr>
        <w:t xml:space="preserve">rmation presented </w:t>
      </w:r>
      <w:r w:rsidRPr="00086C56">
        <w:rPr>
          <w:b/>
          <w:iCs/>
          <w:highlight w:val="cyan"/>
          <w:u w:val="single"/>
        </w:rPr>
        <w:t>withholds</w:t>
      </w:r>
      <w:r w:rsidRPr="00086C56">
        <w:rPr>
          <w:sz w:val="16"/>
        </w:rPr>
        <w:t xml:space="preserve"> either </w:t>
      </w:r>
      <w:r w:rsidRPr="00086C56">
        <w:rPr>
          <w:b/>
          <w:iCs/>
          <w:u w:val="single"/>
        </w:rPr>
        <w:t xml:space="preserve">essential </w:t>
      </w:r>
      <w:r w:rsidRPr="00086C56">
        <w:rPr>
          <w:b/>
          <w:iCs/>
          <w:highlight w:val="cyan"/>
          <w:u w:val="single"/>
        </w:rPr>
        <w:t>context</w:t>
      </w:r>
      <w:r w:rsidRPr="00086C56">
        <w:rPr>
          <w:u w:val="single"/>
        </w:rPr>
        <w:t xml:space="preserve"> or what doesn't "</w:t>
      </w:r>
      <w:r w:rsidRPr="00086C56">
        <w:rPr>
          <w:b/>
          <w:iCs/>
          <w:u w:val="single"/>
        </w:rPr>
        <w:t>fit</w:t>
      </w:r>
      <w:r w:rsidRPr="00086C56">
        <w:rPr>
          <w:u w:val="single"/>
        </w:rPr>
        <w:t>."</w:t>
      </w:r>
      <w:r w:rsidRPr="00086C56">
        <w:rPr>
          <w:sz w:val="16"/>
        </w:rPr>
        <w:t xml:space="preserve"> (And coincidentally, as with cooking oil, it's mostly a matter of temperature.)</w:t>
      </w:r>
    </w:p>
    <w:p w14:paraId="112A08C9" w14:textId="77777777" w:rsidR="00B31A89" w:rsidRPr="00086C56" w:rsidRDefault="00B31A89" w:rsidP="00B31A89">
      <w:pPr>
        <w:rPr>
          <w:sz w:val="16"/>
        </w:rPr>
      </w:pPr>
      <w:r w:rsidRPr="00086C56">
        <w:rPr>
          <w:sz w:val="16"/>
        </w:rPr>
        <w:t xml:space="preserve">Most of the climate researchers I've met pursue their work with the objectivity and rigor that are the norm in every field of science. But </w:t>
      </w:r>
      <w:r w:rsidRPr="00086C56">
        <w:rPr>
          <w:u w:val="single"/>
        </w:rPr>
        <w:t xml:space="preserve">because the </w:t>
      </w:r>
      <w:r w:rsidRPr="00086C56">
        <w:rPr>
          <w:b/>
          <w:iCs/>
          <w:u w:val="single"/>
        </w:rPr>
        <w:t>potential impact</w:t>
      </w:r>
      <w:r w:rsidRPr="00086C56">
        <w:rPr>
          <w:u w:val="single"/>
        </w:rPr>
        <w:t xml:space="preserve"> of a changing </w:t>
      </w:r>
      <w:r w:rsidRPr="00086C56">
        <w:rPr>
          <w:highlight w:val="cyan"/>
          <w:u w:val="single"/>
        </w:rPr>
        <w:t xml:space="preserve">climate strikes at </w:t>
      </w:r>
      <w:r w:rsidRPr="00086C56">
        <w:rPr>
          <w:b/>
          <w:iCs/>
          <w:highlight w:val="cyan"/>
          <w:u w:val="single"/>
        </w:rPr>
        <w:t>human existence</w:t>
      </w:r>
      <w:r w:rsidRPr="00086C56">
        <w:rPr>
          <w:u w:val="single"/>
        </w:rPr>
        <w:t xml:space="preserve"> itself, the </w:t>
      </w:r>
      <w:r w:rsidRPr="00086C56">
        <w:rPr>
          <w:highlight w:val="cyan"/>
          <w:u w:val="single"/>
        </w:rPr>
        <w:t>issue</w:t>
      </w:r>
      <w:r w:rsidRPr="00086C56">
        <w:rPr>
          <w:sz w:val="16"/>
        </w:rPr>
        <w:t xml:space="preserve"> understandably </w:t>
      </w:r>
      <w:r w:rsidRPr="00086C56">
        <w:rPr>
          <w:b/>
          <w:iCs/>
          <w:highlight w:val="cyan"/>
          <w:u w:val="single"/>
        </w:rPr>
        <w:t>engenders passion</w:t>
      </w:r>
      <w:r w:rsidRPr="00086C56">
        <w:rPr>
          <w:u w:val="single"/>
        </w:rPr>
        <w:t xml:space="preserve"> and emotion</w:t>
      </w:r>
      <w:r w:rsidRPr="00086C56">
        <w:rPr>
          <w:sz w:val="16"/>
        </w:rPr>
        <w:t xml:space="preserve">. Some people argue that there's no harm in a bit of misinformation if it helps "save the planet," and indeed, when phrases like this (however unwarranted or inaccurate) are being used to describe the stakes, perhaps it isn't surprising that some </w:t>
      </w:r>
      <w:r w:rsidRPr="00086C56">
        <w:rPr>
          <w:u w:val="single"/>
        </w:rPr>
        <w:t xml:space="preserve">climate scientists are </w:t>
      </w:r>
      <w:r w:rsidRPr="00086C56">
        <w:rPr>
          <w:b/>
          <w:iCs/>
          <w:u w:val="single"/>
        </w:rPr>
        <w:t>less than objective</w:t>
      </w:r>
      <w:r w:rsidRPr="00086C56">
        <w:rPr>
          <w:sz w:val="16"/>
        </w:rPr>
        <w:t xml:space="preserve"> when talking to the public. The late Stephen Schneider, a prominent climate researcher, said it explicitly as early as 1989 7:</w:t>
      </w:r>
    </w:p>
    <w:p w14:paraId="149FC0F1" w14:textId="77777777" w:rsidR="00B31A89" w:rsidRPr="00086C56" w:rsidRDefault="00B31A89" w:rsidP="00B31A89">
      <w:pPr>
        <w:rPr>
          <w:sz w:val="16"/>
        </w:rPr>
      </w:pPr>
      <w:r w:rsidRPr="00086C56">
        <w:rPr>
          <w:sz w:val="16"/>
        </w:rPr>
        <w:t>&lt;&lt;TEXT CONDENSED, NONE OMITTED&gt;&gt;</w:t>
      </w:r>
    </w:p>
    <w:p w14:paraId="4FB9A0B0" w14:textId="77777777" w:rsidR="00B31A89" w:rsidRPr="00086C56" w:rsidRDefault="00B31A89" w:rsidP="00B31A89">
      <w:pPr>
        <w:rPr>
          <w:sz w:val="4"/>
          <w:szCs w:val="4"/>
        </w:rPr>
      </w:pPr>
      <w:r w:rsidRPr="00086C56">
        <w:rPr>
          <w:sz w:val="4"/>
          <w:szCs w:val="4"/>
        </w:rPr>
        <w:t>On the one hand, as scientists we are ethically bound to the scientific method, in effect promising to tell the truth, the whole truth, and nothing but-which means that we must include all the doubts, the caveats, the ifs, ands, and buts. On the other hand, we are not just scientists but human beings as well. And like most people we'd like to see the world a better place, which in this context translates into our working to reduce the risk of potentially disastrous climatic change. To do that we need to get some broad based support, to capture the public's imagination. That, of course, entails getting loads of media coverage. So we have to offer up scary scenarios, make simplified, dramatic statements, and make little mention of any doubts we might have. This "double ethical bind" we frequently find ourselves in cannot be solved by any formula. Each of us has to decide what the right balance is between being effective and being honest. I hope that means being both. Many others have made similar points, or commented on the dark side of Schneider's supposed "double bind." For example: "It doesn't matter what is true, it only matters what people believe is true." -PAUL WATSON, COFOUNDER OF GREENPEACE 8 "We've got to ride this global warming issue. Even if the theory of global warming is wrong, we will be doing the right thing in terms of economic and environmental policy." -TIMOTHY WIRTH, PRESIDENT OF THE UN FOUNDATION 9 "Some colleagues who share some of my doubts argue that the only way to get our society to change is to frighten people with the possibility of a catastrophe, and that therefore it is all right and even necessary for scientists to exaggerate. They tell me that my belief in open and honest assessment is naïve." -DANIEL BOTKIN, FORMER CHAIR OF ENVIRONMENTAL STUDIES AT THE UNIVERSITY OF CALIFORNIAAT SANTA BARBARA10 And so the media is filled with scary climate predictions. Here are a few old enough to have been proven wrong: "[Inaction will cause] ... by the turn of the century [2000], an ecological catastrophe which will witness devastation as complete, as irreversible as any nuclear holocaust." -MOSTAFA TOLBA, FORMER EXECUTIVE DIRECTOR OF THE UNITED NATIONS ENVIRONMENT PROGRAM, 1982 11 "[Within a few years] winter snowfall [in the UK] will become a very rare and exciting event. Children just aren't going to know what snow is." -DAVID VINER, SENIOR RESEARCH SCIENTIST, 2000 12 "European cities will be plunged beneath rising seas as Britain is plunged into a Siberian climate by 2020." -MARK TOWNSEND AND PAUL HARRIS, QUOTING A PENTAGON REPORT IN THE GUARDIAN, 200413 Although Schneider later spent many words trying to explain his statement about the "double ethical bind," I believe the underlying premise is dangerously wrong. There should be no question about "what the right balance is between being effective and being honest." It is the height of hubris for a scientist even to consider deliberately misinforming policy discussions in service of what they believe to be ethical. This would seem obvious in other contexts: imagine the outcry if it were discovered that scientists were misrepresenting data on birth control because of their religious beliefs, for instance. Philip Handler, a former president of the National Academy of Sciences, identified the problem in a 1980 editorial that resonates eerily four decades later: Difficulty arises in the scientific community from confusion of the role of scientist qua scientist with that of scientist as citizen, confusion of the ethical code of the scientist with the obligation of the citizen, blurring the distinction between intrinsically scientific and intrinsically political questions. When scientists fail to recognize these boundaries, their own ideological beliefs, usually unspoken, easily becloud seemingly scientific debate. 14</w:t>
      </w:r>
    </w:p>
    <w:p w14:paraId="1F565030" w14:textId="77777777" w:rsidR="00B31A89" w:rsidRPr="00086C56" w:rsidRDefault="00B31A89" w:rsidP="00B31A89">
      <w:pPr>
        <w:rPr>
          <w:sz w:val="16"/>
        </w:rPr>
      </w:pPr>
      <w:r w:rsidRPr="00086C56">
        <w:rPr>
          <w:sz w:val="16"/>
        </w:rPr>
        <w:t>&lt;&lt;PARAGRAPH BREAKS RESUME&gt;&gt;</w:t>
      </w:r>
    </w:p>
    <w:p w14:paraId="4D4F0985" w14:textId="77777777" w:rsidR="00B31A89" w:rsidRPr="00086C56" w:rsidRDefault="00B31A89" w:rsidP="00B31A89">
      <w:pPr>
        <w:rPr>
          <w:sz w:val="16"/>
        </w:rPr>
      </w:pPr>
      <w:r w:rsidRPr="00086C56">
        <w:rPr>
          <w:sz w:val="16"/>
        </w:rPr>
        <w:t xml:space="preserve">With scientists' unique role comes a special responsibility. We're the only people who can bring objective science to the discussion, and that is our overriding ethical obligation. Like judges, we're obligated to put personal feelings aside as we do our job. When we fail to do this, we usurp the public's right to make in- formed choices and undermine their confidence in the entire scientific enterprise. </w:t>
      </w:r>
      <w:r w:rsidRPr="00086C56">
        <w:rPr>
          <w:u w:val="single"/>
        </w:rPr>
        <w:t xml:space="preserve">There's nothing at all wrong with scientists as </w:t>
      </w:r>
      <w:r w:rsidRPr="00086C56">
        <w:rPr>
          <w:highlight w:val="cyan"/>
          <w:u w:val="single"/>
        </w:rPr>
        <w:t>activists</w:t>
      </w:r>
      <w:r w:rsidRPr="00086C56">
        <w:rPr>
          <w:u w:val="single"/>
        </w:rPr>
        <w:t xml:space="preserve">, but </w:t>
      </w:r>
      <w:r w:rsidRPr="00086C56">
        <w:rPr>
          <w:b/>
          <w:iCs/>
          <w:u w:val="single"/>
        </w:rPr>
        <w:t xml:space="preserve">activism </w:t>
      </w:r>
      <w:r w:rsidRPr="00086C56">
        <w:rPr>
          <w:b/>
          <w:iCs/>
          <w:highlight w:val="cyan"/>
          <w:u w:val="single"/>
        </w:rPr>
        <w:t>masquerading</w:t>
      </w:r>
      <w:r w:rsidRPr="00086C56">
        <w:rPr>
          <w:highlight w:val="cyan"/>
          <w:u w:val="single"/>
        </w:rPr>
        <w:t xml:space="preserve"> as</w:t>
      </w:r>
      <w:r w:rsidRPr="00086C56">
        <w:rPr>
          <w:u w:val="single"/>
        </w:rPr>
        <w:t xml:space="preserve"> The </w:t>
      </w:r>
      <w:r w:rsidRPr="00086C56">
        <w:rPr>
          <w:highlight w:val="cyan"/>
          <w:u w:val="single"/>
        </w:rPr>
        <w:t>Science</w:t>
      </w:r>
      <w:r w:rsidRPr="00086C56">
        <w:rPr>
          <w:u w:val="single"/>
        </w:rPr>
        <w:t xml:space="preserve"> is </w:t>
      </w:r>
      <w:r w:rsidRPr="00086C56">
        <w:rPr>
          <w:b/>
          <w:iCs/>
          <w:u w:val="single"/>
        </w:rPr>
        <w:t>pernicious</w:t>
      </w:r>
      <w:r w:rsidRPr="00086C56">
        <w:rPr>
          <w:sz w:val="16"/>
        </w:rPr>
        <w:t>.</w:t>
      </w:r>
    </w:p>
    <w:p w14:paraId="6C2D031D" w14:textId="77777777" w:rsidR="00B31A89" w:rsidRPr="00086C56" w:rsidRDefault="00B31A89" w:rsidP="00B31A89">
      <w:pPr>
        <w:rPr>
          <w:rFonts w:eastAsiaTheme="minorEastAsia"/>
          <w:sz w:val="16"/>
          <w:lang w:eastAsia="ko-KR"/>
        </w:rPr>
      </w:pPr>
      <w:r w:rsidRPr="00086C56">
        <w:rPr>
          <w:sz w:val="16"/>
        </w:rPr>
        <w:t xml:space="preserve">We </w:t>
      </w:r>
      <w:r w:rsidRPr="00086C56">
        <w:rPr>
          <w:u w:val="single"/>
        </w:rPr>
        <w:t xml:space="preserve">scientists shouldn't be </w:t>
      </w:r>
      <w:r w:rsidRPr="00086C56">
        <w:rPr>
          <w:b/>
          <w:iCs/>
          <w:u w:val="single"/>
        </w:rPr>
        <w:t>selling cooking oil</w:t>
      </w:r>
      <w:r w:rsidRPr="00086C56">
        <w:rPr>
          <w:sz w:val="16"/>
        </w:rPr>
        <w:t>.</w:t>
      </w:r>
    </w:p>
    <w:p w14:paraId="15DD5A89" w14:textId="77777777" w:rsidR="00B31A89" w:rsidRPr="00086C56" w:rsidRDefault="00B31A89" w:rsidP="00B31A89">
      <w:pPr>
        <w:keepNext/>
        <w:keepLines/>
        <w:spacing w:before="40" w:after="0"/>
        <w:outlineLvl w:val="3"/>
        <w:rPr>
          <w:rFonts w:eastAsiaTheme="majorEastAsia"/>
          <w:b/>
          <w:iCs/>
          <w:sz w:val="26"/>
        </w:rPr>
      </w:pPr>
      <w:r w:rsidRPr="00086C56">
        <w:rPr>
          <w:rFonts w:eastAsiaTheme="majorEastAsia"/>
          <w:b/>
          <w:iCs/>
          <w:sz w:val="26"/>
          <w:u w:val="single"/>
        </w:rPr>
        <w:t>Adaptation</w:t>
      </w:r>
      <w:r w:rsidRPr="00086C56">
        <w:rPr>
          <w:rFonts w:eastAsiaTheme="majorEastAsia"/>
          <w:b/>
          <w:iCs/>
          <w:sz w:val="26"/>
        </w:rPr>
        <w:t xml:space="preserve"> is </w:t>
      </w:r>
      <w:r w:rsidRPr="00086C56">
        <w:rPr>
          <w:rFonts w:eastAsiaTheme="majorEastAsia"/>
          <w:b/>
          <w:iCs/>
          <w:sz w:val="26"/>
          <w:u w:val="single"/>
        </w:rPr>
        <w:t>guaranteed</w:t>
      </w:r>
      <w:r w:rsidRPr="00086C56">
        <w:rPr>
          <w:rFonts w:eastAsiaTheme="majorEastAsia"/>
          <w:b/>
          <w:iCs/>
          <w:sz w:val="26"/>
        </w:rPr>
        <w:t xml:space="preserve">, </w:t>
      </w:r>
      <w:r w:rsidRPr="00086C56">
        <w:rPr>
          <w:rFonts w:eastAsiaTheme="majorEastAsia"/>
          <w:b/>
          <w:iCs/>
          <w:sz w:val="26"/>
          <w:u w:val="single"/>
        </w:rPr>
        <w:t>zeroing</w:t>
      </w:r>
      <w:r w:rsidRPr="00086C56">
        <w:rPr>
          <w:rFonts w:eastAsiaTheme="majorEastAsia"/>
          <w:b/>
          <w:iCs/>
          <w:sz w:val="26"/>
        </w:rPr>
        <w:t xml:space="preserve"> the impact.</w:t>
      </w:r>
    </w:p>
    <w:p w14:paraId="67E6FBEE" w14:textId="77777777" w:rsidR="00B31A89" w:rsidRPr="00086C56" w:rsidRDefault="00B31A89" w:rsidP="00B31A89">
      <w:r w:rsidRPr="00086C56">
        <w:rPr>
          <w:b/>
          <w:bCs/>
          <w:sz w:val="26"/>
        </w:rPr>
        <w:t xml:space="preserve">Lomborg ’21 </w:t>
      </w:r>
      <w:r w:rsidRPr="00086C56">
        <w:t>[Bjorn; 2021; President of the Copenhagen Consensus Center, Former Director of the Danish Government's Environmental Assessment Institute, PhD in Political Science at the University of Copenhagen, M.A. in Political Science at the University of Aarhus, BA from the University of Georgia; Wall Street Journal, “Climate Change Calls for Adaptation, Not Panic,” https://www.wsj.com/articles/climate-change-adaptation-panic-exaggerating-disaster-11634760376]</w:t>
      </w:r>
    </w:p>
    <w:p w14:paraId="235BC236" w14:textId="77777777" w:rsidR="00B31A89" w:rsidRPr="00086C56" w:rsidRDefault="00B31A89" w:rsidP="00B31A89">
      <w:pPr>
        <w:rPr>
          <w:sz w:val="16"/>
        </w:rPr>
      </w:pPr>
      <w:r w:rsidRPr="00086C56">
        <w:rPr>
          <w:u w:val="single"/>
        </w:rPr>
        <w:t xml:space="preserve">It’s easy </w:t>
      </w:r>
      <w:r w:rsidRPr="00086C56">
        <w:rPr>
          <w:highlight w:val="cyan"/>
          <w:u w:val="single"/>
        </w:rPr>
        <w:t xml:space="preserve">to construct </w:t>
      </w:r>
      <w:r w:rsidRPr="00086C56">
        <w:rPr>
          <w:b/>
          <w:iCs/>
          <w:highlight w:val="cyan"/>
          <w:u w:val="single"/>
        </w:rPr>
        <w:t>climate disasters</w:t>
      </w:r>
      <w:r w:rsidRPr="00086C56">
        <w:rPr>
          <w:highlight w:val="cyan"/>
          <w:u w:val="single"/>
        </w:rPr>
        <w:t>. You</w:t>
      </w:r>
      <w:r w:rsidRPr="00086C56">
        <w:rPr>
          <w:u w:val="single"/>
        </w:rPr>
        <w:t xml:space="preserve"> just </w:t>
      </w:r>
      <w:r w:rsidRPr="00086C56">
        <w:rPr>
          <w:highlight w:val="cyan"/>
          <w:u w:val="single"/>
        </w:rPr>
        <w:t>find a</w:t>
      </w:r>
      <w:r w:rsidRPr="00086C56">
        <w:rPr>
          <w:u w:val="single"/>
        </w:rPr>
        <w:t xml:space="preserve"> current, disconcerting </w:t>
      </w:r>
      <w:r w:rsidRPr="00086C56">
        <w:rPr>
          <w:highlight w:val="cyan"/>
          <w:u w:val="single"/>
        </w:rPr>
        <w:t xml:space="preserve">trend and </w:t>
      </w:r>
      <w:r w:rsidRPr="00086C56">
        <w:rPr>
          <w:b/>
          <w:iCs/>
          <w:highlight w:val="cyan"/>
          <w:u w:val="single"/>
        </w:rPr>
        <w:t>project it</w:t>
      </w:r>
      <w:r w:rsidRPr="00086C56">
        <w:rPr>
          <w:u w:val="single"/>
        </w:rPr>
        <w:t xml:space="preserve"> into the future, while </w:t>
      </w:r>
      <w:r w:rsidRPr="00086C56">
        <w:rPr>
          <w:b/>
          <w:iCs/>
          <w:highlight w:val="cyan"/>
          <w:u w:val="single"/>
        </w:rPr>
        <w:t>ignoring</w:t>
      </w:r>
      <w:r w:rsidRPr="00086C56">
        <w:rPr>
          <w:highlight w:val="cyan"/>
          <w:u w:val="single"/>
        </w:rPr>
        <w:t xml:space="preserve"> everything</w:t>
      </w:r>
      <w:r w:rsidRPr="00086C56">
        <w:rPr>
          <w:u w:val="single"/>
        </w:rPr>
        <w:t xml:space="preserve"> humanity could do </w:t>
      </w:r>
      <w:r w:rsidRPr="00086C56">
        <w:rPr>
          <w:highlight w:val="cyan"/>
          <w:u w:val="single"/>
        </w:rPr>
        <w:t xml:space="preserve">to </w:t>
      </w:r>
      <w:r w:rsidRPr="00086C56">
        <w:rPr>
          <w:b/>
          <w:iCs/>
          <w:highlight w:val="cyan"/>
          <w:u w:val="single"/>
        </w:rPr>
        <w:t>adapt</w:t>
      </w:r>
      <w:r w:rsidRPr="00086C56">
        <w:rPr>
          <w:u w:val="single"/>
        </w:rPr>
        <w:t>. For instance</w:t>
      </w:r>
      <w:r w:rsidRPr="00086C56">
        <w:rPr>
          <w:sz w:val="16"/>
        </w:rPr>
        <w:t xml:space="preserve">, one widely reported study found </w:t>
      </w:r>
      <w:r w:rsidRPr="00086C56">
        <w:rPr>
          <w:sz w:val="16"/>
        </w:rPr>
        <w:lastRenderedPageBreak/>
        <w:t xml:space="preserve">that </w:t>
      </w:r>
      <w:r w:rsidRPr="00086C56">
        <w:rPr>
          <w:b/>
          <w:iCs/>
          <w:u w:val="single"/>
        </w:rPr>
        <w:t>heat waves</w:t>
      </w:r>
      <w:r w:rsidRPr="00086C56">
        <w:rPr>
          <w:sz w:val="16"/>
        </w:rPr>
        <w:t xml:space="preserve"> could kill thousands more Americans by the end of the century if global warming continues apace—but only if you assume people won’t use more air conditioning. </w:t>
      </w:r>
      <w:r w:rsidRPr="00086C56">
        <w:rPr>
          <w:u w:val="single"/>
        </w:rPr>
        <w:t xml:space="preserve">Yes, the </w:t>
      </w:r>
      <w:r w:rsidRPr="00086C56">
        <w:rPr>
          <w:highlight w:val="cyan"/>
          <w:u w:val="single"/>
        </w:rPr>
        <w:t>climate is</w:t>
      </w:r>
      <w:r w:rsidRPr="00086C56">
        <w:rPr>
          <w:u w:val="single"/>
        </w:rPr>
        <w:t xml:space="preserve"> likely </w:t>
      </w:r>
      <w:r w:rsidRPr="00086C56">
        <w:rPr>
          <w:highlight w:val="cyan"/>
          <w:u w:val="single"/>
        </w:rPr>
        <w:t xml:space="preserve">to change, but </w:t>
      </w:r>
      <w:r w:rsidRPr="00086C56">
        <w:rPr>
          <w:b/>
          <w:iCs/>
          <w:highlight w:val="cyan"/>
          <w:u w:val="single"/>
        </w:rPr>
        <w:t>so is human</w:t>
      </w:r>
      <w:r w:rsidRPr="00086C56">
        <w:rPr>
          <w:b/>
          <w:iCs/>
          <w:u w:val="single"/>
        </w:rPr>
        <w:t xml:space="preserve"> behavior</w:t>
      </w:r>
      <w:r w:rsidRPr="00086C56">
        <w:rPr>
          <w:u w:val="single"/>
        </w:rPr>
        <w:t xml:space="preserve"> in </w:t>
      </w:r>
      <w:r w:rsidRPr="00086C56">
        <w:rPr>
          <w:b/>
          <w:iCs/>
          <w:highlight w:val="cyan"/>
          <w:u w:val="single"/>
        </w:rPr>
        <w:t>response</w:t>
      </w:r>
      <w:r w:rsidRPr="00086C56">
        <w:rPr>
          <w:sz w:val="16"/>
        </w:rPr>
        <w:t>.</w:t>
      </w:r>
    </w:p>
    <w:p w14:paraId="123668E9" w14:textId="77777777" w:rsidR="00B31A89" w:rsidRPr="00086C56" w:rsidRDefault="00B31A89" w:rsidP="00B31A89">
      <w:pPr>
        <w:rPr>
          <w:sz w:val="16"/>
        </w:rPr>
      </w:pPr>
      <w:r w:rsidRPr="00086C56">
        <w:rPr>
          <w:u w:val="single"/>
        </w:rPr>
        <w:t xml:space="preserve">Adaptation doesn’t make the cost of global warming go away entirely, but it does </w:t>
      </w:r>
      <w:r w:rsidRPr="00086C56">
        <w:rPr>
          <w:b/>
          <w:iCs/>
          <w:u w:val="single"/>
        </w:rPr>
        <w:t>reduce it dramatically</w:t>
      </w:r>
      <w:r w:rsidRPr="00086C56">
        <w:rPr>
          <w:sz w:val="16"/>
        </w:rPr>
        <w:t xml:space="preserve">. Higher temperatures will shrink harvests if </w:t>
      </w:r>
      <w:r w:rsidRPr="00086C56">
        <w:rPr>
          <w:u w:val="single"/>
        </w:rPr>
        <w:t>farmers</w:t>
      </w:r>
      <w:r w:rsidRPr="00086C56">
        <w:rPr>
          <w:sz w:val="16"/>
        </w:rPr>
        <w:t xml:space="preserve"> keep growing the same crops, but </w:t>
      </w:r>
      <w:r w:rsidRPr="00086C56">
        <w:rPr>
          <w:u w:val="single"/>
        </w:rPr>
        <w:t xml:space="preserve">they’re likely to </w:t>
      </w:r>
      <w:r w:rsidRPr="00086C56">
        <w:rPr>
          <w:b/>
          <w:iCs/>
          <w:u w:val="single"/>
        </w:rPr>
        <w:t>adapt</w:t>
      </w:r>
      <w:r w:rsidRPr="00086C56">
        <w:rPr>
          <w:u w:val="single"/>
        </w:rPr>
        <w:t xml:space="preserve"> by growing other varieties or different plants altogether</w:t>
      </w:r>
      <w:r w:rsidRPr="00086C56">
        <w:rPr>
          <w:sz w:val="16"/>
        </w:rPr>
        <w:t xml:space="preserve">. Corn </w:t>
      </w:r>
      <w:r w:rsidRPr="00086C56">
        <w:rPr>
          <w:u w:val="single"/>
        </w:rPr>
        <w:t>production</w:t>
      </w:r>
      <w:r w:rsidRPr="00086C56">
        <w:rPr>
          <w:sz w:val="16"/>
        </w:rPr>
        <w:t xml:space="preserve"> in North America has </w:t>
      </w:r>
      <w:r w:rsidRPr="00086C56">
        <w:rPr>
          <w:b/>
          <w:iCs/>
          <w:u w:val="single"/>
        </w:rPr>
        <w:t>shift</w:t>
      </w:r>
      <w:r w:rsidRPr="00086C56">
        <w:rPr>
          <w:sz w:val="16"/>
        </w:rPr>
        <w:t xml:space="preserve">ed away from the Southeast toward the Upper Midwest, where farmers take advantage of longer growing seasons and less-frequent extreme heat. </w:t>
      </w:r>
      <w:r w:rsidRPr="00086C56">
        <w:rPr>
          <w:highlight w:val="cyan"/>
          <w:u w:val="single"/>
        </w:rPr>
        <w:t xml:space="preserve">When sea levels rise, governments build </w:t>
      </w:r>
      <w:r w:rsidRPr="00086C56">
        <w:rPr>
          <w:b/>
          <w:iCs/>
          <w:highlight w:val="cyan"/>
          <w:u w:val="single"/>
        </w:rPr>
        <w:t>defenses</w:t>
      </w:r>
      <w:r w:rsidRPr="00086C56">
        <w:rPr>
          <w:u w:val="single"/>
        </w:rPr>
        <w:t>—like the levees, flood walls and drainage systems</w:t>
      </w:r>
      <w:r w:rsidRPr="00086C56">
        <w:rPr>
          <w:sz w:val="16"/>
        </w:rPr>
        <w:t xml:space="preserve"> that protected New Orleans from much of Hurricane Ida’s ferocity this year.</w:t>
      </w:r>
    </w:p>
    <w:p w14:paraId="4C637D93" w14:textId="77777777" w:rsidR="00B31A89" w:rsidRPr="00086C56" w:rsidRDefault="00B31A89" w:rsidP="00B31A89">
      <w:pPr>
        <w:rPr>
          <w:b/>
          <w:iCs/>
          <w:u w:val="single"/>
        </w:rPr>
      </w:pPr>
      <w:r w:rsidRPr="00086C56">
        <w:rPr>
          <w:u w:val="single"/>
        </w:rPr>
        <w:t>Nonetheless, many</w:t>
      </w:r>
      <w:r w:rsidRPr="00086C56">
        <w:rPr>
          <w:sz w:val="16"/>
        </w:rPr>
        <w:t xml:space="preserve"> in the media </w:t>
      </w:r>
      <w:r w:rsidRPr="00086C56">
        <w:rPr>
          <w:u w:val="single"/>
        </w:rPr>
        <w:t xml:space="preserve">push </w:t>
      </w:r>
      <w:r w:rsidRPr="00086C56">
        <w:rPr>
          <w:b/>
          <w:iCs/>
          <w:u w:val="single"/>
        </w:rPr>
        <w:t>unrealistic projections</w:t>
      </w:r>
      <w:r w:rsidRPr="00086C56">
        <w:rPr>
          <w:u w:val="single"/>
        </w:rPr>
        <w:t xml:space="preserve"> of climate catastrophes, while </w:t>
      </w:r>
      <w:r w:rsidRPr="00086C56">
        <w:rPr>
          <w:b/>
          <w:iCs/>
          <w:u w:val="single"/>
        </w:rPr>
        <w:t>ignoring</w:t>
      </w:r>
      <w:r w:rsidRPr="00086C56">
        <w:rPr>
          <w:u w:val="single"/>
        </w:rPr>
        <w:t xml:space="preserve"> adaptation. A new study documents how the </w:t>
      </w:r>
      <w:r w:rsidRPr="00086C56">
        <w:rPr>
          <w:b/>
          <w:iCs/>
          <w:u w:val="single"/>
        </w:rPr>
        <w:t xml:space="preserve">biggest </w:t>
      </w:r>
      <w:r w:rsidRPr="00086C56">
        <w:rPr>
          <w:b/>
          <w:iCs/>
          <w:highlight w:val="cyan"/>
          <w:u w:val="single"/>
        </w:rPr>
        <w:t>bias</w:t>
      </w:r>
      <w:r w:rsidRPr="00086C56">
        <w:rPr>
          <w:highlight w:val="cyan"/>
          <w:u w:val="single"/>
        </w:rPr>
        <w:t xml:space="preserve"> in studies</w:t>
      </w:r>
      <w:r w:rsidRPr="00086C56">
        <w:rPr>
          <w:u w:val="single"/>
        </w:rPr>
        <w:t xml:space="preserve"> on the rise of sea levels </w:t>
      </w:r>
      <w:r w:rsidRPr="00086C56">
        <w:rPr>
          <w:highlight w:val="cyan"/>
          <w:u w:val="single"/>
        </w:rPr>
        <w:t>is</w:t>
      </w:r>
      <w:r w:rsidRPr="00086C56">
        <w:rPr>
          <w:u w:val="single"/>
        </w:rPr>
        <w:t xml:space="preserve"> their </w:t>
      </w:r>
      <w:r w:rsidRPr="00086C56">
        <w:rPr>
          <w:highlight w:val="cyan"/>
          <w:u w:val="single"/>
        </w:rPr>
        <w:t>tendency to ignore</w:t>
      </w:r>
      <w:r w:rsidRPr="00086C56">
        <w:rPr>
          <w:u w:val="single"/>
        </w:rPr>
        <w:t xml:space="preserve"> human </w:t>
      </w:r>
      <w:r w:rsidRPr="00086C56">
        <w:rPr>
          <w:highlight w:val="cyan"/>
          <w:u w:val="single"/>
        </w:rPr>
        <w:t xml:space="preserve">adaptation, </w:t>
      </w:r>
      <w:r w:rsidRPr="00086C56">
        <w:rPr>
          <w:b/>
          <w:iCs/>
          <w:highlight w:val="cyan"/>
          <w:u w:val="single"/>
        </w:rPr>
        <w:t>exaggerating</w:t>
      </w:r>
      <w:r w:rsidRPr="00086C56">
        <w:rPr>
          <w:u w:val="single"/>
        </w:rPr>
        <w:t xml:space="preserve"> flood </w:t>
      </w:r>
      <w:r w:rsidRPr="00086C56">
        <w:rPr>
          <w:highlight w:val="cyan"/>
          <w:u w:val="single"/>
        </w:rPr>
        <w:t>risks</w:t>
      </w:r>
      <w:r w:rsidRPr="00086C56">
        <w:rPr>
          <w:sz w:val="16"/>
        </w:rPr>
        <w:t xml:space="preserve"> in 2100 </w:t>
      </w:r>
      <w:r w:rsidRPr="00086C56">
        <w:rPr>
          <w:u w:val="single"/>
        </w:rPr>
        <w:t xml:space="preserve">by as much as </w:t>
      </w:r>
      <w:r w:rsidRPr="00086C56">
        <w:rPr>
          <w:b/>
          <w:iCs/>
          <w:highlight w:val="cyan"/>
          <w:u w:val="single"/>
        </w:rPr>
        <w:t>1,300 times</w:t>
      </w:r>
    </w:p>
    <w:p w14:paraId="1FD53C75" w14:textId="77777777" w:rsidR="00B31A89" w:rsidRPr="00086C56" w:rsidRDefault="00B31A89" w:rsidP="00B31A89">
      <w:pPr>
        <w:rPr>
          <w:b/>
          <w:iCs/>
          <w:u w:val="single"/>
        </w:rPr>
      </w:pPr>
    </w:p>
    <w:p w14:paraId="527D15FE" w14:textId="77777777" w:rsidR="00B31A89" w:rsidRPr="00086C56" w:rsidRDefault="00B31A89" w:rsidP="00B31A89">
      <w:pPr>
        <w:rPr>
          <w:b/>
          <w:iCs/>
          <w:u w:val="single"/>
        </w:rPr>
      </w:pPr>
    </w:p>
    <w:p w14:paraId="23C181AC" w14:textId="77777777" w:rsidR="00B31A89" w:rsidRPr="00086C56" w:rsidRDefault="00B31A89" w:rsidP="00B31A89">
      <w:pPr>
        <w:rPr>
          <w:sz w:val="16"/>
        </w:rPr>
      </w:pPr>
      <w:r w:rsidRPr="00086C56">
        <w:rPr>
          <w:sz w:val="16"/>
        </w:rPr>
        <w:t xml:space="preserve">. It is also evident in the breathless tone of most reporting: The Washington Post frets that sea level rise could “make 187 million people homeless,” CNN fears an “underwater future,” and USA Today agonizes over tens of trillions of dollars in projected annual flood damage. All three rely on </w:t>
      </w:r>
      <w:r w:rsidRPr="00086C56">
        <w:rPr>
          <w:u w:val="single"/>
        </w:rPr>
        <w:t>studies</w:t>
      </w:r>
      <w:r w:rsidRPr="00086C56">
        <w:rPr>
          <w:sz w:val="16"/>
        </w:rPr>
        <w:t xml:space="preserve"> that </w:t>
      </w:r>
      <w:r w:rsidRPr="00086C56">
        <w:rPr>
          <w:b/>
          <w:iCs/>
          <w:u w:val="single"/>
        </w:rPr>
        <w:t>implausibly</w:t>
      </w:r>
      <w:r w:rsidRPr="00086C56">
        <w:rPr>
          <w:u w:val="single"/>
        </w:rPr>
        <w:t xml:space="preserve"> assume no society</w:t>
      </w:r>
      <w:r w:rsidRPr="00086C56">
        <w:rPr>
          <w:sz w:val="16"/>
        </w:rPr>
        <w:t xml:space="preserve"> across the world </w:t>
      </w:r>
      <w:r w:rsidRPr="00086C56">
        <w:rPr>
          <w:u w:val="single"/>
        </w:rPr>
        <w:t>will make</w:t>
      </w:r>
      <w:r w:rsidRPr="00086C56">
        <w:rPr>
          <w:sz w:val="16"/>
        </w:rPr>
        <w:t xml:space="preserve"> any </w:t>
      </w:r>
      <w:r w:rsidRPr="00086C56">
        <w:rPr>
          <w:u w:val="single"/>
        </w:rPr>
        <w:t>adaptation</w:t>
      </w:r>
      <w:r w:rsidRPr="00086C56">
        <w:rPr>
          <w:sz w:val="16"/>
        </w:rPr>
        <w:t xml:space="preserve"> whatever for the rest of the century. </w:t>
      </w:r>
      <w:r w:rsidRPr="00086C56">
        <w:rPr>
          <w:u w:val="single"/>
        </w:rPr>
        <w:t xml:space="preserve">This isn’t </w:t>
      </w:r>
      <w:r w:rsidRPr="00086C56">
        <w:rPr>
          <w:b/>
          <w:iCs/>
          <w:u w:val="single"/>
        </w:rPr>
        <w:t>reporting</w:t>
      </w:r>
      <w:r w:rsidRPr="00086C56">
        <w:rPr>
          <w:u w:val="single"/>
        </w:rPr>
        <w:t xml:space="preserve"> but </w:t>
      </w:r>
      <w:r w:rsidRPr="00086C56">
        <w:rPr>
          <w:b/>
          <w:iCs/>
          <w:u w:val="single"/>
        </w:rPr>
        <w:t>scaremongering</w:t>
      </w:r>
      <w:r w:rsidRPr="00086C56">
        <w:rPr>
          <w:sz w:val="16"/>
        </w:rPr>
        <w:t>.</w:t>
      </w:r>
    </w:p>
    <w:p w14:paraId="51987980" w14:textId="77777777" w:rsidR="00B31A89" w:rsidRPr="00086C56" w:rsidRDefault="00B31A89" w:rsidP="00B31A89">
      <w:pPr>
        <w:rPr>
          <w:sz w:val="16"/>
        </w:rPr>
      </w:pPr>
      <w:r w:rsidRPr="00086C56">
        <w:rPr>
          <w:sz w:val="16"/>
        </w:rPr>
        <w:t xml:space="preserve">You can see how far from reality these sorts of projections are in one heavily cited study, depicted in the graph nearby If you assume no society will adapt to any sea-level rise between now and 2100, you’ll find that vast areas of the world will be routinely flooded, causing $55 trillion in damage annually in 2100 (expressed in 2005 dollars), or about 5% of global gross domestic product. But as the study emphasizes, </w:t>
      </w:r>
      <w:r w:rsidRPr="00086C56">
        <w:rPr>
          <w:highlight w:val="cyan"/>
          <w:u w:val="single"/>
        </w:rPr>
        <w:t xml:space="preserve">“in </w:t>
      </w:r>
      <w:r w:rsidRPr="00086C56">
        <w:rPr>
          <w:b/>
          <w:iCs/>
          <w:highlight w:val="cyan"/>
          <w:u w:val="single"/>
        </w:rPr>
        <w:t>reality</w:t>
      </w:r>
      <w:r w:rsidRPr="00086C56">
        <w:rPr>
          <w:u w:val="single"/>
        </w:rPr>
        <w:t xml:space="preserve">, societies are </w:t>
      </w:r>
      <w:r w:rsidRPr="00086C56">
        <w:rPr>
          <w:b/>
          <w:iCs/>
          <w:u w:val="single"/>
        </w:rPr>
        <w:t>likely</w:t>
      </w:r>
      <w:r w:rsidRPr="00086C56">
        <w:rPr>
          <w:u w:val="single"/>
        </w:rPr>
        <w:t xml:space="preserve"> to adapt.”</w:t>
      </w:r>
    </w:p>
    <w:p w14:paraId="617A116B" w14:textId="77777777" w:rsidR="00B31A89" w:rsidRPr="00086C56" w:rsidRDefault="00B31A89" w:rsidP="00B31A89">
      <w:pPr>
        <w:rPr>
          <w:sz w:val="16"/>
        </w:rPr>
      </w:pPr>
      <w:r w:rsidRPr="00086C56">
        <w:rPr>
          <w:sz w:val="16"/>
        </w:rPr>
        <w:t xml:space="preserve">By raising the height of dikes, the study shows that </w:t>
      </w:r>
      <w:r w:rsidRPr="00086C56">
        <w:rPr>
          <w:highlight w:val="cyan"/>
          <w:u w:val="single"/>
        </w:rPr>
        <w:t>humanity</w:t>
      </w:r>
      <w:r w:rsidRPr="00086C56">
        <w:rPr>
          <w:u w:val="single"/>
        </w:rPr>
        <w:t xml:space="preserve"> can </w:t>
      </w:r>
      <w:r w:rsidRPr="00086C56">
        <w:rPr>
          <w:b/>
          <w:iCs/>
          <w:highlight w:val="cyan"/>
          <w:u w:val="single"/>
        </w:rPr>
        <w:t>negate</w:t>
      </w:r>
      <w:r w:rsidRPr="00086C56">
        <w:rPr>
          <w:u w:val="single"/>
        </w:rPr>
        <w:t xml:space="preserve"> almost </w:t>
      </w:r>
      <w:r w:rsidRPr="00086C56">
        <w:rPr>
          <w:b/>
          <w:iCs/>
          <w:highlight w:val="cyan"/>
          <w:u w:val="single"/>
        </w:rPr>
        <w:t>all</w:t>
      </w:r>
      <w:r w:rsidRPr="00086C56">
        <w:rPr>
          <w:highlight w:val="cyan"/>
          <w:u w:val="single"/>
        </w:rPr>
        <w:t xml:space="preserve"> that</w:t>
      </w:r>
      <w:r w:rsidRPr="00086C56">
        <w:rPr>
          <w:u w:val="single"/>
        </w:rPr>
        <w:t xml:space="preserve"> terrible </w:t>
      </w:r>
      <w:r w:rsidRPr="00086C56">
        <w:rPr>
          <w:b/>
          <w:iCs/>
          <w:u w:val="single"/>
        </w:rPr>
        <w:t xml:space="preserve">projected </w:t>
      </w:r>
      <w:r w:rsidRPr="00086C56">
        <w:rPr>
          <w:b/>
          <w:iCs/>
          <w:highlight w:val="cyan"/>
          <w:u w:val="single"/>
        </w:rPr>
        <w:t>damage</w:t>
      </w:r>
      <w:r w:rsidRPr="00086C56">
        <w:rPr>
          <w:sz w:val="16"/>
          <w:szCs w:val="28"/>
        </w:rPr>
        <w:t xml:space="preserve"> </w:t>
      </w:r>
      <w:r w:rsidRPr="00086C56">
        <w:rPr>
          <w:sz w:val="16"/>
        </w:rPr>
        <w:t>by 2100. Only 15,000 people would be flooded every year, which is a remarkable improvement compared with the 3.4 million people flooded in 2000. The total cost of damage, investments in new dikes, and maintenance costs of existing dikes will fall sixfold between now and 2100 to 0.008% of world GDP.</w:t>
      </w:r>
    </w:p>
    <w:p w14:paraId="22FB219F" w14:textId="77777777" w:rsidR="00B31A89" w:rsidRPr="00086C56" w:rsidRDefault="00B31A89" w:rsidP="00B31A89">
      <w:pPr>
        <w:rPr>
          <w:sz w:val="16"/>
        </w:rPr>
      </w:pPr>
      <w:r w:rsidRPr="00086C56">
        <w:rPr>
          <w:sz w:val="16"/>
        </w:rPr>
        <w:t>Adaptation is much more effective than climate regulations at staving off flood risks. Compare the two types of policies in isolation. Without any climate mitigation to help, dikes would still safeguard more than 99.99% of the flood victims you’d see if global warming continued on current trends. Instead of 187 million people flooded in 2100, there would be only 15,000. Climate policy achieves much less on its own. Without adaptation, even stringent regulations that keep the global temperature rise below 2 degrees Celsius would reduce the number of flood victims only down to 85 million a year by the end of the century.</w:t>
      </w:r>
    </w:p>
    <w:p w14:paraId="17458BE2" w14:textId="77777777" w:rsidR="00B31A89" w:rsidRPr="00086C56" w:rsidRDefault="00B31A89" w:rsidP="00B31A89">
      <w:pPr>
        <w:rPr>
          <w:sz w:val="16"/>
        </w:rPr>
      </w:pPr>
      <w:r w:rsidRPr="00086C56">
        <w:rPr>
          <w:sz w:val="16"/>
        </w:rPr>
        <w:t>Stringent climate policy still has only a mild effect when used in concert with dikes: Instead of the 15,000 flood victims you’d get with only adaptation, you’d have 10,000. And getting there would cost hundreds of trillions of dollars, which is hardly mitigated by the $40 billion drop in total flood damage and dike costs climate regulations would achieve. As I’ve explained in these pages before, this kind of policy has a high human cost: the tens of millions of people pricey climate regulations relegate to poverty.</w:t>
      </w:r>
    </w:p>
    <w:p w14:paraId="62141CA4" w14:textId="77777777" w:rsidR="00B31A89" w:rsidRPr="00086C56" w:rsidRDefault="00B31A89" w:rsidP="00B31A89">
      <w:pPr>
        <w:rPr>
          <w:rFonts w:eastAsiaTheme="minorEastAsia"/>
          <w:sz w:val="16"/>
          <w:lang w:eastAsia="ko-KR"/>
        </w:rPr>
      </w:pPr>
      <w:r w:rsidRPr="00086C56">
        <w:rPr>
          <w:sz w:val="16"/>
        </w:rPr>
        <w:t xml:space="preserve">You don’t have to portend doom to take climate change seriously. </w:t>
      </w:r>
      <w:r w:rsidRPr="00086C56">
        <w:rPr>
          <w:highlight w:val="cyan"/>
          <w:u w:val="single"/>
        </w:rPr>
        <w:t>Ignoring</w:t>
      </w:r>
      <w:r w:rsidRPr="00086C56">
        <w:rPr>
          <w:u w:val="single"/>
        </w:rPr>
        <w:t xml:space="preserve"> the benefits of </w:t>
      </w:r>
      <w:r w:rsidRPr="00086C56">
        <w:rPr>
          <w:highlight w:val="cyan"/>
          <w:u w:val="single"/>
        </w:rPr>
        <w:t>adaptation</w:t>
      </w:r>
      <w:r w:rsidRPr="00086C56">
        <w:rPr>
          <w:u w:val="single"/>
        </w:rPr>
        <w:t xml:space="preserve"> may make for better headlines, but it </w:t>
      </w:r>
      <w:r w:rsidRPr="00086C56">
        <w:rPr>
          <w:b/>
          <w:iCs/>
          <w:highlight w:val="cyan"/>
          <w:u w:val="single"/>
        </w:rPr>
        <w:t>badly misinforms</w:t>
      </w:r>
      <w:r w:rsidRPr="00086C56">
        <w:rPr>
          <w:u w:val="single"/>
        </w:rPr>
        <w:t xml:space="preserve"> readers</w:t>
      </w:r>
    </w:p>
    <w:p w14:paraId="389B9A9E" w14:textId="77777777" w:rsidR="00B31A89" w:rsidRPr="00086C56" w:rsidRDefault="00B31A89" w:rsidP="00B31A89">
      <w:pPr>
        <w:keepNext/>
        <w:keepLines/>
        <w:spacing w:before="40" w:after="0"/>
        <w:outlineLvl w:val="3"/>
        <w:rPr>
          <w:rFonts w:eastAsiaTheme="majorEastAsia"/>
          <w:b/>
          <w:iCs/>
          <w:sz w:val="26"/>
        </w:rPr>
      </w:pPr>
      <w:r w:rsidRPr="00086C56">
        <w:rPr>
          <w:rFonts w:eastAsiaTheme="majorEastAsia"/>
          <w:b/>
          <w:iCs/>
          <w:sz w:val="26"/>
        </w:rPr>
        <w:t xml:space="preserve">Mainstream </w:t>
      </w:r>
      <w:r w:rsidRPr="00086C56">
        <w:rPr>
          <w:rFonts w:eastAsiaTheme="majorEastAsia"/>
          <w:b/>
          <w:iCs/>
          <w:sz w:val="26"/>
          <w:u w:val="single"/>
        </w:rPr>
        <w:t>modelling</w:t>
      </w:r>
      <w:r w:rsidRPr="00086C56">
        <w:rPr>
          <w:rFonts w:eastAsiaTheme="majorEastAsia"/>
          <w:b/>
          <w:iCs/>
          <w:sz w:val="26"/>
        </w:rPr>
        <w:t xml:space="preserve"> is faith-based, inconsistent, AND inflationary. </w:t>
      </w:r>
    </w:p>
    <w:p w14:paraId="44876D79" w14:textId="77777777" w:rsidR="00B31A89" w:rsidRPr="00086C56" w:rsidRDefault="00B31A89" w:rsidP="00B31A89">
      <w:r w:rsidRPr="00086C56">
        <w:rPr>
          <w:rFonts w:eastAsiaTheme="minorEastAsia"/>
          <w:b/>
          <w:bCs/>
          <w:sz w:val="26"/>
          <w:lang w:eastAsia="ko-KR"/>
        </w:rPr>
        <w:t>Spencer</w:t>
      </w:r>
      <w:r w:rsidRPr="00086C56">
        <w:rPr>
          <w:b/>
          <w:bCs/>
          <w:sz w:val="26"/>
        </w:rPr>
        <w:t xml:space="preserve"> ’24</w:t>
      </w:r>
      <w:r w:rsidRPr="00086C56">
        <w:t xml:space="preserve"> [Roy; January 24; Ph.D. in meteorology, Principal Research Scientist at the University of Alabama; The Heritage Foundation, “Global Warming: Observations vs. Climate Models,” no. 3809]</w:t>
      </w:r>
    </w:p>
    <w:p w14:paraId="1A7F9F24" w14:textId="77777777" w:rsidR="00B31A89" w:rsidRPr="00086C56" w:rsidRDefault="00B31A89" w:rsidP="00B31A89">
      <w:pPr>
        <w:rPr>
          <w:sz w:val="16"/>
        </w:rPr>
      </w:pPr>
      <w:r w:rsidRPr="00086C56">
        <w:rPr>
          <w:sz w:val="16"/>
        </w:rPr>
        <w:t xml:space="preserve">This is important because it means that </w:t>
      </w:r>
      <w:r w:rsidRPr="00086C56">
        <w:rPr>
          <w:u w:val="single"/>
        </w:rPr>
        <w:t xml:space="preserve">some portion of recent </w:t>
      </w:r>
      <w:r w:rsidRPr="00086C56">
        <w:rPr>
          <w:highlight w:val="cyan"/>
          <w:u w:val="single"/>
        </w:rPr>
        <w:t xml:space="preserve">warming could be </w:t>
      </w:r>
      <w:r w:rsidRPr="00086C56">
        <w:rPr>
          <w:b/>
          <w:iCs/>
          <w:highlight w:val="cyan"/>
          <w:u w:val="single"/>
        </w:rPr>
        <w:t>natural</w:t>
      </w:r>
      <w:r w:rsidRPr="00086C56">
        <w:rPr>
          <w:sz w:val="16"/>
        </w:rPr>
        <w:t xml:space="preserve">. But since </w:t>
      </w:r>
      <w:r w:rsidRPr="00086C56">
        <w:rPr>
          <w:u w:val="single"/>
        </w:rPr>
        <w:t xml:space="preserve">climate </w:t>
      </w:r>
      <w:r w:rsidRPr="00086C56">
        <w:rPr>
          <w:b/>
          <w:iCs/>
          <w:highlight w:val="cyan"/>
          <w:u w:val="single"/>
        </w:rPr>
        <w:t>researchers</w:t>
      </w:r>
      <w:r w:rsidRPr="00086C56">
        <w:rPr>
          <w:highlight w:val="cyan"/>
          <w:u w:val="single"/>
        </w:rPr>
        <w:t xml:space="preserve"> do </w:t>
      </w:r>
      <w:r w:rsidRPr="00086C56">
        <w:rPr>
          <w:b/>
          <w:iCs/>
          <w:highlight w:val="cyan"/>
          <w:u w:val="single"/>
        </w:rPr>
        <w:t>not understand</w:t>
      </w:r>
      <w:r w:rsidRPr="00086C56">
        <w:rPr>
          <w:u w:val="single"/>
        </w:rPr>
        <w:t xml:space="preserve"> natural sources of climate change, such as those that caused the </w:t>
      </w:r>
      <w:r w:rsidRPr="00086C56">
        <w:rPr>
          <w:b/>
          <w:iCs/>
          <w:highlight w:val="cyan"/>
          <w:u w:val="single"/>
        </w:rPr>
        <w:t>Roman</w:t>
      </w:r>
      <w:r w:rsidRPr="00086C56">
        <w:rPr>
          <w:u w:val="single"/>
        </w:rPr>
        <w:t xml:space="preserve"> </w:t>
      </w:r>
      <w:r w:rsidRPr="00086C56">
        <w:rPr>
          <w:u w:val="single"/>
        </w:rPr>
        <w:lastRenderedPageBreak/>
        <w:t>Warm Period</w:t>
      </w:r>
      <w:r w:rsidRPr="00086C56">
        <w:rPr>
          <w:sz w:val="16"/>
        </w:rPr>
        <w:t xml:space="preserve"> of about 2,000 years ago, </w:t>
      </w:r>
      <w:r w:rsidRPr="00086C56">
        <w:rPr>
          <w:u w:val="single"/>
        </w:rPr>
        <w:t xml:space="preserve">the </w:t>
      </w:r>
      <w:r w:rsidRPr="00086C56">
        <w:rPr>
          <w:b/>
          <w:iCs/>
          <w:highlight w:val="cyan"/>
          <w:u w:val="single"/>
        </w:rPr>
        <w:t>Medieval</w:t>
      </w:r>
      <w:r w:rsidRPr="00086C56">
        <w:rPr>
          <w:u w:val="single"/>
        </w:rPr>
        <w:t xml:space="preserve"> Warm Period</w:t>
      </w:r>
      <w:r w:rsidRPr="00086C56">
        <w:rPr>
          <w:sz w:val="16"/>
        </w:rPr>
        <w:t xml:space="preserve"> of about 1,000 years ago, </w:t>
      </w:r>
      <w:r w:rsidRPr="00086C56">
        <w:rPr>
          <w:highlight w:val="cyan"/>
          <w:u w:val="single"/>
        </w:rPr>
        <w:t>and</w:t>
      </w:r>
      <w:r w:rsidRPr="00086C56">
        <w:rPr>
          <w:u w:val="single"/>
        </w:rPr>
        <w:t xml:space="preserve"> the </w:t>
      </w:r>
      <w:r w:rsidRPr="00086C56">
        <w:rPr>
          <w:b/>
          <w:iCs/>
          <w:u w:val="single"/>
        </w:rPr>
        <w:t xml:space="preserve">Little </w:t>
      </w:r>
      <w:r w:rsidRPr="00086C56">
        <w:rPr>
          <w:b/>
          <w:iCs/>
          <w:highlight w:val="cyan"/>
          <w:u w:val="single"/>
        </w:rPr>
        <w:t>Ice Age</w:t>
      </w:r>
      <w:r w:rsidRPr="00086C56">
        <w:rPr>
          <w:sz w:val="16"/>
        </w:rPr>
        <w:t xml:space="preserve"> several centuries ago, </w:t>
      </w:r>
      <w:r w:rsidRPr="00086C56">
        <w:rPr>
          <w:u w:val="single"/>
        </w:rPr>
        <w:t>most</w:t>
      </w:r>
      <w:r w:rsidRPr="00086C56">
        <w:rPr>
          <w:sz w:val="16"/>
        </w:rPr>
        <w:t xml:space="preserve"> climate researchers </w:t>
      </w:r>
      <w:r w:rsidRPr="00086C56">
        <w:rPr>
          <w:b/>
          <w:iCs/>
          <w:u w:val="single"/>
        </w:rPr>
        <w:t>simply assume</w:t>
      </w:r>
      <w:r w:rsidRPr="00086C56">
        <w:rPr>
          <w:u w:val="single"/>
        </w:rPr>
        <w:t xml:space="preserve"> that a similar event is </w:t>
      </w:r>
      <w:r w:rsidRPr="00086C56">
        <w:rPr>
          <w:b/>
          <w:iCs/>
          <w:u w:val="single"/>
        </w:rPr>
        <w:t>not happening</w:t>
      </w:r>
      <w:r w:rsidRPr="00086C56">
        <w:rPr>
          <w:u w:val="single"/>
        </w:rPr>
        <w:t xml:space="preserve"> today</w:t>
      </w:r>
      <w:r w:rsidRPr="00086C56">
        <w:rPr>
          <w:sz w:val="16"/>
        </w:rPr>
        <w:t>.6</w:t>
      </w:r>
    </w:p>
    <w:p w14:paraId="2D08D5F0" w14:textId="77777777" w:rsidR="00B31A89" w:rsidRPr="00086C56" w:rsidRDefault="00B31A89" w:rsidP="00B31A89">
      <w:pPr>
        <w:rPr>
          <w:sz w:val="16"/>
        </w:rPr>
      </w:pPr>
      <w:r w:rsidRPr="00086C56">
        <w:rPr>
          <w:sz w:val="16"/>
        </w:rPr>
        <w:t xml:space="preserve">Instead of admitting that natural processes could be at work in causing climate change, </w:t>
      </w:r>
      <w:r w:rsidRPr="00086C56">
        <w:rPr>
          <w:u w:val="single"/>
        </w:rPr>
        <w:t>“</w:t>
      </w:r>
      <w:r w:rsidRPr="00086C56">
        <w:rPr>
          <w:b/>
          <w:iCs/>
          <w:u w:val="single"/>
        </w:rPr>
        <w:t xml:space="preserve">energy </w:t>
      </w:r>
      <w:r w:rsidRPr="00086C56">
        <w:rPr>
          <w:b/>
          <w:iCs/>
          <w:highlight w:val="cyan"/>
          <w:u w:val="single"/>
        </w:rPr>
        <w:t>equilibrium</w:t>
      </w:r>
      <w:r w:rsidRPr="00086C56">
        <w:rPr>
          <w:u w:val="single"/>
        </w:rPr>
        <w:t xml:space="preserve">” </w:t>
      </w:r>
      <w:r w:rsidRPr="00086C56">
        <w:rPr>
          <w:highlight w:val="cyan"/>
          <w:u w:val="single"/>
        </w:rPr>
        <w:t>is</w:t>
      </w:r>
      <w:r w:rsidRPr="00086C56">
        <w:rPr>
          <w:u w:val="single"/>
        </w:rPr>
        <w:t xml:space="preserve"> what is </w:t>
      </w:r>
      <w:r w:rsidRPr="00086C56">
        <w:rPr>
          <w:highlight w:val="cyan"/>
          <w:u w:val="single"/>
        </w:rPr>
        <w:t>assumed by</w:t>
      </w:r>
      <w:r w:rsidRPr="00086C56">
        <w:rPr>
          <w:u w:val="single"/>
        </w:rPr>
        <w:t xml:space="preserve"> the </w:t>
      </w:r>
      <w:r w:rsidRPr="00086C56">
        <w:rPr>
          <w:b/>
          <w:iCs/>
          <w:highlight w:val="cyan"/>
          <w:u w:val="single"/>
        </w:rPr>
        <w:t>mainstream</w:t>
      </w:r>
      <w:r w:rsidRPr="00086C56">
        <w:rPr>
          <w:u w:val="single"/>
        </w:rPr>
        <w:t xml:space="preserve"> climate </w:t>
      </w:r>
      <w:r w:rsidRPr="00086C56">
        <w:rPr>
          <w:highlight w:val="cyan"/>
          <w:u w:val="single"/>
        </w:rPr>
        <w:t>research</w:t>
      </w:r>
      <w:r w:rsidRPr="00086C56">
        <w:rPr>
          <w:u w:val="single"/>
        </w:rPr>
        <w:t xml:space="preserve"> community for the natural state of climate system </w:t>
      </w:r>
      <w:r w:rsidRPr="00086C56">
        <w:rPr>
          <w:b/>
          <w:iCs/>
          <w:u w:val="single"/>
        </w:rPr>
        <w:t>unaffected</w:t>
      </w:r>
      <w:r w:rsidRPr="00086C56">
        <w:rPr>
          <w:u w:val="single"/>
        </w:rPr>
        <w:t xml:space="preserve"> by </w:t>
      </w:r>
      <w:r w:rsidRPr="00086C56">
        <w:rPr>
          <w:b/>
          <w:iCs/>
          <w:u w:val="single"/>
        </w:rPr>
        <w:t>humans</w:t>
      </w:r>
      <w:r w:rsidRPr="00086C56">
        <w:rPr>
          <w:sz w:val="16"/>
        </w:rPr>
        <w:t xml:space="preserve">. The members of this community assume that the rate of energy input into the climate system from the sun is, on average, exactly equal to the rate of energy loss to outer space from IR radiation when averaged globally and over many years. The current, small roughly 0.6 W/m2 imbalance in the approximate 240 W/m2 energy flows in and out of the climate system is then entirely blamed on the burning of fossil fuels. </w:t>
      </w:r>
    </w:p>
    <w:p w14:paraId="470411F5" w14:textId="77777777" w:rsidR="00B31A89" w:rsidRPr="00086C56" w:rsidRDefault="00B31A89" w:rsidP="00B31A89">
      <w:pPr>
        <w:rPr>
          <w:sz w:val="16"/>
        </w:rPr>
      </w:pPr>
      <w:r w:rsidRPr="00086C56">
        <w:rPr>
          <w:sz w:val="16"/>
        </w:rPr>
        <w:t xml:space="preserve">But </w:t>
      </w:r>
      <w:r w:rsidRPr="00086C56">
        <w:rPr>
          <w:highlight w:val="cyan"/>
          <w:u w:val="single"/>
        </w:rPr>
        <w:t>this</w:t>
      </w:r>
      <w:r w:rsidRPr="00086C56">
        <w:rPr>
          <w:u w:val="single"/>
        </w:rPr>
        <w:t xml:space="preserve"> energy balance </w:t>
      </w:r>
      <w:r w:rsidRPr="00086C56">
        <w:rPr>
          <w:highlight w:val="cyan"/>
          <w:u w:val="single"/>
        </w:rPr>
        <w:t>assumption</w:t>
      </w:r>
      <w:r w:rsidRPr="00086C56">
        <w:rPr>
          <w:u w:val="single"/>
        </w:rPr>
        <w:t xml:space="preserve"> for the Earth </w:t>
      </w:r>
      <w:r w:rsidRPr="00086C56">
        <w:rPr>
          <w:highlight w:val="cyan"/>
          <w:u w:val="single"/>
        </w:rPr>
        <w:t>is</w:t>
      </w:r>
      <w:r w:rsidRPr="00086C56">
        <w:rPr>
          <w:u w:val="single"/>
        </w:rPr>
        <w:t xml:space="preserve"> a statement of </w:t>
      </w:r>
      <w:r w:rsidRPr="00086C56">
        <w:rPr>
          <w:b/>
          <w:iCs/>
          <w:highlight w:val="cyan"/>
          <w:u w:val="single"/>
        </w:rPr>
        <w:t>faith, not science</w:t>
      </w:r>
      <w:r w:rsidRPr="00086C56">
        <w:rPr>
          <w:sz w:val="16"/>
        </w:rPr>
        <w:t xml:space="preserve">. As mentioned, </w:t>
      </w:r>
      <w:r w:rsidRPr="00086C56">
        <w:rPr>
          <w:u w:val="single"/>
        </w:rPr>
        <w:t xml:space="preserve">a </w:t>
      </w:r>
      <w:r w:rsidRPr="00086C56">
        <w:rPr>
          <w:highlight w:val="cyan"/>
          <w:u w:val="single"/>
        </w:rPr>
        <w:t>natural state of</w:t>
      </w:r>
      <w:r w:rsidRPr="00086C56">
        <w:rPr>
          <w:u w:val="single"/>
        </w:rPr>
        <w:t xml:space="preserve"> global </w:t>
      </w:r>
      <w:r w:rsidRPr="00086C56">
        <w:rPr>
          <w:highlight w:val="cyan"/>
          <w:u w:val="single"/>
        </w:rPr>
        <w:t xml:space="preserve">energy balance </w:t>
      </w:r>
      <w:r w:rsidRPr="00086C56">
        <w:rPr>
          <w:b/>
          <w:iCs/>
          <w:highlight w:val="cyan"/>
          <w:u w:val="single"/>
        </w:rPr>
        <w:t>cannot</w:t>
      </w:r>
      <w:r w:rsidRPr="00086C56">
        <w:rPr>
          <w:highlight w:val="cyan"/>
          <w:u w:val="single"/>
        </w:rPr>
        <w:t xml:space="preserve"> be demonstrated. Even using </w:t>
      </w:r>
      <w:r w:rsidRPr="00086C56">
        <w:rPr>
          <w:b/>
          <w:iCs/>
          <w:highlight w:val="cyan"/>
          <w:u w:val="single"/>
        </w:rPr>
        <w:t>NASA’s best</w:t>
      </w:r>
      <w:r w:rsidRPr="00086C56">
        <w:rPr>
          <w:b/>
          <w:iCs/>
          <w:u w:val="single"/>
        </w:rPr>
        <w:t xml:space="preserve"> satellite measurements</w:t>
      </w:r>
      <w:r w:rsidRPr="00086C56">
        <w:rPr>
          <w:sz w:val="16"/>
        </w:rPr>
        <w:t xml:space="preserve"> of energy flows through the climate system.</w:t>
      </w:r>
    </w:p>
    <w:p w14:paraId="0231BF92" w14:textId="77777777" w:rsidR="00B31A89" w:rsidRPr="00086C56" w:rsidRDefault="00B31A89" w:rsidP="00B31A89">
      <w:pPr>
        <w:rPr>
          <w:sz w:val="16"/>
        </w:rPr>
      </w:pPr>
      <w:r w:rsidRPr="00086C56">
        <w:rPr>
          <w:sz w:val="16"/>
        </w:rPr>
        <w:t xml:space="preserve">Climate Models Assume Energy Balance, but Have Difficulty Achieving It </w:t>
      </w:r>
    </w:p>
    <w:p w14:paraId="498EF62A" w14:textId="77777777" w:rsidR="00B31A89" w:rsidRPr="00086C56" w:rsidRDefault="00B31A89" w:rsidP="00B31A89">
      <w:pPr>
        <w:rPr>
          <w:sz w:val="16"/>
        </w:rPr>
      </w:pPr>
      <w:r w:rsidRPr="00086C56">
        <w:rPr>
          <w:u w:val="single"/>
        </w:rPr>
        <w:t>The projections of climate change</w:t>
      </w:r>
      <w:r w:rsidRPr="00086C56">
        <w:rPr>
          <w:sz w:val="16"/>
        </w:rPr>
        <w:t xml:space="preserve"> in the news, and that form the basis of government efforts to reduce greenhouse gas emissions, </w:t>
      </w:r>
      <w:r w:rsidRPr="00086C56">
        <w:rPr>
          <w:u w:val="single"/>
        </w:rPr>
        <w:t xml:space="preserve">come from </w:t>
      </w:r>
      <w:r w:rsidRPr="00086C56">
        <w:rPr>
          <w:b/>
          <w:iCs/>
          <w:highlight w:val="cyan"/>
          <w:u w:val="single"/>
        </w:rPr>
        <w:t>computerized</w:t>
      </w:r>
      <w:r w:rsidRPr="00086C56">
        <w:rPr>
          <w:u w:val="single"/>
        </w:rPr>
        <w:t xml:space="preserve"> climate </w:t>
      </w:r>
      <w:r w:rsidRPr="00086C56">
        <w:rPr>
          <w:b/>
          <w:iCs/>
          <w:highlight w:val="cyan"/>
          <w:u w:val="single"/>
        </w:rPr>
        <w:t>models</w:t>
      </w:r>
      <w:r w:rsidRPr="00086C56">
        <w:rPr>
          <w:u w:val="single"/>
        </w:rPr>
        <w:t xml:space="preserve"> run by climate research centers</w:t>
      </w:r>
      <w:r w:rsidRPr="00086C56">
        <w:rPr>
          <w:sz w:val="16"/>
        </w:rPr>
        <w:t xml:space="preserve"> in various countries.7 </w:t>
      </w:r>
      <w:r w:rsidRPr="00086C56">
        <w:rPr>
          <w:u w:val="single"/>
        </w:rPr>
        <w:t xml:space="preserve">These projections </w:t>
      </w:r>
      <w:r w:rsidRPr="00086C56">
        <w:rPr>
          <w:highlight w:val="cyan"/>
          <w:u w:val="single"/>
        </w:rPr>
        <w:t xml:space="preserve">are similar to </w:t>
      </w:r>
      <w:r w:rsidRPr="00086C56">
        <w:rPr>
          <w:b/>
          <w:iCs/>
          <w:highlight w:val="cyan"/>
          <w:u w:val="single"/>
        </w:rPr>
        <w:t>weather forecast</w:t>
      </w:r>
      <w:r w:rsidRPr="00086C56">
        <w:rPr>
          <w:u w:val="single"/>
        </w:rPr>
        <w:t xml:space="preserve"> models but have additional enhancements</w:t>
      </w:r>
      <w:r w:rsidRPr="00086C56">
        <w:rPr>
          <w:sz w:val="16"/>
        </w:rPr>
        <w:t xml:space="preserve"> that are not needed in short-term weather forecasts. The models are adjusted to produce no long-term climate change. In other words, </w:t>
      </w:r>
      <w:r w:rsidRPr="00086C56">
        <w:rPr>
          <w:u w:val="single"/>
        </w:rPr>
        <w:t xml:space="preserve">the models assume </w:t>
      </w:r>
      <w:r w:rsidRPr="00086C56">
        <w:rPr>
          <w:highlight w:val="cyan"/>
          <w:u w:val="single"/>
        </w:rPr>
        <w:t>that</w:t>
      </w:r>
      <w:r w:rsidRPr="00086C56">
        <w:rPr>
          <w:u w:val="single"/>
        </w:rPr>
        <w:t xml:space="preserve"> all climate change </w:t>
      </w:r>
      <w:r w:rsidRPr="00086C56">
        <w:rPr>
          <w:highlight w:val="cyan"/>
          <w:u w:val="single"/>
        </w:rPr>
        <w:t xml:space="preserve">is </w:t>
      </w:r>
      <w:r w:rsidRPr="00086C56">
        <w:rPr>
          <w:b/>
          <w:iCs/>
          <w:highlight w:val="cyan"/>
          <w:u w:val="single"/>
        </w:rPr>
        <w:t>unnatural</w:t>
      </w:r>
      <w:r w:rsidRPr="00086C56">
        <w:rPr>
          <w:highlight w:val="cyan"/>
          <w:u w:val="single"/>
        </w:rPr>
        <w:t>, and</w:t>
      </w:r>
      <w:r w:rsidRPr="00086C56">
        <w:rPr>
          <w:u w:val="single"/>
        </w:rPr>
        <w:t xml:space="preserve"> then </w:t>
      </w:r>
      <w:r w:rsidRPr="00086C56">
        <w:rPr>
          <w:highlight w:val="cyan"/>
          <w:u w:val="single"/>
        </w:rPr>
        <w:t>are used as “</w:t>
      </w:r>
      <w:r w:rsidRPr="00086C56">
        <w:rPr>
          <w:b/>
          <w:iCs/>
          <w:highlight w:val="cyan"/>
          <w:u w:val="single"/>
        </w:rPr>
        <w:t>proof</w:t>
      </w:r>
      <w:r w:rsidRPr="00086C56">
        <w:rPr>
          <w:highlight w:val="cyan"/>
          <w:u w:val="single"/>
        </w:rPr>
        <w:t xml:space="preserve">” of </w:t>
      </w:r>
      <w:r w:rsidRPr="00086C56">
        <w:rPr>
          <w:b/>
          <w:iCs/>
          <w:highlight w:val="cyan"/>
          <w:u w:val="single"/>
        </w:rPr>
        <w:t>human-caused</w:t>
      </w:r>
      <w:r w:rsidRPr="00086C56">
        <w:rPr>
          <w:u w:val="single"/>
        </w:rPr>
        <w:t xml:space="preserve"> climate </w:t>
      </w:r>
      <w:r w:rsidRPr="00086C56">
        <w:rPr>
          <w:highlight w:val="cyan"/>
          <w:u w:val="single"/>
        </w:rPr>
        <w:t>change</w:t>
      </w:r>
      <w:r w:rsidRPr="00086C56">
        <w:rPr>
          <w:sz w:val="16"/>
        </w:rPr>
        <w:t xml:space="preserve"> when extra CO2 is added to them. Of course, </w:t>
      </w:r>
      <w:r w:rsidRPr="00086C56">
        <w:rPr>
          <w:highlight w:val="cyan"/>
          <w:u w:val="single"/>
        </w:rPr>
        <w:t xml:space="preserve">this is </w:t>
      </w:r>
      <w:r w:rsidRPr="00086C56">
        <w:rPr>
          <w:b/>
          <w:iCs/>
          <w:highlight w:val="cyan"/>
          <w:u w:val="single"/>
        </w:rPr>
        <w:t>circular</w:t>
      </w:r>
      <w:r w:rsidRPr="00086C56">
        <w:rPr>
          <w:b/>
          <w:iCs/>
          <w:u w:val="single"/>
        </w:rPr>
        <w:t xml:space="preserve"> reasoning</w:t>
      </w:r>
      <w:r w:rsidRPr="00086C56">
        <w:rPr>
          <w:sz w:val="16"/>
        </w:rPr>
        <w:t xml:space="preserve">. There are also numerous potentially natural, or non-CO2 -related, reasons a climate may change. </w:t>
      </w:r>
    </w:p>
    <w:p w14:paraId="0C8696F5" w14:textId="77777777" w:rsidR="00B31A89" w:rsidRPr="00086C56" w:rsidRDefault="00B31A89" w:rsidP="00B31A89">
      <w:pPr>
        <w:rPr>
          <w:sz w:val="16"/>
        </w:rPr>
      </w:pPr>
      <w:r w:rsidRPr="00086C56">
        <w:rPr>
          <w:u w:val="single"/>
        </w:rPr>
        <w:t xml:space="preserve">The </w:t>
      </w:r>
      <w:r w:rsidRPr="00086C56">
        <w:rPr>
          <w:b/>
          <w:iCs/>
          <w:u w:val="single"/>
        </w:rPr>
        <w:t>large number</w:t>
      </w:r>
      <w:r w:rsidRPr="00086C56">
        <w:rPr>
          <w:u w:val="single"/>
        </w:rPr>
        <w:t xml:space="preserve"> of climate </w:t>
      </w:r>
      <w:r w:rsidRPr="00086C56">
        <w:rPr>
          <w:highlight w:val="cyan"/>
          <w:u w:val="single"/>
        </w:rPr>
        <w:t>models</w:t>
      </w:r>
      <w:r w:rsidRPr="00086C56">
        <w:rPr>
          <w:u w:val="single"/>
        </w:rPr>
        <w:t xml:space="preserve"> produce global warming rates</w:t>
      </w:r>
      <w:r w:rsidRPr="00086C56">
        <w:rPr>
          <w:sz w:val="16"/>
        </w:rPr>
        <w:t xml:space="preserve"> which </w:t>
      </w:r>
      <w:r w:rsidRPr="00086C56">
        <w:rPr>
          <w:b/>
          <w:iCs/>
          <w:highlight w:val="cyan"/>
          <w:u w:val="single"/>
        </w:rPr>
        <w:t>vary</w:t>
      </w:r>
      <w:r w:rsidRPr="00086C56">
        <w:rPr>
          <w:highlight w:val="cyan"/>
          <w:u w:val="single"/>
        </w:rPr>
        <w:t xml:space="preserve"> by</w:t>
      </w:r>
      <w:r w:rsidRPr="00086C56">
        <w:rPr>
          <w:u w:val="single"/>
        </w:rPr>
        <w:t xml:space="preserve"> about a </w:t>
      </w:r>
      <w:r w:rsidRPr="00086C56">
        <w:rPr>
          <w:b/>
          <w:iCs/>
          <w:highlight w:val="cyan"/>
          <w:u w:val="single"/>
        </w:rPr>
        <w:t>factor of three</w:t>
      </w:r>
      <w:r w:rsidRPr="00086C56">
        <w:rPr>
          <w:sz w:val="16"/>
        </w:rPr>
        <w:t xml:space="preserve"> between them (1.8°C to 5.6°C) 8 in response to a doubling of atmospheric CO2 (2 x CO2 ). In 2023, Earth’s atmosphere was about 50 percent of the way to 2 x CO2. Amazingly, </w:t>
      </w:r>
      <w:r w:rsidRPr="00086C56">
        <w:rPr>
          <w:highlight w:val="cyan"/>
          <w:u w:val="single"/>
        </w:rPr>
        <w:t>this factor</w:t>
      </w:r>
      <w:r w:rsidRPr="00086C56">
        <w:rPr>
          <w:u w:val="single"/>
        </w:rPr>
        <w:t xml:space="preserve">-of-three range of warming projections has </w:t>
      </w:r>
      <w:r w:rsidRPr="00086C56">
        <w:rPr>
          <w:b/>
          <w:iCs/>
          <w:highlight w:val="cyan"/>
          <w:u w:val="single"/>
        </w:rPr>
        <w:t>not changed</w:t>
      </w:r>
      <w:r w:rsidRPr="00086C56">
        <w:rPr>
          <w:highlight w:val="cyan"/>
          <w:u w:val="single"/>
        </w:rPr>
        <w:t xml:space="preserve"> in</w:t>
      </w:r>
      <w:r w:rsidRPr="00086C56">
        <w:rPr>
          <w:u w:val="single"/>
        </w:rPr>
        <w:t xml:space="preserve"> the more than </w:t>
      </w:r>
      <w:r w:rsidRPr="00086C56">
        <w:rPr>
          <w:b/>
          <w:iCs/>
          <w:highlight w:val="cyan"/>
          <w:u w:val="single"/>
        </w:rPr>
        <w:t>30 years</w:t>
      </w:r>
      <w:r w:rsidRPr="00086C56">
        <w:rPr>
          <w:highlight w:val="cyan"/>
          <w:u w:val="single"/>
        </w:rPr>
        <w:t xml:space="preserve"> of</w:t>
      </w:r>
      <w:r w:rsidRPr="00086C56">
        <w:rPr>
          <w:u w:val="single"/>
        </w:rPr>
        <w:t xml:space="preserve"> climate-model </w:t>
      </w:r>
      <w:r w:rsidRPr="00086C56">
        <w:rPr>
          <w:highlight w:val="cyan"/>
          <w:u w:val="single"/>
        </w:rPr>
        <w:t>improvements</w:t>
      </w:r>
      <w:r w:rsidRPr="00086C56">
        <w:rPr>
          <w:u w:val="single"/>
        </w:rPr>
        <w:t>. This proves that climate-model forecasts are not</w:t>
      </w:r>
      <w:r w:rsidRPr="00086C56">
        <w:rPr>
          <w:sz w:val="16"/>
        </w:rPr>
        <w:t xml:space="preserve">, as is often claimed, </w:t>
      </w:r>
      <w:r w:rsidRPr="00086C56">
        <w:rPr>
          <w:u w:val="single"/>
        </w:rPr>
        <w:t xml:space="preserve">based on </w:t>
      </w:r>
      <w:r w:rsidRPr="00086C56">
        <w:rPr>
          <w:b/>
          <w:iCs/>
          <w:u w:val="single"/>
        </w:rPr>
        <w:t>proven physics</w:t>
      </w:r>
      <w:r w:rsidRPr="00086C56">
        <w:rPr>
          <w:sz w:val="16"/>
        </w:rPr>
        <w:t xml:space="preserve">. If they were, they would all produce about the same amount of warming. </w:t>
      </w:r>
    </w:p>
    <w:p w14:paraId="2259FC7D" w14:textId="77777777" w:rsidR="00B31A89" w:rsidRPr="00086C56" w:rsidRDefault="00B31A89" w:rsidP="00B31A89">
      <w:pPr>
        <w:rPr>
          <w:sz w:val="14"/>
          <w:szCs w:val="20"/>
        </w:rPr>
      </w:pPr>
      <w:r w:rsidRPr="00086C56">
        <w:rPr>
          <w:sz w:val="14"/>
          <w:szCs w:val="20"/>
        </w:rPr>
        <w:t>As described above, temperature change is the result of energy imbalance, and all climate models have been tuned to produce energy balance in the absence of human-produced CO2 -equivalent emissions.9 Without such tuning adjustments (one might call them “fudge factors,” some of which are ad hoc), almost all models’ temperature would slowly drift over time—that is, become progressively warmer or cooler. Despite this tuning, many models have been found to still have problems conserving energy.10 Energy conservation (probably the most fundamental law in science, the First Law of Thermodynamics) should be a necessary requirement of any model used for energy policy decisions. The need for model tuning is unavoidable because the fundamental physical processes in the climate system (especially cloud characteristics) are not known accurately enough to build a stable model from physical first principles alone. So, empirical adjustments must be made to those modeled processes so that the model will not spuriously warm or cool over centuries of model run time. Yet, even at this, many models fail.</w:t>
      </w:r>
    </w:p>
    <w:p w14:paraId="713805D3" w14:textId="77777777" w:rsidR="00B31A89" w:rsidRPr="00086C56" w:rsidRDefault="00B31A89" w:rsidP="00B31A89">
      <w:pPr>
        <w:rPr>
          <w:sz w:val="14"/>
          <w:szCs w:val="20"/>
        </w:rPr>
      </w:pPr>
      <w:r w:rsidRPr="00086C56">
        <w:rPr>
          <w:sz w:val="14"/>
          <w:szCs w:val="20"/>
        </w:rPr>
        <w:t>The assumption that the climate system is in a natural state of energy balance also means that the models do not include any sources of long-term natural climate change. Again, this assumption is rather unavoidable since models can only include processes that climate researchers understand and can quantify, and that knowledge does not currently exist for natural sources of long-term climate change. While scientists often assume that long-term changes must come from some external forcing agent (such as increasing CO2 or a change in solar activity), the Earth’s climate is known to be a “nonlinear dynamical system,” exhibiting chaotic fluctuations, such that long-term changes are possible without any external forcing.11 For example, small-scale turbulence in the oceans has been shown to be capable of producing substantial chaotic changes in ocean heat content,12 a result that invariably is blamed on humanity’s greenhouse gas emissions.</w:t>
      </w:r>
    </w:p>
    <w:p w14:paraId="0D445542" w14:textId="77777777" w:rsidR="00B31A89" w:rsidRPr="00086C56" w:rsidRDefault="00B31A89" w:rsidP="00B31A89">
      <w:pPr>
        <w:rPr>
          <w:sz w:val="14"/>
          <w:szCs w:val="20"/>
        </w:rPr>
      </w:pPr>
      <w:r w:rsidRPr="00086C56">
        <w:rPr>
          <w:sz w:val="14"/>
          <w:szCs w:val="20"/>
        </w:rPr>
        <w:t>As a result of the assumptions inherent in climate models, any claims they “prove” that warming is due to human activity are clearly disputable. There are no “fingerprints” of human-caused warming; for example, warming caused by any process will be more rapid over land than over oceans.13</w:t>
      </w:r>
    </w:p>
    <w:p w14:paraId="11878425" w14:textId="77777777" w:rsidR="00B31A89" w:rsidRPr="00086C56" w:rsidRDefault="00B31A89" w:rsidP="00B31A89">
      <w:pPr>
        <w:tabs>
          <w:tab w:val="left" w:pos="8491"/>
        </w:tabs>
        <w:rPr>
          <w:sz w:val="14"/>
          <w:szCs w:val="20"/>
        </w:rPr>
      </w:pPr>
      <w:r w:rsidRPr="00086C56">
        <w:rPr>
          <w:sz w:val="14"/>
          <w:szCs w:val="20"/>
        </w:rPr>
        <w:t>While it is true that, based on theory, increasing CO2 levels in the atmosphere should cause some warming, absent any other mitigating effect from the presence of that CO2 , just how much warming remains uncertain. It is entirely possible that much of the warming that has been observed (although over-predicted by the computer models) may indeed be due to anthropogenic greenhouse gas emissions. After all, greenhouse gasses, such as water vapor and CO2 , absorb and emit IR radiation,14 which is all that is needed for there to be an atmospheric greenhouse effect (mostly due to water vapor) which keeps the Earth habitably warm and helps to sustain life. But just how much warming will result from humanity’s role in all this remains considerably more uncertain than is generally realized.</w:t>
      </w:r>
      <w:r w:rsidRPr="00086C56">
        <w:rPr>
          <w:sz w:val="14"/>
          <w:szCs w:val="20"/>
        </w:rPr>
        <w:tab/>
      </w:r>
    </w:p>
    <w:p w14:paraId="16E537A4" w14:textId="77777777" w:rsidR="00B31A89" w:rsidRPr="00086C56" w:rsidRDefault="00B31A89" w:rsidP="00B31A89">
      <w:pPr>
        <w:rPr>
          <w:sz w:val="14"/>
          <w:szCs w:val="20"/>
        </w:rPr>
      </w:pPr>
      <w:r w:rsidRPr="00086C56">
        <w:rPr>
          <w:sz w:val="14"/>
          <w:szCs w:val="20"/>
        </w:rPr>
        <w:t>The Direct Warming from a Doubling of CO2 Is Only 1.2°C</w:t>
      </w:r>
    </w:p>
    <w:p w14:paraId="72944AE5" w14:textId="77777777" w:rsidR="00B31A89" w:rsidRPr="00086C56" w:rsidRDefault="00B31A89" w:rsidP="00B31A89">
      <w:pPr>
        <w:rPr>
          <w:sz w:val="16"/>
        </w:rPr>
      </w:pPr>
      <w:r w:rsidRPr="00086C56">
        <w:rPr>
          <w:sz w:val="16"/>
        </w:rPr>
        <w:t xml:space="preserve">How much warming does global warming theory say should occur from human greenhouse gas emissions? The public has been led to believe that models are fairly accurate in this regard, but the data show different results. Global warming theory indicates that a doubling of atmospheric CO2 would cause only 1.2°C of direct warming if there are no other changes in the climate system than temperature.15 It is those other, indirect changes (called feedbacks) built into these models that greatly amplify the rather benign 1.2°C of warming in almost all climate </w:t>
      </w:r>
      <w:r w:rsidRPr="00086C56">
        <w:rPr>
          <w:sz w:val="16"/>
        </w:rPr>
        <w:lastRenderedPageBreak/>
        <w:t xml:space="preserve">models. These feedbacks lead to the wide range of current model projections of 1.8°C to 5.6°C of warming in response to 2 x CO2 . </w:t>
      </w:r>
      <w:r w:rsidRPr="00086C56">
        <w:rPr>
          <w:u w:val="single"/>
        </w:rPr>
        <w:t>Current claims of a climate crisis</w:t>
      </w:r>
      <w:r w:rsidRPr="00086C56">
        <w:rPr>
          <w:sz w:val="16"/>
        </w:rPr>
        <w:t xml:space="preserve"> 16 </w:t>
      </w:r>
      <w:r w:rsidRPr="00086C56">
        <w:rPr>
          <w:u w:val="single"/>
        </w:rPr>
        <w:t xml:space="preserve">are </w:t>
      </w:r>
      <w:r w:rsidRPr="00086C56">
        <w:rPr>
          <w:b/>
          <w:iCs/>
          <w:u w:val="single"/>
        </w:rPr>
        <w:t>invariably</w:t>
      </w:r>
      <w:r w:rsidRPr="00086C56">
        <w:rPr>
          <w:u w:val="single"/>
        </w:rPr>
        <w:t xml:space="preserve"> the result of </w:t>
      </w:r>
      <w:r w:rsidRPr="00086C56">
        <w:rPr>
          <w:b/>
          <w:iCs/>
          <w:u w:val="single"/>
        </w:rPr>
        <w:t>reliance</w:t>
      </w:r>
      <w:r w:rsidRPr="00086C56">
        <w:rPr>
          <w:u w:val="single"/>
        </w:rPr>
        <w:t xml:space="preserve"> on the models producing the most warming, not on </w:t>
      </w:r>
      <w:r w:rsidRPr="00086C56">
        <w:rPr>
          <w:b/>
          <w:iCs/>
          <w:u w:val="single"/>
        </w:rPr>
        <w:t>actual observations</w:t>
      </w:r>
      <w:r w:rsidRPr="00086C56">
        <w:rPr>
          <w:u w:val="single"/>
        </w:rPr>
        <w:t xml:space="preserve"> of the climate system</w:t>
      </w:r>
      <w:r w:rsidRPr="00086C56">
        <w:rPr>
          <w:sz w:val="16"/>
        </w:rPr>
        <w:t xml:space="preserve"> which reveal unremarkable changes over the past century or more.</w:t>
      </w:r>
    </w:p>
    <w:p w14:paraId="3E0A157F" w14:textId="77777777" w:rsidR="00B31A89" w:rsidRPr="00086C56" w:rsidRDefault="00B31A89" w:rsidP="00B31A89">
      <w:pPr>
        <w:rPr>
          <w:sz w:val="16"/>
        </w:rPr>
      </w:pPr>
      <w:r w:rsidRPr="00086C56">
        <w:rPr>
          <w:sz w:val="16"/>
        </w:rPr>
        <w:t>Climate Models Produce Too Much Warming</w:t>
      </w:r>
    </w:p>
    <w:p w14:paraId="23E78EF7" w14:textId="77777777" w:rsidR="00B31A89" w:rsidRPr="00086C56" w:rsidRDefault="00B31A89" w:rsidP="00B31A89">
      <w:pPr>
        <w:rPr>
          <w:sz w:val="16"/>
        </w:rPr>
      </w:pPr>
      <w:r w:rsidRPr="00086C56">
        <w:rPr>
          <w:sz w:val="16"/>
        </w:rPr>
        <w:t xml:space="preserve">Climate models are not only used to predict future changes (forecasting), but also to explain past changes (hindcasting). Depending on where temperatures are measured (at the Earth’s surface, in the deep atmosphere, or in the deep ocean), </w:t>
      </w:r>
      <w:r w:rsidRPr="00086C56">
        <w:rPr>
          <w:u w:val="single"/>
        </w:rPr>
        <w:t>it is</w:t>
      </w:r>
      <w:r w:rsidRPr="00086C56">
        <w:rPr>
          <w:sz w:val="16"/>
        </w:rPr>
        <w:t xml:space="preserve"> generally </w:t>
      </w:r>
      <w:r w:rsidRPr="00086C56">
        <w:rPr>
          <w:u w:val="single"/>
        </w:rPr>
        <w:t xml:space="preserve">true that climate </w:t>
      </w:r>
      <w:r w:rsidRPr="00086C56">
        <w:rPr>
          <w:highlight w:val="cyan"/>
          <w:u w:val="single"/>
        </w:rPr>
        <w:t xml:space="preserve">models have a </w:t>
      </w:r>
      <w:r w:rsidRPr="00086C56">
        <w:rPr>
          <w:b/>
          <w:iCs/>
          <w:highlight w:val="cyan"/>
          <w:u w:val="single"/>
        </w:rPr>
        <w:t>history</w:t>
      </w:r>
      <w:r w:rsidRPr="00086C56">
        <w:rPr>
          <w:highlight w:val="cyan"/>
          <w:u w:val="single"/>
        </w:rPr>
        <w:t xml:space="preserve"> of producing</w:t>
      </w:r>
      <w:r w:rsidRPr="00086C56">
        <w:rPr>
          <w:u w:val="single"/>
        </w:rPr>
        <w:t xml:space="preserve"> </w:t>
      </w:r>
      <w:r w:rsidRPr="00086C56">
        <w:rPr>
          <w:b/>
          <w:iCs/>
          <w:u w:val="single"/>
        </w:rPr>
        <w:t>more warming</w:t>
      </w:r>
      <w:r w:rsidRPr="00086C56">
        <w:rPr>
          <w:u w:val="single"/>
        </w:rPr>
        <w:t xml:space="preserve"> than has been observed in recent </w:t>
      </w:r>
      <w:r w:rsidRPr="00086C56">
        <w:rPr>
          <w:b/>
          <w:iCs/>
          <w:u w:val="single"/>
        </w:rPr>
        <w:t>decades</w:t>
      </w:r>
      <w:r w:rsidRPr="00086C56">
        <w:rPr>
          <w:sz w:val="16"/>
        </w:rPr>
        <w:t xml:space="preserve">.17 </w:t>
      </w:r>
    </w:p>
    <w:p w14:paraId="05646DCE" w14:textId="77777777" w:rsidR="00B31A89" w:rsidRPr="00086C56" w:rsidRDefault="00B31A89" w:rsidP="00B31A89">
      <w:pPr>
        <w:rPr>
          <w:sz w:val="16"/>
        </w:rPr>
      </w:pPr>
      <w:r w:rsidRPr="00086C56">
        <w:rPr>
          <w:sz w:val="16"/>
        </w:rPr>
        <w:t xml:space="preserve">This disparity is not true of all the models, as two models (both Russian) produce warming rates close to what has been observed, but those models are not the ones used to promote the climate crisis narrative. Instead, those producing the greatest amount of climate change usually make their way into, for example, the U.S. National Climate Assessment,18 the congressionally mandated evaluation of what global climate models project for climate in the United States. </w:t>
      </w:r>
    </w:p>
    <w:p w14:paraId="78D523AA" w14:textId="77777777" w:rsidR="00B31A89" w:rsidRPr="00086C56" w:rsidRDefault="00B31A89" w:rsidP="00B31A89">
      <w:pPr>
        <w:rPr>
          <w:sz w:val="16"/>
        </w:rPr>
      </w:pPr>
      <w:r w:rsidRPr="00086C56">
        <w:rPr>
          <w:sz w:val="16"/>
        </w:rPr>
        <w:t>The best demonstration of the tendency of climate models to overpredict warming is a direct comparison between models and observations for global average surface air temperature, shown in Chart 1.</w:t>
      </w:r>
    </w:p>
    <w:p w14:paraId="23C63AED" w14:textId="77777777" w:rsidR="00B31A89" w:rsidRPr="00086C56" w:rsidRDefault="00B31A89" w:rsidP="00B31A89">
      <w:pPr>
        <w:rPr>
          <w:sz w:val="16"/>
        </w:rPr>
      </w:pPr>
      <w:r w:rsidRPr="00086C56">
        <w:rPr>
          <w:noProof/>
          <w:sz w:val="16"/>
        </w:rPr>
        <w:drawing>
          <wp:inline distT="0" distB="0" distL="0" distR="0" wp14:anchorId="2E75B3F1" wp14:editId="7484DEB1">
            <wp:extent cx="2892287" cy="2291445"/>
            <wp:effectExtent l="0" t="0" r="3810" b="0"/>
            <wp:docPr id="712108094" name="Picture 6" descr="BG3809 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G3809 Chart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98645" cy="2296482"/>
                    </a:xfrm>
                    <a:prstGeom prst="rect">
                      <a:avLst/>
                    </a:prstGeom>
                    <a:noFill/>
                    <a:ln>
                      <a:noFill/>
                    </a:ln>
                  </pic:spPr>
                </pic:pic>
              </a:graphicData>
            </a:graphic>
          </wp:inline>
        </w:drawing>
      </w:r>
    </w:p>
    <w:p w14:paraId="06CF6DD8" w14:textId="77777777" w:rsidR="00B31A89" w:rsidRPr="00086C56" w:rsidRDefault="00B31A89" w:rsidP="00B31A89">
      <w:pPr>
        <w:rPr>
          <w:sz w:val="16"/>
        </w:rPr>
      </w:pPr>
      <w:r w:rsidRPr="00086C56">
        <w:rPr>
          <w:sz w:val="16"/>
        </w:rPr>
        <w:t xml:space="preserve">In this plot, the average of five different observation-based datasets (blue) are compared to the average of 36 climate models taking part in the sixth IPCC Climate Model Intercomparison Project (CMIP6). </w:t>
      </w:r>
      <w:r w:rsidRPr="00086C56">
        <w:rPr>
          <w:u w:val="single"/>
        </w:rPr>
        <w:t>The models have produced</w:t>
      </w:r>
      <w:r w:rsidRPr="00086C56">
        <w:rPr>
          <w:sz w:val="16"/>
        </w:rPr>
        <w:t xml:space="preserve">, on average, </w:t>
      </w:r>
      <w:r w:rsidRPr="00086C56">
        <w:rPr>
          <w:b/>
          <w:iCs/>
          <w:highlight w:val="cyan"/>
          <w:u w:val="single"/>
        </w:rPr>
        <w:t>43 percent faster</w:t>
      </w:r>
      <w:r w:rsidRPr="00086C56">
        <w:rPr>
          <w:highlight w:val="cyan"/>
          <w:u w:val="single"/>
        </w:rPr>
        <w:t xml:space="preserve"> warming than</w:t>
      </w:r>
      <w:r w:rsidRPr="00086C56">
        <w:rPr>
          <w:u w:val="single"/>
        </w:rPr>
        <w:t xml:space="preserve"> has been </w:t>
      </w:r>
      <w:r w:rsidRPr="00086C56">
        <w:rPr>
          <w:highlight w:val="cyan"/>
          <w:u w:val="single"/>
        </w:rPr>
        <w:t>observed</w:t>
      </w:r>
      <w:r w:rsidRPr="00086C56">
        <w:rPr>
          <w:sz w:val="16"/>
        </w:rPr>
        <w:t xml:space="preserve"> from 1979 to 2022. This is the period of the most rapid increase in global temperatures and anthropogenic greenhouse gas emissions, and also corresponds to the period for which satellite observations exist (described below). </w:t>
      </w:r>
      <w:r w:rsidRPr="00086C56">
        <w:rPr>
          <w:u w:val="single"/>
        </w:rPr>
        <w:t xml:space="preserve">This </w:t>
      </w:r>
      <w:r w:rsidRPr="00086C56">
        <w:rPr>
          <w:b/>
          <w:iCs/>
          <w:u w:val="single"/>
        </w:rPr>
        <w:t>discrepancy</w:t>
      </w:r>
      <w:r w:rsidRPr="00086C56">
        <w:rPr>
          <w:u w:val="single"/>
        </w:rPr>
        <w:t xml:space="preserve"> between models and observations is </w:t>
      </w:r>
      <w:r w:rsidRPr="00086C56">
        <w:rPr>
          <w:b/>
          <w:iCs/>
          <w:u w:val="single"/>
        </w:rPr>
        <w:t>seldom</w:t>
      </w:r>
      <w:r w:rsidRPr="00086C56">
        <w:rPr>
          <w:u w:val="single"/>
        </w:rPr>
        <w:t xml:space="preserve"> mentioned despite that fact that it is</w:t>
      </w:r>
      <w:r w:rsidRPr="00086C56">
        <w:rPr>
          <w:sz w:val="16"/>
        </w:rPr>
        <w:t xml:space="preserve">, roughly speaking, </w:t>
      </w:r>
      <w:r w:rsidRPr="00086C56">
        <w:rPr>
          <w:u w:val="single"/>
        </w:rPr>
        <w:t xml:space="preserve">the </w:t>
      </w:r>
      <w:r w:rsidRPr="00086C56">
        <w:rPr>
          <w:b/>
          <w:iCs/>
          <w:u w:val="single"/>
        </w:rPr>
        <w:t>average</w:t>
      </w:r>
      <w:r w:rsidRPr="00086C56">
        <w:rPr>
          <w:u w:val="single"/>
        </w:rPr>
        <w:t xml:space="preserve"> of the models</w:t>
      </w:r>
      <w:r w:rsidRPr="00086C56">
        <w:rPr>
          <w:sz w:val="16"/>
        </w:rPr>
        <w:t xml:space="preserve"> (or even the most extreme models) that is used to promote policy changes in the U.S. and abroad.</w:t>
      </w:r>
    </w:p>
    <w:p w14:paraId="5EB59F7B" w14:textId="77777777" w:rsidR="00B31A89" w:rsidRPr="00086C56" w:rsidRDefault="00B31A89" w:rsidP="00B31A89">
      <w:pPr>
        <w:keepNext/>
        <w:keepLines/>
        <w:pageBreakBefore/>
        <w:spacing w:before="40" w:after="0"/>
        <w:jc w:val="center"/>
        <w:outlineLvl w:val="2"/>
        <w:rPr>
          <w:rFonts w:eastAsiaTheme="majorEastAsia"/>
          <w:b/>
          <w:sz w:val="32"/>
          <w:szCs w:val="24"/>
          <w:u w:val="single"/>
        </w:rPr>
      </w:pPr>
      <w:r w:rsidRPr="00086C56">
        <w:rPr>
          <w:rFonts w:eastAsiaTheme="majorEastAsia"/>
          <w:b/>
          <w:sz w:val="32"/>
          <w:szCs w:val="24"/>
          <w:u w:val="single"/>
        </w:rPr>
        <w:lastRenderedPageBreak/>
        <w:t>Climate Wars---2NC</w:t>
      </w:r>
    </w:p>
    <w:p w14:paraId="78B40B5F" w14:textId="77777777" w:rsidR="00B31A89" w:rsidRPr="00086C56" w:rsidRDefault="00B31A89" w:rsidP="00B31A89">
      <w:pPr>
        <w:keepNext/>
        <w:keepLines/>
        <w:spacing w:before="40" w:after="0"/>
        <w:outlineLvl w:val="3"/>
        <w:rPr>
          <w:rFonts w:eastAsiaTheme="majorEastAsia"/>
          <w:b/>
          <w:iCs/>
          <w:sz w:val="26"/>
        </w:rPr>
      </w:pPr>
      <w:r w:rsidRPr="00086C56">
        <w:rPr>
          <w:rFonts w:eastAsiaTheme="majorEastAsia"/>
          <w:b/>
          <w:iCs/>
          <w:sz w:val="26"/>
        </w:rPr>
        <w:t xml:space="preserve">The </w:t>
      </w:r>
      <w:r w:rsidRPr="00086C56">
        <w:rPr>
          <w:rFonts w:eastAsiaTheme="majorEastAsia"/>
          <w:b/>
          <w:iCs/>
          <w:sz w:val="26"/>
          <w:u w:val="single"/>
        </w:rPr>
        <w:t>best studies</w:t>
      </w:r>
      <w:r w:rsidRPr="00086C56">
        <w:rPr>
          <w:rFonts w:eastAsiaTheme="majorEastAsia"/>
          <w:b/>
          <w:iCs/>
          <w:sz w:val="26"/>
        </w:rPr>
        <w:t xml:space="preserve"> agree---</w:t>
      </w:r>
      <w:r w:rsidRPr="00086C56">
        <w:rPr>
          <w:rFonts w:eastAsiaTheme="majorEastAsia"/>
          <w:b/>
          <w:iCs/>
          <w:sz w:val="26"/>
          <w:u w:val="single"/>
        </w:rPr>
        <w:t>sampling biases</w:t>
      </w:r>
      <w:r w:rsidRPr="00086C56">
        <w:rPr>
          <w:rFonts w:eastAsiaTheme="majorEastAsia"/>
          <w:b/>
          <w:iCs/>
          <w:sz w:val="26"/>
        </w:rPr>
        <w:t xml:space="preserve"> ruin their research.</w:t>
      </w:r>
    </w:p>
    <w:p w14:paraId="2E25259D" w14:textId="77777777" w:rsidR="00B31A89" w:rsidRPr="00086C56" w:rsidRDefault="00B31A89" w:rsidP="00B31A89">
      <w:r w:rsidRPr="00086C56">
        <w:rPr>
          <w:b/>
          <w:bCs/>
          <w:sz w:val="26"/>
        </w:rPr>
        <w:t xml:space="preserve">Cook ’20 </w:t>
      </w:r>
      <w:r w:rsidRPr="00086C56">
        <w:t>[Ian; 2020; Senior Lecturer in Global Politics and Policy at Murdoch University, PhD in Political Theory from the University of Queensland; Springer Singapore, “The Politics of the Final Hundred Years of Humanity (2030-2130),” Kindle Edition]</w:t>
      </w:r>
    </w:p>
    <w:p w14:paraId="6220B34D" w14:textId="77777777" w:rsidR="00B31A89" w:rsidRPr="00086C56" w:rsidRDefault="00B31A89" w:rsidP="00B31A89">
      <w:pPr>
        <w:rPr>
          <w:sz w:val="16"/>
        </w:rPr>
      </w:pPr>
      <w:r w:rsidRPr="00086C56">
        <w:rPr>
          <w:sz w:val="16"/>
        </w:rPr>
        <w:t xml:space="preserve">Yet </w:t>
      </w:r>
      <w:r w:rsidRPr="00086C56">
        <w:rPr>
          <w:b/>
          <w:iCs/>
          <w:u w:val="single"/>
        </w:rPr>
        <w:t>a</w:t>
      </w:r>
      <w:r w:rsidRPr="00086C56">
        <w:rPr>
          <w:sz w:val="16"/>
        </w:rPr>
        <w:t xml:space="preserve">nother </w:t>
      </w:r>
      <w:r w:rsidRPr="00086C56">
        <w:rPr>
          <w:u w:val="single"/>
        </w:rPr>
        <w:t>problem with the assumption that catastrophic human-caused environment change simply causes civil war</w:t>
      </w:r>
      <w:r w:rsidRPr="00086C56">
        <w:rPr>
          <w:sz w:val="16"/>
        </w:rPr>
        <w:t xml:space="preserve">, as Salehyan and Hendrix noted, </w:t>
      </w:r>
      <w:r w:rsidRPr="00086C56">
        <w:rPr>
          <w:u w:val="single"/>
        </w:rPr>
        <w:t xml:space="preserve">is that violence at the scale of a civil war requires significant resources. In their view, civil wars are more likely to occur in times of </w:t>
      </w:r>
      <w:r w:rsidRPr="00086C56">
        <w:rPr>
          <w:b/>
          <w:iCs/>
          <w:u w:val="single"/>
        </w:rPr>
        <w:t>relative abundance</w:t>
      </w:r>
      <w:r w:rsidRPr="00086C56">
        <w:rPr>
          <w:u w:val="single"/>
        </w:rPr>
        <w:t xml:space="preserve">. </w:t>
      </w:r>
      <w:r w:rsidRPr="00086C56">
        <w:rPr>
          <w:highlight w:val="cyan"/>
          <w:u w:val="single"/>
        </w:rPr>
        <w:t>While “</w:t>
      </w:r>
      <w:r w:rsidRPr="00086C56">
        <w:rPr>
          <w:b/>
          <w:iCs/>
          <w:highlight w:val="cyan"/>
          <w:u w:val="single"/>
        </w:rPr>
        <w:t>riots</w:t>
      </w:r>
      <w:r w:rsidRPr="00086C56">
        <w:rPr>
          <w:u w:val="single"/>
        </w:rPr>
        <w:t xml:space="preserve"> and </w:t>
      </w:r>
      <w:r w:rsidRPr="00086C56">
        <w:rPr>
          <w:b/>
          <w:iCs/>
          <w:u w:val="single"/>
        </w:rPr>
        <w:t>protests</w:t>
      </w:r>
      <w:r w:rsidRPr="00086C56">
        <w:rPr>
          <w:u w:val="single"/>
        </w:rPr>
        <w:t xml:space="preserve">, </w:t>
      </w:r>
      <w:r w:rsidRPr="00086C56">
        <w:rPr>
          <w:highlight w:val="cyan"/>
          <w:u w:val="single"/>
        </w:rPr>
        <w:t>may emerge</w:t>
      </w:r>
      <w:r w:rsidRPr="00086C56">
        <w:rPr>
          <w:sz w:val="16"/>
        </w:rPr>
        <w:t xml:space="preserve"> from conditions of scarcity,” they argue, “</w:t>
      </w:r>
      <w:r w:rsidRPr="00086C56">
        <w:rPr>
          <w:b/>
          <w:iCs/>
          <w:highlight w:val="cyan"/>
          <w:u w:val="single"/>
        </w:rPr>
        <w:t>sustaining</w:t>
      </w:r>
      <w:r w:rsidRPr="00086C56">
        <w:rPr>
          <w:u w:val="single"/>
        </w:rPr>
        <w:t xml:space="preserve"> a militant organization </w:t>
      </w:r>
      <w:r w:rsidRPr="00086C56">
        <w:rPr>
          <w:highlight w:val="cyan"/>
          <w:u w:val="single"/>
        </w:rPr>
        <w:t>requires</w:t>
      </w:r>
      <w:r w:rsidRPr="00086C56">
        <w:rPr>
          <w:u w:val="single"/>
        </w:rPr>
        <w:t xml:space="preserve"> considerable planning and </w:t>
      </w:r>
      <w:r w:rsidRPr="00086C56">
        <w:rPr>
          <w:highlight w:val="cyan"/>
          <w:u w:val="single"/>
        </w:rPr>
        <w:t>resources</w:t>
      </w:r>
      <w:r w:rsidRPr="00086C56">
        <w:rPr>
          <w:u w:val="single"/>
        </w:rPr>
        <w:t>”</w:t>
      </w:r>
      <w:r w:rsidRPr="00086C56">
        <w:rPr>
          <w:sz w:val="16"/>
        </w:rPr>
        <w:t xml:space="preserve"> (Salehyan and Hendrix 2014, p. 240). </w:t>
      </w:r>
      <w:r w:rsidRPr="00086C56">
        <w:rPr>
          <w:u w:val="single"/>
        </w:rPr>
        <w:t xml:space="preserve">Reasons to fight might exist. For this </w:t>
      </w:r>
      <w:r w:rsidRPr="00086C56">
        <w:rPr>
          <w:highlight w:val="cyan"/>
          <w:u w:val="single"/>
        </w:rPr>
        <w:t>to turn into</w:t>
      </w:r>
      <w:r w:rsidRPr="00086C56">
        <w:rPr>
          <w:u w:val="single"/>
        </w:rPr>
        <w:t xml:space="preserve"> civil </w:t>
      </w:r>
      <w:r w:rsidRPr="00086C56">
        <w:rPr>
          <w:highlight w:val="cyan"/>
          <w:u w:val="single"/>
        </w:rPr>
        <w:t>war</w:t>
      </w:r>
      <w:r w:rsidRPr="00086C56">
        <w:rPr>
          <w:u w:val="single"/>
        </w:rPr>
        <w:t xml:space="preserve">, however, </w:t>
      </w:r>
      <w:r w:rsidRPr="00086C56">
        <w:rPr>
          <w:highlight w:val="cyan"/>
          <w:u w:val="single"/>
        </w:rPr>
        <w:t>people</w:t>
      </w:r>
      <w:r w:rsidRPr="00086C56">
        <w:rPr>
          <w:u w:val="single"/>
        </w:rPr>
        <w:t xml:space="preserve"> “also </w:t>
      </w:r>
      <w:r w:rsidRPr="00086C56">
        <w:rPr>
          <w:highlight w:val="cyan"/>
          <w:u w:val="single"/>
        </w:rPr>
        <w:t>need</w:t>
      </w:r>
      <w:r w:rsidRPr="00086C56">
        <w:rPr>
          <w:u w:val="single"/>
        </w:rPr>
        <w:t xml:space="preserve"> the </w:t>
      </w:r>
      <w:r w:rsidRPr="00086C56">
        <w:rPr>
          <w:b/>
          <w:iCs/>
          <w:highlight w:val="cyan"/>
          <w:u w:val="single"/>
        </w:rPr>
        <w:t>capability</w:t>
      </w:r>
      <w:r w:rsidRPr="00086C56">
        <w:rPr>
          <w:sz w:val="16"/>
        </w:rPr>
        <w:t xml:space="preserve"> to do so, </w:t>
      </w:r>
      <w:r w:rsidRPr="00086C56">
        <w:rPr>
          <w:highlight w:val="cyan"/>
          <w:u w:val="single"/>
        </w:rPr>
        <w:t>and</w:t>
      </w:r>
      <w:r w:rsidRPr="00086C56">
        <w:rPr>
          <w:u w:val="single"/>
        </w:rPr>
        <w:t xml:space="preserve"> environmental </w:t>
      </w:r>
      <w:r w:rsidRPr="00086C56">
        <w:rPr>
          <w:highlight w:val="cyan"/>
          <w:u w:val="single"/>
        </w:rPr>
        <w:t>scarcity</w:t>
      </w:r>
      <w:r w:rsidRPr="00086C56">
        <w:rPr>
          <w:u w:val="single"/>
        </w:rPr>
        <w:t xml:space="preserve"> may </w:t>
      </w:r>
      <w:r w:rsidRPr="00086C56">
        <w:rPr>
          <w:b/>
          <w:iCs/>
          <w:u w:val="single"/>
        </w:rPr>
        <w:t>limit such capability</w:t>
      </w:r>
      <w:r w:rsidRPr="00086C56">
        <w:rPr>
          <w:u w:val="single"/>
        </w:rPr>
        <w:t xml:space="preserve">, thus </w:t>
      </w:r>
      <w:r w:rsidRPr="00086C56">
        <w:rPr>
          <w:b/>
          <w:iCs/>
          <w:highlight w:val="cyan"/>
          <w:u w:val="single"/>
        </w:rPr>
        <w:t>undermin</w:t>
      </w:r>
      <w:r w:rsidRPr="00086C56">
        <w:rPr>
          <w:b/>
          <w:iCs/>
          <w:u w:val="single"/>
        </w:rPr>
        <w:t xml:space="preserve">ing </w:t>
      </w:r>
      <w:r w:rsidRPr="00086C56">
        <w:rPr>
          <w:b/>
          <w:iCs/>
          <w:highlight w:val="cyan"/>
          <w:u w:val="single"/>
        </w:rPr>
        <w:t>the resource base necessary</w:t>
      </w:r>
      <w:r w:rsidRPr="00086C56">
        <w:rPr>
          <w:u w:val="single"/>
        </w:rPr>
        <w:t xml:space="preserve"> for mobilizing armed violence”</w:t>
      </w:r>
      <w:r w:rsidRPr="00086C56">
        <w:rPr>
          <w:sz w:val="16"/>
        </w:rPr>
        <w:t xml:space="preserve"> (Salehyan and Hendrix 2014, p. 240). </w:t>
      </w:r>
    </w:p>
    <w:p w14:paraId="1B8B84D0" w14:textId="77777777" w:rsidR="00B31A89" w:rsidRPr="00086C56" w:rsidRDefault="00B31A89" w:rsidP="00B31A89">
      <w:pPr>
        <w:rPr>
          <w:sz w:val="16"/>
        </w:rPr>
      </w:pPr>
      <w:r w:rsidRPr="00086C56">
        <w:rPr>
          <w:sz w:val="16"/>
        </w:rPr>
        <w:t xml:space="preserve">A related debate concerns what Adams and colleagues have claimed to be </w:t>
      </w:r>
      <w:r w:rsidRPr="00086C56">
        <w:rPr>
          <w:u w:val="single"/>
        </w:rPr>
        <w:t xml:space="preserve">a </w:t>
      </w:r>
      <w:r w:rsidRPr="00086C56">
        <w:rPr>
          <w:b/>
          <w:iCs/>
          <w:u w:val="single"/>
        </w:rPr>
        <w:t>sampling bias</w:t>
      </w:r>
      <w:r w:rsidRPr="00086C56">
        <w:rPr>
          <w:u w:val="single"/>
        </w:rPr>
        <w:t xml:space="preserve"> in studies of the connection between environment change and armed conflict</w:t>
      </w:r>
      <w:r w:rsidRPr="00086C56">
        <w:rPr>
          <w:sz w:val="16"/>
        </w:rPr>
        <w:t xml:space="preserve"> (Adams et al. 2018). </w:t>
      </w:r>
      <w:r w:rsidRPr="00086C56">
        <w:rPr>
          <w:sz w:val="12"/>
          <w:szCs w:val="18"/>
        </w:rPr>
        <w:t xml:space="preserve">Levy accepts the existence of some sampling bias but rejects the view that this bias results in an overstatement of the connection between environment change and conflict. “Knowing that case selection is biased is useful, but not a reason to lower our estimate of the climate’s impact on conflict” (Levy 2018, p. 441). </w:t>
      </w:r>
    </w:p>
    <w:p w14:paraId="5272F25C" w14:textId="77777777" w:rsidR="00B31A89" w:rsidRPr="00086C56" w:rsidRDefault="00B31A89" w:rsidP="00B31A89">
      <w:pPr>
        <w:rPr>
          <w:sz w:val="16"/>
        </w:rPr>
      </w:pPr>
      <w:r w:rsidRPr="00086C56">
        <w:rPr>
          <w:sz w:val="16"/>
        </w:rPr>
        <w:t xml:space="preserve">In responding to Levy’s criticism, authors claiming bias wrote that they did not “deny a link between climate change and conflict in principal. Indeed, some of our own recent work indicates that such </w:t>
      </w:r>
      <w:r w:rsidRPr="00086C56">
        <w:rPr>
          <w:u w:val="single"/>
        </w:rPr>
        <w:t xml:space="preserve">a </w:t>
      </w:r>
      <w:r w:rsidRPr="00086C56">
        <w:rPr>
          <w:highlight w:val="cyan"/>
          <w:u w:val="single"/>
        </w:rPr>
        <w:t>link</w:t>
      </w:r>
      <w:r w:rsidRPr="00086C56">
        <w:rPr>
          <w:u w:val="single"/>
        </w:rPr>
        <w:t xml:space="preserve"> exists, but it </w:t>
      </w:r>
      <w:r w:rsidRPr="00086C56">
        <w:rPr>
          <w:highlight w:val="cyan"/>
          <w:u w:val="single"/>
        </w:rPr>
        <w:t xml:space="preserve">is </w:t>
      </w:r>
      <w:r w:rsidRPr="00086C56">
        <w:rPr>
          <w:b/>
          <w:iCs/>
          <w:highlight w:val="cyan"/>
          <w:u w:val="single"/>
        </w:rPr>
        <w:t>highly conditional</w:t>
      </w:r>
      <w:r w:rsidRPr="00086C56">
        <w:rPr>
          <w:sz w:val="16"/>
        </w:rPr>
        <w:t>.” Their problem with the research being done in this field was that “</w:t>
      </w:r>
      <w:r w:rsidRPr="00086C56">
        <w:rPr>
          <w:highlight w:val="cyan"/>
          <w:u w:val="single"/>
        </w:rPr>
        <w:t>sampling biases</w:t>
      </w:r>
      <w:r w:rsidRPr="00086C56">
        <w:rPr>
          <w:u w:val="single"/>
        </w:rPr>
        <w:t xml:space="preserve">… increase the risk that such links are </w:t>
      </w:r>
      <w:r w:rsidRPr="00086C56">
        <w:rPr>
          <w:b/>
          <w:iCs/>
          <w:highlight w:val="cyan"/>
          <w:u w:val="single"/>
        </w:rPr>
        <w:t>overstate</w:t>
      </w:r>
      <w:r w:rsidRPr="00086C56">
        <w:rPr>
          <w:u w:val="single"/>
        </w:rPr>
        <w:t>d</w:t>
      </w:r>
      <w:r w:rsidRPr="00086C56">
        <w:t xml:space="preserve">, </w:t>
      </w:r>
      <w:r w:rsidRPr="00086C56">
        <w:rPr>
          <w:sz w:val="16"/>
        </w:rPr>
        <w:t xml:space="preserve">that </w:t>
      </w:r>
      <w:r w:rsidRPr="00086C56">
        <w:rPr>
          <w:u w:val="single"/>
        </w:rPr>
        <w:t>crucial world regions do not receive sufficient attention</w:t>
      </w:r>
      <w:r w:rsidRPr="00086C56">
        <w:rPr>
          <w:sz w:val="16"/>
        </w:rPr>
        <w:t xml:space="preserve"> and that little knowledge is produced on peaceful adaptation” (Ide et al. 2018, p. 442– 3). </w:t>
      </w:r>
    </w:p>
    <w:p w14:paraId="1EC88240" w14:textId="77777777" w:rsidR="00B31A89" w:rsidRPr="00086C56" w:rsidRDefault="00B31A89" w:rsidP="00B31A89">
      <w:pPr>
        <w:rPr>
          <w:sz w:val="16"/>
        </w:rPr>
      </w:pPr>
      <w:r w:rsidRPr="00086C56">
        <w:rPr>
          <w:sz w:val="16"/>
        </w:rPr>
        <w:t>After reviewing the literature on the relationship between climate change and violent conflict, Sakaguchi, Varughese and Auld concluded that the “</w:t>
      </w:r>
      <w:r w:rsidRPr="00086C56">
        <w:rPr>
          <w:u w:val="single"/>
        </w:rPr>
        <w:t xml:space="preserve">current </w:t>
      </w:r>
      <w:r w:rsidRPr="00086C56">
        <w:rPr>
          <w:b/>
          <w:iCs/>
          <w:highlight w:val="cyan"/>
          <w:u w:val="single"/>
        </w:rPr>
        <w:t>lit</w:t>
      </w:r>
      <w:r w:rsidRPr="00086C56">
        <w:rPr>
          <w:u w:val="single"/>
        </w:rPr>
        <w:t xml:space="preserve">erature </w:t>
      </w:r>
      <w:r w:rsidRPr="00086C56">
        <w:rPr>
          <w:highlight w:val="cyan"/>
          <w:u w:val="single"/>
        </w:rPr>
        <w:t xml:space="preserve">offers </w:t>
      </w:r>
      <w:r w:rsidRPr="00086C56">
        <w:rPr>
          <w:b/>
          <w:iCs/>
          <w:highlight w:val="cyan"/>
          <w:u w:val="single"/>
        </w:rPr>
        <w:t>mixed ev</w:t>
      </w:r>
      <w:r w:rsidRPr="00086C56">
        <w:rPr>
          <w:u w:val="single"/>
        </w:rPr>
        <w:t>idence</w:t>
      </w:r>
      <w:r w:rsidRPr="00086C56">
        <w:rPr>
          <w:sz w:val="16"/>
        </w:rPr>
        <w:t xml:space="preserve">. </w:t>
      </w:r>
      <w:r w:rsidRPr="00086C56">
        <w:rPr>
          <w:sz w:val="12"/>
          <w:szCs w:val="18"/>
        </w:rPr>
        <w:t xml:space="preserve">This makes it difficult to render a definitive statement about the climate-conflict relationship” (2017, p. 640). While they pointed out that just over 60% of the studies they reviewed found “that climate change variables are positively correlated with higher levels of violent conflict,” Sakaguchi, Varughese and Auld also argued that </w:t>
      </w:r>
      <w:r w:rsidRPr="00086C56">
        <w:rPr>
          <w:sz w:val="16"/>
        </w:rPr>
        <w:t>“</w:t>
      </w:r>
      <w:r w:rsidRPr="00086C56">
        <w:rPr>
          <w:u w:val="single"/>
        </w:rPr>
        <w:t xml:space="preserve">many </w:t>
      </w:r>
      <w:r w:rsidRPr="00086C56">
        <w:rPr>
          <w:b/>
          <w:iCs/>
          <w:u w:val="single"/>
        </w:rPr>
        <w:t>subtleties</w:t>
      </w:r>
      <w:r w:rsidRPr="00086C56">
        <w:rPr>
          <w:u w:val="single"/>
        </w:rPr>
        <w:t xml:space="preserve"> and </w:t>
      </w:r>
      <w:r w:rsidRPr="00086C56">
        <w:rPr>
          <w:b/>
          <w:iCs/>
          <w:highlight w:val="cyan"/>
          <w:u w:val="single"/>
        </w:rPr>
        <w:t>countertrends</w:t>
      </w:r>
      <w:r w:rsidRPr="00086C56">
        <w:rPr>
          <w:highlight w:val="cyan"/>
          <w:u w:val="single"/>
        </w:rPr>
        <w:t xml:space="preserve"> underlie</w:t>
      </w:r>
      <w:r w:rsidRPr="00086C56">
        <w:rPr>
          <w:u w:val="single"/>
        </w:rPr>
        <w:t xml:space="preserve"> this overall pattern</w:t>
      </w:r>
      <w:r w:rsidRPr="00086C56">
        <w:rPr>
          <w:sz w:val="16"/>
        </w:rPr>
        <w:t xml:space="preserve">” (2017, p. 640). Thus, even though “a majority of reviewed studies envision climate variables influencing conflict through a causal pathway, … these </w:t>
      </w:r>
      <w:r w:rsidRPr="00086C56">
        <w:rPr>
          <w:highlight w:val="cyan"/>
          <w:u w:val="single"/>
        </w:rPr>
        <w:t>pathways</w:t>
      </w:r>
      <w:r w:rsidRPr="00086C56">
        <w:rPr>
          <w:u w:val="single"/>
        </w:rPr>
        <w:t xml:space="preserve"> are</w:t>
      </w:r>
      <w:r w:rsidRPr="00086C56">
        <w:rPr>
          <w:sz w:val="16"/>
        </w:rPr>
        <w:t xml:space="preserve"> often </w:t>
      </w:r>
      <w:r w:rsidRPr="00086C56">
        <w:rPr>
          <w:b/>
          <w:iCs/>
          <w:u w:val="single"/>
        </w:rPr>
        <w:t>theoretically underspecified</w:t>
      </w:r>
      <w:r w:rsidRPr="00086C56">
        <w:rPr>
          <w:u w:val="single"/>
        </w:rPr>
        <w:t xml:space="preserve"> and </w:t>
      </w:r>
      <w:r w:rsidRPr="00086C56">
        <w:rPr>
          <w:highlight w:val="cyan"/>
          <w:u w:val="single"/>
        </w:rPr>
        <w:t xml:space="preserve">have </w:t>
      </w:r>
      <w:r w:rsidRPr="00086C56">
        <w:rPr>
          <w:b/>
          <w:iCs/>
          <w:highlight w:val="cyan"/>
          <w:u w:val="single"/>
        </w:rPr>
        <w:t>only weak</w:t>
      </w:r>
      <w:r w:rsidRPr="00086C56">
        <w:rPr>
          <w:b/>
          <w:iCs/>
          <w:u w:val="single"/>
        </w:rPr>
        <w:t xml:space="preserve"> empirical </w:t>
      </w:r>
      <w:r w:rsidRPr="00086C56">
        <w:rPr>
          <w:b/>
          <w:iCs/>
          <w:highlight w:val="cyan"/>
          <w:u w:val="single"/>
        </w:rPr>
        <w:t>support</w:t>
      </w:r>
      <w:r w:rsidRPr="00086C56">
        <w:rPr>
          <w:sz w:val="16"/>
        </w:rPr>
        <w:t xml:space="preserve">” (Sakaguchi et al. 2017, p. 641). </w:t>
      </w:r>
    </w:p>
    <w:p w14:paraId="0D398807" w14:textId="77777777" w:rsidR="00B31A89" w:rsidRPr="00086C56" w:rsidRDefault="00B31A89" w:rsidP="00B31A89">
      <w:pPr>
        <w:rPr>
          <w:sz w:val="12"/>
          <w:szCs w:val="18"/>
        </w:rPr>
      </w:pPr>
      <w:r w:rsidRPr="00086C56">
        <w:rPr>
          <w:sz w:val="12"/>
          <w:szCs w:val="18"/>
        </w:rPr>
        <w:t xml:space="preserve">As Koubi put it, the research that has been done on this question “provides some evidence that climatic changes could act as a ‘threat multiplier’ in several of the world’s regions. In particular, the extant literature shows that climatic conditions can lead to conflict in agricultural-dependent regions and in combination and interaction with other socioeconomic and political factors” (Koubi 2018, p. 200). </w:t>
      </w:r>
      <w:r w:rsidRPr="00086C56">
        <w:rPr>
          <w:sz w:val="16"/>
        </w:rPr>
        <w:t>After having claimed that, to their knowledge, “</w:t>
      </w:r>
      <w:r w:rsidRPr="00086C56">
        <w:rPr>
          <w:b/>
          <w:iCs/>
          <w:highlight w:val="cyan"/>
          <w:u w:val="single"/>
        </w:rPr>
        <w:t>no one</w:t>
      </w:r>
      <w:r w:rsidRPr="00086C56">
        <w:rPr>
          <w:u w:val="single"/>
        </w:rPr>
        <w:t xml:space="preserve"> in the field of climate research has </w:t>
      </w:r>
      <w:r w:rsidRPr="00086C56">
        <w:rPr>
          <w:highlight w:val="cyan"/>
          <w:u w:val="single"/>
        </w:rPr>
        <w:t>suggested</w:t>
      </w:r>
      <w:r w:rsidRPr="00086C56">
        <w:rPr>
          <w:u w:val="single"/>
        </w:rPr>
        <w:t xml:space="preserve"> that </w:t>
      </w:r>
      <w:r w:rsidRPr="00086C56">
        <w:rPr>
          <w:highlight w:val="cyan"/>
          <w:u w:val="single"/>
        </w:rPr>
        <w:t>climate</w:t>
      </w:r>
      <w:r w:rsidRPr="00086C56">
        <w:rPr>
          <w:u w:val="single"/>
        </w:rPr>
        <w:t xml:space="preserve"> change </w:t>
      </w:r>
      <w:r w:rsidRPr="00086C56">
        <w:rPr>
          <w:highlight w:val="cyan"/>
          <w:u w:val="single"/>
        </w:rPr>
        <w:t xml:space="preserve">could be the </w:t>
      </w:r>
      <w:r w:rsidRPr="00086C56">
        <w:rPr>
          <w:b/>
          <w:iCs/>
          <w:highlight w:val="cyan"/>
          <w:u w:val="single"/>
        </w:rPr>
        <w:t>‘sole cause’ of war</w:t>
      </w:r>
      <w:r w:rsidRPr="00086C56">
        <w:rPr>
          <w:u w:val="single"/>
        </w:rPr>
        <w:t>, violence, unrest or migration</w:t>
      </w:r>
      <w:r w:rsidRPr="00086C56">
        <w:rPr>
          <w:sz w:val="16"/>
        </w:rPr>
        <w:t xml:space="preserve">”, </w:t>
      </w:r>
      <w:r w:rsidRPr="00086C56">
        <w:rPr>
          <w:sz w:val="12"/>
          <w:szCs w:val="18"/>
        </w:rPr>
        <w:t xml:space="preserve">Butler and Kefford recommended “viewing climate change instead as a risk multiplier, influencer or co-factor … In this way of thinking, environmental and ecological factors interact with social determinants, including those that are economic, demographic and political, to produce phenomena such as migration, conflict and famine” (2018, p. 587). </w:t>
      </w:r>
    </w:p>
    <w:p w14:paraId="73241F8D" w14:textId="77777777" w:rsidR="00B31A89" w:rsidRPr="00086C56" w:rsidRDefault="00B31A89" w:rsidP="00B31A89">
      <w:pPr>
        <w:rPr>
          <w:sz w:val="12"/>
          <w:szCs w:val="18"/>
        </w:rPr>
      </w:pPr>
      <w:r w:rsidRPr="00086C56">
        <w:rPr>
          <w:sz w:val="12"/>
          <w:szCs w:val="18"/>
        </w:rPr>
        <w:t xml:space="preserve">There can be no doubt that conflict will increase during the final hundred years of humanity. But it will result from a complex interaction of socio-political factors and a catastrophically changed environment. It may not go beyond conflict between different groups or between the government and opposition groups and become civil war. This depends on the capacity of those opposition groups. In many cases, they will lack the resources to conduct a civil war. The Syrian war is itself a good illustration of the problem, as the groups opposed to the Syrian government have only been able to conduct the extended civil war in which they have been engaged with the support of outside groups. (Mazzetti and Apuzzo 2016). </w:t>
      </w:r>
    </w:p>
    <w:p w14:paraId="4BDB481A" w14:textId="77777777" w:rsidR="00B31A89" w:rsidRPr="00086C56" w:rsidRDefault="00B31A89" w:rsidP="00B31A89">
      <w:pPr>
        <w:rPr>
          <w:sz w:val="16"/>
        </w:rPr>
      </w:pPr>
      <w:r w:rsidRPr="00086C56">
        <w:rPr>
          <w:sz w:val="12"/>
          <w:szCs w:val="18"/>
        </w:rPr>
        <w:t xml:space="preserve">The question of whether civil war will break out is something that can only be answered “region by region” and the answer must be based on “knowledge of pre-conflict geographies, such as drivers of resilience and vulnerability” (Farbotko 2018). Sometimes governments may abandon territory and opposition groups can seize control of that land. But it is likely to be land that is suffering worst from the effects of catastrophic human-caused environment change and will not be habitable. To replace an existing government or take control of a region within a country through </w:t>
      </w:r>
      <w:r w:rsidRPr="00086C56">
        <w:rPr>
          <w:u w:val="single"/>
        </w:rPr>
        <w:t xml:space="preserve">civil </w:t>
      </w:r>
      <w:r w:rsidRPr="00086C56">
        <w:rPr>
          <w:highlight w:val="cyan"/>
          <w:u w:val="single"/>
        </w:rPr>
        <w:t>war</w:t>
      </w:r>
      <w:r w:rsidRPr="00086C56">
        <w:rPr>
          <w:sz w:val="16"/>
        </w:rPr>
        <w:t xml:space="preserve"> is no simple thing. It may happen. But it will not happen on the scale that some people have predicted. And it </w:t>
      </w:r>
      <w:r w:rsidRPr="00086C56">
        <w:rPr>
          <w:highlight w:val="cyan"/>
          <w:u w:val="single"/>
        </w:rPr>
        <w:t xml:space="preserve">will </w:t>
      </w:r>
      <w:r w:rsidRPr="00086C56">
        <w:rPr>
          <w:b/>
          <w:iCs/>
          <w:highlight w:val="cyan"/>
          <w:u w:val="single"/>
        </w:rPr>
        <w:t>not happen</w:t>
      </w:r>
      <w:r w:rsidRPr="00086C56">
        <w:rPr>
          <w:u w:val="single"/>
        </w:rPr>
        <w:t xml:space="preserve"> just </w:t>
      </w:r>
      <w:r w:rsidRPr="00086C56">
        <w:rPr>
          <w:highlight w:val="cyan"/>
          <w:u w:val="single"/>
        </w:rPr>
        <w:t>because of</w:t>
      </w:r>
      <w:r w:rsidRPr="00086C56">
        <w:rPr>
          <w:u w:val="single"/>
        </w:rPr>
        <w:t xml:space="preserve"> the </w:t>
      </w:r>
      <w:r w:rsidRPr="00086C56">
        <w:rPr>
          <w:highlight w:val="cyan"/>
          <w:u w:val="single"/>
        </w:rPr>
        <w:t>weather</w:t>
      </w:r>
      <w:r w:rsidRPr="00086C56">
        <w:rPr>
          <w:sz w:val="16"/>
        </w:rPr>
        <w:t>.</w:t>
      </w:r>
    </w:p>
    <w:p w14:paraId="3669EC3B" w14:textId="77777777" w:rsidR="00B31A89" w:rsidRPr="00086C56" w:rsidRDefault="00B31A89" w:rsidP="00B31A89">
      <w:pPr>
        <w:keepNext/>
        <w:keepLines/>
        <w:spacing w:before="40" w:after="0"/>
        <w:outlineLvl w:val="3"/>
        <w:rPr>
          <w:rFonts w:eastAsiaTheme="majorEastAsia"/>
          <w:b/>
          <w:iCs/>
          <w:sz w:val="26"/>
        </w:rPr>
      </w:pPr>
      <w:r w:rsidRPr="00086C56">
        <w:rPr>
          <w:rFonts w:eastAsiaTheme="majorEastAsia"/>
          <w:b/>
          <w:iCs/>
          <w:sz w:val="26"/>
        </w:rPr>
        <w:t xml:space="preserve">Wars are </w:t>
      </w:r>
      <w:r w:rsidRPr="00086C56">
        <w:rPr>
          <w:rFonts w:eastAsiaTheme="majorEastAsia"/>
          <w:b/>
          <w:iCs/>
          <w:sz w:val="26"/>
          <w:u w:val="single"/>
        </w:rPr>
        <w:t>complex</w:t>
      </w:r>
      <w:r w:rsidRPr="00086C56">
        <w:rPr>
          <w:rFonts w:eastAsiaTheme="majorEastAsia"/>
          <w:b/>
          <w:iCs/>
          <w:sz w:val="26"/>
        </w:rPr>
        <w:t xml:space="preserve"> and </w:t>
      </w:r>
      <w:r w:rsidRPr="00086C56">
        <w:rPr>
          <w:rFonts w:eastAsiaTheme="majorEastAsia"/>
          <w:b/>
          <w:iCs/>
          <w:sz w:val="26"/>
          <w:u w:val="single"/>
        </w:rPr>
        <w:t>multivariate</w:t>
      </w:r>
      <w:r w:rsidRPr="00086C56">
        <w:rPr>
          <w:rFonts w:eastAsiaTheme="majorEastAsia"/>
          <w:b/>
          <w:iCs/>
          <w:sz w:val="26"/>
        </w:rPr>
        <w:t xml:space="preserve">---climate is </w:t>
      </w:r>
      <w:r w:rsidRPr="00086C56">
        <w:rPr>
          <w:rFonts w:eastAsiaTheme="majorEastAsia"/>
          <w:b/>
          <w:iCs/>
          <w:sz w:val="26"/>
          <w:u w:val="single"/>
        </w:rPr>
        <w:t>not</w:t>
      </w:r>
      <w:r w:rsidRPr="00086C56">
        <w:rPr>
          <w:rFonts w:eastAsiaTheme="majorEastAsia"/>
          <w:b/>
          <w:iCs/>
          <w:sz w:val="26"/>
        </w:rPr>
        <w:t xml:space="preserve"> the cause.</w:t>
      </w:r>
    </w:p>
    <w:p w14:paraId="189864A9" w14:textId="77777777" w:rsidR="00B31A89" w:rsidRPr="00086C56" w:rsidRDefault="00B31A89" w:rsidP="00B31A89">
      <w:r w:rsidRPr="00086C56">
        <w:rPr>
          <w:b/>
          <w:bCs/>
          <w:sz w:val="26"/>
        </w:rPr>
        <w:t xml:space="preserve">Murabit ’19 </w:t>
      </w:r>
      <w:r w:rsidRPr="00086C56">
        <w:t xml:space="preserve">[Alaa; 2020; Medical Doctor and Executive Director of Phase Minus 1, One of 17 Sustainable Development Goals Advocates Appointed by the UN Secretary General, and Luca Bücken, </w:t>
      </w:r>
      <w:r w:rsidRPr="00086C56">
        <w:lastRenderedPageBreak/>
        <w:t>Policy Adviser and Strategist who Focuses on Migration, Security, Climate, and Justice; Project Syndicate, “The Myth of Climate Wars?,” https://www.project-syndicate.org/commentary/climate-security-women-peace-building-by-alaa-murabit-and-luca-bucken-2019-05]</w:t>
      </w:r>
    </w:p>
    <w:p w14:paraId="295A56FA" w14:textId="77777777" w:rsidR="00B31A89" w:rsidRPr="00086C56" w:rsidRDefault="00B31A89" w:rsidP="00B31A89">
      <w:pPr>
        <w:rPr>
          <w:sz w:val="16"/>
        </w:rPr>
      </w:pPr>
      <w:r w:rsidRPr="00086C56">
        <w:rPr>
          <w:u w:val="single"/>
        </w:rPr>
        <w:t xml:space="preserve">As extreme weather events proliferate, </w:t>
      </w:r>
      <w:r w:rsidRPr="00086C56">
        <w:rPr>
          <w:highlight w:val="cyan"/>
          <w:u w:val="single"/>
        </w:rPr>
        <w:t>it’s</w:t>
      </w:r>
      <w:r w:rsidRPr="00086C56">
        <w:rPr>
          <w:u w:val="single"/>
        </w:rPr>
        <w:t xml:space="preserve"> becoming increasingly </w:t>
      </w:r>
      <w:r w:rsidRPr="00086C56">
        <w:rPr>
          <w:highlight w:val="cyan"/>
          <w:u w:val="single"/>
        </w:rPr>
        <w:t>easy to</w:t>
      </w:r>
      <w:r w:rsidRPr="00086C56">
        <w:rPr>
          <w:u w:val="single"/>
        </w:rPr>
        <w:t xml:space="preserve"> find a </w:t>
      </w:r>
      <w:r w:rsidRPr="00086C56">
        <w:rPr>
          <w:highlight w:val="cyan"/>
          <w:u w:val="single"/>
        </w:rPr>
        <w:t>link</w:t>
      </w:r>
      <w:r w:rsidRPr="00086C56">
        <w:rPr>
          <w:u w:val="single"/>
        </w:rPr>
        <w:t xml:space="preserve"> between </w:t>
      </w:r>
      <w:r w:rsidRPr="00086C56">
        <w:rPr>
          <w:highlight w:val="cyan"/>
          <w:u w:val="single"/>
        </w:rPr>
        <w:t>climate</w:t>
      </w:r>
      <w:r w:rsidRPr="00086C56">
        <w:rPr>
          <w:u w:val="single"/>
        </w:rPr>
        <w:t xml:space="preserve"> change </w:t>
      </w:r>
      <w:r w:rsidRPr="00086C56">
        <w:rPr>
          <w:highlight w:val="cyan"/>
          <w:u w:val="single"/>
        </w:rPr>
        <w:t>and</w:t>
      </w:r>
      <w:r w:rsidRPr="00086C56">
        <w:rPr>
          <w:u w:val="single"/>
        </w:rPr>
        <w:t xml:space="preserve"> violent </w:t>
      </w:r>
      <w:r w:rsidRPr="00086C56">
        <w:rPr>
          <w:highlight w:val="cyan"/>
          <w:u w:val="single"/>
        </w:rPr>
        <w:t xml:space="preserve">confrontations. In </w:t>
      </w:r>
      <w:r w:rsidRPr="00086C56">
        <w:rPr>
          <w:b/>
          <w:iCs/>
          <w:highlight w:val="cyan"/>
          <w:u w:val="single"/>
        </w:rPr>
        <w:t>Sudan</w:t>
      </w:r>
      <w:r w:rsidRPr="00086C56">
        <w:rPr>
          <w:sz w:val="16"/>
        </w:rPr>
        <w:t xml:space="preserve">, the ethnic cleansing carried out by former President Omar al-Bashir has been tied to the Sahara Desert’s southward expansion, which fueled social unrest by exacerbating food insecurity. Territorial disputes in </w:t>
      </w:r>
      <w:r w:rsidRPr="00086C56">
        <w:rPr>
          <w:u w:val="single"/>
        </w:rPr>
        <w:t xml:space="preserve">the </w:t>
      </w:r>
      <w:r w:rsidRPr="00086C56">
        <w:rPr>
          <w:b/>
          <w:iCs/>
          <w:highlight w:val="cyan"/>
          <w:u w:val="single"/>
        </w:rPr>
        <w:t>S</w:t>
      </w:r>
      <w:r w:rsidRPr="00086C56">
        <w:rPr>
          <w:sz w:val="16"/>
        </w:rPr>
        <w:t xml:space="preserve">outh </w:t>
      </w:r>
      <w:r w:rsidRPr="00086C56">
        <w:rPr>
          <w:b/>
          <w:iCs/>
          <w:highlight w:val="cyan"/>
          <w:u w:val="single"/>
        </w:rPr>
        <w:t>C</w:t>
      </w:r>
      <w:r w:rsidRPr="00086C56">
        <w:rPr>
          <w:sz w:val="16"/>
        </w:rPr>
        <w:t xml:space="preserve">hina </w:t>
      </w:r>
      <w:r w:rsidRPr="00086C56">
        <w:rPr>
          <w:b/>
          <w:iCs/>
          <w:highlight w:val="cyan"/>
          <w:u w:val="single"/>
        </w:rPr>
        <w:t>S</w:t>
      </w:r>
      <w:r w:rsidRPr="00086C56">
        <w:rPr>
          <w:sz w:val="16"/>
        </w:rPr>
        <w:t xml:space="preserve">ea have also been connected to food-security concerns, rooted in competition over access to fishing areas. Some now warn of a “brewing water war” between Egypt and Ethiopia, triggered by the latter’s construction of a dam on </w:t>
      </w:r>
      <w:r w:rsidRPr="00086C56">
        <w:rPr>
          <w:u w:val="single"/>
        </w:rPr>
        <w:t xml:space="preserve">the </w:t>
      </w:r>
      <w:r w:rsidRPr="00086C56">
        <w:rPr>
          <w:b/>
          <w:iCs/>
          <w:highlight w:val="cyan"/>
          <w:u w:val="single"/>
        </w:rPr>
        <w:t>Nile</w:t>
      </w:r>
      <w:r w:rsidRPr="00086C56">
        <w:rPr>
          <w:sz w:val="16"/>
        </w:rPr>
        <w:t xml:space="preserve"> River.</w:t>
      </w:r>
    </w:p>
    <w:p w14:paraId="09C7756A" w14:textId="77777777" w:rsidR="00B31A89" w:rsidRPr="00086C56" w:rsidRDefault="00B31A89" w:rsidP="00B31A89">
      <w:pPr>
        <w:rPr>
          <w:sz w:val="16"/>
        </w:rPr>
      </w:pPr>
      <w:r w:rsidRPr="00086C56">
        <w:rPr>
          <w:highlight w:val="cyan"/>
          <w:u w:val="single"/>
        </w:rPr>
        <w:t>But</w:t>
      </w:r>
      <w:r w:rsidRPr="00086C56">
        <w:rPr>
          <w:u w:val="single"/>
        </w:rPr>
        <w:t xml:space="preserve"> the </w:t>
      </w:r>
      <w:r w:rsidRPr="00086C56">
        <w:rPr>
          <w:b/>
          <w:iCs/>
          <w:highlight w:val="cyan"/>
          <w:u w:val="single"/>
        </w:rPr>
        <w:t>“climate war”</w:t>
      </w:r>
      <w:r w:rsidRPr="00086C56">
        <w:rPr>
          <w:u w:val="single"/>
        </w:rPr>
        <w:t xml:space="preserve"> narrative </w:t>
      </w:r>
      <w:r w:rsidRPr="00086C56">
        <w:rPr>
          <w:highlight w:val="cyan"/>
          <w:u w:val="single"/>
        </w:rPr>
        <w:t xml:space="preserve">is </w:t>
      </w:r>
      <w:r w:rsidRPr="00086C56">
        <w:rPr>
          <w:b/>
          <w:iCs/>
          <w:highlight w:val="cyan"/>
          <w:u w:val="single"/>
        </w:rPr>
        <w:t>deeply flawed</w:t>
      </w:r>
      <w:r w:rsidRPr="00086C56">
        <w:rPr>
          <w:u w:val="single"/>
        </w:rPr>
        <w:t xml:space="preserve">. From Syria to Sudan, today’s </w:t>
      </w:r>
      <w:r w:rsidRPr="00086C56">
        <w:rPr>
          <w:highlight w:val="cyan"/>
          <w:u w:val="single"/>
        </w:rPr>
        <w:t>conflicts are</w:t>
      </w:r>
      <w:r w:rsidRPr="00086C56">
        <w:rPr>
          <w:u w:val="single"/>
        </w:rPr>
        <w:t xml:space="preserve"> the result of multiple </w:t>
      </w:r>
      <w:r w:rsidRPr="00086C56">
        <w:rPr>
          <w:b/>
          <w:iCs/>
          <w:highlight w:val="cyan"/>
          <w:u w:val="single"/>
        </w:rPr>
        <w:t>complicated</w:t>
      </w:r>
      <w:r w:rsidRPr="00086C56">
        <w:rPr>
          <w:u w:val="single"/>
        </w:rPr>
        <w:t xml:space="preserve"> and </w:t>
      </w:r>
      <w:r w:rsidRPr="00086C56">
        <w:rPr>
          <w:b/>
          <w:iCs/>
          <w:u w:val="single"/>
        </w:rPr>
        <w:t>interrelated</w:t>
      </w:r>
      <w:r w:rsidRPr="00086C56">
        <w:rPr>
          <w:u w:val="single"/>
        </w:rPr>
        <w:t xml:space="preserve"> factors, from ethno-religious tensions to protracted political repression</w:t>
      </w:r>
      <w:r w:rsidRPr="00086C56">
        <w:rPr>
          <w:sz w:val="16"/>
        </w:rPr>
        <w:t xml:space="preserve">. While the effects of climate change can exacerbate social and political instability, </w:t>
      </w:r>
      <w:r w:rsidRPr="00086C56">
        <w:rPr>
          <w:b/>
          <w:iCs/>
          <w:highlight w:val="cyan"/>
          <w:u w:val="single"/>
        </w:rPr>
        <w:t>climate</w:t>
      </w:r>
      <w:r w:rsidRPr="00086C56">
        <w:rPr>
          <w:b/>
          <w:iCs/>
          <w:u w:val="single"/>
        </w:rPr>
        <w:t xml:space="preserve"> change </w:t>
      </w:r>
      <w:r w:rsidRPr="00086C56">
        <w:rPr>
          <w:b/>
          <w:iCs/>
          <w:highlight w:val="cyan"/>
          <w:u w:val="single"/>
        </w:rPr>
        <w:t>did not cause</w:t>
      </w:r>
      <w:r w:rsidRPr="00086C56">
        <w:rPr>
          <w:b/>
          <w:iCs/>
          <w:u w:val="single"/>
        </w:rPr>
        <w:t xml:space="preserve"> these </w:t>
      </w:r>
      <w:r w:rsidRPr="00086C56">
        <w:rPr>
          <w:b/>
          <w:iCs/>
          <w:highlight w:val="cyan"/>
          <w:u w:val="single"/>
        </w:rPr>
        <w:t>wars</w:t>
      </w:r>
      <w:r w:rsidRPr="00086C56">
        <w:rPr>
          <w:sz w:val="16"/>
        </w:rPr>
        <w:t xml:space="preserve">. This </w:t>
      </w:r>
      <w:r w:rsidRPr="00086C56">
        <w:rPr>
          <w:highlight w:val="cyan"/>
          <w:u w:val="single"/>
        </w:rPr>
        <w:t xml:space="preserve">nuance is </w:t>
      </w:r>
      <w:r w:rsidRPr="00086C56">
        <w:rPr>
          <w:b/>
          <w:iCs/>
          <w:highlight w:val="cyan"/>
          <w:u w:val="single"/>
        </w:rPr>
        <w:t>important</w:t>
      </w:r>
      <w:r w:rsidRPr="00086C56">
        <w:rPr>
          <w:sz w:val="16"/>
        </w:rPr>
        <w:t xml:space="preserve">, not least for the sake of accountability: </w:t>
      </w:r>
      <w:r w:rsidRPr="00086C56">
        <w:rPr>
          <w:highlight w:val="cyan"/>
          <w:u w:val="single"/>
        </w:rPr>
        <w:t>climate</w:t>
      </w:r>
      <w:r w:rsidRPr="00086C56">
        <w:rPr>
          <w:u w:val="single"/>
        </w:rPr>
        <w:t xml:space="preserve"> change </w:t>
      </w:r>
      <w:r w:rsidRPr="00086C56">
        <w:rPr>
          <w:highlight w:val="cyan"/>
          <w:u w:val="single"/>
        </w:rPr>
        <w:t xml:space="preserve">must not be used to </w:t>
      </w:r>
      <w:r w:rsidRPr="00086C56">
        <w:rPr>
          <w:b/>
          <w:iCs/>
          <w:highlight w:val="cyan"/>
          <w:u w:val="single"/>
        </w:rPr>
        <w:t>duck responsibility</w:t>
      </w:r>
      <w:r w:rsidRPr="00086C56">
        <w:rPr>
          <w:u w:val="single"/>
        </w:rPr>
        <w:t xml:space="preserve"> for resolving or averting violent confrontations</w:t>
      </w:r>
      <w:r w:rsidRPr="00086C56">
        <w:rPr>
          <w:sz w:val="16"/>
        </w:rPr>
        <w:t>.</w:t>
      </w:r>
    </w:p>
    <w:p w14:paraId="43F006A6" w14:textId="77777777" w:rsidR="00B31A89" w:rsidRPr="00086C56" w:rsidRDefault="00B31A89" w:rsidP="00B31A89">
      <w:pPr>
        <w:keepNext/>
        <w:keepLines/>
        <w:spacing w:before="40" w:after="0"/>
        <w:outlineLvl w:val="3"/>
        <w:rPr>
          <w:rFonts w:eastAsiaTheme="majorEastAsia"/>
          <w:b/>
          <w:iCs/>
          <w:sz w:val="26"/>
        </w:rPr>
      </w:pPr>
      <w:r w:rsidRPr="00086C56">
        <w:rPr>
          <w:rFonts w:eastAsiaTheme="majorEastAsia"/>
          <w:b/>
          <w:iCs/>
          <w:sz w:val="26"/>
        </w:rPr>
        <w:t xml:space="preserve">It’s </w:t>
      </w:r>
      <w:r w:rsidRPr="00086C56">
        <w:rPr>
          <w:rFonts w:eastAsiaTheme="majorEastAsia"/>
          <w:b/>
          <w:iCs/>
          <w:sz w:val="26"/>
          <w:u w:val="single"/>
        </w:rPr>
        <w:t>at best</w:t>
      </w:r>
      <w:r w:rsidRPr="00086C56">
        <w:rPr>
          <w:rFonts w:eastAsiaTheme="majorEastAsia"/>
          <w:b/>
          <w:iCs/>
          <w:sz w:val="26"/>
        </w:rPr>
        <w:t xml:space="preserve"> a </w:t>
      </w:r>
      <w:r w:rsidRPr="00086C56">
        <w:rPr>
          <w:rFonts w:eastAsiaTheme="majorEastAsia"/>
          <w:b/>
          <w:iCs/>
          <w:sz w:val="26"/>
          <w:u w:val="single"/>
        </w:rPr>
        <w:t>moderate</w:t>
      </w:r>
      <w:r w:rsidRPr="00086C56">
        <w:rPr>
          <w:rFonts w:eastAsiaTheme="majorEastAsia"/>
          <w:b/>
          <w:iCs/>
          <w:sz w:val="26"/>
        </w:rPr>
        <w:t xml:space="preserve"> predictor AND </w:t>
      </w:r>
      <w:r w:rsidRPr="00086C56">
        <w:rPr>
          <w:rFonts w:eastAsiaTheme="majorEastAsia"/>
          <w:b/>
          <w:iCs/>
          <w:sz w:val="26"/>
          <w:u w:val="single"/>
        </w:rPr>
        <w:t>swamped</w:t>
      </w:r>
      <w:r w:rsidRPr="00086C56">
        <w:rPr>
          <w:rFonts w:eastAsiaTheme="majorEastAsia"/>
          <w:b/>
          <w:iCs/>
          <w:sz w:val="26"/>
        </w:rPr>
        <w:t xml:space="preserve"> by alternative causalities. </w:t>
      </w:r>
    </w:p>
    <w:p w14:paraId="6A3BEF69" w14:textId="77777777" w:rsidR="00B31A89" w:rsidRPr="00086C56" w:rsidRDefault="00B31A89" w:rsidP="00B31A89">
      <w:r w:rsidRPr="00086C56">
        <w:rPr>
          <w:b/>
          <w:bCs/>
          <w:sz w:val="26"/>
        </w:rPr>
        <w:t xml:space="preserve">Shellenberger ’20 </w:t>
      </w:r>
      <w:r w:rsidRPr="00086C56">
        <w:t>[Michael; 2020; Founder and President of Environmental Progress and Co-Founder of the Breakthrough Institute; Quillette, “Why I Believe Climate Change Is Not the End of the World,” https://quillette.com/2020/07/08/why-i-believe-climate-change-is-not-the-end-of-the-world/]</w:t>
      </w:r>
    </w:p>
    <w:p w14:paraId="185C7892" w14:textId="77777777" w:rsidR="00B31A89" w:rsidRPr="00086C56" w:rsidRDefault="00B31A89" w:rsidP="00B31A89">
      <w:pPr>
        <w:rPr>
          <w:sz w:val="16"/>
        </w:rPr>
      </w:pPr>
      <w:r w:rsidRPr="00086C56">
        <w:rPr>
          <w:highlight w:val="cyan"/>
          <w:u w:val="single"/>
        </w:rPr>
        <w:t>Researchers</w:t>
      </w:r>
      <w:r w:rsidRPr="00086C56">
        <w:rPr>
          <w:u w:val="single"/>
        </w:rPr>
        <w:t xml:space="preserve"> with the Peace Research Institute Oslo </w:t>
      </w:r>
      <w:r w:rsidRPr="00086C56">
        <w:rPr>
          <w:highlight w:val="cyan"/>
          <w:u w:val="single"/>
        </w:rPr>
        <w:t>note</w:t>
      </w:r>
      <w:r w:rsidRPr="00086C56">
        <w:rPr>
          <w:u w:val="single"/>
        </w:rPr>
        <w:t xml:space="preserve">, “Demographic and </w:t>
      </w:r>
      <w:r w:rsidRPr="00086C56">
        <w:rPr>
          <w:b/>
          <w:iCs/>
          <w:highlight w:val="cyan"/>
          <w:u w:val="single"/>
        </w:rPr>
        <w:t>environmental</w:t>
      </w:r>
      <w:r w:rsidRPr="00086C56">
        <w:rPr>
          <w:highlight w:val="cyan"/>
          <w:u w:val="single"/>
        </w:rPr>
        <w:t xml:space="preserve"> variables have a </w:t>
      </w:r>
      <w:r w:rsidRPr="00086C56">
        <w:rPr>
          <w:b/>
          <w:iCs/>
          <w:highlight w:val="cyan"/>
          <w:u w:val="single"/>
        </w:rPr>
        <w:t>very moderate effect</w:t>
      </w:r>
      <w:r w:rsidRPr="00086C56">
        <w:rPr>
          <w:highlight w:val="cyan"/>
          <w:u w:val="single"/>
        </w:rPr>
        <w:t xml:space="preserve"> on</w:t>
      </w:r>
      <w:r w:rsidRPr="00086C56">
        <w:rPr>
          <w:u w:val="single"/>
        </w:rPr>
        <w:t xml:space="preserve"> the risk of civil </w:t>
      </w:r>
      <w:r w:rsidRPr="00086C56">
        <w:rPr>
          <w:highlight w:val="cyan"/>
          <w:u w:val="single"/>
        </w:rPr>
        <w:t>conflict</w:t>
      </w:r>
      <w:r w:rsidRPr="00086C56">
        <w:rPr>
          <w:u w:val="single"/>
        </w:rPr>
        <w:t xml:space="preserve">.” The </w:t>
      </w:r>
      <w:r w:rsidRPr="00086C56">
        <w:rPr>
          <w:b/>
          <w:iCs/>
          <w:highlight w:val="cyan"/>
          <w:u w:val="single"/>
        </w:rPr>
        <w:t>IPCC agrees</w:t>
      </w:r>
      <w:r w:rsidRPr="00086C56">
        <w:rPr>
          <w:highlight w:val="cyan"/>
          <w:u w:val="single"/>
        </w:rPr>
        <w:t>. “There is</w:t>
      </w:r>
      <w:r w:rsidRPr="00086C56">
        <w:rPr>
          <w:u w:val="single"/>
        </w:rPr>
        <w:t xml:space="preserve"> robust evidence of </w:t>
      </w:r>
      <w:r w:rsidRPr="00086C56">
        <w:rPr>
          <w:highlight w:val="cyan"/>
          <w:u w:val="single"/>
        </w:rPr>
        <w:t>disasters displacing</w:t>
      </w:r>
      <w:r w:rsidRPr="00086C56">
        <w:rPr>
          <w:u w:val="single"/>
        </w:rPr>
        <w:t xml:space="preserve"> people worldwide, </w:t>
      </w:r>
      <w:r w:rsidRPr="00086C56">
        <w:rPr>
          <w:highlight w:val="cyan"/>
          <w:u w:val="single"/>
        </w:rPr>
        <w:t xml:space="preserve">but limited </w:t>
      </w:r>
      <w:r w:rsidRPr="00086C56">
        <w:rPr>
          <w:b/>
          <w:iCs/>
          <w:highlight w:val="cyan"/>
          <w:u w:val="single"/>
        </w:rPr>
        <w:t>ev</w:t>
      </w:r>
      <w:r w:rsidRPr="00086C56">
        <w:rPr>
          <w:u w:val="single"/>
        </w:rPr>
        <w:t xml:space="preserve">idence that </w:t>
      </w:r>
      <w:r w:rsidRPr="00086C56">
        <w:rPr>
          <w:highlight w:val="cyan"/>
          <w:u w:val="single"/>
        </w:rPr>
        <w:t>climate</w:t>
      </w:r>
      <w:r w:rsidRPr="00086C56">
        <w:rPr>
          <w:u w:val="single"/>
        </w:rPr>
        <w:t xml:space="preserve"> change or sea-level rise </w:t>
      </w:r>
      <w:r w:rsidRPr="00086C56">
        <w:rPr>
          <w:highlight w:val="cyan"/>
          <w:u w:val="single"/>
        </w:rPr>
        <w:t>is the</w:t>
      </w:r>
      <w:r w:rsidRPr="00086C56">
        <w:rPr>
          <w:u w:val="single"/>
        </w:rPr>
        <w:t xml:space="preserve"> direct </w:t>
      </w:r>
      <w:r w:rsidRPr="00086C56">
        <w:rPr>
          <w:highlight w:val="cyan"/>
          <w:u w:val="single"/>
        </w:rPr>
        <w:t>cause</w:t>
      </w:r>
      <w:r w:rsidRPr="00086C56">
        <w:rPr>
          <w:sz w:val="16"/>
        </w:rPr>
        <w:t>.”</w:t>
      </w:r>
    </w:p>
    <w:p w14:paraId="2E8A4252" w14:textId="77777777" w:rsidR="00B31A89" w:rsidRPr="00086C56" w:rsidRDefault="00B31A89" w:rsidP="00B31A89">
      <w:pPr>
        <w:rPr>
          <w:sz w:val="16"/>
        </w:rPr>
      </w:pPr>
      <w:r w:rsidRPr="00086C56">
        <w:rPr>
          <w:sz w:val="16"/>
        </w:rPr>
        <w:t>Lack of infrastructure plus scarcity of clean water brings disease. As a result, Congo suffers some of the highest rates of cholera, malaria, yellow fever, and other preventable diseases in the world.</w:t>
      </w:r>
    </w:p>
    <w:p w14:paraId="091F0FFF" w14:textId="77777777" w:rsidR="00B31A89" w:rsidRPr="00086C56" w:rsidRDefault="00B31A89" w:rsidP="00B31A89">
      <w:pPr>
        <w:rPr>
          <w:sz w:val="16"/>
        </w:rPr>
      </w:pPr>
      <w:r w:rsidRPr="00086C56">
        <w:rPr>
          <w:highlight w:val="cyan"/>
          <w:u w:val="single"/>
        </w:rPr>
        <w:t>“Lower</w:t>
      </w:r>
      <w:r w:rsidRPr="00086C56">
        <w:rPr>
          <w:u w:val="single"/>
        </w:rPr>
        <w:t xml:space="preserve"> levels of </w:t>
      </w:r>
      <w:r w:rsidRPr="00086C56">
        <w:rPr>
          <w:highlight w:val="cyan"/>
          <w:u w:val="single"/>
        </w:rPr>
        <w:t xml:space="preserve">GDP are the </w:t>
      </w:r>
      <w:r w:rsidRPr="00086C56">
        <w:rPr>
          <w:b/>
          <w:iCs/>
          <w:szCs w:val="28"/>
          <w:highlight w:val="cyan"/>
          <w:u w:val="single"/>
        </w:rPr>
        <w:t>most important predictor</w:t>
      </w:r>
      <w:r w:rsidRPr="00086C56">
        <w:rPr>
          <w:sz w:val="24"/>
          <w:highlight w:val="cyan"/>
          <w:u w:val="single"/>
        </w:rPr>
        <w:t xml:space="preserve"> </w:t>
      </w:r>
      <w:r w:rsidRPr="00086C56">
        <w:rPr>
          <w:highlight w:val="cyan"/>
          <w:u w:val="single"/>
        </w:rPr>
        <w:t>of</w:t>
      </w:r>
      <w:r w:rsidRPr="00086C56">
        <w:rPr>
          <w:u w:val="single"/>
        </w:rPr>
        <w:t xml:space="preserve"> armed </w:t>
      </w:r>
      <w:r w:rsidRPr="00086C56">
        <w:rPr>
          <w:highlight w:val="cyan"/>
          <w:u w:val="single"/>
        </w:rPr>
        <w:t>conflict</w:t>
      </w:r>
      <w:r w:rsidRPr="00086C56">
        <w:rPr>
          <w:sz w:val="16"/>
        </w:rPr>
        <w:t>,” write the Oslo researchers, who add, “</w:t>
      </w:r>
      <w:r w:rsidRPr="00086C56">
        <w:rPr>
          <w:u w:val="single"/>
        </w:rPr>
        <w:t xml:space="preserve">Our </w:t>
      </w:r>
      <w:r w:rsidRPr="00086C56">
        <w:rPr>
          <w:highlight w:val="cyan"/>
          <w:u w:val="single"/>
        </w:rPr>
        <w:t>results show</w:t>
      </w:r>
      <w:r w:rsidRPr="00086C56">
        <w:rPr>
          <w:u w:val="single"/>
        </w:rPr>
        <w:t xml:space="preserve"> that resource </w:t>
      </w:r>
      <w:r w:rsidRPr="00086C56">
        <w:rPr>
          <w:highlight w:val="cyan"/>
          <w:u w:val="single"/>
        </w:rPr>
        <w:t>scarcity affects</w:t>
      </w:r>
      <w:r w:rsidRPr="00086C56">
        <w:rPr>
          <w:u w:val="single"/>
        </w:rPr>
        <w:t xml:space="preserve"> the risk of </w:t>
      </w:r>
      <w:r w:rsidRPr="00086C56">
        <w:rPr>
          <w:highlight w:val="cyan"/>
          <w:u w:val="single"/>
        </w:rPr>
        <w:t xml:space="preserve">conflict less in </w:t>
      </w:r>
      <w:r w:rsidRPr="00086C56">
        <w:rPr>
          <w:b/>
          <w:iCs/>
          <w:highlight w:val="cyan"/>
          <w:u w:val="single"/>
        </w:rPr>
        <w:t>low-income</w:t>
      </w:r>
      <w:r w:rsidRPr="00086C56">
        <w:rPr>
          <w:highlight w:val="cyan"/>
          <w:u w:val="single"/>
        </w:rPr>
        <w:t xml:space="preserve"> states than</w:t>
      </w:r>
      <w:r w:rsidRPr="00086C56">
        <w:rPr>
          <w:u w:val="single"/>
        </w:rPr>
        <w:t xml:space="preserve"> in </w:t>
      </w:r>
      <w:r w:rsidRPr="00086C56">
        <w:rPr>
          <w:b/>
          <w:iCs/>
          <w:highlight w:val="cyan"/>
          <w:u w:val="single"/>
        </w:rPr>
        <w:t>wealthier</w:t>
      </w:r>
      <w:r w:rsidRPr="00086C56">
        <w:rPr>
          <w:u w:val="single"/>
        </w:rPr>
        <w:t xml:space="preserve"> states.”</w:t>
      </w:r>
    </w:p>
    <w:p w14:paraId="07B552B4" w14:textId="77777777" w:rsidR="00B31A89" w:rsidRPr="00086C56" w:rsidRDefault="00B31A89" w:rsidP="00B31A89">
      <w:pPr>
        <w:rPr>
          <w:sz w:val="16"/>
        </w:rPr>
      </w:pPr>
      <w:r w:rsidRPr="00086C56">
        <w:rPr>
          <w:highlight w:val="cyan"/>
          <w:u w:val="single"/>
        </w:rPr>
        <w:t xml:space="preserve">If </w:t>
      </w:r>
      <w:r w:rsidRPr="00086C56">
        <w:rPr>
          <w:b/>
          <w:iCs/>
          <w:highlight w:val="cyan"/>
          <w:u w:val="single"/>
        </w:rPr>
        <w:t>resources</w:t>
      </w:r>
      <w:r w:rsidRPr="00086C56">
        <w:rPr>
          <w:highlight w:val="cyan"/>
          <w:u w:val="single"/>
        </w:rPr>
        <w:t xml:space="preserve"> determined</w:t>
      </w:r>
      <w:r w:rsidRPr="00086C56">
        <w:rPr>
          <w:u w:val="single"/>
        </w:rPr>
        <w:t xml:space="preserve"> a nation’s fate, </w:t>
      </w:r>
      <w:r w:rsidRPr="00086C56">
        <w:rPr>
          <w:highlight w:val="cyan"/>
          <w:u w:val="single"/>
        </w:rPr>
        <w:t>then</w:t>
      </w:r>
      <w:r w:rsidRPr="00086C56">
        <w:rPr>
          <w:u w:val="single"/>
        </w:rPr>
        <w:t xml:space="preserve"> resource-scarce </w:t>
      </w:r>
      <w:r w:rsidRPr="00086C56">
        <w:rPr>
          <w:b/>
          <w:iCs/>
          <w:highlight w:val="cyan"/>
          <w:u w:val="single"/>
        </w:rPr>
        <w:t>Japan</w:t>
      </w:r>
      <w:r w:rsidRPr="00086C56">
        <w:rPr>
          <w:highlight w:val="cyan"/>
          <w:u w:val="single"/>
        </w:rPr>
        <w:t xml:space="preserve"> would be</w:t>
      </w:r>
      <w:r w:rsidRPr="00086C56">
        <w:rPr>
          <w:u w:val="single"/>
        </w:rPr>
        <w:t xml:space="preserve"> poor and </w:t>
      </w:r>
      <w:r w:rsidRPr="00086C56">
        <w:rPr>
          <w:highlight w:val="cyan"/>
          <w:u w:val="single"/>
        </w:rPr>
        <w:t>at war while</w:t>
      </w:r>
      <w:r w:rsidRPr="00086C56">
        <w:rPr>
          <w:u w:val="single"/>
        </w:rPr>
        <w:t xml:space="preserve"> the </w:t>
      </w:r>
      <w:r w:rsidRPr="00086C56">
        <w:rPr>
          <w:b/>
          <w:iCs/>
          <w:highlight w:val="cyan"/>
          <w:u w:val="single"/>
        </w:rPr>
        <w:t>Congo</w:t>
      </w:r>
      <w:r w:rsidRPr="00086C56">
        <w:rPr>
          <w:u w:val="single"/>
        </w:rPr>
        <w:t xml:space="preserve"> would be rich and </w:t>
      </w:r>
      <w:r w:rsidRPr="00086C56">
        <w:rPr>
          <w:highlight w:val="cyan"/>
          <w:u w:val="single"/>
        </w:rPr>
        <w:t>at peace</w:t>
      </w:r>
      <w:r w:rsidRPr="00086C56">
        <w:rPr>
          <w:sz w:val="16"/>
        </w:rPr>
        <w:t>. Congo is astonishingly rich when it comes to its lands, minerals, forests, oil, and gas.</w:t>
      </w:r>
    </w:p>
    <w:p w14:paraId="5232652F" w14:textId="77777777" w:rsidR="00B31A89" w:rsidRPr="00086C56" w:rsidRDefault="00B31A89" w:rsidP="00B31A89">
      <w:pPr>
        <w:rPr>
          <w:sz w:val="16"/>
          <w:szCs w:val="16"/>
        </w:rPr>
      </w:pPr>
      <w:r w:rsidRPr="00086C56">
        <w:rPr>
          <w:sz w:val="16"/>
          <w:szCs w:val="16"/>
        </w:rPr>
        <w:t>There are many reasons why the Congo is so dysfunctional. It is massive—it is the second largest African nation in area, behind only Algeria—and difficult to govern as a single country. It was colonized by the Belgians, who fled the country in the early 1960s without establishing strong government institutions, like an independent judiciary and a military.</w:t>
      </w:r>
    </w:p>
    <w:p w14:paraId="726092D7" w14:textId="77777777" w:rsidR="00B31A89" w:rsidRPr="00086C56" w:rsidRDefault="00B31A89" w:rsidP="00B31A89">
      <w:pPr>
        <w:rPr>
          <w:sz w:val="16"/>
          <w:szCs w:val="16"/>
        </w:rPr>
      </w:pPr>
      <w:r w:rsidRPr="00086C56">
        <w:rPr>
          <w:sz w:val="16"/>
          <w:szCs w:val="16"/>
        </w:rPr>
        <w:t>Is it overpopulated? The population of Eastern Congo has doubled since the 1950s and 1960s. But the main factor is technological: the same area could produce much more food and support many more people if there were roads, fertilizers, and tractors.</w:t>
      </w:r>
    </w:p>
    <w:p w14:paraId="7DEE28FB" w14:textId="77777777" w:rsidR="00B31A89" w:rsidRPr="00086C56" w:rsidRDefault="00B31A89" w:rsidP="00B31A89">
      <w:pPr>
        <w:rPr>
          <w:sz w:val="16"/>
          <w:szCs w:val="16"/>
        </w:rPr>
      </w:pPr>
      <w:r w:rsidRPr="00086C56">
        <w:rPr>
          <w:sz w:val="16"/>
          <w:szCs w:val="16"/>
        </w:rPr>
        <w:t>The Congo is a victim of geography, colonialism, and terrible post-colonial governments. Its economy grew from $7.4 billion in 2001 to $38 billion in 2017, but the annual per capita income of $561 is one of the lowest in the world, leading many to conclude that much of the money that should flow to the people is being stolen.</w:t>
      </w:r>
    </w:p>
    <w:p w14:paraId="34A70E29" w14:textId="77777777" w:rsidR="00B31A89" w:rsidRPr="00086C56" w:rsidRDefault="00B31A89" w:rsidP="00B31A89">
      <w:pPr>
        <w:rPr>
          <w:sz w:val="16"/>
          <w:szCs w:val="16"/>
        </w:rPr>
      </w:pPr>
      <w:r w:rsidRPr="00086C56">
        <w:rPr>
          <w:sz w:val="16"/>
          <w:szCs w:val="16"/>
        </w:rPr>
        <w:t>For the last 20 years, the Rwandan government has been taking minerals from its neighbor and exporting them as its own. To protect and obscure its activities, Rwanda has financed and overseen the low-intensity conflict in Eastern Congo, according to experts.</w:t>
      </w:r>
    </w:p>
    <w:p w14:paraId="07D700CE" w14:textId="77777777" w:rsidR="00B31A89" w:rsidRPr="00086C56" w:rsidRDefault="00B31A89" w:rsidP="00B31A89">
      <w:pPr>
        <w:rPr>
          <w:sz w:val="16"/>
          <w:szCs w:val="16"/>
        </w:rPr>
      </w:pPr>
      <w:r w:rsidRPr="00086C56">
        <w:rPr>
          <w:sz w:val="16"/>
          <w:szCs w:val="16"/>
        </w:rPr>
        <w:t>There were free elections in 2006 and optimism around the new president, Joseph Kabila, but he proved as corrupt as past leaders. After being re-elected in 2011, he stayed in power until 2018, when he installed a candidate who won just 19 percent of the vote as compared to the opposition candidate, who won 59 percent. As such, Kabila and his allies in the legislature appear to be governing behind the scenes.</w:t>
      </w:r>
    </w:p>
    <w:p w14:paraId="5E46A45E" w14:textId="77777777" w:rsidR="00B31A89" w:rsidRPr="00086C56" w:rsidRDefault="00B31A89" w:rsidP="00B31A89">
      <w:pPr>
        <w:rPr>
          <w:sz w:val="16"/>
        </w:rPr>
      </w:pPr>
      <w:r w:rsidRPr="00086C56">
        <w:rPr>
          <w:b/>
          <w:iCs/>
          <w:highlight w:val="cyan"/>
          <w:u w:val="single"/>
        </w:rPr>
        <w:lastRenderedPageBreak/>
        <w:t>Low</w:t>
      </w:r>
      <w:r w:rsidRPr="00086C56">
        <w:rPr>
          <w:b/>
          <w:iCs/>
          <w:u w:val="single"/>
        </w:rPr>
        <w:t xml:space="preserve"> levels</w:t>
      </w:r>
      <w:r w:rsidRPr="00086C56">
        <w:rPr>
          <w:u w:val="single"/>
        </w:rPr>
        <w:t xml:space="preserve"> of </w:t>
      </w:r>
      <w:r w:rsidRPr="00086C56">
        <w:rPr>
          <w:b/>
          <w:iCs/>
          <w:highlight w:val="cyan"/>
          <w:u w:val="single"/>
        </w:rPr>
        <w:t>GDP</w:t>
      </w:r>
      <w:r w:rsidRPr="00086C56">
        <w:rPr>
          <w:highlight w:val="cyan"/>
          <w:u w:val="single"/>
        </w:rPr>
        <w:t>, not climate</w:t>
      </w:r>
      <w:r w:rsidRPr="00086C56">
        <w:rPr>
          <w:u w:val="single"/>
        </w:rPr>
        <w:t xml:space="preserve"> change, are </w:t>
      </w:r>
      <w:r w:rsidRPr="00086C56">
        <w:rPr>
          <w:b/>
          <w:iCs/>
          <w:highlight w:val="cyan"/>
          <w:u w:val="single"/>
        </w:rPr>
        <w:t>correlate</w:t>
      </w:r>
      <w:r w:rsidRPr="00086C56">
        <w:rPr>
          <w:u w:val="single"/>
        </w:rPr>
        <w:t xml:space="preserve">d </w:t>
      </w:r>
      <w:r w:rsidRPr="00086C56">
        <w:rPr>
          <w:highlight w:val="cyan"/>
          <w:u w:val="single"/>
        </w:rPr>
        <w:t>with</w:t>
      </w:r>
      <w:r w:rsidRPr="00086C56">
        <w:rPr>
          <w:u w:val="single"/>
        </w:rPr>
        <w:t xml:space="preserve"> armed </w:t>
      </w:r>
      <w:r w:rsidRPr="00086C56">
        <w:rPr>
          <w:highlight w:val="cyan"/>
          <w:u w:val="single"/>
        </w:rPr>
        <w:t>conflict</w:t>
      </w:r>
      <w:r w:rsidRPr="00086C56">
        <w:rPr>
          <w:sz w:val="16"/>
        </w:rPr>
        <w:t>, such as in the Congo</w:t>
      </w:r>
    </w:p>
    <w:p w14:paraId="571C9991" w14:textId="77777777" w:rsidR="00B31A89" w:rsidRPr="00086C56" w:rsidRDefault="00B31A89" w:rsidP="00B31A89">
      <w:pPr>
        <w:rPr>
          <w:iCs/>
          <w:szCs w:val="28"/>
          <w:u w:val="single"/>
          <w:bdr w:val="single" w:sz="8" w:space="0" w:color="auto"/>
        </w:rPr>
      </w:pPr>
      <w:r w:rsidRPr="00086C56">
        <w:rPr>
          <w:b/>
          <w:iCs/>
          <w:szCs w:val="28"/>
          <w:highlight w:val="cyan"/>
          <w:u w:val="single"/>
        </w:rPr>
        <w:t>Billions won’t die</w:t>
      </w:r>
    </w:p>
    <w:p w14:paraId="7F3C2D55" w14:textId="77777777" w:rsidR="00B31A89" w:rsidRPr="00086C56" w:rsidRDefault="00B31A89" w:rsidP="00B31A89">
      <w:pPr>
        <w:keepNext/>
        <w:keepLines/>
        <w:spacing w:before="40" w:after="0"/>
        <w:outlineLvl w:val="3"/>
        <w:rPr>
          <w:rFonts w:eastAsiaTheme="majorEastAsia"/>
          <w:b/>
          <w:iCs/>
          <w:sz w:val="26"/>
        </w:rPr>
      </w:pPr>
      <w:r w:rsidRPr="00086C56">
        <w:rPr>
          <w:rFonts w:eastAsiaTheme="majorEastAsia"/>
          <w:b/>
          <w:iCs/>
          <w:sz w:val="26"/>
        </w:rPr>
        <w:t xml:space="preserve">It’s </w:t>
      </w:r>
      <w:r w:rsidRPr="00086C56">
        <w:rPr>
          <w:rFonts w:eastAsiaTheme="majorEastAsia"/>
          <w:b/>
          <w:iCs/>
          <w:sz w:val="26"/>
          <w:u w:val="single"/>
        </w:rPr>
        <w:t>backwards</w:t>
      </w:r>
      <w:r w:rsidRPr="00086C56">
        <w:rPr>
          <w:rFonts w:eastAsiaTheme="majorEastAsia"/>
          <w:b/>
          <w:iCs/>
          <w:sz w:val="26"/>
        </w:rPr>
        <w:t>---</w:t>
      </w:r>
      <w:r w:rsidRPr="00086C56">
        <w:rPr>
          <w:rFonts w:eastAsiaTheme="majorEastAsia"/>
          <w:b/>
          <w:iCs/>
          <w:sz w:val="26"/>
          <w:u w:val="single"/>
        </w:rPr>
        <w:t>chilling</w:t>
      </w:r>
      <w:r w:rsidRPr="00086C56">
        <w:rPr>
          <w:rFonts w:eastAsiaTheme="majorEastAsia"/>
          <w:b/>
          <w:iCs/>
          <w:sz w:val="26"/>
        </w:rPr>
        <w:t xml:space="preserve"> causes global war.</w:t>
      </w:r>
    </w:p>
    <w:p w14:paraId="42A41808" w14:textId="77777777" w:rsidR="00B31A89" w:rsidRPr="00086C56" w:rsidRDefault="00B31A89" w:rsidP="00B31A89">
      <w:r w:rsidRPr="00086C56">
        <w:rPr>
          <w:b/>
          <w:bCs/>
          <w:sz w:val="26"/>
        </w:rPr>
        <w:t xml:space="preserve">Gartzke ’11 </w:t>
      </w:r>
      <w:r w:rsidRPr="00086C56">
        <w:t>[Erik; 2011; Ph.D. and Associate Professor of Political Science at UC-San Diego; UCSD, “Could Climate Change Precipitate Peace?” http://dss.ucsd.edu/~egartzke/papers/climate_for_conflict_03052011.pdf]</w:t>
      </w:r>
    </w:p>
    <w:p w14:paraId="2C3AB204" w14:textId="77777777" w:rsidR="00B31A89" w:rsidRPr="00086C56" w:rsidRDefault="00B31A89" w:rsidP="00B31A89">
      <w:pPr>
        <w:rPr>
          <w:sz w:val="16"/>
        </w:rPr>
      </w:pPr>
      <w:r w:rsidRPr="00086C56">
        <w:rPr>
          <w:sz w:val="16"/>
        </w:rPr>
        <w:t xml:space="preserve">An evolving consensus that the earth is becoming warmer has led to increased interest </w:t>
      </w:r>
      <w:r w:rsidRPr="00086C56">
        <w:rPr>
          <w:u w:val="single"/>
        </w:rPr>
        <w:t>in the social consequences of climate change</w:t>
      </w:r>
      <w:r w:rsidRPr="00086C56">
        <w:rPr>
          <w:sz w:val="16"/>
        </w:rPr>
        <w:t xml:space="preserve">. Along with rising sea levels, varying patterns of precipitation, vegetation, and possible resource scarcity, perhaps </w:t>
      </w:r>
      <w:r w:rsidRPr="00086C56">
        <w:rPr>
          <w:u w:val="single"/>
        </w:rPr>
        <w:t>the</w:t>
      </w:r>
      <w:r w:rsidRPr="00086C56">
        <w:rPr>
          <w:sz w:val="16"/>
        </w:rPr>
        <w:t xml:space="preserve"> </w:t>
      </w:r>
      <w:r w:rsidRPr="00086C56">
        <w:rPr>
          <w:b/>
          <w:iCs/>
          <w:u w:val="single"/>
        </w:rPr>
        <w:t xml:space="preserve">most </w:t>
      </w:r>
      <w:r w:rsidRPr="00086C56">
        <w:rPr>
          <w:b/>
          <w:iCs/>
          <w:highlight w:val="cyan"/>
          <w:u w:val="single"/>
        </w:rPr>
        <w:t>incendiary claims</w:t>
      </w:r>
      <w:r w:rsidRPr="00086C56">
        <w:rPr>
          <w:sz w:val="16"/>
          <w:highlight w:val="cyan"/>
        </w:rPr>
        <w:t xml:space="preserve"> </w:t>
      </w:r>
      <w:r w:rsidRPr="00086C56">
        <w:rPr>
          <w:highlight w:val="cyan"/>
          <w:u w:val="single"/>
        </w:rPr>
        <w:t>have to do with conflict</w:t>
      </w:r>
      <w:r w:rsidRPr="00086C56">
        <w:rPr>
          <w:u w:val="single"/>
        </w:rPr>
        <w:t xml:space="preserve"> and political violence</w:t>
      </w:r>
      <w:r w:rsidRPr="00086C56">
        <w:rPr>
          <w:sz w:val="16"/>
        </w:rPr>
        <w:t xml:space="preserve">. A second </w:t>
      </w:r>
      <w:r w:rsidRPr="00086C56">
        <w:rPr>
          <w:u w:val="single"/>
        </w:rPr>
        <w:t>consensus has begun to emerge among</w:t>
      </w:r>
      <w:r w:rsidRPr="00086C56">
        <w:rPr>
          <w:sz w:val="16"/>
        </w:rPr>
        <w:t xml:space="preserve"> policy makers and </w:t>
      </w:r>
      <w:r w:rsidRPr="00086C56">
        <w:rPr>
          <w:u w:val="single"/>
        </w:rPr>
        <w:t>opinion leaders that</w:t>
      </w:r>
      <w:r w:rsidRPr="00086C56">
        <w:rPr>
          <w:sz w:val="16"/>
        </w:rPr>
        <w:t xml:space="preserve"> global </w:t>
      </w:r>
      <w:r w:rsidRPr="00086C56">
        <w:rPr>
          <w:u w:val="single"/>
        </w:rPr>
        <w:t>warming may</w:t>
      </w:r>
      <w:r w:rsidRPr="00086C56">
        <w:rPr>
          <w:sz w:val="16"/>
        </w:rPr>
        <w:t xml:space="preserve"> well </w:t>
      </w:r>
      <w:r w:rsidRPr="00086C56">
        <w:rPr>
          <w:u w:val="single"/>
        </w:rPr>
        <w:t>result in increased civil and</w:t>
      </w:r>
      <w:r w:rsidRPr="00086C56">
        <w:rPr>
          <w:sz w:val="16"/>
        </w:rPr>
        <w:t xml:space="preserve"> even </w:t>
      </w:r>
      <w:r w:rsidRPr="00086C56">
        <w:rPr>
          <w:u w:val="single"/>
        </w:rPr>
        <w:t>interstate warfare</w:t>
      </w:r>
      <w:r w:rsidRPr="00086C56">
        <w:rPr>
          <w:sz w:val="16"/>
        </w:rPr>
        <w:t>, as groups and nations compete for water, soil, or oil. Authoritative bodies, leading government officials, and even the Nobel Peace prize committee have highlighted the prospect that climate change will give rise to more heated confrontations as communities compete in a warmer world.</w:t>
      </w:r>
    </w:p>
    <w:p w14:paraId="62CC0563" w14:textId="77777777" w:rsidR="00B31A89" w:rsidRPr="00086C56" w:rsidRDefault="00B31A89" w:rsidP="00B31A89">
      <w:pPr>
        <w:rPr>
          <w:sz w:val="16"/>
        </w:rPr>
      </w:pPr>
      <w:r w:rsidRPr="00086C56">
        <w:rPr>
          <w:u w:val="single"/>
        </w:rPr>
        <w:t>Where the basic science of climate change preceded policy</w:t>
      </w:r>
      <w:r w:rsidRPr="00086C56">
        <w:rPr>
          <w:sz w:val="16"/>
        </w:rPr>
        <w:t xml:space="preserve">, </w:t>
      </w:r>
      <w:r w:rsidRPr="00086C56">
        <w:rPr>
          <w:u w:val="single"/>
        </w:rPr>
        <w:t xml:space="preserve">this second </w:t>
      </w:r>
      <w:r w:rsidRPr="00086C56">
        <w:rPr>
          <w:highlight w:val="cyan"/>
          <w:u w:val="single"/>
        </w:rPr>
        <w:t>consensus</w:t>
      </w:r>
      <w:r w:rsidRPr="00086C56">
        <w:rPr>
          <w:u w:val="single"/>
        </w:rPr>
        <w:t xml:space="preserve"> among politicians and pundits about climate and conflict </w:t>
      </w:r>
      <w:r w:rsidRPr="00086C56">
        <w:rPr>
          <w:b/>
          <w:iCs/>
          <w:highlight w:val="cyan"/>
          <w:u w:val="single"/>
        </w:rPr>
        <w:t>formed in the absence of</w:t>
      </w:r>
      <w:r w:rsidRPr="00086C56">
        <w:rPr>
          <w:b/>
          <w:iCs/>
          <w:u w:val="single"/>
        </w:rPr>
        <w:t xml:space="preserve"> substantial scientific </w:t>
      </w:r>
      <w:r w:rsidRPr="00086C56">
        <w:rPr>
          <w:b/>
          <w:iCs/>
          <w:highlight w:val="cyan"/>
          <w:u w:val="single"/>
        </w:rPr>
        <w:t>evidence</w:t>
      </w:r>
      <w:r w:rsidRPr="00086C56">
        <w:rPr>
          <w:highlight w:val="cyan"/>
          <w:u w:val="single"/>
        </w:rPr>
        <w:t>. While anecdote</w:t>
      </w:r>
      <w:r w:rsidRPr="00086C56">
        <w:rPr>
          <w:sz w:val="16"/>
        </w:rPr>
        <w:t xml:space="preserve"> and some focused statistical research </w:t>
      </w:r>
      <w:r w:rsidRPr="00086C56">
        <w:rPr>
          <w:highlight w:val="cyan"/>
          <w:u w:val="single"/>
        </w:rPr>
        <w:t>suggests</w:t>
      </w:r>
      <w:r w:rsidRPr="00086C56">
        <w:rPr>
          <w:sz w:val="16"/>
        </w:rPr>
        <w:t xml:space="preserve"> that </w:t>
      </w:r>
      <w:r w:rsidRPr="00086C56">
        <w:rPr>
          <w:u w:val="single"/>
        </w:rPr>
        <w:t xml:space="preserve">civil </w:t>
      </w:r>
      <w:r w:rsidRPr="00086C56">
        <w:rPr>
          <w:highlight w:val="cyan"/>
          <w:u w:val="single"/>
        </w:rPr>
        <w:t>conflict</w:t>
      </w:r>
      <w:r w:rsidRPr="00086C56">
        <w:rPr>
          <w:u w:val="single"/>
        </w:rPr>
        <w:t xml:space="preserve"> may have </w:t>
      </w:r>
      <w:r w:rsidRPr="00086C56">
        <w:rPr>
          <w:highlight w:val="cyan"/>
          <w:u w:val="single"/>
        </w:rPr>
        <w:t>worsened</w:t>
      </w:r>
      <w:r w:rsidRPr="00086C56">
        <w:rPr>
          <w:sz w:val="16"/>
        </w:rPr>
        <w:t xml:space="preserve"> in response to recent climate change in developing regions (c.f., Homer-Dixon 1991, 1994; Burke et al. 2009). </w:t>
      </w:r>
      <w:r w:rsidRPr="00086C56">
        <w:rPr>
          <w:u w:val="single"/>
        </w:rPr>
        <w:t xml:space="preserve">these </w:t>
      </w:r>
      <w:r w:rsidRPr="00086C56">
        <w:rPr>
          <w:highlight w:val="cyan"/>
          <w:u w:val="single"/>
        </w:rPr>
        <w:t xml:space="preserve">claims have been </w:t>
      </w:r>
      <w:r w:rsidRPr="00086C56">
        <w:rPr>
          <w:b/>
          <w:iCs/>
          <w:highlight w:val="cyan"/>
          <w:u w:val="single"/>
        </w:rPr>
        <w:t>severely criticized</w:t>
      </w:r>
      <w:r w:rsidRPr="00086C56">
        <w:rPr>
          <w:sz w:val="16"/>
        </w:rPr>
        <w:t xml:space="preserve"> </w:t>
      </w:r>
      <w:r w:rsidRPr="00086C56">
        <w:rPr>
          <w:u w:val="single"/>
        </w:rPr>
        <w:t>by other studies</w:t>
      </w:r>
      <w:r w:rsidRPr="00086C56">
        <w:rPr>
          <w:sz w:val="16"/>
        </w:rPr>
        <w:t xml:space="preserve"> (Nordas &amp; Gleditsch 2007; Buhaug et al. 2010: Buhaug 2010).1 In contrast, </w:t>
      </w:r>
      <w:r w:rsidRPr="00086C56">
        <w:rPr>
          <w:b/>
          <w:iCs/>
          <w:highlight w:val="cyan"/>
          <w:u w:val="single"/>
        </w:rPr>
        <w:t>long-term macro</w:t>
      </w:r>
      <w:r w:rsidRPr="00086C56">
        <w:rPr>
          <w:b/>
          <w:iCs/>
          <w:u w:val="single"/>
        </w:rPr>
        <w:t xml:space="preserve"> statistical </w:t>
      </w:r>
      <w:r w:rsidRPr="00086C56">
        <w:rPr>
          <w:b/>
          <w:iCs/>
          <w:highlight w:val="cyan"/>
          <w:u w:val="single"/>
        </w:rPr>
        <w:t>studies</w:t>
      </w:r>
      <w:r w:rsidRPr="00086C56">
        <w:rPr>
          <w:highlight w:val="cyan"/>
          <w:u w:val="single"/>
        </w:rPr>
        <w:t xml:space="preserve"> find</w:t>
      </w:r>
      <w:r w:rsidRPr="00086C56">
        <w:rPr>
          <w:u w:val="single"/>
        </w:rPr>
        <w:t xml:space="preserve"> that </w:t>
      </w:r>
      <w:r w:rsidRPr="00086C56">
        <w:rPr>
          <w:b/>
          <w:iCs/>
          <w:highlight w:val="cyan"/>
          <w:u w:val="single"/>
        </w:rPr>
        <w:t>conflict increases in periods of</w:t>
      </w:r>
      <w:r w:rsidRPr="00086C56">
        <w:rPr>
          <w:b/>
          <w:iCs/>
          <w:u w:val="single"/>
        </w:rPr>
        <w:t xml:space="preserve"> climatic </w:t>
      </w:r>
      <w:r w:rsidRPr="00086C56">
        <w:rPr>
          <w:b/>
          <w:iCs/>
          <w:highlight w:val="cyan"/>
          <w:u w:val="single"/>
        </w:rPr>
        <w:t>chill</w:t>
      </w:r>
      <w:r w:rsidRPr="00086C56">
        <w:rPr>
          <w:sz w:val="16"/>
        </w:rPr>
        <w:t xml:space="preserve"> (Zhang et al. 2006, 2007; Tol &amp; Wagner 2010).2 </w:t>
      </w:r>
      <w:r w:rsidRPr="00086C56">
        <w:rPr>
          <w:highlight w:val="cyan"/>
          <w:u w:val="single"/>
        </w:rPr>
        <w:t>Research</w:t>
      </w:r>
      <w:r w:rsidRPr="00086C56">
        <w:rPr>
          <w:u w:val="single"/>
        </w:rPr>
        <w:t xml:space="preserve"> on the more recent past </w:t>
      </w:r>
      <w:r w:rsidRPr="00086C56">
        <w:rPr>
          <w:highlight w:val="cyan"/>
          <w:u w:val="single"/>
        </w:rPr>
        <w:t>reveals</w:t>
      </w:r>
      <w:r w:rsidRPr="00086C56">
        <w:rPr>
          <w:u w:val="single"/>
        </w:rPr>
        <w:t xml:space="preserve"> that interstate </w:t>
      </w:r>
      <w:r w:rsidRPr="00086C56">
        <w:rPr>
          <w:highlight w:val="cyan"/>
          <w:u w:val="single"/>
        </w:rPr>
        <w:t>conflict</w:t>
      </w:r>
      <w:r w:rsidRPr="00086C56">
        <w:rPr>
          <w:u w:val="single"/>
        </w:rPr>
        <w:t xml:space="preserve"> has </w:t>
      </w:r>
      <w:r w:rsidRPr="00086C56">
        <w:rPr>
          <w:highlight w:val="cyan"/>
          <w:u w:val="single"/>
        </w:rPr>
        <w:t>declined</w:t>
      </w:r>
      <w:r w:rsidRPr="00086C56">
        <w:rPr>
          <w:u w:val="single"/>
        </w:rPr>
        <w:t xml:space="preserve"> in the second half of the twentieth century, the</w:t>
      </w:r>
      <w:r w:rsidRPr="00086C56">
        <w:rPr>
          <w:sz w:val="16"/>
        </w:rPr>
        <w:t xml:space="preserve"> very </w:t>
      </w:r>
      <w:r w:rsidRPr="00086C56">
        <w:rPr>
          <w:u w:val="single"/>
        </w:rPr>
        <w:t xml:space="preserve">period </w:t>
      </w:r>
      <w:r w:rsidRPr="00086C56">
        <w:rPr>
          <w:highlight w:val="cyan"/>
          <w:u w:val="single"/>
        </w:rPr>
        <w:t>during</w:t>
      </w:r>
      <w:r w:rsidRPr="00086C56">
        <w:rPr>
          <w:u w:val="single"/>
        </w:rPr>
        <w:t xml:space="preserve"> which global </w:t>
      </w:r>
      <w:r w:rsidRPr="00086C56">
        <w:rPr>
          <w:highlight w:val="cyan"/>
          <w:u w:val="single"/>
        </w:rPr>
        <w:t>warming</w:t>
      </w:r>
      <w:r w:rsidRPr="00086C56">
        <w:rPr>
          <w:u w:val="single"/>
        </w:rPr>
        <w:t xml:space="preserve"> has begun to make itself felt</w:t>
      </w:r>
      <w:r w:rsidRPr="00086C56">
        <w:rPr>
          <w:sz w:val="16"/>
        </w:rPr>
        <w:t xml:space="preserve"> (Goldstein 2002; Levy et al. 2001; Luard 1986, 1988; Hensel 2002; Sarkees, et al. 2003; Mueller 2009).3 While talk of a ''climatic peace” is premature, broader </w:t>
      </w:r>
      <w:r w:rsidRPr="00086C56">
        <w:rPr>
          <w:highlight w:val="cyan"/>
          <w:u w:val="single"/>
        </w:rPr>
        <w:t>claims</w:t>
      </w:r>
      <w:r w:rsidRPr="00086C56">
        <w:rPr>
          <w:u w:val="single"/>
        </w:rPr>
        <w:t xml:space="preserve"> that global </w:t>
      </w:r>
      <w:r w:rsidRPr="00086C56">
        <w:rPr>
          <w:highlight w:val="cyan"/>
          <w:u w:val="single"/>
        </w:rPr>
        <w:t xml:space="preserve">warming causes conflict must be evaluated in light of </w:t>
      </w:r>
      <w:r w:rsidRPr="00086C56">
        <w:rPr>
          <w:b/>
          <w:iCs/>
          <w:highlight w:val="cyan"/>
          <w:u w:val="single"/>
        </w:rPr>
        <w:t>countervailing evidence</w:t>
      </w:r>
      <w:r w:rsidRPr="00086C56">
        <w:rPr>
          <w:sz w:val="16"/>
        </w:rPr>
        <w:t xml:space="preserve"> and a contrasting set of causal theoretical claims.4</w:t>
      </w:r>
    </w:p>
    <w:p w14:paraId="47F7A12C" w14:textId="77777777" w:rsidR="00B31A89" w:rsidRPr="00531EDD" w:rsidRDefault="00B31A89" w:rsidP="00B31A89"/>
    <w:p w14:paraId="01EEF8A5" w14:textId="77777777" w:rsidR="00B31A89" w:rsidRPr="00DB40CB" w:rsidRDefault="00B31A89" w:rsidP="00B31A89">
      <w:pPr>
        <w:pStyle w:val="Heading3"/>
      </w:pPr>
      <w:r>
        <w:lastRenderedPageBreak/>
        <w:t>2NC---Inequality</w:t>
      </w:r>
    </w:p>
    <w:p w14:paraId="47C57562" w14:textId="77777777" w:rsidR="00B31A89" w:rsidRPr="00234120" w:rsidRDefault="00B31A89" w:rsidP="00B31A89">
      <w:pPr>
        <w:pStyle w:val="Analytics"/>
        <w:rPr>
          <w:rFonts w:asciiTheme="minorHAnsi" w:hAnsiTheme="minorHAnsi" w:cstheme="minorHAnsi"/>
        </w:rPr>
      </w:pPr>
      <w:r w:rsidRPr="00234120">
        <w:rPr>
          <w:rFonts w:asciiTheme="minorHAnsi" w:hAnsiTheme="minorHAnsi" w:cstheme="minorHAnsi"/>
        </w:rPr>
        <w:t>No Inequality:</w:t>
      </w:r>
    </w:p>
    <w:p w14:paraId="7D350738" w14:textId="77777777" w:rsidR="00B31A89" w:rsidRPr="00234120" w:rsidRDefault="00B31A89" w:rsidP="00B31A89">
      <w:pPr>
        <w:pStyle w:val="Analytics"/>
        <w:rPr>
          <w:rFonts w:asciiTheme="minorHAnsi" w:hAnsiTheme="minorHAnsi" w:cstheme="minorHAnsi"/>
        </w:rPr>
      </w:pPr>
      <w:r w:rsidRPr="00234120">
        <w:rPr>
          <w:rFonts w:asciiTheme="minorHAnsi" w:hAnsiTheme="minorHAnsi" w:cstheme="minorHAnsi"/>
        </w:rPr>
        <w:t>1---Government statistics---find that inequality has decreased and that incomes are grown.</w:t>
      </w:r>
    </w:p>
    <w:p w14:paraId="7662DF49" w14:textId="77777777" w:rsidR="00B31A89" w:rsidRPr="00234120" w:rsidRDefault="00B31A89" w:rsidP="00B31A89">
      <w:pPr>
        <w:pStyle w:val="Analytics"/>
        <w:rPr>
          <w:rFonts w:asciiTheme="minorHAnsi" w:hAnsiTheme="minorHAnsi" w:cstheme="minorHAnsi"/>
        </w:rPr>
      </w:pPr>
      <w:r w:rsidRPr="00234120">
        <w:rPr>
          <w:rFonts w:asciiTheme="minorHAnsi" w:hAnsiTheme="minorHAnsi" w:cstheme="minorHAnsi"/>
        </w:rPr>
        <w:t>Even if they win inequality is rising, if they concede incomes overall are rising they lose because the internal link to their impact scenario is poverty overall.</w:t>
      </w:r>
    </w:p>
    <w:p w14:paraId="4A1CDB98" w14:textId="77777777" w:rsidR="00B31A89" w:rsidRPr="00234120" w:rsidRDefault="00B31A89" w:rsidP="00B31A89">
      <w:pPr>
        <w:pStyle w:val="Heading4"/>
        <w:rPr>
          <w:rFonts w:asciiTheme="minorHAnsi" w:hAnsiTheme="minorHAnsi" w:cstheme="minorHAnsi"/>
        </w:rPr>
      </w:pPr>
      <w:r w:rsidRPr="00234120">
        <w:rPr>
          <w:rFonts w:asciiTheme="minorHAnsi" w:hAnsiTheme="minorHAnsi" w:cstheme="minorHAnsi"/>
        </w:rPr>
        <w:t>2---Political and Media Interest ensure intervening actors check.</w:t>
      </w:r>
    </w:p>
    <w:p w14:paraId="50213B99" w14:textId="77777777" w:rsidR="00B31A89" w:rsidRPr="00234120" w:rsidRDefault="00B31A89" w:rsidP="00B31A89">
      <w:pPr>
        <w:rPr>
          <w:rFonts w:asciiTheme="minorHAnsi" w:hAnsiTheme="minorHAnsi" w:cstheme="minorHAnsi"/>
        </w:rPr>
      </w:pPr>
      <w:r w:rsidRPr="00234120">
        <w:rPr>
          <w:rStyle w:val="Style13ptBold"/>
          <w:rFonts w:asciiTheme="minorHAnsi" w:hAnsiTheme="minorHAnsi" w:cstheme="minorHAnsi"/>
        </w:rPr>
        <w:t>Strain ’22</w:t>
      </w:r>
      <w:r w:rsidRPr="00234120">
        <w:rPr>
          <w:rFonts w:asciiTheme="minorHAnsi" w:hAnsiTheme="minorHAnsi" w:cstheme="minorHAnsi"/>
        </w:rPr>
        <w:t xml:space="preserve"> [Michael; December 15</w:t>
      </w:r>
      <w:r w:rsidRPr="00234120">
        <w:rPr>
          <w:rFonts w:asciiTheme="minorHAnsi" w:hAnsiTheme="minorHAnsi" w:cstheme="minorHAnsi"/>
          <w:vertAlign w:val="superscript"/>
        </w:rPr>
        <w:t>th</w:t>
      </w:r>
      <w:r w:rsidRPr="00234120">
        <w:rPr>
          <w:rFonts w:asciiTheme="minorHAnsi" w:hAnsiTheme="minorHAnsi" w:cstheme="minorHAnsi"/>
        </w:rPr>
        <w:t>; Director of Economic Policy Studies at the American Enterprise Institute; "The Myth of Income Stagnation", Project Syndicate, https://www.project-syndicate.org/commentary/myth-of-us-income-stagnation-by-michael-r-strain-2022-12?barrier=accesspaylog</w:t>
      </w:r>
    </w:p>
    <w:p w14:paraId="25F82D35" w14:textId="77777777" w:rsidR="00B31A89" w:rsidRPr="00234120" w:rsidRDefault="00B31A89" w:rsidP="00B31A89">
      <w:pPr>
        <w:rPr>
          <w:rFonts w:asciiTheme="minorHAnsi" w:hAnsiTheme="minorHAnsi" w:cstheme="minorHAnsi"/>
          <w:sz w:val="16"/>
        </w:rPr>
      </w:pPr>
      <w:r w:rsidRPr="00234120">
        <w:rPr>
          <w:rStyle w:val="StyleUnderline"/>
          <w:rFonts w:asciiTheme="minorHAnsi" w:hAnsiTheme="minorHAnsi" w:cstheme="minorHAnsi"/>
          <w:highlight w:val="cyan"/>
        </w:rPr>
        <w:t xml:space="preserve">According to the </w:t>
      </w:r>
      <w:r w:rsidRPr="00234120">
        <w:rPr>
          <w:rStyle w:val="Emphasis"/>
          <w:rFonts w:asciiTheme="minorHAnsi" w:hAnsiTheme="minorHAnsi" w:cstheme="minorHAnsi"/>
          <w:highlight w:val="cyan"/>
        </w:rPr>
        <w:t>CBO</w:t>
      </w:r>
      <w:r w:rsidRPr="00234120">
        <w:rPr>
          <w:rFonts w:asciiTheme="minorHAnsi" w:hAnsiTheme="minorHAnsi" w:cstheme="minorHAnsi"/>
          <w:sz w:val="16"/>
        </w:rPr>
        <w:t xml:space="preserve">, </w:t>
      </w:r>
      <w:r w:rsidRPr="00234120">
        <w:rPr>
          <w:rStyle w:val="StyleUnderline"/>
          <w:rFonts w:asciiTheme="minorHAnsi" w:hAnsiTheme="minorHAnsi" w:cstheme="minorHAnsi"/>
          <w:highlight w:val="cyan"/>
        </w:rPr>
        <w:t xml:space="preserve">median </w:t>
      </w:r>
      <w:r w:rsidRPr="00234120">
        <w:rPr>
          <w:rStyle w:val="Emphasis"/>
          <w:rFonts w:asciiTheme="minorHAnsi" w:hAnsiTheme="minorHAnsi" w:cstheme="minorHAnsi"/>
          <w:highlight w:val="cyan"/>
        </w:rPr>
        <w:t>household income</w:t>
      </w:r>
      <w:r w:rsidRPr="00234120">
        <w:rPr>
          <w:rFonts w:asciiTheme="minorHAnsi" w:hAnsiTheme="minorHAnsi" w:cstheme="minorHAnsi"/>
          <w:sz w:val="16"/>
        </w:rPr>
        <w:t xml:space="preserve"> from market activities – labor, business, and capital income, as well as retirement income from past services – was not stagnant </w:t>
      </w:r>
      <w:r w:rsidRPr="00234120">
        <w:rPr>
          <w:rStyle w:val="StyleUnderline"/>
          <w:rFonts w:asciiTheme="minorHAnsi" w:hAnsiTheme="minorHAnsi" w:cstheme="minorHAnsi"/>
          <w:highlight w:val="cyan"/>
        </w:rPr>
        <w:t>from 1990 to 2019</w:t>
      </w:r>
      <w:r w:rsidRPr="00234120">
        <w:rPr>
          <w:rFonts w:asciiTheme="minorHAnsi" w:hAnsiTheme="minorHAnsi" w:cstheme="minorHAnsi"/>
          <w:sz w:val="16"/>
        </w:rPr>
        <w:t xml:space="preserve">. Instead, after adjusting for inflation, it </w:t>
      </w:r>
      <w:r w:rsidRPr="00234120">
        <w:rPr>
          <w:rStyle w:val="StyleUnderline"/>
          <w:rFonts w:asciiTheme="minorHAnsi" w:hAnsiTheme="minorHAnsi" w:cstheme="minorHAnsi"/>
          <w:highlight w:val="cyan"/>
        </w:rPr>
        <w:t xml:space="preserve">grew by </w:t>
      </w:r>
      <w:r w:rsidRPr="00234120">
        <w:rPr>
          <w:rStyle w:val="Emphasis"/>
          <w:rFonts w:asciiTheme="minorHAnsi" w:hAnsiTheme="minorHAnsi" w:cstheme="minorHAnsi"/>
          <w:highlight w:val="cyan"/>
        </w:rPr>
        <w:t>26%</w:t>
      </w:r>
      <w:r w:rsidRPr="00234120">
        <w:rPr>
          <w:rStyle w:val="StyleUnderline"/>
          <w:rFonts w:asciiTheme="minorHAnsi" w:hAnsiTheme="minorHAnsi" w:cstheme="minorHAnsi"/>
          <w:highlight w:val="cyan"/>
        </w:rPr>
        <w:t>.</w:t>
      </w:r>
      <w:r w:rsidRPr="00234120">
        <w:rPr>
          <w:rFonts w:asciiTheme="minorHAnsi" w:hAnsiTheme="minorHAnsi" w:cstheme="minorHAnsi"/>
          <w:sz w:val="16"/>
        </w:rPr>
        <w:t xml:space="preserve"> This is in line with wage growth. By my calculations using Bureau of Labor Statistics (BLS) data, inflation-adjusted average wages for nonsupervisory workers </w:t>
      </w:r>
      <w:hyperlink r:id="rId17" w:tgtFrame="_blank" w:history="1">
        <w:r w:rsidRPr="00234120">
          <w:rPr>
            <w:rStyle w:val="Hyperlink"/>
            <w:rFonts w:asciiTheme="minorHAnsi" w:hAnsiTheme="minorHAnsi" w:cstheme="minorHAnsi"/>
            <w:sz w:val="16"/>
          </w:rPr>
          <w:t>grew by around one-third</w:t>
        </w:r>
      </w:hyperlink>
      <w:r w:rsidRPr="00234120">
        <w:rPr>
          <w:rFonts w:asciiTheme="minorHAnsi" w:hAnsiTheme="minorHAnsi" w:cstheme="minorHAnsi"/>
          <w:sz w:val="16"/>
        </w:rPr>
        <w:t> over this period.</w:t>
      </w:r>
    </w:p>
    <w:p w14:paraId="3CEB0ED0" w14:textId="77777777" w:rsidR="00B31A89" w:rsidRPr="00234120" w:rsidRDefault="00B31A89" w:rsidP="00B31A89">
      <w:pPr>
        <w:rPr>
          <w:rFonts w:asciiTheme="minorHAnsi" w:hAnsiTheme="minorHAnsi" w:cstheme="minorHAnsi"/>
          <w:sz w:val="14"/>
          <w:szCs w:val="14"/>
        </w:rPr>
      </w:pPr>
      <w:r w:rsidRPr="00234120">
        <w:rPr>
          <w:rFonts w:asciiTheme="minorHAnsi" w:hAnsiTheme="minorHAnsi" w:cstheme="minorHAnsi"/>
          <w:sz w:val="14"/>
          <w:szCs w:val="14"/>
        </w:rPr>
        <w:t>Moreover, a more comprehensive measure of the flow of financial resources available to households for consumption and savings helps to account for the non-market income they received and for the taxes they paid. After factoring in social insurance benefits (from Social Security and unemployment insurance, for example), government safety-net benefits (such as food stamps), and federal taxes, the CBO finds that median household income increased by 55% from 1990 to 2019, which is significantly faster than wage growth and certainly not stagnate. The bottom 20% of households enjoyed even greater gains, with market income growth of 51% and after-tax-and-transfer income growth of 74%.</w:t>
      </w:r>
    </w:p>
    <w:p w14:paraId="20A4231F" w14:textId="77777777" w:rsidR="00B31A89" w:rsidRPr="00234120" w:rsidRDefault="00B31A89" w:rsidP="00B31A89">
      <w:pPr>
        <w:rPr>
          <w:rStyle w:val="Emphasis"/>
          <w:rFonts w:asciiTheme="minorHAnsi" w:hAnsiTheme="minorHAnsi" w:cstheme="minorHAnsi"/>
        </w:rPr>
      </w:pPr>
      <w:r w:rsidRPr="00234120">
        <w:rPr>
          <w:rFonts w:asciiTheme="minorHAnsi" w:hAnsiTheme="minorHAnsi" w:cstheme="minorHAnsi"/>
          <w:sz w:val="16"/>
        </w:rPr>
        <w:t xml:space="preserve">What about inequality? Here, the CBO computes the size of the gap between higher- and lower-income households using a standard statistical measure that accounts for the entire distribution of income (the “Gini coefficient”). </w:t>
      </w:r>
      <w:r w:rsidRPr="00234120">
        <w:rPr>
          <w:rStyle w:val="StyleUnderline"/>
          <w:rFonts w:asciiTheme="minorHAnsi" w:hAnsiTheme="minorHAnsi" w:cstheme="minorHAnsi"/>
          <w:highlight w:val="cyan"/>
        </w:rPr>
        <w:t>While inequality</w:t>
      </w:r>
      <w:r w:rsidRPr="00234120">
        <w:rPr>
          <w:rFonts w:asciiTheme="minorHAnsi" w:hAnsiTheme="minorHAnsi" w:cstheme="minorHAnsi"/>
          <w:sz w:val="16"/>
        </w:rPr>
        <w:t xml:space="preserve"> of post-tax-and-transfer income </w:t>
      </w:r>
      <w:r w:rsidRPr="00234120">
        <w:rPr>
          <w:rStyle w:val="StyleUnderline"/>
          <w:rFonts w:asciiTheme="minorHAnsi" w:hAnsiTheme="minorHAnsi" w:cstheme="minorHAnsi"/>
          <w:highlight w:val="cyan"/>
        </w:rPr>
        <w:t>did rise</w:t>
      </w:r>
      <w:r w:rsidRPr="00234120">
        <w:rPr>
          <w:rFonts w:asciiTheme="minorHAnsi" w:hAnsiTheme="minorHAnsi" w:cstheme="minorHAnsi"/>
          <w:sz w:val="16"/>
        </w:rPr>
        <w:t xml:space="preserve"> by 7% </w:t>
      </w:r>
      <w:r w:rsidRPr="00234120">
        <w:rPr>
          <w:rStyle w:val="StyleUnderline"/>
          <w:rFonts w:asciiTheme="minorHAnsi" w:hAnsiTheme="minorHAnsi" w:cstheme="minorHAnsi"/>
          <w:highlight w:val="cyan"/>
        </w:rPr>
        <w:t xml:space="preserve">from 1990 to 2019, </w:t>
      </w:r>
      <w:r w:rsidRPr="00234120">
        <w:rPr>
          <w:rStyle w:val="Emphasis"/>
          <w:rFonts w:asciiTheme="minorHAnsi" w:hAnsiTheme="minorHAnsi" w:cstheme="minorHAnsi"/>
          <w:highlight w:val="cyan"/>
        </w:rPr>
        <w:t>all the increase</w:t>
      </w:r>
      <w:r w:rsidRPr="00234120">
        <w:rPr>
          <w:rStyle w:val="StyleUnderline"/>
          <w:rFonts w:asciiTheme="minorHAnsi" w:hAnsiTheme="minorHAnsi" w:cstheme="minorHAnsi"/>
          <w:highlight w:val="cyan"/>
        </w:rPr>
        <w:t xml:space="preserve"> occurred between </w:t>
      </w:r>
      <w:r w:rsidRPr="00234120">
        <w:rPr>
          <w:rStyle w:val="Emphasis"/>
          <w:rFonts w:asciiTheme="minorHAnsi" w:hAnsiTheme="minorHAnsi" w:cstheme="minorHAnsi"/>
          <w:highlight w:val="cyan"/>
        </w:rPr>
        <w:t>1990 and 2007</w:t>
      </w:r>
      <w:r w:rsidRPr="00234120">
        <w:rPr>
          <w:rStyle w:val="StyleUnderline"/>
          <w:rFonts w:asciiTheme="minorHAnsi" w:hAnsiTheme="minorHAnsi" w:cstheme="minorHAnsi"/>
          <w:highlight w:val="cyan"/>
        </w:rPr>
        <w:t xml:space="preserve">, before the explosion of political </w:t>
      </w:r>
      <w:r w:rsidRPr="00234120">
        <w:rPr>
          <w:rStyle w:val="StyleUnderline"/>
          <w:rFonts w:asciiTheme="minorHAnsi" w:hAnsiTheme="minorHAnsi" w:cstheme="minorHAnsi"/>
        </w:rPr>
        <w:t xml:space="preserve">and media </w:t>
      </w:r>
      <w:r w:rsidRPr="00234120">
        <w:rPr>
          <w:rStyle w:val="Emphasis"/>
          <w:rFonts w:asciiTheme="minorHAnsi" w:hAnsiTheme="minorHAnsi" w:cstheme="minorHAnsi"/>
          <w:highlight w:val="cyan"/>
        </w:rPr>
        <w:t xml:space="preserve">interest </w:t>
      </w:r>
      <w:r w:rsidRPr="00234120">
        <w:rPr>
          <w:rStyle w:val="StyleUnderline"/>
          <w:rFonts w:asciiTheme="minorHAnsi" w:hAnsiTheme="minorHAnsi" w:cstheme="minorHAnsi"/>
          <w:highlight w:val="cyan"/>
        </w:rPr>
        <w:t>in</w:t>
      </w:r>
      <w:r w:rsidRPr="00234120">
        <w:rPr>
          <w:rStyle w:val="Emphasis"/>
          <w:rFonts w:asciiTheme="minorHAnsi" w:hAnsiTheme="minorHAnsi" w:cstheme="minorHAnsi"/>
          <w:highlight w:val="cyan"/>
        </w:rPr>
        <w:t xml:space="preserve"> inequality</w:t>
      </w:r>
      <w:r w:rsidRPr="00234120">
        <w:rPr>
          <w:rFonts w:asciiTheme="minorHAnsi" w:hAnsiTheme="minorHAnsi" w:cstheme="minorHAnsi"/>
          <w:sz w:val="16"/>
        </w:rPr>
        <w:t xml:space="preserve">. </w:t>
      </w:r>
      <w:r w:rsidRPr="00234120">
        <w:rPr>
          <w:rStyle w:val="StyleUnderline"/>
          <w:rFonts w:asciiTheme="minorHAnsi" w:hAnsiTheme="minorHAnsi" w:cstheme="minorHAnsi"/>
          <w:highlight w:val="cyan"/>
        </w:rPr>
        <w:t xml:space="preserve">Since 2007, inequality has fallen </w:t>
      </w:r>
      <w:r w:rsidRPr="00234120">
        <w:rPr>
          <w:rFonts w:asciiTheme="minorHAnsi" w:hAnsiTheme="minorHAnsi" w:cstheme="minorHAnsi"/>
          <w:sz w:val="14"/>
          <w:szCs w:val="14"/>
        </w:rPr>
        <w:t>by</w:t>
      </w:r>
      <w:r w:rsidRPr="00234120">
        <w:rPr>
          <w:rStyle w:val="Emphasis"/>
          <w:rFonts w:asciiTheme="minorHAnsi" w:hAnsiTheme="minorHAnsi" w:cstheme="minorHAnsi"/>
          <w:highlight w:val="cyan"/>
        </w:rPr>
        <w:t xml:space="preserve"> 5%.</w:t>
      </w:r>
    </w:p>
    <w:p w14:paraId="53E422C5" w14:textId="77777777" w:rsidR="00B31A89" w:rsidRPr="00234120" w:rsidRDefault="00B31A89" w:rsidP="00B31A89">
      <w:pPr>
        <w:pStyle w:val="Heading4"/>
        <w:rPr>
          <w:rFonts w:asciiTheme="minorHAnsi" w:hAnsiTheme="minorHAnsi" w:cstheme="minorHAnsi"/>
        </w:rPr>
      </w:pPr>
      <w:r w:rsidRPr="00234120">
        <w:rPr>
          <w:rFonts w:asciiTheme="minorHAnsi" w:hAnsiTheme="minorHAnsi" w:cstheme="minorHAnsi"/>
        </w:rPr>
        <w:t>3--- Social Programs.</w:t>
      </w:r>
    </w:p>
    <w:p w14:paraId="7216B67B" w14:textId="77777777" w:rsidR="00B31A89" w:rsidRPr="00234120" w:rsidRDefault="00B31A89" w:rsidP="00B31A89">
      <w:pPr>
        <w:rPr>
          <w:rFonts w:asciiTheme="minorHAnsi" w:hAnsiTheme="minorHAnsi" w:cstheme="minorHAnsi"/>
        </w:rPr>
      </w:pPr>
      <w:r w:rsidRPr="00234120">
        <w:rPr>
          <w:rStyle w:val="Style13ptBold"/>
          <w:rFonts w:asciiTheme="minorHAnsi" w:hAnsiTheme="minorHAnsi" w:cstheme="minorHAnsi"/>
        </w:rPr>
        <w:t>Catherine ’25</w:t>
      </w:r>
      <w:r w:rsidRPr="00234120">
        <w:rPr>
          <w:rFonts w:asciiTheme="minorHAnsi" w:hAnsiTheme="minorHAnsi" w:cstheme="minorHAnsi"/>
        </w:rPr>
        <w:t xml:space="preserve"> [Sylvian, Max Miller, and Natasha Sarin; April 7</w:t>
      </w:r>
      <w:r w:rsidRPr="00234120">
        <w:rPr>
          <w:rFonts w:asciiTheme="minorHAnsi" w:hAnsiTheme="minorHAnsi" w:cstheme="minorHAnsi"/>
          <w:vertAlign w:val="superscript"/>
        </w:rPr>
        <w:t>th</w:t>
      </w:r>
      <w:r w:rsidRPr="00234120">
        <w:rPr>
          <w:rFonts w:asciiTheme="minorHAnsi" w:hAnsiTheme="minorHAnsi" w:cstheme="minorHAnsi"/>
        </w:rPr>
        <w:t>; assistant professor of finance at the Wharton School of the University of Pennsylvania, PhD in Finance at HEC Paris, Masters in Economics at Toulouse;  Assistant Professor in the Finance Unit at the Harvard Business School, PhD in Finance at Wharton Business School; Professor of Law at Yale Law School and at the Yale School of Management, PhD in Economics at Harvard, JD from Harvard, former Deputy Assistant Secretary for Economic Policy, former Professor at the University of Pennsylvania Carey Law School and Wharton School; “Social Security and Trends in Wealth Inequality”, Journal of Finance, vol 80 p. 1497-1531, </w:t>
      </w:r>
      <w:hyperlink r:id="rId18" w:history="1">
        <w:r w:rsidRPr="00234120">
          <w:rPr>
            <w:rStyle w:val="Hyperlink"/>
            <w:rFonts w:asciiTheme="minorHAnsi" w:hAnsiTheme="minorHAnsi" w:cstheme="minorHAnsi"/>
          </w:rPr>
          <w:t>https://doi.org/10.1111/jofi.13440</w:t>
        </w:r>
      </w:hyperlink>
      <w:r w:rsidRPr="00234120">
        <w:rPr>
          <w:rFonts w:asciiTheme="minorHAnsi" w:hAnsiTheme="minorHAnsi" w:cstheme="minorHAnsi"/>
        </w:rPr>
        <w:t>]</w:t>
      </w:r>
    </w:p>
    <w:p w14:paraId="6C63817F" w14:textId="77777777" w:rsidR="00B31A89" w:rsidRPr="00234120" w:rsidRDefault="00B31A89" w:rsidP="00B31A89">
      <w:pPr>
        <w:rPr>
          <w:rFonts w:asciiTheme="minorHAnsi" w:hAnsiTheme="minorHAnsi" w:cstheme="minorHAnsi"/>
          <w:u w:val="single"/>
        </w:rPr>
      </w:pPr>
      <w:r w:rsidRPr="00234120">
        <w:rPr>
          <w:rStyle w:val="Emphasis"/>
          <w:rFonts w:asciiTheme="minorHAnsi" w:hAnsiTheme="minorHAnsi" w:cstheme="minorHAnsi"/>
          <w:highlight w:val="cyan"/>
        </w:rPr>
        <w:t>Recent</w:t>
      </w:r>
      <w:r w:rsidRPr="00234120">
        <w:rPr>
          <w:rFonts w:asciiTheme="minorHAnsi" w:hAnsiTheme="minorHAnsi" w:cstheme="minorHAnsi"/>
          <w:sz w:val="16"/>
        </w:rPr>
        <w:t xml:space="preserve"> influential </w:t>
      </w:r>
      <w:r w:rsidRPr="00234120">
        <w:rPr>
          <w:rStyle w:val="StyleUnderline"/>
          <w:rFonts w:asciiTheme="minorHAnsi" w:hAnsiTheme="minorHAnsi" w:cstheme="minorHAnsi"/>
          <w:highlight w:val="cyan"/>
        </w:rPr>
        <w:t>work</w:t>
      </w:r>
      <w:r w:rsidRPr="00234120">
        <w:rPr>
          <w:rFonts w:asciiTheme="minorHAnsi" w:hAnsiTheme="minorHAnsi" w:cstheme="minorHAnsi"/>
          <w:sz w:val="16"/>
          <w:highlight w:val="cyan"/>
        </w:rPr>
        <w:t xml:space="preserve"> </w:t>
      </w:r>
      <w:r w:rsidRPr="00234120">
        <w:rPr>
          <w:rStyle w:val="StyleUnderline"/>
          <w:rFonts w:asciiTheme="minorHAnsi" w:hAnsiTheme="minorHAnsi" w:cstheme="minorHAnsi"/>
          <w:highlight w:val="cyan"/>
        </w:rPr>
        <w:t xml:space="preserve">finds </w:t>
      </w:r>
      <w:r w:rsidRPr="00234120">
        <w:rPr>
          <w:rStyle w:val="Emphasis"/>
          <w:rFonts w:asciiTheme="minorHAnsi" w:hAnsiTheme="minorHAnsi" w:cstheme="minorHAnsi"/>
        </w:rPr>
        <w:t xml:space="preserve">large </w:t>
      </w:r>
      <w:r w:rsidRPr="00234120">
        <w:rPr>
          <w:rStyle w:val="Emphasis"/>
          <w:rFonts w:asciiTheme="minorHAnsi" w:hAnsiTheme="minorHAnsi" w:cstheme="minorHAnsi"/>
          <w:highlight w:val="cyan"/>
        </w:rPr>
        <w:t>increases</w:t>
      </w:r>
      <w:r w:rsidRPr="00234120">
        <w:rPr>
          <w:rStyle w:val="StyleUnderline"/>
          <w:rFonts w:asciiTheme="minorHAnsi" w:hAnsiTheme="minorHAnsi" w:cstheme="minorHAnsi"/>
          <w:highlight w:val="cyan"/>
        </w:rPr>
        <w:t xml:space="preserve"> in </w:t>
      </w:r>
      <w:r w:rsidRPr="00234120">
        <w:rPr>
          <w:rStyle w:val="Emphasis"/>
          <w:rFonts w:asciiTheme="minorHAnsi" w:hAnsiTheme="minorHAnsi" w:cstheme="minorHAnsi"/>
          <w:highlight w:val="cyan"/>
        </w:rPr>
        <w:t>inequality</w:t>
      </w:r>
      <w:r w:rsidRPr="00234120">
        <w:rPr>
          <w:rFonts w:asciiTheme="minorHAnsi" w:hAnsiTheme="minorHAnsi" w:cstheme="minorHAnsi"/>
          <w:sz w:val="16"/>
        </w:rPr>
        <w:t xml:space="preserve"> in the U.S. </w:t>
      </w:r>
      <w:r w:rsidRPr="00234120">
        <w:rPr>
          <w:rStyle w:val="StyleUnderline"/>
          <w:rFonts w:asciiTheme="minorHAnsi" w:hAnsiTheme="minorHAnsi" w:cstheme="minorHAnsi"/>
          <w:highlight w:val="cyan"/>
        </w:rPr>
        <w:t>based on measures</w:t>
      </w:r>
      <w:r w:rsidRPr="00234120">
        <w:rPr>
          <w:rFonts w:asciiTheme="minorHAnsi" w:hAnsiTheme="minorHAnsi" w:cstheme="minorHAnsi"/>
          <w:sz w:val="16"/>
        </w:rPr>
        <w:t xml:space="preserve"> of wealth concentration </w:t>
      </w:r>
      <w:r w:rsidRPr="00234120">
        <w:rPr>
          <w:rStyle w:val="StyleUnderline"/>
          <w:rFonts w:asciiTheme="minorHAnsi" w:hAnsiTheme="minorHAnsi" w:cstheme="minorHAnsi"/>
          <w:highlight w:val="cyan"/>
        </w:rPr>
        <w:t>that</w:t>
      </w:r>
      <w:r w:rsidRPr="00234120">
        <w:rPr>
          <w:rStyle w:val="StyleUnderline"/>
          <w:rFonts w:asciiTheme="minorHAnsi" w:hAnsiTheme="minorHAnsi" w:cstheme="minorHAnsi"/>
        </w:rPr>
        <w:t xml:space="preserve"> notably </w:t>
      </w:r>
      <w:r w:rsidRPr="00234120">
        <w:rPr>
          <w:rStyle w:val="Emphasis"/>
          <w:rFonts w:asciiTheme="minorHAnsi" w:hAnsiTheme="minorHAnsi" w:cstheme="minorHAnsi"/>
          <w:highlight w:val="cyan"/>
        </w:rPr>
        <w:t>exclude</w:t>
      </w:r>
      <w:r w:rsidRPr="00234120">
        <w:rPr>
          <w:rFonts w:asciiTheme="minorHAnsi" w:hAnsiTheme="minorHAnsi" w:cstheme="minorHAnsi"/>
          <w:sz w:val="16"/>
        </w:rPr>
        <w:t xml:space="preserve"> the value of </w:t>
      </w:r>
      <w:r w:rsidRPr="00234120">
        <w:rPr>
          <w:rStyle w:val="Emphasis"/>
          <w:rFonts w:asciiTheme="minorHAnsi" w:hAnsiTheme="minorHAnsi" w:cstheme="minorHAnsi"/>
          <w:highlight w:val="cyan"/>
        </w:rPr>
        <w:t>social insurance</w:t>
      </w:r>
      <w:r w:rsidRPr="00234120">
        <w:rPr>
          <w:rStyle w:val="StyleUnderline"/>
          <w:rFonts w:asciiTheme="minorHAnsi" w:hAnsiTheme="minorHAnsi" w:cstheme="minorHAnsi"/>
        </w:rPr>
        <w:t xml:space="preserve"> programs</w:t>
      </w:r>
      <w:r w:rsidRPr="00234120">
        <w:rPr>
          <w:rFonts w:asciiTheme="minorHAnsi" w:hAnsiTheme="minorHAnsi" w:cstheme="minorHAnsi"/>
          <w:sz w:val="16"/>
        </w:rPr>
        <w:t xml:space="preserve">. This paper shows that top wealth shares have not changed much over the last three decades when Social Security is properly accounted for. This is because </w:t>
      </w:r>
      <w:r w:rsidRPr="00234120">
        <w:rPr>
          <w:rStyle w:val="StyleUnderline"/>
          <w:rFonts w:asciiTheme="minorHAnsi" w:hAnsiTheme="minorHAnsi" w:cstheme="minorHAnsi"/>
          <w:highlight w:val="cyan"/>
        </w:rPr>
        <w:t>Social Security wealth</w:t>
      </w:r>
      <w:r w:rsidRPr="00234120">
        <w:rPr>
          <w:rStyle w:val="StyleUnderline"/>
          <w:rFonts w:asciiTheme="minorHAnsi" w:hAnsiTheme="minorHAnsi" w:cstheme="minorHAnsi"/>
        </w:rPr>
        <w:t xml:space="preserve"> </w:t>
      </w:r>
      <w:r w:rsidRPr="00234120">
        <w:rPr>
          <w:rStyle w:val="StyleUnderline"/>
          <w:rFonts w:asciiTheme="minorHAnsi" w:hAnsiTheme="minorHAnsi" w:cstheme="minorHAnsi"/>
          <w:highlight w:val="cyan"/>
        </w:rPr>
        <w:t>increased</w:t>
      </w:r>
      <w:r w:rsidRPr="00234120">
        <w:rPr>
          <w:rStyle w:val="StyleUnderline"/>
          <w:rFonts w:asciiTheme="minorHAnsi" w:hAnsiTheme="minorHAnsi" w:cstheme="minorHAnsi"/>
        </w:rPr>
        <w:t xml:space="preserve"> substantially </w:t>
      </w:r>
      <w:r w:rsidRPr="00234120">
        <w:rPr>
          <w:rStyle w:val="StyleUnderline"/>
          <w:rFonts w:asciiTheme="minorHAnsi" w:hAnsiTheme="minorHAnsi" w:cstheme="minorHAnsi"/>
          <w:highlight w:val="cyan"/>
        </w:rPr>
        <w:t xml:space="preserve">from </w:t>
      </w:r>
      <w:r w:rsidRPr="00234120">
        <w:rPr>
          <w:rStyle w:val="Emphasis"/>
          <w:rFonts w:asciiTheme="minorHAnsi" w:hAnsiTheme="minorHAnsi" w:cstheme="minorHAnsi"/>
          <w:highlight w:val="cyan"/>
        </w:rPr>
        <w:t>$7</w:t>
      </w:r>
      <w:r w:rsidRPr="00234120">
        <w:rPr>
          <w:rFonts w:asciiTheme="minorHAnsi" w:hAnsiTheme="minorHAnsi" w:cstheme="minorHAnsi"/>
          <w:sz w:val="14"/>
          <w:szCs w:val="14"/>
        </w:rPr>
        <w:t>.2</w:t>
      </w:r>
      <w:r w:rsidRPr="00234120">
        <w:rPr>
          <w:rFonts w:asciiTheme="minorHAnsi" w:hAnsiTheme="minorHAnsi" w:cstheme="minorHAnsi"/>
        </w:rPr>
        <w:t xml:space="preserve"> </w:t>
      </w:r>
      <w:r w:rsidRPr="00234120">
        <w:rPr>
          <w:rStyle w:val="StyleUnderline"/>
          <w:rFonts w:asciiTheme="minorHAnsi" w:hAnsiTheme="minorHAnsi" w:cstheme="minorHAnsi"/>
          <w:highlight w:val="cyan"/>
        </w:rPr>
        <w:t>trillion</w:t>
      </w:r>
      <w:r w:rsidRPr="00234120">
        <w:rPr>
          <w:rStyle w:val="StyleUnderline"/>
          <w:rFonts w:asciiTheme="minorHAnsi" w:hAnsiTheme="minorHAnsi" w:cstheme="minorHAnsi"/>
        </w:rPr>
        <w:t xml:space="preserve"> in 1989 </w:t>
      </w:r>
      <w:r w:rsidRPr="00234120">
        <w:rPr>
          <w:rStyle w:val="StyleUnderline"/>
          <w:rFonts w:asciiTheme="minorHAnsi" w:hAnsiTheme="minorHAnsi" w:cstheme="minorHAnsi"/>
          <w:highlight w:val="cyan"/>
        </w:rPr>
        <w:t xml:space="preserve">to </w:t>
      </w:r>
      <w:r w:rsidRPr="00234120">
        <w:rPr>
          <w:rStyle w:val="Emphasis"/>
          <w:rFonts w:asciiTheme="minorHAnsi" w:hAnsiTheme="minorHAnsi" w:cstheme="minorHAnsi"/>
          <w:highlight w:val="cyan"/>
        </w:rPr>
        <w:t>$40</w:t>
      </w:r>
      <w:r w:rsidRPr="00234120">
        <w:rPr>
          <w:rFonts w:asciiTheme="minorHAnsi" w:hAnsiTheme="minorHAnsi" w:cstheme="minorHAnsi"/>
          <w:sz w:val="14"/>
          <w:szCs w:val="14"/>
        </w:rPr>
        <w:t>.6</w:t>
      </w:r>
      <w:r w:rsidRPr="00234120">
        <w:rPr>
          <w:rStyle w:val="StyleUnderline"/>
          <w:rFonts w:asciiTheme="minorHAnsi" w:hAnsiTheme="minorHAnsi" w:cstheme="minorHAnsi"/>
          <w:highlight w:val="cyan"/>
        </w:rPr>
        <w:t xml:space="preserve"> trillion</w:t>
      </w:r>
      <w:r w:rsidRPr="00234120">
        <w:rPr>
          <w:rStyle w:val="StyleUnderline"/>
          <w:rFonts w:asciiTheme="minorHAnsi" w:hAnsiTheme="minorHAnsi" w:cstheme="minorHAnsi"/>
        </w:rPr>
        <w:t xml:space="preserve"> in 2019</w:t>
      </w:r>
      <w:r w:rsidRPr="00234120">
        <w:rPr>
          <w:rFonts w:asciiTheme="minorHAnsi" w:hAnsiTheme="minorHAnsi" w:cstheme="minorHAnsi"/>
          <w:sz w:val="16"/>
        </w:rPr>
        <w:t xml:space="preserve"> and now represents 50% of the wealth of the bottom 90% of the wealth distribution. </w:t>
      </w:r>
      <w:r w:rsidRPr="00234120">
        <w:rPr>
          <w:rStyle w:val="StyleUnderline"/>
          <w:rFonts w:asciiTheme="minorHAnsi" w:hAnsiTheme="minorHAnsi" w:cstheme="minorHAnsi"/>
          <w:highlight w:val="cyan"/>
        </w:rPr>
        <w:t>This finding</w:t>
      </w:r>
      <w:r w:rsidRPr="00234120">
        <w:rPr>
          <w:rStyle w:val="StyleUnderline"/>
          <w:rFonts w:asciiTheme="minorHAnsi" w:hAnsiTheme="minorHAnsi" w:cstheme="minorHAnsi"/>
        </w:rPr>
        <w:t xml:space="preserve"> </w:t>
      </w:r>
      <w:r w:rsidRPr="00234120">
        <w:rPr>
          <w:rStyle w:val="StyleUnderline"/>
          <w:rFonts w:asciiTheme="minorHAnsi" w:hAnsiTheme="minorHAnsi" w:cstheme="minorHAnsi"/>
          <w:highlight w:val="cyan"/>
        </w:rPr>
        <w:t xml:space="preserve">is </w:t>
      </w:r>
      <w:r w:rsidRPr="00234120">
        <w:rPr>
          <w:rStyle w:val="Emphasis"/>
          <w:rFonts w:asciiTheme="minorHAnsi" w:hAnsiTheme="minorHAnsi" w:cstheme="minorHAnsi"/>
          <w:highlight w:val="cyan"/>
        </w:rPr>
        <w:t>robust</w:t>
      </w:r>
      <w:r w:rsidRPr="00234120">
        <w:rPr>
          <w:rStyle w:val="StyleUnderline"/>
          <w:rFonts w:asciiTheme="minorHAnsi" w:hAnsiTheme="minorHAnsi" w:cstheme="minorHAnsi"/>
          <w:highlight w:val="cyan"/>
        </w:rPr>
        <w:t xml:space="preserve"> to </w:t>
      </w:r>
      <w:r w:rsidRPr="00234120">
        <w:rPr>
          <w:rStyle w:val="Emphasis"/>
          <w:rFonts w:asciiTheme="minorHAnsi" w:hAnsiTheme="minorHAnsi" w:cstheme="minorHAnsi"/>
          <w:highlight w:val="cyan"/>
        </w:rPr>
        <w:t>potential changes</w:t>
      </w:r>
      <w:r w:rsidRPr="00234120">
        <w:rPr>
          <w:rStyle w:val="StyleUnderline"/>
          <w:rFonts w:asciiTheme="minorHAnsi" w:hAnsiTheme="minorHAnsi" w:cstheme="minorHAnsi"/>
          <w:highlight w:val="cyan"/>
        </w:rPr>
        <w:t xml:space="preserve"> to </w:t>
      </w:r>
      <w:r w:rsidRPr="00234120">
        <w:rPr>
          <w:rStyle w:val="Emphasis"/>
          <w:rFonts w:asciiTheme="minorHAnsi" w:hAnsiTheme="minorHAnsi" w:cstheme="minorHAnsi"/>
          <w:highlight w:val="cyan"/>
        </w:rPr>
        <w:t>taxes</w:t>
      </w:r>
      <w:r w:rsidRPr="00234120">
        <w:rPr>
          <w:rStyle w:val="StyleUnderline"/>
          <w:rFonts w:asciiTheme="minorHAnsi" w:hAnsiTheme="minorHAnsi" w:cstheme="minorHAnsi"/>
          <w:highlight w:val="cyan"/>
        </w:rPr>
        <w:t xml:space="preserve"> and </w:t>
      </w:r>
      <w:r w:rsidRPr="00234120">
        <w:rPr>
          <w:rStyle w:val="Emphasis"/>
          <w:rFonts w:asciiTheme="minorHAnsi" w:hAnsiTheme="minorHAnsi" w:cstheme="minorHAnsi"/>
          <w:highlight w:val="cyan"/>
        </w:rPr>
        <w:t>benefits</w:t>
      </w:r>
      <w:r w:rsidRPr="00234120">
        <w:rPr>
          <w:rStyle w:val="StyleUnderline"/>
          <w:rFonts w:asciiTheme="minorHAnsi" w:hAnsiTheme="minorHAnsi" w:cstheme="minorHAnsi"/>
          <w:highlight w:val="cyan"/>
        </w:rPr>
        <w:t xml:space="preserve"> </w:t>
      </w:r>
      <w:r w:rsidRPr="00234120">
        <w:rPr>
          <w:rStyle w:val="StyleUnderline"/>
          <w:rFonts w:asciiTheme="minorHAnsi" w:hAnsiTheme="minorHAnsi" w:cstheme="minorHAnsi"/>
        </w:rPr>
        <w:t>in response to system financing concerns.</w:t>
      </w:r>
    </w:p>
    <w:p w14:paraId="406BC5DF" w14:textId="77777777" w:rsidR="00B31A89" w:rsidRPr="00234120" w:rsidRDefault="00B31A89" w:rsidP="00B31A89">
      <w:pPr>
        <w:pStyle w:val="Heading4"/>
        <w:rPr>
          <w:rFonts w:asciiTheme="minorHAnsi" w:hAnsiTheme="minorHAnsi" w:cstheme="minorHAnsi"/>
        </w:rPr>
      </w:pPr>
      <w:r w:rsidRPr="00234120">
        <w:rPr>
          <w:rFonts w:asciiTheme="minorHAnsi" w:hAnsiTheme="minorHAnsi" w:cstheme="minorHAnsi"/>
        </w:rPr>
        <w:t xml:space="preserve">Social Security </w:t>
      </w:r>
      <w:r w:rsidRPr="00234120">
        <w:rPr>
          <w:rFonts w:asciiTheme="minorHAnsi" w:hAnsiTheme="minorHAnsi" w:cstheme="minorHAnsi"/>
          <w:u w:val="single"/>
        </w:rPr>
        <w:t>ALONE</w:t>
      </w:r>
      <w:r w:rsidRPr="00234120">
        <w:rPr>
          <w:rFonts w:asciiTheme="minorHAnsi" w:hAnsiTheme="minorHAnsi" w:cstheme="minorHAnsi"/>
        </w:rPr>
        <w:t xml:space="preserve"> </w:t>
      </w:r>
      <w:r w:rsidRPr="00234120">
        <w:rPr>
          <w:rFonts w:asciiTheme="minorHAnsi" w:hAnsiTheme="minorHAnsi" w:cstheme="minorHAnsi"/>
          <w:u w:val="single"/>
        </w:rPr>
        <w:t>mutes</w:t>
      </w:r>
      <w:r w:rsidRPr="00234120">
        <w:rPr>
          <w:rFonts w:asciiTheme="minorHAnsi" w:hAnsiTheme="minorHAnsi" w:cstheme="minorHAnsi"/>
        </w:rPr>
        <w:t xml:space="preserve"> inequality.</w:t>
      </w:r>
    </w:p>
    <w:p w14:paraId="0192C2AC" w14:textId="77777777" w:rsidR="00B31A89" w:rsidRPr="00234120" w:rsidRDefault="00B31A89" w:rsidP="00B31A89">
      <w:pPr>
        <w:rPr>
          <w:rFonts w:asciiTheme="minorHAnsi" w:hAnsiTheme="minorHAnsi" w:cstheme="minorHAnsi"/>
        </w:rPr>
      </w:pPr>
      <w:r w:rsidRPr="00234120">
        <w:rPr>
          <w:rStyle w:val="Style13ptBold"/>
          <w:rFonts w:asciiTheme="minorHAnsi" w:hAnsiTheme="minorHAnsi" w:cstheme="minorHAnsi"/>
        </w:rPr>
        <w:t>Catherine ’25</w:t>
      </w:r>
      <w:r w:rsidRPr="00234120">
        <w:rPr>
          <w:rFonts w:asciiTheme="minorHAnsi" w:hAnsiTheme="minorHAnsi" w:cstheme="minorHAnsi"/>
        </w:rPr>
        <w:t xml:space="preserve"> [Sylvian, Max Miller, and Natasha Sarin; April 7</w:t>
      </w:r>
      <w:r w:rsidRPr="00234120">
        <w:rPr>
          <w:rFonts w:asciiTheme="minorHAnsi" w:hAnsiTheme="minorHAnsi" w:cstheme="minorHAnsi"/>
          <w:vertAlign w:val="superscript"/>
        </w:rPr>
        <w:t>th</w:t>
      </w:r>
      <w:r w:rsidRPr="00234120">
        <w:rPr>
          <w:rFonts w:asciiTheme="minorHAnsi" w:hAnsiTheme="minorHAnsi" w:cstheme="minorHAnsi"/>
        </w:rPr>
        <w:t xml:space="preserve">; assistant professor of finance at the Wharton School of the University of Pennsylvania, PhD in Finance at HEC Paris, Masters in Economics at </w:t>
      </w:r>
      <w:r w:rsidRPr="00234120">
        <w:rPr>
          <w:rFonts w:asciiTheme="minorHAnsi" w:hAnsiTheme="minorHAnsi" w:cstheme="minorHAnsi"/>
        </w:rPr>
        <w:lastRenderedPageBreak/>
        <w:t>Toulouse;  Assistant Professor in the Finance Unit at the Harvard Business School, PhD in Finance at Wharton Business School; Professor of Law at Yale Law School and at the Yale School of Management, PhD in Economics at Harvard, JD from Harvard, former Deputy Assistant Secretary for Economic Policy, former Professor at the University of Pennsylvania Carey Law School and Wharton School; “Social Security and Trends in Wealth Inequality”, Journal of Finance, vol 80 p. 1497-1531, </w:t>
      </w:r>
      <w:hyperlink r:id="rId19" w:history="1">
        <w:r w:rsidRPr="00234120">
          <w:rPr>
            <w:rStyle w:val="Hyperlink"/>
            <w:rFonts w:asciiTheme="minorHAnsi" w:hAnsiTheme="minorHAnsi" w:cstheme="minorHAnsi"/>
          </w:rPr>
          <w:t>https://doi.org/10.1111/jofi.13440</w:t>
        </w:r>
      </w:hyperlink>
      <w:r w:rsidRPr="00234120">
        <w:rPr>
          <w:rFonts w:asciiTheme="minorHAnsi" w:hAnsiTheme="minorHAnsi" w:cstheme="minorHAnsi"/>
        </w:rPr>
        <w:t>]</w:t>
      </w:r>
    </w:p>
    <w:p w14:paraId="7642FEF9" w14:textId="77777777" w:rsidR="00B31A89" w:rsidRPr="00234120" w:rsidRDefault="00B31A89" w:rsidP="00B31A89">
      <w:pPr>
        <w:rPr>
          <w:rFonts w:asciiTheme="minorHAnsi" w:hAnsiTheme="minorHAnsi" w:cstheme="minorHAnsi"/>
          <w:sz w:val="16"/>
        </w:rPr>
      </w:pPr>
      <w:r w:rsidRPr="00234120">
        <w:rPr>
          <w:rFonts w:asciiTheme="minorHAnsi" w:hAnsiTheme="minorHAnsi" w:cstheme="minorHAnsi"/>
          <w:sz w:val="16"/>
        </w:rPr>
        <w:t xml:space="preserve">Prior studies find large increases in U.S. wealth inequality over the last three decades based on measures of wealth concentration that exclude Social Security. We find that, </w:t>
      </w:r>
      <w:r w:rsidRPr="00234120">
        <w:rPr>
          <w:rStyle w:val="StyleUnderline"/>
          <w:rFonts w:asciiTheme="minorHAnsi" w:hAnsiTheme="minorHAnsi" w:cstheme="minorHAnsi"/>
          <w:highlight w:val="cyan"/>
        </w:rPr>
        <w:t xml:space="preserve">when </w:t>
      </w:r>
      <w:r w:rsidRPr="00234120">
        <w:rPr>
          <w:rStyle w:val="Emphasis"/>
          <w:rFonts w:asciiTheme="minorHAnsi" w:hAnsiTheme="minorHAnsi" w:cstheme="minorHAnsi"/>
          <w:highlight w:val="cyan"/>
        </w:rPr>
        <w:t>Social Security</w:t>
      </w:r>
      <w:r w:rsidRPr="00234120">
        <w:rPr>
          <w:rStyle w:val="StyleUnderline"/>
          <w:rFonts w:asciiTheme="minorHAnsi" w:hAnsiTheme="minorHAnsi" w:cstheme="minorHAnsi"/>
          <w:highlight w:val="cyan"/>
        </w:rPr>
        <w:t xml:space="preserve"> is </w:t>
      </w:r>
      <w:r w:rsidRPr="00234120">
        <w:rPr>
          <w:rStyle w:val="Emphasis"/>
          <w:rFonts w:asciiTheme="minorHAnsi" w:hAnsiTheme="minorHAnsi" w:cstheme="minorHAnsi"/>
          <w:highlight w:val="cyan"/>
        </w:rPr>
        <w:t>incorporated</w:t>
      </w:r>
      <w:r w:rsidRPr="00234120">
        <w:rPr>
          <w:rStyle w:val="StyleUnderline"/>
          <w:rFonts w:asciiTheme="minorHAnsi" w:hAnsiTheme="minorHAnsi" w:cstheme="minorHAnsi"/>
          <w:highlight w:val="cyan"/>
        </w:rPr>
        <w:t xml:space="preserve"> into </w:t>
      </w:r>
      <w:r w:rsidRPr="00234120">
        <w:rPr>
          <w:rStyle w:val="Emphasis"/>
          <w:rFonts w:asciiTheme="minorHAnsi" w:hAnsiTheme="minorHAnsi" w:cstheme="minorHAnsi"/>
          <w:highlight w:val="cyan"/>
        </w:rPr>
        <w:t>inequality estimates</w:t>
      </w:r>
      <w:r w:rsidRPr="00234120">
        <w:rPr>
          <w:rStyle w:val="StyleUnderline"/>
          <w:rFonts w:asciiTheme="minorHAnsi" w:hAnsiTheme="minorHAnsi" w:cstheme="minorHAnsi"/>
        </w:rPr>
        <w:t xml:space="preserve">, </w:t>
      </w:r>
      <w:r w:rsidRPr="00234120">
        <w:rPr>
          <w:rStyle w:val="StyleUnderline"/>
          <w:rFonts w:asciiTheme="minorHAnsi" w:hAnsiTheme="minorHAnsi" w:cstheme="minorHAnsi"/>
          <w:highlight w:val="cyan"/>
        </w:rPr>
        <w:t xml:space="preserve">top </w:t>
      </w:r>
      <w:r w:rsidRPr="00234120">
        <w:rPr>
          <w:rStyle w:val="Emphasis"/>
          <w:rFonts w:asciiTheme="minorHAnsi" w:hAnsiTheme="minorHAnsi" w:cstheme="minorHAnsi"/>
          <w:highlight w:val="cyan"/>
        </w:rPr>
        <w:t>wealth shares</w:t>
      </w:r>
      <w:r w:rsidRPr="00234120">
        <w:rPr>
          <w:rStyle w:val="StyleUnderline"/>
          <w:rFonts w:asciiTheme="minorHAnsi" w:hAnsiTheme="minorHAnsi" w:cstheme="minorHAnsi"/>
          <w:highlight w:val="cyan"/>
        </w:rPr>
        <w:t xml:space="preserve"> have </w:t>
      </w:r>
      <w:r w:rsidRPr="00234120">
        <w:rPr>
          <w:rStyle w:val="Emphasis"/>
          <w:rFonts w:asciiTheme="minorHAnsi" w:hAnsiTheme="minorHAnsi" w:cstheme="minorHAnsi"/>
          <w:highlight w:val="cyan"/>
        </w:rPr>
        <w:t>not increased</w:t>
      </w:r>
      <w:r w:rsidRPr="00234120">
        <w:rPr>
          <w:rStyle w:val="StyleUnderline"/>
          <w:rFonts w:asciiTheme="minorHAnsi" w:hAnsiTheme="minorHAnsi" w:cstheme="minorHAnsi"/>
          <w:highlight w:val="cyan"/>
        </w:rPr>
        <w:t xml:space="preserve"> since </w:t>
      </w:r>
      <w:r w:rsidRPr="00234120">
        <w:rPr>
          <w:rStyle w:val="Emphasis"/>
          <w:rFonts w:asciiTheme="minorHAnsi" w:hAnsiTheme="minorHAnsi" w:cstheme="minorHAnsi"/>
          <w:highlight w:val="cyan"/>
        </w:rPr>
        <w:t>1989</w:t>
      </w:r>
      <w:r w:rsidRPr="00234120">
        <w:rPr>
          <w:rFonts w:asciiTheme="minorHAnsi" w:hAnsiTheme="minorHAnsi" w:cstheme="minorHAnsi"/>
          <w:sz w:val="16"/>
        </w:rPr>
        <w:t xml:space="preserve">. </w:t>
      </w:r>
      <w:r w:rsidRPr="00234120">
        <w:rPr>
          <w:rStyle w:val="StyleUnderline"/>
          <w:rFonts w:asciiTheme="minorHAnsi" w:hAnsiTheme="minorHAnsi" w:cstheme="minorHAnsi"/>
          <w:highlight w:val="cyan"/>
        </w:rPr>
        <w:t>Our</w:t>
      </w:r>
      <w:r w:rsidRPr="00234120">
        <w:rPr>
          <w:rFonts w:asciiTheme="minorHAnsi" w:hAnsiTheme="minorHAnsi" w:cstheme="minorHAnsi"/>
          <w:sz w:val="16"/>
        </w:rPr>
        <w:t xml:space="preserve"> </w:t>
      </w:r>
      <w:r w:rsidRPr="00234120">
        <w:rPr>
          <w:rStyle w:val="Emphasis"/>
          <w:rFonts w:asciiTheme="minorHAnsi" w:hAnsiTheme="minorHAnsi" w:cstheme="minorHAnsi"/>
        </w:rPr>
        <w:t>top wealth</w:t>
      </w:r>
      <w:r w:rsidRPr="00234120">
        <w:rPr>
          <w:rStyle w:val="StyleUnderline"/>
          <w:rFonts w:asciiTheme="minorHAnsi" w:hAnsiTheme="minorHAnsi" w:cstheme="minorHAnsi"/>
          <w:highlight w:val="cyan"/>
        </w:rPr>
        <w:t xml:space="preserve"> estimates may still be </w:t>
      </w:r>
      <w:r w:rsidRPr="00234120">
        <w:rPr>
          <w:rStyle w:val="Emphasis"/>
          <w:rFonts w:asciiTheme="minorHAnsi" w:hAnsiTheme="minorHAnsi" w:cstheme="minorHAnsi"/>
          <w:highlight w:val="cyan"/>
        </w:rPr>
        <w:t>overstated</w:t>
      </w:r>
      <w:r w:rsidRPr="00234120">
        <w:rPr>
          <w:rStyle w:val="StyleUnderline"/>
          <w:rFonts w:asciiTheme="minorHAnsi" w:hAnsiTheme="minorHAnsi" w:cstheme="minorHAnsi"/>
        </w:rPr>
        <w:t xml:space="preserve"> </w:t>
      </w:r>
      <w:r w:rsidRPr="00234120">
        <w:rPr>
          <w:rStyle w:val="StyleUnderline"/>
          <w:rFonts w:asciiTheme="minorHAnsi" w:hAnsiTheme="minorHAnsi" w:cstheme="minorHAnsi"/>
          <w:highlight w:val="cyan"/>
        </w:rPr>
        <w:t xml:space="preserve">because we </w:t>
      </w:r>
      <w:r w:rsidRPr="00234120">
        <w:rPr>
          <w:rStyle w:val="Emphasis"/>
          <w:rFonts w:asciiTheme="minorHAnsi" w:hAnsiTheme="minorHAnsi" w:cstheme="minorHAnsi"/>
          <w:highlight w:val="cyan"/>
        </w:rPr>
        <w:t>exclude</w:t>
      </w:r>
      <w:r w:rsidRPr="00234120">
        <w:rPr>
          <w:rStyle w:val="StyleUnderline"/>
          <w:rFonts w:asciiTheme="minorHAnsi" w:hAnsiTheme="minorHAnsi" w:cstheme="minorHAnsi"/>
          <w:highlight w:val="cyan"/>
        </w:rPr>
        <w:t xml:space="preserve"> programs like </w:t>
      </w:r>
      <w:r w:rsidRPr="00234120">
        <w:rPr>
          <w:rStyle w:val="Emphasis"/>
          <w:rFonts w:asciiTheme="minorHAnsi" w:hAnsiTheme="minorHAnsi" w:cstheme="minorHAnsi"/>
          <w:highlight w:val="cyan"/>
        </w:rPr>
        <w:t>disability insurance</w:t>
      </w:r>
      <w:r w:rsidRPr="00234120">
        <w:rPr>
          <w:rStyle w:val="StyleUnderline"/>
          <w:rFonts w:asciiTheme="minorHAnsi" w:hAnsiTheme="minorHAnsi" w:cstheme="minorHAnsi"/>
          <w:highlight w:val="cyan"/>
        </w:rPr>
        <w:t xml:space="preserve"> and </w:t>
      </w:r>
      <w:r w:rsidRPr="00234120">
        <w:rPr>
          <w:rStyle w:val="Emphasis"/>
          <w:rFonts w:asciiTheme="minorHAnsi" w:hAnsiTheme="minorHAnsi" w:cstheme="minorHAnsi"/>
          <w:highlight w:val="cyan"/>
        </w:rPr>
        <w:t>Medicare</w:t>
      </w:r>
      <w:r w:rsidRPr="00234120">
        <w:rPr>
          <w:rStyle w:val="StyleUnderline"/>
          <w:rFonts w:asciiTheme="minorHAnsi" w:hAnsiTheme="minorHAnsi" w:cstheme="minorHAnsi"/>
          <w:highlight w:val="cyan"/>
        </w:rPr>
        <w:t xml:space="preserve">, </w:t>
      </w:r>
      <w:r w:rsidRPr="00234120">
        <w:rPr>
          <w:rStyle w:val="StyleUnderline"/>
          <w:rFonts w:asciiTheme="minorHAnsi" w:hAnsiTheme="minorHAnsi" w:cstheme="minorHAnsi"/>
        </w:rPr>
        <w:t>which accrue disproportionately</w:t>
      </w:r>
      <w:r w:rsidRPr="00234120">
        <w:rPr>
          <w:rFonts w:asciiTheme="minorHAnsi" w:hAnsiTheme="minorHAnsi" w:cstheme="minorHAnsi"/>
          <w:sz w:val="16"/>
        </w:rPr>
        <w:t xml:space="preserve"> </w:t>
      </w:r>
      <w:r w:rsidRPr="00234120">
        <w:rPr>
          <w:rStyle w:val="StyleUnderline"/>
          <w:rFonts w:asciiTheme="minorHAnsi" w:hAnsiTheme="minorHAnsi" w:cstheme="minorHAnsi"/>
        </w:rPr>
        <w:t>to the bottom of the wealth distribution</w:t>
      </w:r>
      <w:r w:rsidRPr="00234120">
        <w:rPr>
          <w:rFonts w:asciiTheme="minorHAnsi" w:hAnsiTheme="minorHAnsi" w:cstheme="minorHAnsi"/>
          <w:sz w:val="16"/>
        </w:rPr>
        <w:t>. Overall, our paper shows that public transfer programs like Social Security make the U.S. economy more progressive, and it is important for inequality estimates to reflect this. Much more work is needed to arrive at a fuller understanding of wealth concentration in America.</w:t>
      </w:r>
    </w:p>
    <w:p w14:paraId="033C8309" w14:textId="77777777" w:rsidR="00B31A89" w:rsidRPr="00234120" w:rsidRDefault="00B31A89" w:rsidP="00B31A89">
      <w:pPr>
        <w:pStyle w:val="Heading4"/>
        <w:rPr>
          <w:rFonts w:asciiTheme="minorHAnsi" w:hAnsiTheme="minorHAnsi" w:cstheme="minorHAnsi"/>
        </w:rPr>
      </w:pPr>
      <w:r w:rsidRPr="00234120">
        <w:rPr>
          <w:rFonts w:asciiTheme="minorHAnsi" w:hAnsiTheme="minorHAnsi" w:cstheme="minorHAnsi"/>
        </w:rPr>
        <w:t>4---Tax evasion.</w:t>
      </w:r>
    </w:p>
    <w:p w14:paraId="437B906A" w14:textId="77777777" w:rsidR="00B31A89" w:rsidRPr="00234120" w:rsidRDefault="00B31A89" w:rsidP="00B31A89">
      <w:pPr>
        <w:rPr>
          <w:rFonts w:asciiTheme="minorHAnsi" w:hAnsiTheme="minorHAnsi" w:cstheme="minorHAnsi"/>
        </w:rPr>
      </w:pPr>
      <w:r w:rsidRPr="00234120">
        <w:rPr>
          <w:rStyle w:val="Style13ptBold"/>
          <w:rFonts w:asciiTheme="minorHAnsi" w:hAnsiTheme="minorHAnsi" w:cstheme="minorHAnsi"/>
        </w:rPr>
        <w:t>Gorman ’25</w:t>
      </w:r>
      <w:r w:rsidRPr="00234120">
        <w:rPr>
          <w:rFonts w:asciiTheme="minorHAnsi" w:hAnsiTheme="minorHAnsi" w:cstheme="minorHAnsi"/>
        </w:rPr>
        <w:t xml:space="preserve"> [William, Jamie McGuire, and David Splinter; June; BS, economics and mathematics from Tulane; PhD in Economics from Stanford, MS and BS in Physics from Stanford; PhD and MA in Economics from Rice University; “Who Evades Taxes? The Distribution of the US Tax Gap”, Joint Committee on Taxation, https://www.davidsplinter.com/TaxGap.pdf]</w:t>
      </w:r>
    </w:p>
    <w:p w14:paraId="7660096D" w14:textId="77777777" w:rsidR="00B31A89" w:rsidRPr="00234120" w:rsidRDefault="00B31A89" w:rsidP="00B31A89">
      <w:pPr>
        <w:rPr>
          <w:rFonts w:asciiTheme="minorHAnsi" w:hAnsiTheme="minorHAnsi" w:cstheme="minorHAnsi"/>
          <w:sz w:val="16"/>
        </w:rPr>
      </w:pPr>
      <w:r w:rsidRPr="00234120">
        <w:rPr>
          <w:rFonts w:asciiTheme="minorHAnsi" w:hAnsiTheme="minorHAnsi" w:cstheme="minorHAnsi"/>
          <w:sz w:val="16"/>
        </w:rPr>
        <w:t xml:space="preserve">C. </w:t>
      </w:r>
      <w:r w:rsidRPr="00234120">
        <w:rPr>
          <w:rStyle w:val="StyleUnderline"/>
          <w:rFonts w:asciiTheme="minorHAnsi" w:hAnsiTheme="minorHAnsi" w:cstheme="minorHAnsi"/>
        </w:rPr>
        <w:t>Detected income misreporting lowers inequality</w:t>
      </w:r>
      <w:r w:rsidRPr="00234120">
        <w:rPr>
          <w:rFonts w:asciiTheme="minorHAnsi" w:hAnsiTheme="minorHAnsi" w:cstheme="minorHAnsi"/>
          <w:sz w:val="16"/>
        </w:rPr>
        <w:t xml:space="preserve"> </w:t>
      </w:r>
    </w:p>
    <w:p w14:paraId="5D56800D" w14:textId="77777777" w:rsidR="00B31A89" w:rsidRPr="00234120" w:rsidRDefault="00B31A89" w:rsidP="00B31A89">
      <w:pPr>
        <w:rPr>
          <w:rFonts w:asciiTheme="minorHAnsi" w:hAnsiTheme="minorHAnsi" w:cstheme="minorHAnsi"/>
          <w:sz w:val="16"/>
        </w:rPr>
      </w:pPr>
      <w:r w:rsidRPr="00234120">
        <w:rPr>
          <w:rFonts w:asciiTheme="minorHAnsi" w:hAnsiTheme="minorHAnsi" w:cstheme="minorHAnsi"/>
          <w:sz w:val="16"/>
        </w:rPr>
        <w:t xml:space="preserve">The audit studies include misreported income detected by auditors. These amounts include all auditor adjustments—even from taxpayer mistakes, missing documents, or when rules are uncertain. Thus, despite this paper’s title, evasion is only the subset of the tax gap due to willful noncompliance. While </w:t>
      </w:r>
      <w:r w:rsidRPr="00234120">
        <w:rPr>
          <w:rStyle w:val="Emphasis"/>
          <w:rFonts w:asciiTheme="minorHAnsi" w:hAnsiTheme="minorHAnsi" w:cstheme="minorHAnsi"/>
        </w:rPr>
        <w:t>misreported</w:t>
      </w:r>
      <w:r w:rsidRPr="00234120">
        <w:rPr>
          <w:rStyle w:val="StyleUnderline"/>
          <w:rFonts w:asciiTheme="minorHAnsi" w:hAnsiTheme="minorHAnsi" w:cstheme="minorHAnsi"/>
        </w:rPr>
        <w:t xml:space="preserve"> income is mostly from </w:t>
      </w:r>
      <w:r w:rsidRPr="00234120">
        <w:rPr>
          <w:rStyle w:val="Emphasis"/>
          <w:rFonts w:asciiTheme="minorHAnsi" w:hAnsiTheme="minorHAnsi" w:cstheme="minorHAnsi"/>
        </w:rPr>
        <w:t>underreporting</w:t>
      </w:r>
      <w:r w:rsidRPr="00234120">
        <w:rPr>
          <w:rFonts w:asciiTheme="minorHAnsi" w:hAnsiTheme="minorHAnsi" w:cstheme="minorHAnsi"/>
          <w:sz w:val="16"/>
        </w:rPr>
        <w:t xml:space="preserve">, this is offset by some auditor-detected overreporting, where the audit results in lower income and often lower taxes. </w:t>
      </w:r>
      <w:r w:rsidRPr="00234120">
        <w:rPr>
          <w:rStyle w:val="StyleUnderline"/>
          <w:rFonts w:asciiTheme="minorHAnsi" w:hAnsiTheme="minorHAnsi" w:cstheme="minorHAnsi"/>
          <w:highlight w:val="cyan"/>
        </w:rPr>
        <w:t xml:space="preserve">The </w:t>
      </w:r>
      <w:r w:rsidRPr="00234120">
        <w:rPr>
          <w:rStyle w:val="Emphasis"/>
          <w:rFonts w:asciiTheme="minorHAnsi" w:hAnsiTheme="minorHAnsi" w:cstheme="minorHAnsi"/>
          <w:highlight w:val="cyan"/>
        </w:rPr>
        <w:t>net</w:t>
      </w:r>
      <w:r w:rsidRPr="00234120">
        <w:rPr>
          <w:rStyle w:val="StyleUnderline"/>
          <w:rFonts w:asciiTheme="minorHAnsi" w:hAnsiTheme="minorHAnsi" w:cstheme="minorHAnsi"/>
          <w:highlight w:val="cyan"/>
        </w:rPr>
        <w:t xml:space="preserve"> detected </w:t>
      </w:r>
      <w:r w:rsidRPr="00234120">
        <w:rPr>
          <w:rStyle w:val="Emphasis"/>
          <w:rFonts w:asciiTheme="minorHAnsi" w:hAnsiTheme="minorHAnsi" w:cstheme="minorHAnsi"/>
          <w:highlight w:val="cyan"/>
        </w:rPr>
        <w:t>income misreporting</w:t>
      </w:r>
      <w:r w:rsidRPr="00234120">
        <w:rPr>
          <w:rStyle w:val="StyleUnderline"/>
          <w:rFonts w:asciiTheme="minorHAnsi" w:hAnsiTheme="minorHAnsi" w:cstheme="minorHAnsi"/>
          <w:highlight w:val="cyan"/>
        </w:rPr>
        <w:t xml:space="preserve"> rate</w:t>
      </w:r>
      <w:r w:rsidRPr="00234120">
        <w:rPr>
          <w:rFonts w:asciiTheme="minorHAnsi" w:hAnsiTheme="minorHAnsi" w:cstheme="minorHAnsi"/>
          <w:sz w:val="16"/>
        </w:rPr>
        <w:t>—</w:t>
      </w:r>
      <w:r w:rsidRPr="00234120">
        <w:rPr>
          <w:rStyle w:val="StyleUnderline"/>
          <w:rFonts w:asciiTheme="minorHAnsi" w:hAnsiTheme="minorHAnsi" w:cstheme="minorHAnsi"/>
        </w:rPr>
        <w:t>detected misreported income divided by auditor-adjusted income—</w:t>
      </w:r>
      <w:r w:rsidRPr="00234120">
        <w:rPr>
          <w:rStyle w:val="StyleUnderline"/>
          <w:rFonts w:asciiTheme="minorHAnsi" w:hAnsiTheme="minorHAnsi" w:cstheme="minorHAnsi"/>
          <w:highlight w:val="cyan"/>
        </w:rPr>
        <w:t xml:space="preserve">falls as </w:t>
      </w:r>
      <w:r w:rsidRPr="00234120">
        <w:rPr>
          <w:rStyle w:val="StyleUnderline"/>
          <w:rFonts w:asciiTheme="minorHAnsi" w:hAnsiTheme="minorHAnsi" w:cstheme="minorHAnsi"/>
        </w:rPr>
        <w:t xml:space="preserve">reported </w:t>
      </w:r>
      <w:r w:rsidRPr="00234120">
        <w:rPr>
          <w:rStyle w:val="Emphasis"/>
          <w:rFonts w:asciiTheme="minorHAnsi" w:hAnsiTheme="minorHAnsi" w:cstheme="minorHAnsi"/>
          <w:highlight w:val="cyan"/>
        </w:rPr>
        <w:t>income increases</w:t>
      </w:r>
      <w:r w:rsidRPr="00234120">
        <w:rPr>
          <w:rFonts w:asciiTheme="minorHAnsi" w:hAnsiTheme="minorHAnsi" w:cstheme="minorHAnsi"/>
          <w:sz w:val="16"/>
        </w:rPr>
        <w:t xml:space="preserve">. For 2006–2014, DeBacker et al. (2020) estimated </w:t>
      </w:r>
      <w:r w:rsidRPr="00234120">
        <w:rPr>
          <w:rStyle w:val="StyleUnderline"/>
          <w:rFonts w:asciiTheme="minorHAnsi" w:hAnsiTheme="minorHAnsi" w:cstheme="minorHAnsi"/>
        </w:rPr>
        <w:t xml:space="preserve">detected misreporting rates of about </w:t>
      </w:r>
      <w:r w:rsidRPr="00234120">
        <w:rPr>
          <w:rStyle w:val="Emphasis"/>
          <w:rFonts w:asciiTheme="minorHAnsi" w:hAnsiTheme="minorHAnsi" w:cstheme="minorHAnsi"/>
          <w:highlight w:val="cyan"/>
        </w:rPr>
        <w:t>14%</w:t>
      </w:r>
      <w:r w:rsidRPr="00234120">
        <w:rPr>
          <w:rStyle w:val="StyleUnderline"/>
          <w:rFonts w:asciiTheme="minorHAnsi" w:hAnsiTheme="minorHAnsi" w:cstheme="minorHAnsi"/>
          <w:highlight w:val="cyan"/>
        </w:rPr>
        <w:t xml:space="preserve"> for </w:t>
      </w:r>
      <w:r w:rsidRPr="00234120">
        <w:rPr>
          <w:rStyle w:val="Emphasis"/>
          <w:rFonts w:asciiTheme="minorHAnsi" w:hAnsiTheme="minorHAnsi" w:cstheme="minorHAnsi"/>
          <w:highlight w:val="cyan"/>
        </w:rPr>
        <w:t>low</w:t>
      </w:r>
      <w:r w:rsidRPr="00234120">
        <w:rPr>
          <w:rStyle w:val="StyleUnderline"/>
          <w:rFonts w:asciiTheme="minorHAnsi" w:hAnsiTheme="minorHAnsi" w:cstheme="minorHAnsi"/>
          <w:highlight w:val="cyan"/>
        </w:rPr>
        <w:t xml:space="preserve"> incomes</w:t>
      </w:r>
      <w:r w:rsidRPr="00234120">
        <w:rPr>
          <w:rFonts w:asciiTheme="minorHAnsi" w:hAnsiTheme="minorHAnsi" w:cstheme="minorHAnsi"/>
          <w:sz w:val="16"/>
        </w:rPr>
        <w:t xml:space="preserve"> (non-negative incomes below $25K), </w:t>
      </w:r>
      <w:r w:rsidRPr="00234120">
        <w:rPr>
          <w:rStyle w:val="Emphasis"/>
          <w:rFonts w:asciiTheme="minorHAnsi" w:hAnsiTheme="minorHAnsi" w:cstheme="minorHAnsi"/>
          <w:highlight w:val="cyan"/>
        </w:rPr>
        <w:t>5%</w:t>
      </w:r>
      <w:r w:rsidRPr="00234120">
        <w:rPr>
          <w:rStyle w:val="StyleUnderline"/>
          <w:rFonts w:asciiTheme="minorHAnsi" w:hAnsiTheme="minorHAnsi" w:cstheme="minorHAnsi"/>
          <w:highlight w:val="cyan"/>
        </w:rPr>
        <w:t xml:space="preserve"> for </w:t>
      </w:r>
      <w:r w:rsidRPr="00234120">
        <w:rPr>
          <w:rStyle w:val="Emphasis"/>
          <w:rFonts w:asciiTheme="minorHAnsi" w:hAnsiTheme="minorHAnsi" w:cstheme="minorHAnsi"/>
          <w:highlight w:val="cyan"/>
        </w:rPr>
        <w:t>middle</w:t>
      </w:r>
      <w:r w:rsidRPr="00234120">
        <w:rPr>
          <w:rFonts w:asciiTheme="minorHAnsi" w:hAnsiTheme="minorHAnsi" w:cstheme="minorHAnsi"/>
          <w:sz w:val="16"/>
        </w:rPr>
        <w:t xml:space="preserve"> incomes ($25–$50K), </w:t>
      </w:r>
      <w:r w:rsidRPr="00234120">
        <w:rPr>
          <w:rStyle w:val="StyleUnderline"/>
          <w:rFonts w:asciiTheme="minorHAnsi" w:hAnsiTheme="minorHAnsi" w:cstheme="minorHAnsi"/>
          <w:highlight w:val="cyan"/>
        </w:rPr>
        <w:t xml:space="preserve">and </w:t>
      </w:r>
      <w:r w:rsidRPr="00234120">
        <w:rPr>
          <w:rStyle w:val="Emphasis"/>
          <w:rFonts w:asciiTheme="minorHAnsi" w:hAnsiTheme="minorHAnsi" w:cstheme="minorHAnsi"/>
          <w:highlight w:val="cyan"/>
        </w:rPr>
        <w:t>2%</w:t>
      </w:r>
      <w:r w:rsidRPr="00234120">
        <w:rPr>
          <w:rFonts w:asciiTheme="minorHAnsi" w:hAnsiTheme="minorHAnsi" w:cstheme="minorHAnsi"/>
          <w:sz w:val="16"/>
        </w:rPr>
        <w:t xml:space="preserve"> for incomes of $100,000 or more. </w:t>
      </w:r>
      <w:r w:rsidRPr="00234120">
        <w:rPr>
          <w:rStyle w:val="StyleUnderline"/>
          <w:rFonts w:asciiTheme="minorHAnsi" w:hAnsiTheme="minorHAnsi" w:cstheme="minorHAnsi"/>
          <w:highlight w:val="cyan"/>
        </w:rPr>
        <w:t xml:space="preserve">This </w:t>
      </w:r>
      <w:r w:rsidRPr="00234120">
        <w:rPr>
          <w:rStyle w:val="Emphasis"/>
          <w:rFonts w:asciiTheme="minorHAnsi" w:hAnsiTheme="minorHAnsi" w:cstheme="minorHAnsi"/>
          <w:highlight w:val="cyan"/>
        </w:rPr>
        <w:t>decline</w:t>
      </w:r>
      <w:r w:rsidRPr="00234120">
        <w:rPr>
          <w:rStyle w:val="StyleUnderline"/>
          <w:rFonts w:asciiTheme="minorHAnsi" w:hAnsiTheme="minorHAnsi" w:cstheme="minorHAnsi"/>
          <w:highlight w:val="cyan"/>
        </w:rPr>
        <w:t xml:space="preserve"> with income implies </w:t>
      </w:r>
      <w:r w:rsidRPr="00234120">
        <w:rPr>
          <w:rStyle w:val="Emphasis"/>
          <w:rFonts w:asciiTheme="minorHAnsi" w:hAnsiTheme="minorHAnsi" w:cstheme="minorHAnsi"/>
          <w:highlight w:val="cyan"/>
        </w:rPr>
        <w:t>misreported income</w:t>
      </w:r>
      <w:r w:rsidRPr="00234120">
        <w:rPr>
          <w:rStyle w:val="StyleUnderline"/>
          <w:rFonts w:asciiTheme="minorHAnsi" w:hAnsiTheme="minorHAnsi" w:cstheme="minorHAnsi"/>
          <w:highlight w:val="cyan"/>
        </w:rPr>
        <w:t xml:space="preserve"> will </w:t>
      </w:r>
      <w:r w:rsidRPr="00234120">
        <w:rPr>
          <w:rStyle w:val="Emphasis"/>
          <w:rFonts w:asciiTheme="minorHAnsi" w:hAnsiTheme="minorHAnsi" w:cstheme="minorHAnsi"/>
          <w:highlight w:val="cyan"/>
        </w:rPr>
        <w:t>decrease inequality</w:t>
      </w:r>
      <w:r w:rsidRPr="00234120">
        <w:rPr>
          <w:rFonts w:asciiTheme="minorHAnsi" w:hAnsiTheme="minorHAnsi" w:cstheme="minorHAnsi"/>
          <w:sz w:val="16"/>
        </w:rPr>
        <w:t xml:space="preserve">. </w:t>
      </w:r>
      <w:r w:rsidRPr="00234120">
        <w:rPr>
          <w:rStyle w:val="StyleUnderline"/>
          <w:rFonts w:asciiTheme="minorHAnsi" w:hAnsiTheme="minorHAnsi" w:cstheme="minorHAnsi"/>
          <w:highlight w:val="cyan"/>
        </w:rPr>
        <w:t xml:space="preserve">When adding </w:t>
      </w:r>
      <w:r w:rsidRPr="00234120">
        <w:rPr>
          <w:rStyle w:val="StyleUnderline"/>
          <w:rFonts w:asciiTheme="minorHAnsi" w:hAnsiTheme="minorHAnsi" w:cstheme="minorHAnsi"/>
        </w:rPr>
        <w:t xml:space="preserve">detected </w:t>
      </w:r>
      <w:r w:rsidRPr="00234120">
        <w:rPr>
          <w:rStyle w:val="Emphasis"/>
          <w:rFonts w:asciiTheme="minorHAnsi" w:hAnsiTheme="minorHAnsi" w:cstheme="minorHAnsi"/>
          <w:highlight w:val="cyan"/>
        </w:rPr>
        <w:t>underreported income</w:t>
      </w:r>
      <w:r w:rsidRPr="00234120">
        <w:rPr>
          <w:rFonts w:asciiTheme="minorHAnsi" w:hAnsiTheme="minorHAnsi" w:cstheme="minorHAnsi"/>
          <w:sz w:val="16"/>
        </w:rPr>
        <w:t xml:space="preserve">, DeBacker et al. (2020) </w:t>
      </w:r>
      <w:r w:rsidRPr="00234120">
        <w:rPr>
          <w:rStyle w:val="StyleUnderline"/>
          <w:rFonts w:asciiTheme="minorHAnsi" w:hAnsiTheme="minorHAnsi" w:cstheme="minorHAnsi"/>
          <w:highlight w:val="cyan"/>
        </w:rPr>
        <w:t>estimated</w:t>
      </w:r>
      <w:r w:rsidRPr="00234120">
        <w:rPr>
          <w:rStyle w:val="StyleUnderline"/>
          <w:rFonts w:asciiTheme="minorHAnsi" w:hAnsiTheme="minorHAnsi" w:cstheme="minorHAnsi"/>
        </w:rPr>
        <w:t xml:space="preserve"> a </w:t>
      </w:r>
      <w:r w:rsidRPr="00234120">
        <w:rPr>
          <w:rStyle w:val="Emphasis"/>
          <w:rFonts w:asciiTheme="minorHAnsi" w:hAnsiTheme="minorHAnsi" w:cstheme="minorHAnsi"/>
        </w:rPr>
        <w:t>1</w:t>
      </w:r>
      <w:r w:rsidRPr="00234120">
        <w:rPr>
          <w:rStyle w:val="Emphasis"/>
          <w:rFonts w:asciiTheme="minorHAnsi" w:hAnsiTheme="minorHAnsi" w:cstheme="minorHAnsi"/>
          <w:highlight w:val="cyan"/>
        </w:rPr>
        <w:t>% decrease</w:t>
      </w:r>
      <w:r w:rsidRPr="00234120">
        <w:rPr>
          <w:rStyle w:val="StyleUnderline"/>
          <w:rFonts w:asciiTheme="minorHAnsi" w:hAnsiTheme="minorHAnsi" w:cstheme="minorHAnsi"/>
        </w:rPr>
        <w:t xml:space="preserve"> </w:t>
      </w:r>
      <w:r w:rsidRPr="00234120">
        <w:rPr>
          <w:rStyle w:val="StyleUnderline"/>
          <w:rFonts w:asciiTheme="minorHAnsi" w:hAnsiTheme="minorHAnsi" w:cstheme="minorHAnsi"/>
          <w:highlight w:val="cyan"/>
        </w:rPr>
        <w:t>in the Gini coefficient</w:t>
      </w:r>
      <w:r w:rsidRPr="00234120">
        <w:rPr>
          <w:rFonts w:asciiTheme="minorHAnsi" w:hAnsiTheme="minorHAnsi" w:cstheme="minorHAnsi"/>
          <w:sz w:val="16"/>
        </w:rPr>
        <w:t xml:space="preserve"> of adjusted gross income and a 3% decrease for taxable income.</w:t>
      </w:r>
    </w:p>
    <w:p w14:paraId="5A7B4A50" w14:textId="77777777" w:rsidR="00B31A89" w:rsidRPr="00234120" w:rsidRDefault="00B31A89" w:rsidP="00B31A89">
      <w:pPr>
        <w:pStyle w:val="Heading4"/>
        <w:rPr>
          <w:rFonts w:asciiTheme="minorHAnsi" w:hAnsiTheme="minorHAnsi" w:cstheme="minorHAnsi"/>
        </w:rPr>
      </w:pPr>
      <w:r w:rsidRPr="00234120">
        <w:rPr>
          <w:rFonts w:asciiTheme="minorHAnsi" w:hAnsiTheme="minorHAnsi" w:cstheme="minorHAnsi"/>
        </w:rPr>
        <w:t xml:space="preserve">It’s been underestimated. </w:t>
      </w:r>
    </w:p>
    <w:p w14:paraId="46DEC5DD" w14:textId="77777777" w:rsidR="00B31A89" w:rsidRPr="00234120" w:rsidRDefault="00B31A89" w:rsidP="00B31A89">
      <w:pPr>
        <w:rPr>
          <w:rFonts w:asciiTheme="minorHAnsi" w:hAnsiTheme="minorHAnsi" w:cstheme="minorHAnsi"/>
        </w:rPr>
      </w:pPr>
      <w:r w:rsidRPr="00234120">
        <w:rPr>
          <w:rStyle w:val="Style13ptBold"/>
          <w:rFonts w:asciiTheme="minorHAnsi" w:hAnsiTheme="minorHAnsi" w:cstheme="minorHAnsi"/>
        </w:rPr>
        <w:t>Gorman ’25</w:t>
      </w:r>
      <w:r w:rsidRPr="00234120">
        <w:rPr>
          <w:rFonts w:asciiTheme="minorHAnsi" w:hAnsiTheme="minorHAnsi" w:cstheme="minorHAnsi"/>
        </w:rPr>
        <w:t xml:space="preserve"> [William, Jamie McGuire, and David Splinter; June; BS, economics and mathematics from Tulane; PhD in Economics from Stanford, MS and BS in Physics from Stanford; PhD and MA in Economics from Rice University; “Who Evades Taxes? The Distribution of the US Tax Gap”, Joint Committee on Taxation, https://www.davidsplinter.com/TaxGap.pdf]</w:t>
      </w:r>
    </w:p>
    <w:p w14:paraId="6B599137" w14:textId="77777777" w:rsidR="00B31A89" w:rsidRPr="0048276E" w:rsidRDefault="00B31A89" w:rsidP="00B31A89">
      <w:pPr>
        <w:rPr>
          <w:rFonts w:asciiTheme="minorHAnsi" w:hAnsiTheme="minorHAnsi" w:cstheme="minorHAnsi"/>
          <w:u w:val="single"/>
        </w:rPr>
      </w:pPr>
      <w:r w:rsidRPr="00234120">
        <w:rPr>
          <w:rFonts w:asciiTheme="minorHAnsi" w:hAnsiTheme="minorHAnsi" w:cstheme="minorHAnsi"/>
          <w:sz w:val="16"/>
        </w:rPr>
        <w:t xml:space="preserve">Tax gaps measure underpaid taxes. This study provides a comprehensive analysis of the tax gap over the income distribution, accounting for the full tax gap and various years. Using random audit studies and certain IRS assumptions, we show that </w:t>
      </w:r>
      <w:r w:rsidRPr="00234120">
        <w:rPr>
          <w:rStyle w:val="StyleUnderline"/>
          <w:rFonts w:asciiTheme="minorHAnsi" w:hAnsiTheme="minorHAnsi" w:cstheme="minorHAnsi"/>
        </w:rPr>
        <w:t>tax noncompliance rates are highest among those with the lowest incomes</w:t>
      </w:r>
      <w:r w:rsidRPr="00234120">
        <w:rPr>
          <w:rFonts w:asciiTheme="minorHAnsi" w:hAnsiTheme="minorHAnsi" w:cstheme="minorHAnsi"/>
          <w:sz w:val="16"/>
        </w:rPr>
        <w:t xml:space="preserve">. </w:t>
      </w:r>
      <w:r w:rsidRPr="00234120">
        <w:rPr>
          <w:rStyle w:val="StyleUnderline"/>
          <w:rFonts w:asciiTheme="minorHAnsi" w:hAnsiTheme="minorHAnsi" w:cstheme="minorHAnsi"/>
        </w:rPr>
        <w:t>This result is robust</w:t>
      </w:r>
      <w:r w:rsidRPr="00234120">
        <w:rPr>
          <w:rFonts w:asciiTheme="minorHAnsi" w:hAnsiTheme="minorHAnsi" w:cstheme="minorHAnsi"/>
          <w:sz w:val="16"/>
        </w:rPr>
        <w:t xml:space="preserve"> to different assumptions. </w:t>
      </w:r>
      <w:r w:rsidRPr="00234120">
        <w:rPr>
          <w:rStyle w:val="StyleUnderline"/>
          <w:rFonts w:asciiTheme="minorHAnsi" w:hAnsiTheme="minorHAnsi" w:cstheme="minorHAnsi"/>
          <w:highlight w:val="cyan"/>
        </w:rPr>
        <w:t xml:space="preserve">Tax </w:t>
      </w:r>
      <w:r w:rsidRPr="00234120">
        <w:rPr>
          <w:rStyle w:val="Emphasis"/>
          <w:rFonts w:asciiTheme="minorHAnsi" w:hAnsiTheme="minorHAnsi" w:cstheme="minorHAnsi"/>
          <w:highlight w:val="cyan"/>
        </w:rPr>
        <w:t>noncompliance</w:t>
      </w:r>
      <w:r w:rsidRPr="00234120">
        <w:rPr>
          <w:rStyle w:val="StyleUnderline"/>
          <w:rFonts w:asciiTheme="minorHAnsi" w:hAnsiTheme="minorHAnsi" w:cstheme="minorHAnsi"/>
          <w:highlight w:val="cyan"/>
        </w:rPr>
        <w:t xml:space="preserve"> rates are </w:t>
      </w:r>
      <w:r w:rsidRPr="00234120">
        <w:rPr>
          <w:rStyle w:val="Emphasis"/>
          <w:rFonts w:asciiTheme="minorHAnsi" w:hAnsiTheme="minorHAnsi" w:cstheme="minorHAnsi"/>
          <w:highlight w:val="cyan"/>
        </w:rPr>
        <w:t>four times higher</w:t>
      </w:r>
      <w:r w:rsidRPr="00234120">
        <w:rPr>
          <w:rStyle w:val="StyleUnderline"/>
          <w:rFonts w:asciiTheme="minorHAnsi" w:hAnsiTheme="minorHAnsi" w:cstheme="minorHAnsi"/>
          <w:highlight w:val="cyan"/>
        </w:rPr>
        <w:t xml:space="preserve"> for the </w:t>
      </w:r>
      <w:r w:rsidRPr="00234120">
        <w:rPr>
          <w:rStyle w:val="Emphasis"/>
          <w:rFonts w:asciiTheme="minorHAnsi" w:hAnsiTheme="minorHAnsi" w:cstheme="minorHAnsi"/>
          <w:highlight w:val="cyan"/>
        </w:rPr>
        <w:t>bottom</w:t>
      </w:r>
      <w:r w:rsidRPr="00234120">
        <w:rPr>
          <w:rStyle w:val="StyleUnderline"/>
          <w:rFonts w:asciiTheme="minorHAnsi" w:hAnsiTheme="minorHAnsi" w:cstheme="minorHAnsi"/>
          <w:highlight w:val="cyan"/>
        </w:rPr>
        <w:t xml:space="preserve"> quintile than for the </w:t>
      </w:r>
      <w:r w:rsidRPr="00234120">
        <w:rPr>
          <w:rStyle w:val="Emphasis"/>
          <w:rFonts w:asciiTheme="minorHAnsi" w:hAnsiTheme="minorHAnsi" w:cstheme="minorHAnsi"/>
          <w:highlight w:val="cyan"/>
        </w:rPr>
        <w:t>top 1%</w:t>
      </w:r>
      <w:r w:rsidRPr="00234120">
        <w:rPr>
          <w:rStyle w:val="StyleUnderline"/>
          <w:rFonts w:asciiTheme="minorHAnsi" w:hAnsiTheme="minorHAnsi" w:cstheme="minorHAnsi"/>
          <w:highlight w:val="cyan"/>
        </w:rPr>
        <w:t xml:space="preserve"> </w:t>
      </w:r>
      <w:r w:rsidRPr="00234120">
        <w:rPr>
          <w:rStyle w:val="StyleUnderline"/>
          <w:rFonts w:asciiTheme="minorHAnsi" w:hAnsiTheme="minorHAnsi" w:cstheme="minorHAnsi"/>
        </w:rPr>
        <w:t xml:space="preserve">of the </w:t>
      </w:r>
      <w:r w:rsidRPr="00234120">
        <w:rPr>
          <w:rStyle w:val="Emphasis"/>
          <w:rFonts w:asciiTheme="minorHAnsi" w:hAnsiTheme="minorHAnsi" w:cstheme="minorHAnsi"/>
        </w:rPr>
        <w:t>income distribution</w:t>
      </w:r>
      <w:r w:rsidRPr="00234120">
        <w:rPr>
          <w:rStyle w:val="StyleUnderline"/>
          <w:rFonts w:asciiTheme="minorHAnsi" w:hAnsiTheme="minorHAnsi" w:cstheme="minorHAnsi"/>
          <w:highlight w:val="cyan"/>
        </w:rPr>
        <w:t>.</w:t>
      </w:r>
      <w:r w:rsidRPr="00234120">
        <w:rPr>
          <w:rFonts w:asciiTheme="minorHAnsi" w:hAnsiTheme="minorHAnsi" w:cstheme="minorHAnsi"/>
          <w:sz w:val="16"/>
          <w:highlight w:val="cyan"/>
        </w:rPr>
        <w:t xml:space="preserve"> </w:t>
      </w:r>
      <w:r w:rsidRPr="00234120">
        <w:rPr>
          <w:rStyle w:val="StyleUnderline"/>
          <w:rFonts w:asciiTheme="minorHAnsi" w:hAnsiTheme="minorHAnsi" w:cstheme="minorHAnsi"/>
          <w:highlight w:val="cyan"/>
        </w:rPr>
        <w:t xml:space="preserve">This divergence </w:t>
      </w:r>
      <w:r w:rsidRPr="00234120">
        <w:rPr>
          <w:rStyle w:val="Emphasis"/>
          <w:rFonts w:asciiTheme="minorHAnsi" w:hAnsiTheme="minorHAnsi" w:cstheme="minorHAnsi"/>
          <w:highlight w:val="cyan"/>
        </w:rPr>
        <w:t>increased over time</w:t>
      </w:r>
      <w:r w:rsidRPr="00234120">
        <w:rPr>
          <w:rStyle w:val="StyleUnderline"/>
          <w:rFonts w:asciiTheme="minorHAnsi" w:hAnsiTheme="minorHAnsi" w:cstheme="minorHAnsi"/>
          <w:highlight w:val="cyan"/>
        </w:rPr>
        <w:t xml:space="preserve">—the </w:t>
      </w:r>
      <w:r w:rsidRPr="00234120">
        <w:rPr>
          <w:rStyle w:val="Emphasis"/>
          <w:rFonts w:asciiTheme="minorHAnsi" w:hAnsiTheme="minorHAnsi" w:cstheme="minorHAnsi"/>
          <w:highlight w:val="cyan"/>
        </w:rPr>
        <w:t>bottom</w:t>
      </w:r>
      <w:r w:rsidRPr="00234120">
        <w:rPr>
          <w:rStyle w:val="StyleUnderline"/>
          <w:rFonts w:asciiTheme="minorHAnsi" w:hAnsiTheme="minorHAnsi" w:cstheme="minorHAnsi"/>
        </w:rPr>
        <w:t xml:space="preserve">-quintile </w:t>
      </w:r>
      <w:r w:rsidRPr="00234120">
        <w:rPr>
          <w:rStyle w:val="StyleUnderline"/>
          <w:rFonts w:asciiTheme="minorHAnsi" w:hAnsiTheme="minorHAnsi" w:cstheme="minorHAnsi"/>
          <w:highlight w:val="cyan"/>
        </w:rPr>
        <w:t xml:space="preserve">has become </w:t>
      </w:r>
      <w:r w:rsidRPr="00234120">
        <w:rPr>
          <w:rStyle w:val="Emphasis"/>
          <w:rFonts w:asciiTheme="minorHAnsi" w:hAnsiTheme="minorHAnsi" w:cstheme="minorHAnsi"/>
          <w:highlight w:val="cyan"/>
        </w:rPr>
        <w:t>less compliant</w:t>
      </w:r>
      <w:r w:rsidRPr="00234120">
        <w:rPr>
          <w:rStyle w:val="StyleUnderline"/>
          <w:rFonts w:asciiTheme="minorHAnsi" w:hAnsiTheme="minorHAnsi" w:cstheme="minorHAnsi"/>
          <w:highlight w:val="cyan"/>
        </w:rPr>
        <w:t xml:space="preserve"> and the </w:t>
      </w:r>
      <w:r w:rsidRPr="00234120">
        <w:rPr>
          <w:rStyle w:val="Emphasis"/>
          <w:rFonts w:asciiTheme="minorHAnsi" w:hAnsiTheme="minorHAnsi" w:cstheme="minorHAnsi"/>
          <w:highlight w:val="cyan"/>
        </w:rPr>
        <w:t>top 1%</w:t>
      </w:r>
      <w:r w:rsidRPr="00234120">
        <w:rPr>
          <w:rStyle w:val="StyleUnderline"/>
          <w:rFonts w:asciiTheme="minorHAnsi" w:hAnsiTheme="minorHAnsi" w:cstheme="minorHAnsi"/>
          <w:highlight w:val="cyan"/>
        </w:rPr>
        <w:t xml:space="preserve"> </w:t>
      </w:r>
      <w:r w:rsidRPr="00234120">
        <w:rPr>
          <w:rStyle w:val="Emphasis"/>
          <w:rFonts w:asciiTheme="minorHAnsi" w:hAnsiTheme="minorHAnsi" w:cstheme="minorHAnsi"/>
          <w:highlight w:val="cyan"/>
        </w:rPr>
        <w:t>more compliant</w:t>
      </w:r>
      <w:r w:rsidRPr="00234120">
        <w:rPr>
          <w:rStyle w:val="StyleUnderline"/>
          <w:rFonts w:asciiTheme="minorHAnsi" w:hAnsiTheme="minorHAnsi" w:cstheme="minorHAnsi"/>
          <w:highlight w:val="cyan"/>
        </w:rPr>
        <w:t>.</w:t>
      </w:r>
    </w:p>
    <w:p w14:paraId="6624D454" w14:textId="77777777" w:rsidR="00B31A89" w:rsidRDefault="00B31A89" w:rsidP="00B31A89">
      <w:pPr>
        <w:pStyle w:val="Heading3"/>
      </w:pPr>
      <w:r>
        <w:lastRenderedPageBreak/>
        <w:t>2NC---Populism</w:t>
      </w:r>
    </w:p>
    <w:p w14:paraId="2DF28331" w14:textId="77777777" w:rsidR="00B31A89" w:rsidRPr="00234120" w:rsidRDefault="00B31A89" w:rsidP="00B31A89">
      <w:pPr>
        <w:pStyle w:val="Analytics"/>
        <w:rPr>
          <w:rFonts w:asciiTheme="minorHAnsi" w:hAnsiTheme="minorHAnsi" w:cstheme="minorHAnsi"/>
          <w:iCs w:val="0"/>
        </w:rPr>
      </w:pPr>
      <w:r w:rsidRPr="00234120">
        <w:rPr>
          <w:rFonts w:asciiTheme="minorHAnsi" w:hAnsiTheme="minorHAnsi" w:cstheme="minorHAnsi"/>
        </w:rPr>
        <w:t xml:space="preserve">No </w:t>
      </w:r>
      <w:r w:rsidRPr="00234120">
        <w:rPr>
          <w:rFonts w:asciiTheme="minorHAnsi" w:hAnsiTheme="minorHAnsi" w:cstheme="minorHAnsi"/>
          <w:u w:val="single"/>
        </w:rPr>
        <w:t xml:space="preserve">Populism </w:t>
      </w:r>
      <w:r w:rsidRPr="00234120">
        <w:rPr>
          <w:rFonts w:asciiTheme="minorHAnsi" w:hAnsiTheme="minorHAnsi" w:cstheme="minorHAnsi"/>
        </w:rPr>
        <w:t>impact:</w:t>
      </w:r>
    </w:p>
    <w:p w14:paraId="4B9FBF20" w14:textId="77777777" w:rsidR="00B31A89" w:rsidRPr="00234120" w:rsidRDefault="00B31A89" w:rsidP="00B31A89">
      <w:pPr>
        <w:pStyle w:val="Analytics"/>
        <w:rPr>
          <w:rFonts w:asciiTheme="minorHAnsi" w:hAnsiTheme="minorHAnsi" w:cstheme="minorHAnsi"/>
          <w:iCs w:val="0"/>
        </w:rPr>
      </w:pPr>
      <w:r w:rsidRPr="00234120">
        <w:rPr>
          <w:rFonts w:asciiTheme="minorHAnsi" w:hAnsiTheme="minorHAnsi" w:cstheme="minorHAnsi"/>
        </w:rPr>
        <w:t>1---</w:t>
      </w:r>
      <w:r w:rsidRPr="00234120">
        <w:rPr>
          <w:rFonts w:asciiTheme="minorHAnsi" w:hAnsiTheme="minorHAnsi" w:cstheme="minorHAnsi"/>
          <w:u w:val="single"/>
        </w:rPr>
        <w:t>Empirics</w:t>
      </w:r>
      <w:r w:rsidRPr="00234120">
        <w:rPr>
          <w:rFonts w:asciiTheme="minorHAnsi" w:hAnsiTheme="minorHAnsi" w:cstheme="minorHAnsi"/>
        </w:rPr>
        <w:t xml:space="preserve">---Of </w:t>
      </w:r>
      <w:r w:rsidRPr="00234120">
        <w:rPr>
          <w:rFonts w:asciiTheme="minorHAnsi" w:hAnsiTheme="minorHAnsi" w:cstheme="minorHAnsi"/>
          <w:u w:val="single"/>
        </w:rPr>
        <w:t>forty</w:t>
      </w:r>
      <w:r w:rsidRPr="00234120">
        <w:rPr>
          <w:rFonts w:asciiTheme="minorHAnsi" w:hAnsiTheme="minorHAnsi" w:cstheme="minorHAnsi"/>
        </w:rPr>
        <w:t xml:space="preserve"> populist governments only </w:t>
      </w:r>
      <w:r w:rsidRPr="00234120">
        <w:rPr>
          <w:rFonts w:asciiTheme="minorHAnsi" w:hAnsiTheme="minorHAnsi" w:cstheme="minorHAnsi"/>
          <w:u w:val="single"/>
        </w:rPr>
        <w:t>seven</w:t>
      </w:r>
      <w:r w:rsidRPr="00234120">
        <w:rPr>
          <w:rFonts w:asciiTheme="minorHAnsi" w:hAnsiTheme="minorHAnsi" w:cstheme="minorHAnsi"/>
        </w:rPr>
        <w:t xml:space="preserve"> became authoritarian because of </w:t>
      </w:r>
      <w:r w:rsidRPr="00234120">
        <w:rPr>
          <w:rFonts w:asciiTheme="minorHAnsi" w:hAnsiTheme="minorHAnsi" w:cstheme="minorHAnsi"/>
          <w:u w:val="single"/>
        </w:rPr>
        <w:t>checks</w:t>
      </w:r>
      <w:r w:rsidRPr="00234120">
        <w:rPr>
          <w:rFonts w:asciiTheme="minorHAnsi" w:hAnsiTheme="minorHAnsi" w:cstheme="minorHAnsi"/>
        </w:rPr>
        <w:t xml:space="preserve"> and balances as well as the nature of </w:t>
      </w:r>
      <w:r w:rsidRPr="00234120">
        <w:rPr>
          <w:rFonts w:asciiTheme="minorHAnsi" w:hAnsiTheme="minorHAnsi" w:cstheme="minorHAnsi"/>
          <w:u w:val="single"/>
        </w:rPr>
        <w:t>populists</w:t>
      </w:r>
      <w:r w:rsidRPr="00234120">
        <w:rPr>
          <w:rFonts w:asciiTheme="minorHAnsi" w:hAnsiTheme="minorHAnsi" w:cstheme="minorHAnsi"/>
        </w:rPr>
        <w:t xml:space="preserve"> to </w:t>
      </w:r>
      <w:r w:rsidRPr="00234120">
        <w:rPr>
          <w:rFonts w:asciiTheme="minorHAnsi" w:hAnsiTheme="minorHAnsi" w:cstheme="minorHAnsi"/>
          <w:u w:val="single"/>
        </w:rPr>
        <w:t>self-implode</w:t>
      </w:r>
      <w:r w:rsidRPr="00234120">
        <w:rPr>
          <w:rFonts w:asciiTheme="minorHAnsi" w:hAnsiTheme="minorHAnsi" w:cstheme="minorHAnsi"/>
        </w:rPr>
        <w:t xml:space="preserve"> from their stupidity.</w:t>
      </w:r>
    </w:p>
    <w:p w14:paraId="4A73FDAD" w14:textId="77777777" w:rsidR="00B31A89" w:rsidRPr="00234120" w:rsidRDefault="00B31A89" w:rsidP="00B31A89">
      <w:pPr>
        <w:pStyle w:val="Heading4"/>
        <w:rPr>
          <w:rFonts w:asciiTheme="minorHAnsi" w:hAnsiTheme="minorHAnsi" w:cstheme="minorHAnsi"/>
        </w:rPr>
      </w:pPr>
      <w:r w:rsidRPr="00234120">
        <w:rPr>
          <w:rFonts w:asciiTheme="minorHAnsi" w:hAnsiTheme="minorHAnsi" w:cstheme="minorHAnsi"/>
        </w:rPr>
        <w:t>2---Populists won’t go to war.</w:t>
      </w:r>
    </w:p>
    <w:p w14:paraId="5ED7A186" w14:textId="77777777" w:rsidR="00B31A89" w:rsidRPr="00234120" w:rsidRDefault="00B31A89" w:rsidP="00B31A89">
      <w:pPr>
        <w:pStyle w:val="Heading4"/>
        <w:rPr>
          <w:rFonts w:asciiTheme="minorHAnsi" w:hAnsiTheme="minorHAnsi" w:cstheme="minorHAnsi"/>
        </w:rPr>
      </w:pPr>
      <w:r w:rsidRPr="00234120">
        <w:rPr>
          <w:rFonts w:asciiTheme="minorHAnsi" w:hAnsiTheme="minorHAnsi" w:cstheme="minorHAnsi"/>
        </w:rPr>
        <w:t>A---The people don’t want war.</w:t>
      </w:r>
    </w:p>
    <w:p w14:paraId="115C7D0E" w14:textId="77777777" w:rsidR="00B31A89" w:rsidRPr="00234120" w:rsidRDefault="00B31A89" w:rsidP="00B31A89">
      <w:pPr>
        <w:rPr>
          <w:rFonts w:asciiTheme="minorHAnsi" w:hAnsiTheme="minorHAnsi" w:cstheme="minorHAnsi"/>
        </w:rPr>
      </w:pPr>
      <w:r w:rsidRPr="00234120">
        <w:rPr>
          <w:rStyle w:val="Style13ptBold"/>
          <w:rFonts w:asciiTheme="minorHAnsi" w:hAnsiTheme="minorHAnsi" w:cstheme="minorHAnsi"/>
        </w:rPr>
        <w:t>Wajner ’24</w:t>
      </w:r>
      <w:r w:rsidRPr="00234120">
        <w:rPr>
          <w:rFonts w:asciiTheme="minorHAnsi" w:hAnsiTheme="minorHAnsi" w:cstheme="minorHAnsi"/>
        </w:rPr>
        <w:t xml:space="preserve"> [Daniel and Phillip Giurlando; Ph.D. at The Hebrew University of Jerusalem, 2014–2019, M.A., International Relations at The Hebrew University of Jerusalem; MA in International Politics in 2008 and a PhD in Comparative and International Politics, Assistant Professor at Trent University ;”Populist Foreign Policy: Mapping the Developing Research Program on Populism in International Relations”, International Studies Review, Volume 26, Issue 1, viae012, </w:t>
      </w:r>
      <w:hyperlink r:id="rId20" w:history="1">
        <w:r w:rsidRPr="00234120">
          <w:rPr>
            <w:rStyle w:val="Hyperlink"/>
            <w:rFonts w:asciiTheme="minorHAnsi" w:hAnsiTheme="minorHAnsi" w:cstheme="minorHAnsi"/>
          </w:rPr>
          <w:t>https://doi.org/10.1093/isr/viae012</w:t>
        </w:r>
      </w:hyperlink>
      <w:r w:rsidRPr="00234120">
        <w:rPr>
          <w:rFonts w:asciiTheme="minorHAnsi" w:hAnsiTheme="minorHAnsi" w:cstheme="minorHAnsi"/>
        </w:rPr>
        <w:t>]</w:t>
      </w:r>
    </w:p>
    <w:p w14:paraId="243640BA" w14:textId="77777777" w:rsidR="00B31A89" w:rsidRPr="00234120" w:rsidRDefault="00B31A89" w:rsidP="00B31A89">
      <w:pPr>
        <w:rPr>
          <w:rFonts w:asciiTheme="minorHAnsi" w:hAnsiTheme="minorHAnsi" w:cstheme="minorHAnsi"/>
          <w:sz w:val="16"/>
        </w:rPr>
      </w:pPr>
      <w:r w:rsidRPr="00234120">
        <w:rPr>
          <w:rFonts w:asciiTheme="minorHAnsi" w:hAnsiTheme="minorHAnsi" w:cstheme="minorHAnsi"/>
          <w:sz w:val="16"/>
        </w:rPr>
        <w:t xml:space="preserve">As a growing scholarship shows, contemporary populist leaderships are also transferring these strategic paths of politicization and centralization of foreign policy to the international scene. Populists have multiplied their attempts to politicize and centralize decision-making processes in regional and international organizations, or conversely creating or recreating alternative international cooperation schemes in which they control their political agenda and institutional structure (Söderbaum et al. 2020:10–13; Wajner and Roniger 2022; Wojczewski 2023). This evidences that the </w:t>
      </w:r>
      <w:r w:rsidRPr="00234120">
        <w:rPr>
          <w:rFonts w:asciiTheme="minorHAnsi" w:hAnsiTheme="minorHAnsi" w:cstheme="minorHAnsi"/>
          <w:u w:val="single"/>
        </w:rPr>
        <w:t xml:space="preserve">populist </w:t>
      </w:r>
      <w:r w:rsidRPr="00234120">
        <w:rPr>
          <w:rFonts w:asciiTheme="minorHAnsi" w:hAnsiTheme="minorHAnsi" w:cstheme="minorHAnsi"/>
          <w:highlight w:val="cyan"/>
          <w:u w:val="single"/>
        </w:rPr>
        <w:t xml:space="preserve">reaffirmation of </w:t>
      </w:r>
      <w:r w:rsidRPr="00234120">
        <w:rPr>
          <w:rStyle w:val="Emphasis"/>
          <w:rFonts w:asciiTheme="minorHAnsi" w:hAnsiTheme="minorHAnsi" w:cstheme="minorHAnsi"/>
          <w:highlight w:val="cyan"/>
        </w:rPr>
        <w:t>people’s</w:t>
      </w:r>
      <w:r w:rsidRPr="00234120">
        <w:rPr>
          <w:rFonts w:asciiTheme="minorHAnsi" w:hAnsiTheme="minorHAnsi" w:cstheme="minorHAnsi"/>
          <w:highlight w:val="cyan"/>
          <w:u w:val="single"/>
        </w:rPr>
        <w:t xml:space="preserve"> ‘control’</w:t>
      </w:r>
      <w:r w:rsidRPr="00234120">
        <w:rPr>
          <w:rFonts w:asciiTheme="minorHAnsi" w:hAnsiTheme="minorHAnsi" w:cstheme="minorHAnsi"/>
          <w:u w:val="single"/>
        </w:rPr>
        <w:t xml:space="preserve"> over regional and global governance </w:t>
      </w:r>
      <w:r w:rsidRPr="00234120">
        <w:rPr>
          <w:rFonts w:asciiTheme="minorHAnsi" w:hAnsiTheme="minorHAnsi" w:cstheme="minorHAnsi"/>
          <w:highlight w:val="cyan"/>
          <w:u w:val="single"/>
        </w:rPr>
        <w:t xml:space="preserve">does not inherently mean </w:t>
      </w:r>
      <w:r w:rsidRPr="00234120">
        <w:rPr>
          <w:rStyle w:val="Emphasis"/>
          <w:rFonts w:asciiTheme="minorHAnsi" w:hAnsiTheme="minorHAnsi" w:cstheme="minorHAnsi"/>
          <w:highlight w:val="cyan"/>
        </w:rPr>
        <w:t>opposition</w:t>
      </w:r>
      <w:r w:rsidRPr="00234120">
        <w:rPr>
          <w:rFonts w:asciiTheme="minorHAnsi" w:hAnsiTheme="minorHAnsi" w:cstheme="minorHAnsi"/>
          <w:highlight w:val="cyan"/>
          <w:u w:val="single"/>
        </w:rPr>
        <w:t xml:space="preserve"> to</w:t>
      </w:r>
      <w:r w:rsidRPr="00234120">
        <w:rPr>
          <w:rFonts w:asciiTheme="minorHAnsi" w:hAnsiTheme="minorHAnsi" w:cstheme="minorHAnsi"/>
          <w:u w:val="single"/>
        </w:rPr>
        <w:t xml:space="preserve"> </w:t>
      </w:r>
      <w:r w:rsidRPr="00234120">
        <w:rPr>
          <w:rFonts w:asciiTheme="minorHAnsi" w:hAnsiTheme="minorHAnsi" w:cstheme="minorHAnsi"/>
          <w:highlight w:val="cyan"/>
          <w:u w:val="single"/>
        </w:rPr>
        <w:t xml:space="preserve">any </w:t>
      </w:r>
      <w:r w:rsidRPr="00234120">
        <w:rPr>
          <w:rStyle w:val="Emphasis"/>
          <w:rFonts w:asciiTheme="minorHAnsi" w:hAnsiTheme="minorHAnsi" w:cstheme="minorHAnsi"/>
          <w:highlight w:val="cyan"/>
        </w:rPr>
        <w:t>multilateral</w:t>
      </w:r>
      <w:r w:rsidRPr="00234120">
        <w:rPr>
          <w:rFonts w:asciiTheme="minorHAnsi" w:hAnsiTheme="minorHAnsi" w:cstheme="minorHAnsi"/>
          <w:highlight w:val="cyan"/>
          <w:u w:val="single"/>
        </w:rPr>
        <w:t xml:space="preserve"> framework</w:t>
      </w:r>
      <w:r w:rsidRPr="00234120">
        <w:rPr>
          <w:rFonts w:asciiTheme="minorHAnsi" w:hAnsiTheme="minorHAnsi" w:cstheme="minorHAnsi"/>
          <w:sz w:val="16"/>
        </w:rPr>
        <w:t xml:space="preserve"> (Chryssogelos 2020:30; Verbeek and Zaslove 2017:7–8). Furthermore, to support their international strategies, populists have shown a growing willingness to resort to threats, diversionary maneuvers, and other sophisticated tactics for exacerbating social tensions and interfering in foreign matters (Drezner 2017:33–39; Grzymala-Busse et al. 2020:9). On the other hand, some </w:t>
      </w:r>
      <w:r w:rsidRPr="00234120">
        <w:rPr>
          <w:rFonts w:asciiTheme="minorHAnsi" w:hAnsiTheme="minorHAnsi" w:cstheme="minorHAnsi"/>
          <w:u w:val="single"/>
        </w:rPr>
        <w:t>scholars</w:t>
      </w:r>
      <w:r w:rsidRPr="00234120">
        <w:rPr>
          <w:rFonts w:asciiTheme="minorHAnsi" w:hAnsiTheme="minorHAnsi" w:cstheme="minorHAnsi"/>
          <w:sz w:val="16"/>
        </w:rPr>
        <w:t xml:space="preserve"> have </w:t>
      </w:r>
      <w:r w:rsidRPr="00234120">
        <w:rPr>
          <w:rFonts w:asciiTheme="minorHAnsi" w:hAnsiTheme="minorHAnsi" w:cstheme="minorHAnsi"/>
          <w:u w:val="single"/>
        </w:rPr>
        <w:t>highlighted</w:t>
      </w:r>
      <w:r w:rsidRPr="00234120">
        <w:rPr>
          <w:rFonts w:asciiTheme="minorHAnsi" w:hAnsiTheme="minorHAnsi" w:cstheme="minorHAnsi"/>
          <w:sz w:val="16"/>
        </w:rPr>
        <w:t xml:space="preserve"> the </w:t>
      </w:r>
      <w:r w:rsidRPr="00234120">
        <w:rPr>
          <w:rStyle w:val="Emphasis"/>
          <w:rFonts w:asciiTheme="minorHAnsi" w:hAnsiTheme="minorHAnsi" w:cstheme="minorHAnsi"/>
          <w:highlight w:val="cyan"/>
        </w:rPr>
        <w:t>populist</w:t>
      </w:r>
      <w:r w:rsidRPr="00234120">
        <w:rPr>
          <w:rFonts w:asciiTheme="minorHAnsi" w:hAnsiTheme="minorHAnsi" w:cstheme="minorHAnsi"/>
          <w:highlight w:val="cyan"/>
          <w:u w:val="single"/>
        </w:rPr>
        <w:t xml:space="preserve"> willingness to ‘</w:t>
      </w:r>
      <w:r w:rsidRPr="00234120">
        <w:rPr>
          <w:rStyle w:val="Emphasis"/>
          <w:rFonts w:asciiTheme="minorHAnsi" w:hAnsiTheme="minorHAnsi" w:cstheme="minorHAnsi"/>
          <w:highlight w:val="cyan"/>
        </w:rPr>
        <w:t>pay’</w:t>
      </w:r>
      <w:r w:rsidRPr="00234120">
        <w:rPr>
          <w:rFonts w:asciiTheme="minorHAnsi" w:hAnsiTheme="minorHAnsi" w:cstheme="minorHAnsi"/>
          <w:highlight w:val="cyan"/>
          <w:u w:val="single"/>
        </w:rPr>
        <w:t xml:space="preserve"> for </w:t>
      </w:r>
      <w:r w:rsidRPr="00234120">
        <w:rPr>
          <w:rStyle w:val="Emphasis"/>
          <w:rFonts w:asciiTheme="minorHAnsi" w:hAnsiTheme="minorHAnsi" w:cstheme="minorHAnsi"/>
          <w:highlight w:val="cyan"/>
        </w:rPr>
        <w:t>audience costs</w:t>
      </w:r>
      <w:r w:rsidRPr="00234120">
        <w:rPr>
          <w:rFonts w:asciiTheme="minorHAnsi" w:hAnsiTheme="minorHAnsi" w:cstheme="minorHAnsi"/>
          <w:highlight w:val="cyan"/>
          <w:u w:val="single"/>
        </w:rPr>
        <w:t xml:space="preserve"> in conflicts by </w:t>
      </w:r>
      <w:r w:rsidRPr="00234120">
        <w:rPr>
          <w:rStyle w:val="Emphasis"/>
          <w:rFonts w:asciiTheme="minorHAnsi" w:hAnsiTheme="minorHAnsi" w:cstheme="minorHAnsi"/>
          <w:highlight w:val="cyan"/>
        </w:rPr>
        <w:t>delaying</w:t>
      </w:r>
      <w:r w:rsidRPr="00234120">
        <w:rPr>
          <w:rFonts w:asciiTheme="minorHAnsi" w:hAnsiTheme="minorHAnsi" w:cstheme="minorHAnsi"/>
          <w:highlight w:val="cyan"/>
          <w:u w:val="single"/>
        </w:rPr>
        <w:t xml:space="preserve"> violent </w:t>
      </w:r>
      <w:r w:rsidRPr="00234120">
        <w:rPr>
          <w:rStyle w:val="Emphasis"/>
          <w:rFonts w:asciiTheme="minorHAnsi" w:hAnsiTheme="minorHAnsi" w:cstheme="minorHAnsi"/>
          <w:highlight w:val="cyan"/>
        </w:rPr>
        <w:t>action</w:t>
      </w:r>
      <w:r w:rsidRPr="00234120">
        <w:rPr>
          <w:rFonts w:asciiTheme="minorHAnsi" w:hAnsiTheme="minorHAnsi" w:cstheme="minorHAnsi"/>
          <w:highlight w:val="cyan"/>
          <w:u w:val="single"/>
        </w:rPr>
        <w:t xml:space="preserve"> and seeking</w:t>
      </w:r>
      <w:r w:rsidRPr="00234120">
        <w:rPr>
          <w:rFonts w:asciiTheme="minorHAnsi" w:hAnsiTheme="minorHAnsi" w:cstheme="minorHAnsi"/>
          <w:sz w:val="16"/>
        </w:rPr>
        <w:t xml:space="preserve"> more </w:t>
      </w:r>
      <w:r w:rsidRPr="00234120">
        <w:rPr>
          <w:rStyle w:val="Emphasis"/>
          <w:rFonts w:asciiTheme="minorHAnsi" w:hAnsiTheme="minorHAnsi" w:cstheme="minorHAnsi"/>
          <w:highlight w:val="cyan"/>
        </w:rPr>
        <w:t>conciliatory</w:t>
      </w:r>
      <w:r w:rsidRPr="00234120">
        <w:rPr>
          <w:rFonts w:asciiTheme="minorHAnsi" w:hAnsiTheme="minorHAnsi" w:cstheme="minorHAnsi"/>
          <w:highlight w:val="cyan"/>
          <w:u w:val="single"/>
        </w:rPr>
        <w:t xml:space="preserve"> measures</w:t>
      </w:r>
      <w:r w:rsidRPr="00234120">
        <w:rPr>
          <w:rFonts w:asciiTheme="minorHAnsi" w:hAnsiTheme="minorHAnsi" w:cstheme="minorHAnsi"/>
          <w:sz w:val="16"/>
        </w:rPr>
        <w:t xml:space="preserve">, thus </w:t>
      </w:r>
      <w:r w:rsidRPr="00234120">
        <w:rPr>
          <w:rFonts w:asciiTheme="minorHAnsi" w:hAnsiTheme="minorHAnsi" w:cstheme="minorHAnsi"/>
          <w:highlight w:val="cyan"/>
          <w:u w:val="single"/>
        </w:rPr>
        <w:t>reducing tensions</w:t>
      </w:r>
      <w:r w:rsidRPr="00234120">
        <w:rPr>
          <w:rFonts w:asciiTheme="minorHAnsi" w:hAnsiTheme="minorHAnsi" w:cstheme="minorHAnsi"/>
          <w:u w:val="single"/>
        </w:rPr>
        <w:t xml:space="preserve"> </w:t>
      </w:r>
      <w:r w:rsidRPr="00234120">
        <w:rPr>
          <w:rFonts w:asciiTheme="minorHAnsi" w:hAnsiTheme="minorHAnsi" w:cstheme="minorHAnsi"/>
          <w:sz w:val="16"/>
        </w:rPr>
        <w:t>(see Arugay 2018:6; Destradi and Plagemann 2019:715–25).</w:t>
      </w:r>
    </w:p>
    <w:p w14:paraId="487AE607" w14:textId="2DBBC18E" w:rsidR="00BE15C6" w:rsidRDefault="00BE15C6" w:rsidP="00BE15C6">
      <w:pPr>
        <w:pStyle w:val="Heading1"/>
      </w:pPr>
      <w:r>
        <w:lastRenderedPageBreak/>
        <w:t>1NR---manufacturing</w:t>
      </w:r>
    </w:p>
    <w:p w14:paraId="49453E7F" w14:textId="10EF541F" w:rsidR="00BE15C6" w:rsidRPr="0085274E" w:rsidRDefault="00BE15C6" w:rsidP="00BE15C6">
      <w:pPr>
        <w:pStyle w:val="Heading4"/>
      </w:pPr>
      <w:r w:rsidRPr="0085274E">
        <w:t xml:space="preserve">Comprehensive </w:t>
      </w:r>
      <w:r w:rsidRPr="0085274E">
        <w:rPr>
          <w:u w:val="single"/>
        </w:rPr>
        <w:t>literature review</w:t>
      </w:r>
      <w:r w:rsidRPr="0085274E">
        <w:t xml:space="preserve"> and </w:t>
      </w:r>
      <w:r w:rsidRPr="0085274E">
        <w:rPr>
          <w:u w:val="single"/>
        </w:rPr>
        <w:t>meta-analysis</w:t>
      </w:r>
      <w:r w:rsidRPr="0085274E">
        <w:t xml:space="preserve"> confirms a </w:t>
      </w:r>
      <w:r w:rsidRPr="0085274E">
        <w:rPr>
          <w:u w:val="single"/>
        </w:rPr>
        <w:t>reshoring trend</w:t>
      </w:r>
      <w:r w:rsidRPr="0085274E">
        <w:t xml:space="preserve">. </w:t>
      </w:r>
    </w:p>
    <w:p w14:paraId="007B6DAD" w14:textId="77777777" w:rsidR="00BE15C6" w:rsidRPr="0085274E" w:rsidRDefault="00BE15C6" w:rsidP="00BE15C6">
      <w:r w:rsidRPr="0085274E">
        <w:rPr>
          <w:rStyle w:val="Style13ptBold"/>
        </w:rPr>
        <w:t>Mukherjee ’23</w:t>
      </w:r>
      <w:r w:rsidRPr="0085274E">
        <w:t xml:space="preserve"> [Debmalya, Satish Kumar, Nitesh Pandey, and Somnath Lahiri; June; Ph.D. in Management from the University of Memphis, M.B.A. from Ohio University; Ph.D. in Finance from the Indian Institute of Technology, Roorkee; Ph.D. in Finance from the Malaviya National Institute of Technology, M.B.A. from the Malaviya National Institute of Technology; Ph.D. in Strategy from the University of Memphis; Journal of International Management, “Is offshoring dead? A multidisciplinary review and future directions,” vol. 29]</w:t>
      </w:r>
    </w:p>
    <w:p w14:paraId="1A2B29AB" w14:textId="77777777" w:rsidR="00BE15C6" w:rsidRPr="0085274E" w:rsidRDefault="00BE15C6" w:rsidP="00BE15C6">
      <w:pPr>
        <w:rPr>
          <w:sz w:val="16"/>
        </w:rPr>
      </w:pPr>
      <w:r w:rsidRPr="0085274E">
        <w:rPr>
          <w:sz w:val="16"/>
        </w:rPr>
        <w:t xml:space="preserve">Fig. 6 presents a topical burst of topics, based on the keywords inserted by the authors (y-axis), by year (x-axis). A bulge in the line for a particular keyword signals its highest usage over the included years. Keywords for which the bulge appears on the right (left) side of the x-axis represents older (more recent) themes. Thus, for example, “reshoring” emerges as the most recent theme, with a bulge appearing in 2019. This finding aligns well with the themes we assign to Cluster 6, whose average publishing year is the most recent among all clusters. Similar findings apply to the themes of backshoring, innovation, and manufacturing. The keywords outsourcing and offshoring instead prompted bulges in 2012 and 2014, respectively. These bulges are relatively larger too, signaling that their uses are more common and ubiquitous over time—as should be expected, considering the broader field of study. We find similar outcomes for the keywords global sourcing and international sourcing. Another interesting point pertains to services and manufacturing as keywords: Whereas the former appears in 2010, the latter is linked to 2015, </w:t>
      </w:r>
      <w:r w:rsidRPr="0085274E">
        <w:rPr>
          <w:rStyle w:val="Emphasis"/>
        </w:rPr>
        <w:t>affirming</w:t>
      </w:r>
      <w:r w:rsidRPr="0085274E">
        <w:rPr>
          <w:rStyle w:val="StyleUnderline"/>
        </w:rPr>
        <w:t xml:space="preserve"> that the </w:t>
      </w:r>
      <w:r w:rsidRPr="0085274E">
        <w:rPr>
          <w:rStyle w:val="Emphasis"/>
          <w:highlight w:val="cyan"/>
        </w:rPr>
        <w:t>focus</w:t>
      </w:r>
      <w:r w:rsidRPr="0085274E">
        <w:rPr>
          <w:rStyle w:val="StyleUnderline"/>
          <w:highlight w:val="cyan"/>
        </w:rPr>
        <w:t xml:space="preserve"> on </w:t>
      </w:r>
      <w:r w:rsidRPr="0085274E">
        <w:rPr>
          <w:rStyle w:val="Emphasis"/>
          <w:highlight w:val="cyan"/>
        </w:rPr>
        <w:t>manufacturing</w:t>
      </w:r>
      <w:r w:rsidRPr="0085274E">
        <w:rPr>
          <w:rStyle w:val="StyleUnderline"/>
        </w:rPr>
        <w:t xml:space="preserve"> is a </w:t>
      </w:r>
      <w:r w:rsidRPr="0085274E">
        <w:rPr>
          <w:rStyle w:val="StyleUnderline"/>
          <w:highlight w:val="cyan"/>
        </w:rPr>
        <w:t xml:space="preserve">more </w:t>
      </w:r>
      <w:r w:rsidRPr="0085274E">
        <w:rPr>
          <w:rStyle w:val="Emphasis"/>
          <w:highlight w:val="cyan"/>
        </w:rPr>
        <w:t>recent development</w:t>
      </w:r>
      <w:r w:rsidRPr="0085274E">
        <w:rPr>
          <w:rStyle w:val="StyleUnderline"/>
        </w:rPr>
        <w:t xml:space="preserve"> than the </w:t>
      </w:r>
      <w:r w:rsidRPr="0085274E">
        <w:rPr>
          <w:rStyle w:val="Emphasis"/>
        </w:rPr>
        <w:t>consideration</w:t>
      </w:r>
      <w:r w:rsidRPr="0085274E">
        <w:rPr>
          <w:rStyle w:val="StyleUnderline"/>
        </w:rPr>
        <w:t xml:space="preserve"> of </w:t>
      </w:r>
      <w:r w:rsidRPr="0085274E">
        <w:rPr>
          <w:rStyle w:val="Emphasis"/>
        </w:rPr>
        <w:t>services</w:t>
      </w:r>
      <w:r w:rsidRPr="0085274E">
        <w:rPr>
          <w:sz w:val="16"/>
        </w:rPr>
        <w:t xml:space="preserve">. The length of the line, which represents the timeline of usage, further indicates the development of the field. In particular, purchasing and sourcing were the first themes to be discussed, which eventually led to offshoring and outsourcing, but then came full circle, </w:t>
      </w:r>
      <w:r w:rsidRPr="0085274E">
        <w:rPr>
          <w:rStyle w:val="StyleUnderline"/>
        </w:rPr>
        <w:t xml:space="preserve">in that </w:t>
      </w:r>
      <w:r w:rsidRPr="0085274E">
        <w:rPr>
          <w:rStyle w:val="StyleUnderline"/>
          <w:highlight w:val="cyan"/>
        </w:rPr>
        <w:t xml:space="preserve">the most </w:t>
      </w:r>
      <w:r w:rsidRPr="0085274E">
        <w:rPr>
          <w:rStyle w:val="Emphasis"/>
          <w:highlight w:val="cyan"/>
        </w:rPr>
        <w:t>interesting topic</w:t>
      </w:r>
      <w:r w:rsidRPr="0085274E">
        <w:rPr>
          <w:rStyle w:val="StyleUnderline"/>
          <w:highlight w:val="cyan"/>
        </w:rPr>
        <w:t xml:space="preserve"> to </w:t>
      </w:r>
      <w:r w:rsidRPr="0085274E">
        <w:rPr>
          <w:rStyle w:val="Emphasis"/>
          <w:highlight w:val="cyan"/>
        </w:rPr>
        <w:t>authors</w:t>
      </w:r>
      <w:r w:rsidRPr="0085274E">
        <w:rPr>
          <w:rStyle w:val="StyleUnderline"/>
          <w:highlight w:val="cyan"/>
        </w:rPr>
        <w:t xml:space="preserve"> nowadays involves </w:t>
      </w:r>
      <w:r w:rsidRPr="0085274E">
        <w:rPr>
          <w:rStyle w:val="Emphasis"/>
          <w:highlight w:val="cyan"/>
        </w:rPr>
        <w:t>reshoring or backshoring</w:t>
      </w:r>
      <w:r w:rsidRPr="0085274E">
        <w:rPr>
          <w:sz w:val="16"/>
        </w:rPr>
        <w:t>.</w:t>
      </w:r>
    </w:p>
    <w:p w14:paraId="04EA31DC" w14:textId="77777777" w:rsidR="00BE15C6" w:rsidRPr="0085274E" w:rsidRDefault="00BE15C6" w:rsidP="00BE15C6">
      <w:pPr>
        <w:rPr>
          <w:sz w:val="16"/>
        </w:rPr>
      </w:pPr>
      <w:r w:rsidRPr="0085274E">
        <w:rPr>
          <w:sz w:val="16"/>
        </w:rPr>
        <w:t>&lt;&lt;FIGURE OMITTED&gt;&gt;</w:t>
      </w:r>
    </w:p>
    <w:p w14:paraId="27876E66" w14:textId="77777777" w:rsidR="00BE15C6" w:rsidRPr="0085274E" w:rsidRDefault="00BE15C6" w:rsidP="00BE15C6">
      <w:pPr>
        <w:rPr>
          <w:sz w:val="16"/>
        </w:rPr>
      </w:pPr>
      <w:r w:rsidRPr="0085274E">
        <w:rPr>
          <w:sz w:val="16"/>
        </w:rPr>
        <w:t xml:space="preserve">Then in Fig. 7, we present a decade-level analysis of themes, using word clouds of the prominent keywords. Similar to the cluster trends, we find that between 1989 and 1998, the key focus was on purchasing, together with supply chain topics such as just-in-time operations. Between 1999 and 2008, we find a strong focus on offshore outsourcing, as well as global sourcing, which represents a continuation of the purchasing topic, albeit with a more focus on strategic aspects than operations management. As outsourcing became the most prominent topic, </w:t>
      </w:r>
      <w:r w:rsidRPr="0085274E">
        <w:rPr>
          <w:rStyle w:val="StyleUnderline"/>
          <w:highlight w:val="cyan"/>
        </w:rPr>
        <w:t xml:space="preserve">between 2009 and 2018, </w:t>
      </w:r>
      <w:r w:rsidRPr="0085274E">
        <w:rPr>
          <w:rStyle w:val="Emphasis"/>
          <w:highlight w:val="cyan"/>
        </w:rPr>
        <w:t>authors</w:t>
      </w:r>
      <w:r w:rsidRPr="0085274E">
        <w:rPr>
          <w:rStyle w:val="StyleUnderline"/>
          <w:highlight w:val="cyan"/>
        </w:rPr>
        <w:t xml:space="preserve"> attended to</w:t>
      </w:r>
      <w:r w:rsidRPr="0085274E">
        <w:rPr>
          <w:rStyle w:val="StyleUnderline"/>
        </w:rPr>
        <w:t xml:space="preserve"> issues related to </w:t>
      </w:r>
      <w:r w:rsidRPr="0085274E">
        <w:rPr>
          <w:rStyle w:val="Emphasis"/>
          <w:highlight w:val="cyan"/>
        </w:rPr>
        <w:t>offshore outsourcing</w:t>
      </w:r>
      <w:r w:rsidRPr="0085274E">
        <w:rPr>
          <w:rStyle w:val="StyleUnderline"/>
          <w:highlight w:val="cyan"/>
        </w:rPr>
        <w:t xml:space="preserve"> and </w:t>
      </w:r>
      <w:r w:rsidRPr="0085274E">
        <w:rPr>
          <w:rStyle w:val="Emphasis"/>
          <w:highlight w:val="cyan"/>
        </w:rPr>
        <w:t>global sourcing</w:t>
      </w:r>
      <w:r w:rsidRPr="0085274E">
        <w:rPr>
          <w:sz w:val="16"/>
        </w:rPr>
        <w:t xml:space="preserve">. During this period, we see the prominence of topics such as innovation, China, and costs of offshoring—hinting at the next phase, when client firms started thinking about bringing some of the value chain functions back to the home country to cope with rising labor costs in host economies and controversies related to the negative effects of offshoring. </w:t>
      </w:r>
      <w:r w:rsidRPr="0085274E">
        <w:rPr>
          <w:rStyle w:val="StyleUnderline"/>
        </w:rPr>
        <w:t xml:space="preserve">The </w:t>
      </w:r>
      <w:r w:rsidRPr="0085274E">
        <w:rPr>
          <w:rStyle w:val="StyleUnderline"/>
          <w:highlight w:val="cyan"/>
        </w:rPr>
        <w:t xml:space="preserve">most </w:t>
      </w:r>
      <w:r w:rsidRPr="0085274E">
        <w:rPr>
          <w:rStyle w:val="Emphasis"/>
          <w:highlight w:val="cyan"/>
        </w:rPr>
        <w:t>recent publications</w:t>
      </w:r>
      <w:r w:rsidRPr="0085274E">
        <w:rPr>
          <w:sz w:val="16"/>
        </w:rPr>
        <w:t xml:space="preserve"> (2019–2021) focus on these topics explored in the previous decade, </w:t>
      </w:r>
      <w:r w:rsidRPr="0085274E">
        <w:rPr>
          <w:rStyle w:val="StyleUnderline"/>
        </w:rPr>
        <w:t xml:space="preserve">but we also find the </w:t>
      </w:r>
      <w:r w:rsidRPr="0085274E">
        <w:rPr>
          <w:rStyle w:val="Emphasis"/>
          <w:highlight w:val="cyan"/>
        </w:rPr>
        <w:t>prominent emergence</w:t>
      </w:r>
      <w:r w:rsidRPr="0085274E">
        <w:rPr>
          <w:rStyle w:val="StyleUnderline"/>
          <w:highlight w:val="cyan"/>
        </w:rPr>
        <w:t xml:space="preserve"> of </w:t>
      </w:r>
      <w:r w:rsidRPr="0085274E">
        <w:rPr>
          <w:rStyle w:val="Emphasis"/>
          <w:highlight w:val="cyan"/>
        </w:rPr>
        <w:t>reshoring</w:t>
      </w:r>
      <w:r w:rsidRPr="0085274E">
        <w:rPr>
          <w:rStyle w:val="StyleUnderline"/>
        </w:rPr>
        <w:t xml:space="preserve"> and </w:t>
      </w:r>
      <w:r w:rsidRPr="0085274E">
        <w:rPr>
          <w:rStyle w:val="Emphasis"/>
          <w:highlight w:val="cyan"/>
        </w:rPr>
        <w:t>backshoring</w:t>
      </w:r>
      <w:r w:rsidRPr="0085274E">
        <w:rPr>
          <w:rStyle w:val="StyleUnderline"/>
          <w:highlight w:val="cyan"/>
        </w:rPr>
        <w:t xml:space="preserve"> considerations</w:t>
      </w:r>
      <w:r w:rsidRPr="0085274E">
        <w:rPr>
          <w:sz w:val="16"/>
        </w:rPr>
        <w:t>, in line with the topical burst and in support of our findings.</w:t>
      </w:r>
    </w:p>
    <w:p w14:paraId="11A2F3FF" w14:textId="77777777" w:rsidR="00BE15C6" w:rsidRPr="0085274E" w:rsidRDefault="00BE15C6" w:rsidP="00BE15C6">
      <w:pPr>
        <w:pStyle w:val="Heading4"/>
      </w:pPr>
      <w:r w:rsidRPr="0085274E">
        <w:t xml:space="preserve">The </w:t>
      </w:r>
      <w:r w:rsidRPr="0085274E">
        <w:rPr>
          <w:u w:val="single"/>
        </w:rPr>
        <w:t>reshoring trend</w:t>
      </w:r>
      <w:r w:rsidRPr="0085274E">
        <w:t xml:space="preserve"> is </w:t>
      </w:r>
      <w:r w:rsidRPr="0085274E">
        <w:rPr>
          <w:u w:val="single"/>
        </w:rPr>
        <w:t>raging</w:t>
      </w:r>
      <w:r w:rsidRPr="0085274E">
        <w:t>.</w:t>
      </w:r>
    </w:p>
    <w:p w14:paraId="33772A8F" w14:textId="77777777" w:rsidR="00BE15C6" w:rsidRPr="0085274E" w:rsidRDefault="00BE15C6" w:rsidP="00BE15C6">
      <w:r w:rsidRPr="0085274E">
        <w:rPr>
          <w:rStyle w:val="Style13ptBold"/>
        </w:rPr>
        <w:t>McKenna ’24</w:t>
      </w:r>
      <w:r w:rsidRPr="0085274E">
        <w:t xml:space="preserve"> [Greg; October 9; Finance Reporter at Fortune, B.A. in History from the University of Notre Dame; Fortune, “Reshoring has led to a small business boom in the South and Midwest,” https://fortune.com/2024/10/09/reshoring-business-boom-south-midwest/]</w:t>
      </w:r>
    </w:p>
    <w:p w14:paraId="7DA87285" w14:textId="77777777" w:rsidR="00BE15C6" w:rsidRPr="0085274E" w:rsidRDefault="00BE15C6" w:rsidP="00BE15C6">
      <w:pPr>
        <w:rPr>
          <w:sz w:val="16"/>
        </w:rPr>
      </w:pPr>
      <w:r w:rsidRPr="0085274E">
        <w:rPr>
          <w:sz w:val="16"/>
        </w:rPr>
        <w:t>Good morning. Greg McKenna here filling in for Sheryl Estrada, who’s in Atlanta at Fortune Impact Initiative 2024. The idea of “</w:t>
      </w:r>
      <w:r w:rsidRPr="0085274E">
        <w:rPr>
          <w:rStyle w:val="Emphasis"/>
          <w:highlight w:val="cyan"/>
        </w:rPr>
        <w:t>reshoring</w:t>
      </w:r>
      <w:r w:rsidRPr="0085274E">
        <w:rPr>
          <w:sz w:val="16"/>
        </w:rPr>
        <w:t>”—</w:t>
      </w:r>
      <w:r w:rsidRPr="0085274E">
        <w:rPr>
          <w:rStyle w:val="StyleUnderline"/>
        </w:rPr>
        <w:t xml:space="preserve">bringing </w:t>
      </w:r>
      <w:r w:rsidRPr="0085274E">
        <w:rPr>
          <w:rStyle w:val="Emphasis"/>
          <w:highlight w:val="cyan"/>
        </w:rPr>
        <w:t>work back</w:t>
      </w:r>
      <w:r w:rsidRPr="0085274E">
        <w:rPr>
          <w:rStyle w:val="StyleUnderline"/>
          <w:highlight w:val="cyan"/>
        </w:rPr>
        <w:t xml:space="preserve"> to </w:t>
      </w:r>
      <w:r w:rsidRPr="0085274E">
        <w:rPr>
          <w:rStyle w:val="Emphasis"/>
          <w:highlight w:val="cyan"/>
        </w:rPr>
        <w:t>American shores</w:t>
      </w:r>
      <w:r w:rsidRPr="0085274E">
        <w:rPr>
          <w:rStyle w:val="StyleUnderline"/>
        </w:rPr>
        <w:t xml:space="preserve">—has </w:t>
      </w:r>
      <w:r w:rsidRPr="0085274E">
        <w:rPr>
          <w:rStyle w:val="StyleUnderline"/>
          <w:highlight w:val="cyan"/>
        </w:rPr>
        <w:t xml:space="preserve">been </w:t>
      </w:r>
      <w:r w:rsidRPr="0085274E">
        <w:rPr>
          <w:rStyle w:val="Emphasis"/>
          <w:highlight w:val="cyan"/>
        </w:rPr>
        <w:t>all the rage</w:t>
      </w:r>
      <w:r w:rsidRPr="0085274E">
        <w:rPr>
          <w:rStyle w:val="StyleUnderline"/>
        </w:rPr>
        <w:t xml:space="preserve"> in many </w:t>
      </w:r>
      <w:r w:rsidRPr="0085274E">
        <w:rPr>
          <w:rStyle w:val="Emphasis"/>
        </w:rPr>
        <w:t>corners</w:t>
      </w:r>
      <w:r w:rsidRPr="0085274E">
        <w:rPr>
          <w:rStyle w:val="StyleUnderline"/>
        </w:rPr>
        <w:t xml:space="preserve"> of </w:t>
      </w:r>
      <w:r w:rsidRPr="0085274E">
        <w:rPr>
          <w:rStyle w:val="Emphasis"/>
        </w:rPr>
        <w:t>corporate America</w:t>
      </w:r>
      <w:r w:rsidRPr="0085274E">
        <w:rPr>
          <w:rStyle w:val="StyleUnderline"/>
        </w:rPr>
        <w:t xml:space="preserve">, and it’s </w:t>
      </w:r>
      <w:r w:rsidRPr="0085274E">
        <w:rPr>
          <w:rStyle w:val="StyleUnderline"/>
          <w:highlight w:val="cyan"/>
        </w:rPr>
        <w:t xml:space="preserve">already </w:t>
      </w:r>
      <w:r w:rsidRPr="0085274E">
        <w:rPr>
          <w:rStyle w:val="Emphasis"/>
          <w:highlight w:val="cyan"/>
        </w:rPr>
        <w:t>creating U.S. jobs</w:t>
      </w:r>
      <w:r w:rsidRPr="0085274E">
        <w:rPr>
          <w:sz w:val="16"/>
        </w:rPr>
        <w:t>.</w:t>
      </w:r>
    </w:p>
    <w:p w14:paraId="423E5436" w14:textId="77777777" w:rsidR="00BE15C6" w:rsidRPr="0085274E" w:rsidRDefault="00BE15C6" w:rsidP="00BE15C6">
      <w:pPr>
        <w:rPr>
          <w:sz w:val="16"/>
        </w:rPr>
      </w:pPr>
      <w:r w:rsidRPr="0085274E">
        <w:rPr>
          <w:sz w:val="16"/>
        </w:rPr>
        <w:t>Part of this is due to fiscal stimulus, including the $1.2 trillion bipartisan infrastructure deal in 2021 or billions of dollars in additional investment mobilized by the CHIPS and Inflation Reduction Acts. Intel’s new semiconductor plants in Chandler, Ariz., worth a combined $30 billion, or Samsung’s $17 billion foundry in Texas are the types of projects that might come to mind.</w:t>
      </w:r>
    </w:p>
    <w:p w14:paraId="6C316F76" w14:textId="77777777" w:rsidR="00BE15C6" w:rsidRPr="0085274E" w:rsidRDefault="00BE15C6" w:rsidP="00BE15C6">
      <w:pPr>
        <w:rPr>
          <w:sz w:val="16"/>
        </w:rPr>
      </w:pPr>
      <w:r w:rsidRPr="0085274E">
        <w:rPr>
          <w:sz w:val="16"/>
        </w:rPr>
        <w:t xml:space="preserve">Now, a new report from Bank of America economist Taylor Bowley suggests </w:t>
      </w:r>
      <w:r w:rsidRPr="0085274E">
        <w:rPr>
          <w:rStyle w:val="StyleUnderline"/>
        </w:rPr>
        <w:t xml:space="preserve">this </w:t>
      </w:r>
      <w:r w:rsidRPr="0085274E">
        <w:rPr>
          <w:rStyle w:val="Emphasis"/>
          <w:highlight w:val="cyan"/>
        </w:rPr>
        <w:t>investment</w:t>
      </w:r>
      <w:r w:rsidRPr="0085274E">
        <w:rPr>
          <w:rStyle w:val="StyleUnderline"/>
        </w:rPr>
        <w:t xml:space="preserve"> is also </w:t>
      </w:r>
      <w:r w:rsidRPr="0085274E">
        <w:rPr>
          <w:rStyle w:val="StyleUnderline"/>
          <w:highlight w:val="cyan"/>
        </w:rPr>
        <w:t xml:space="preserve">spilling over to </w:t>
      </w:r>
      <w:r w:rsidRPr="0085274E">
        <w:rPr>
          <w:rStyle w:val="Emphasis"/>
          <w:highlight w:val="cyan"/>
        </w:rPr>
        <w:t>small businesses</w:t>
      </w:r>
      <w:r w:rsidRPr="0085274E">
        <w:rPr>
          <w:sz w:val="16"/>
        </w:rPr>
        <w:t xml:space="preserve">, particularly in the South and Midwest. That’s a big deal, she told me, because small businesses employ nearly half of the U.S. </w:t>
      </w:r>
      <w:r w:rsidRPr="0085274E">
        <w:rPr>
          <w:sz w:val="16"/>
        </w:rPr>
        <w:lastRenderedPageBreak/>
        <w:t>workforce. Understanding how billions of dollars aimed at creating American jobs affects smaller firms, she said, may be just as vital as examining the effects of, say, a rate cut from the Fed.</w:t>
      </w:r>
    </w:p>
    <w:p w14:paraId="3F8DE586" w14:textId="77777777" w:rsidR="00BE15C6" w:rsidRPr="0085274E" w:rsidRDefault="00BE15C6" w:rsidP="00BE15C6">
      <w:pPr>
        <w:rPr>
          <w:sz w:val="16"/>
        </w:rPr>
      </w:pPr>
      <w:r w:rsidRPr="0085274E">
        <w:rPr>
          <w:sz w:val="16"/>
        </w:rPr>
        <w:t>“We’re able to utilize our small business data and find that manufacturing and construction firms are experiencing growth,” Bowley said, “and also potentially [a] boost in employment that is tied to this booming investment from this fiscal stimulus.”</w:t>
      </w:r>
    </w:p>
    <w:p w14:paraId="41AB0F7C" w14:textId="77777777" w:rsidR="00BE15C6" w:rsidRPr="0085274E" w:rsidRDefault="00BE15C6" w:rsidP="00BE15C6">
      <w:pPr>
        <w:rPr>
          <w:sz w:val="16"/>
        </w:rPr>
      </w:pPr>
      <w:r w:rsidRPr="0085274E">
        <w:rPr>
          <w:sz w:val="16"/>
        </w:rPr>
        <w:t>BofA Global Research has previously determined that every $10 billion of manufacturing revenue that is moved back to the U.S. generates an estimated $3.8 billion increase in capex spending overall. That’s good news not just for Fortune 500 companies but also for smaller construction firms across the U.S. Bowley’s report found the latter’s cash inflow-to-outflow ratio, used as a proxy for profits, reached historic highs in August.</w:t>
      </w:r>
    </w:p>
    <w:p w14:paraId="5A7DDEAA" w14:textId="77777777" w:rsidR="00BE15C6" w:rsidRPr="0085274E" w:rsidRDefault="00BE15C6" w:rsidP="00BE15C6">
      <w:pPr>
        <w:rPr>
          <w:sz w:val="16"/>
        </w:rPr>
      </w:pPr>
      <w:r w:rsidRPr="0085274E">
        <w:rPr>
          <w:sz w:val="16"/>
        </w:rPr>
        <w:t>“More profits means growth,” she said, “which is, of course, a positive for these regional economies.”</w:t>
      </w:r>
    </w:p>
    <w:p w14:paraId="29D3F8B3" w14:textId="77777777" w:rsidR="00BE15C6" w:rsidRPr="0085274E" w:rsidRDefault="00BE15C6" w:rsidP="00BE15C6">
      <w:pPr>
        <w:rPr>
          <w:sz w:val="16"/>
        </w:rPr>
      </w:pPr>
      <w:r w:rsidRPr="0085274E">
        <w:rPr>
          <w:sz w:val="16"/>
        </w:rPr>
        <w:t>Reshoring and foreign direct investment have accounted for two million additional manufacturing jobs since 2010, according to the Reshoring Initiative, a 1.4% boost to the sector’s labor force. Sixty percent of those positions have gone to the South, the report notes, with the Midwest receiving a 22% chunk.</w:t>
      </w:r>
    </w:p>
    <w:p w14:paraId="43F8B5CE" w14:textId="77777777" w:rsidR="00BE15C6" w:rsidRPr="0085274E" w:rsidRDefault="00BE15C6" w:rsidP="00BE15C6">
      <w:pPr>
        <w:rPr>
          <w:sz w:val="16"/>
        </w:rPr>
      </w:pPr>
      <w:r w:rsidRPr="0085274E">
        <w:rPr>
          <w:sz w:val="16"/>
        </w:rPr>
        <w:t>While manufacturing payroll growth has been strongest in the South, it’s fallen significantly in the Midwest. It’s a different story in construction, however, with payrolls up 13.5% year over year in the heartland, nearly doubling the growth rate in the South.</w:t>
      </w:r>
    </w:p>
    <w:p w14:paraId="37638451" w14:textId="77777777" w:rsidR="00BE15C6" w:rsidRPr="0085274E" w:rsidRDefault="00BE15C6" w:rsidP="00BE15C6">
      <w:pPr>
        <w:rPr>
          <w:sz w:val="16"/>
        </w:rPr>
      </w:pPr>
      <w:r w:rsidRPr="0085274E">
        <w:rPr>
          <w:sz w:val="16"/>
        </w:rPr>
        <w:t>Bowley said this suggests many construction projects remain unfinished, meaning future gains could eventually carry through to the manufacturing sector. The same is likely true, she said, for the country overall. Small business manufacturing profits, though down from 2022, remained up from 2019 levels.</w:t>
      </w:r>
    </w:p>
    <w:p w14:paraId="7FD7E127" w14:textId="77777777" w:rsidR="00BE15C6" w:rsidRPr="008C5630" w:rsidRDefault="00BE15C6" w:rsidP="00BE15C6">
      <w:pPr>
        <w:rPr>
          <w:rStyle w:val="Style13ptBold"/>
          <w:b/>
          <w:bCs w:val="0"/>
          <w:sz w:val="16"/>
        </w:rPr>
      </w:pPr>
      <w:r w:rsidRPr="0085274E">
        <w:rPr>
          <w:sz w:val="16"/>
        </w:rPr>
        <w:t>“</w:t>
      </w:r>
      <w:r w:rsidRPr="0085274E">
        <w:rPr>
          <w:rStyle w:val="StyleUnderline"/>
        </w:rPr>
        <w:t xml:space="preserve">As </w:t>
      </w:r>
      <w:r w:rsidRPr="0085274E">
        <w:rPr>
          <w:rStyle w:val="Emphasis"/>
          <w:highlight w:val="cyan"/>
        </w:rPr>
        <w:t>reshoring efforts</w:t>
      </w:r>
      <w:r w:rsidRPr="0085274E">
        <w:rPr>
          <w:rStyle w:val="StyleUnderline"/>
        </w:rPr>
        <w:t xml:space="preserve"> kind of </w:t>
      </w:r>
      <w:r w:rsidRPr="0085274E">
        <w:rPr>
          <w:rStyle w:val="Emphasis"/>
          <w:highlight w:val="cyan"/>
        </w:rPr>
        <w:t>continue</w:t>
      </w:r>
      <w:r w:rsidRPr="0085274E">
        <w:rPr>
          <w:rStyle w:val="StyleUnderline"/>
          <w:highlight w:val="cyan"/>
        </w:rPr>
        <w:t xml:space="preserve"> to </w:t>
      </w:r>
      <w:r w:rsidRPr="0085274E">
        <w:rPr>
          <w:rStyle w:val="Emphasis"/>
          <w:highlight w:val="cyan"/>
        </w:rPr>
        <w:t>materialize</w:t>
      </w:r>
      <w:r w:rsidRPr="0085274E">
        <w:rPr>
          <w:rStyle w:val="StyleUnderline"/>
        </w:rPr>
        <w:t xml:space="preserve"> and </w:t>
      </w:r>
      <w:r w:rsidRPr="0085274E">
        <w:rPr>
          <w:rStyle w:val="StyleUnderline"/>
          <w:highlight w:val="cyan"/>
        </w:rPr>
        <w:t xml:space="preserve">continue to </w:t>
      </w:r>
      <w:r w:rsidRPr="0085274E">
        <w:rPr>
          <w:rStyle w:val="Emphasis"/>
          <w:highlight w:val="cyan"/>
        </w:rPr>
        <w:t>play out</w:t>
      </w:r>
      <w:r w:rsidRPr="0085274E">
        <w:rPr>
          <w:sz w:val="16"/>
        </w:rPr>
        <w:t xml:space="preserve">,” she said, “in our view, </w:t>
      </w:r>
      <w:r w:rsidRPr="0085274E">
        <w:rPr>
          <w:rStyle w:val="StyleUnderline"/>
        </w:rPr>
        <w:t xml:space="preserve">this </w:t>
      </w:r>
      <w:r w:rsidRPr="0085274E">
        <w:rPr>
          <w:rStyle w:val="Emphasis"/>
          <w:highlight w:val="cyan"/>
        </w:rPr>
        <w:t>investment</w:t>
      </w:r>
      <w:r w:rsidRPr="0085274E">
        <w:rPr>
          <w:rStyle w:val="StyleUnderline"/>
          <w:highlight w:val="cyan"/>
        </w:rPr>
        <w:t xml:space="preserve"> should </w:t>
      </w:r>
      <w:r w:rsidRPr="0085274E">
        <w:rPr>
          <w:rStyle w:val="Emphasis"/>
          <w:highlight w:val="cyan"/>
        </w:rPr>
        <w:t>maintain</w:t>
      </w:r>
      <w:r w:rsidRPr="0085274E">
        <w:rPr>
          <w:rStyle w:val="StyleUnderline"/>
          <w:highlight w:val="cyan"/>
        </w:rPr>
        <w:t xml:space="preserve"> a </w:t>
      </w:r>
      <w:r w:rsidRPr="0085274E">
        <w:rPr>
          <w:rStyle w:val="Emphasis"/>
          <w:highlight w:val="cyan"/>
        </w:rPr>
        <w:t>ripple effect</w:t>
      </w:r>
      <w:r w:rsidRPr="0085274E">
        <w:rPr>
          <w:rStyle w:val="StyleUnderline"/>
        </w:rPr>
        <w:t xml:space="preserve"> in these regions </w:t>
      </w:r>
      <w:r w:rsidRPr="0085274E">
        <w:rPr>
          <w:rStyle w:val="Emphasis"/>
        </w:rPr>
        <w:t>over time</w:t>
      </w:r>
      <w:r w:rsidRPr="0085274E">
        <w:rPr>
          <w:sz w:val="16"/>
        </w:rPr>
        <w:t>.”</w:t>
      </w:r>
    </w:p>
    <w:p w14:paraId="17E58B2F" w14:textId="77777777" w:rsidR="00BE15C6" w:rsidRPr="0085274E" w:rsidRDefault="00BE15C6" w:rsidP="00BE15C6">
      <w:pPr>
        <w:pStyle w:val="Analytics"/>
      </w:pPr>
      <w:r w:rsidRPr="0085274E">
        <w:t xml:space="preserve">Companies are </w:t>
      </w:r>
      <w:r w:rsidRPr="0085274E">
        <w:rPr>
          <w:u w:val="single"/>
        </w:rPr>
        <w:t>reshoring</w:t>
      </w:r>
      <w:r w:rsidRPr="0085274E">
        <w:t xml:space="preserve"> now, but it’s </w:t>
      </w:r>
      <w:r w:rsidRPr="0085274E">
        <w:rPr>
          <w:u w:val="single"/>
        </w:rPr>
        <w:t>easy to upset</w:t>
      </w:r>
      <w:r w:rsidRPr="0085274E">
        <w:t>:</w:t>
      </w:r>
    </w:p>
    <w:p w14:paraId="5C1940D8" w14:textId="77777777" w:rsidR="00BE15C6" w:rsidRPr="0085274E" w:rsidRDefault="00BE15C6" w:rsidP="00BE15C6">
      <w:pPr>
        <w:pStyle w:val="Analytics"/>
      </w:pPr>
      <w:r w:rsidRPr="0085274E">
        <w:t xml:space="preserve">They’re </w:t>
      </w:r>
      <w:r w:rsidRPr="0085274E">
        <w:rPr>
          <w:u w:val="single"/>
        </w:rPr>
        <w:t>building factories</w:t>
      </w:r>
      <w:r w:rsidRPr="0085274E">
        <w:t xml:space="preserve"> and </w:t>
      </w:r>
      <w:r w:rsidRPr="0085274E">
        <w:rPr>
          <w:u w:val="single"/>
        </w:rPr>
        <w:t>incorporating</w:t>
      </w:r>
      <w:r w:rsidRPr="0085274E">
        <w:t xml:space="preserve"> domestically, but it’s the </w:t>
      </w:r>
      <w:r w:rsidRPr="0085274E">
        <w:rPr>
          <w:u w:val="single"/>
        </w:rPr>
        <w:t>start</w:t>
      </w:r>
      <w:r w:rsidRPr="0085274E">
        <w:t xml:space="preserve"> of a </w:t>
      </w:r>
      <w:r w:rsidRPr="0085274E">
        <w:rPr>
          <w:u w:val="single"/>
        </w:rPr>
        <w:t>reshoring boom</w:t>
      </w:r>
      <w:r w:rsidRPr="0085274E">
        <w:t xml:space="preserve"> that </w:t>
      </w:r>
      <w:r w:rsidRPr="0085274E">
        <w:rPr>
          <w:u w:val="single"/>
        </w:rPr>
        <w:t>could collapse</w:t>
      </w:r>
      <w:r w:rsidRPr="0085274E">
        <w:t>---that’s AG.</w:t>
      </w:r>
    </w:p>
    <w:p w14:paraId="4FD99634" w14:textId="77777777" w:rsidR="00BE15C6" w:rsidRPr="00535988" w:rsidRDefault="00BE15C6" w:rsidP="00BE15C6"/>
    <w:p w14:paraId="69642CC5" w14:textId="77777777" w:rsidR="00BE15C6" w:rsidRPr="00D366B0" w:rsidRDefault="00BE15C6" w:rsidP="00BE15C6">
      <w:pPr>
        <w:pStyle w:val="Heading4"/>
        <w:rPr>
          <w:u w:val="single"/>
        </w:rPr>
      </w:pPr>
      <w:r>
        <w:t xml:space="preserve">We’ve reached the </w:t>
      </w:r>
      <w:r>
        <w:rPr>
          <w:u w:val="single"/>
        </w:rPr>
        <w:t>turning point</w:t>
      </w:r>
      <w:r>
        <w:t xml:space="preserve"> in </w:t>
      </w:r>
      <w:r>
        <w:rPr>
          <w:u w:val="single"/>
        </w:rPr>
        <w:t>global manufacturing</w:t>
      </w:r>
      <w:r w:rsidRPr="00D366B0">
        <w:t>.</w:t>
      </w:r>
    </w:p>
    <w:p w14:paraId="43166047" w14:textId="77777777" w:rsidR="00BE15C6" w:rsidRDefault="00BE15C6" w:rsidP="00BE15C6">
      <w:r w:rsidRPr="000163A8">
        <w:rPr>
          <w:rStyle w:val="Style13ptBold"/>
        </w:rPr>
        <w:t>Jackson ’8-11</w:t>
      </w:r>
      <w:r>
        <w:t xml:space="preserve"> [Cole; August 11; The Star, “America's Manufacturing Strategy and What It Means for the Global Economy,” https://thestar.co.za/news/politics/2025-08-11-americas-manufacturing-strategy-and-what-it-means-for-the-global-economy/]</w:t>
      </w:r>
    </w:p>
    <w:p w14:paraId="4C784E0C" w14:textId="77777777" w:rsidR="00BE15C6" w:rsidRPr="007B2806" w:rsidRDefault="00BE15C6" w:rsidP="00BE15C6">
      <w:pPr>
        <w:rPr>
          <w:sz w:val="16"/>
        </w:rPr>
      </w:pPr>
      <w:r w:rsidRPr="007B2806">
        <w:rPr>
          <w:sz w:val="16"/>
        </w:rPr>
        <w:t xml:space="preserve">Over the past year, </w:t>
      </w:r>
      <w:r w:rsidRPr="007B2806">
        <w:rPr>
          <w:rStyle w:val="StyleUnderline"/>
          <w:highlight w:val="cyan"/>
        </w:rPr>
        <w:t>the</w:t>
      </w:r>
      <w:r w:rsidRPr="007B2806">
        <w:rPr>
          <w:sz w:val="16"/>
        </w:rPr>
        <w:t xml:space="preserve"> United States (</w:t>
      </w:r>
      <w:r w:rsidRPr="007B2806">
        <w:rPr>
          <w:rStyle w:val="Emphasis"/>
          <w:highlight w:val="cyan"/>
        </w:rPr>
        <w:t>US</w:t>
      </w:r>
      <w:r w:rsidRPr="007B2806">
        <w:rPr>
          <w:sz w:val="16"/>
        </w:rPr>
        <w:t xml:space="preserve">) </w:t>
      </w:r>
      <w:r w:rsidRPr="007B2806">
        <w:rPr>
          <w:rStyle w:val="StyleUnderline"/>
          <w:highlight w:val="cyan"/>
        </w:rPr>
        <w:t xml:space="preserve">has accelerated efforts to reshore </w:t>
      </w:r>
      <w:r w:rsidRPr="007B2806">
        <w:rPr>
          <w:rStyle w:val="Emphasis"/>
          <w:highlight w:val="cyan"/>
        </w:rPr>
        <w:t>manufacturing</w:t>
      </w:r>
      <w:r w:rsidRPr="007B2806">
        <w:rPr>
          <w:sz w:val="16"/>
        </w:rPr>
        <w:t xml:space="preserve">, with former President Donald Trump at the forefront of a renewed drive to “bring American industry home.” </w:t>
      </w:r>
      <w:r w:rsidRPr="007B2806">
        <w:rPr>
          <w:rStyle w:val="StyleUnderline"/>
        </w:rPr>
        <w:t xml:space="preserve">A wave of </w:t>
      </w:r>
      <w:r w:rsidRPr="007B2806">
        <w:rPr>
          <w:rStyle w:val="Emphasis"/>
        </w:rPr>
        <w:t xml:space="preserve">corporate </w:t>
      </w:r>
      <w:r w:rsidRPr="007B2806">
        <w:rPr>
          <w:rStyle w:val="Emphasis"/>
          <w:highlight w:val="cyan"/>
        </w:rPr>
        <w:t>investment</w:t>
      </w:r>
      <w:r w:rsidRPr="007B2806">
        <w:rPr>
          <w:sz w:val="16"/>
        </w:rPr>
        <w:t xml:space="preserve">, </w:t>
      </w:r>
      <w:r w:rsidRPr="007B2806">
        <w:rPr>
          <w:rStyle w:val="StyleUnderline"/>
        </w:rPr>
        <w:t xml:space="preserve">led </w:t>
      </w:r>
      <w:r w:rsidRPr="007B2806">
        <w:rPr>
          <w:rStyle w:val="StyleUnderline"/>
          <w:highlight w:val="cyan"/>
        </w:rPr>
        <w:t>by tech giants</w:t>
      </w:r>
      <w:r w:rsidRPr="007B2806">
        <w:rPr>
          <w:rStyle w:val="StyleUnderline"/>
        </w:rPr>
        <w:t xml:space="preserve"> like Apple, Nvidia, Micron, and IBM, </w:t>
      </w:r>
      <w:r w:rsidRPr="007B2806">
        <w:rPr>
          <w:rStyle w:val="StyleUnderline"/>
          <w:highlight w:val="cyan"/>
        </w:rPr>
        <w:t>is shifting</w:t>
      </w:r>
      <w:r w:rsidRPr="007B2806">
        <w:rPr>
          <w:rStyle w:val="StyleUnderline"/>
        </w:rPr>
        <w:t xml:space="preserve"> the </w:t>
      </w:r>
      <w:r w:rsidRPr="007B2806">
        <w:rPr>
          <w:rStyle w:val="Emphasis"/>
          <w:highlight w:val="cyan"/>
        </w:rPr>
        <w:t>global</w:t>
      </w:r>
      <w:r w:rsidRPr="007B2806">
        <w:rPr>
          <w:sz w:val="16"/>
        </w:rPr>
        <w:t xml:space="preserve"> </w:t>
      </w:r>
      <w:r w:rsidRPr="007B2806">
        <w:rPr>
          <w:rStyle w:val="Emphasis"/>
          <w:highlight w:val="cyan"/>
        </w:rPr>
        <w:t>manufacturing</w:t>
      </w:r>
      <w:r w:rsidRPr="007B2806">
        <w:rPr>
          <w:sz w:val="16"/>
        </w:rPr>
        <w:t xml:space="preserve"> map. </w:t>
      </w:r>
      <w:r w:rsidRPr="007B2806">
        <w:rPr>
          <w:rStyle w:val="StyleUnderline"/>
        </w:rPr>
        <w:t>Trump’s latest announcement, alongside Apple CEO Tim Cook, revealed a historic $600 billion investment from Apple alone, focused on</w:t>
      </w:r>
      <w:r w:rsidRPr="007B2806">
        <w:rPr>
          <w:sz w:val="16"/>
        </w:rPr>
        <w:t xml:space="preserve"> expanding American-based factories, rare earth recycling, chip fabrication, and data centres.</w:t>
      </w:r>
    </w:p>
    <w:p w14:paraId="3E56FC6C" w14:textId="77777777" w:rsidR="00BE15C6" w:rsidRPr="007B2806" w:rsidRDefault="00BE15C6" w:rsidP="00BE15C6">
      <w:pPr>
        <w:rPr>
          <w:sz w:val="16"/>
        </w:rPr>
      </w:pPr>
      <w:r w:rsidRPr="007B2806">
        <w:rPr>
          <w:sz w:val="16"/>
        </w:rPr>
        <w:t xml:space="preserve">America Brings Manufacturing Home </w:t>
      </w:r>
    </w:p>
    <w:p w14:paraId="2A1EA1D0" w14:textId="77777777" w:rsidR="00BE15C6" w:rsidRPr="007B2806" w:rsidRDefault="00BE15C6" w:rsidP="00BE15C6">
      <w:pPr>
        <w:rPr>
          <w:sz w:val="16"/>
        </w:rPr>
      </w:pPr>
      <w:r w:rsidRPr="007B2806">
        <w:rPr>
          <w:rStyle w:val="StyleUnderline"/>
          <w:highlight w:val="cyan"/>
        </w:rPr>
        <w:t xml:space="preserve">This marks a </w:t>
      </w:r>
      <w:r w:rsidRPr="007B2806">
        <w:rPr>
          <w:rStyle w:val="Emphasis"/>
          <w:highlight w:val="cyan"/>
        </w:rPr>
        <w:t>major turning point</w:t>
      </w:r>
      <w:r w:rsidRPr="007B2806">
        <w:rPr>
          <w:sz w:val="16"/>
        </w:rPr>
        <w:t xml:space="preserve"> </w:t>
      </w:r>
      <w:r w:rsidRPr="007B2806">
        <w:rPr>
          <w:rStyle w:val="StyleUnderline"/>
          <w:highlight w:val="cyan"/>
        </w:rPr>
        <w:t>in global supply chains</w:t>
      </w:r>
      <w:r w:rsidRPr="007B2806">
        <w:rPr>
          <w:sz w:val="16"/>
        </w:rPr>
        <w:t xml:space="preserve">. From Kentucky’s smartphone glass plants to AI server hubs in Texas and rare earth facilities in California, </w:t>
      </w:r>
      <w:r w:rsidRPr="007B2806">
        <w:rPr>
          <w:rStyle w:val="StyleUnderline"/>
          <w:highlight w:val="cyan"/>
        </w:rPr>
        <w:t xml:space="preserve">the </w:t>
      </w:r>
      <w:r w:rsidRPr="007B2806">
        <w:rPr>
          <w:rStyle w:val="Emphasis"/>
          <w:highlight w:val="cyan"/>
        </w:rPr>
        <w:t>US</w:t>
      </w:r>
      <w:r w:rsidRPr="007B2806">
        <w:rPr>
          <w:rStyle w:val="StyleUnderline"/>
          <w:highlight w:val="cyan"/>
        </w:rPr>
        <w:t xml:space="preserve"> is </w:t>
      </w:r>
      <w:r w:rsidRPr="007B2806">
        <w:rPr>
          <w:rStyle w:val="Emphasis"/>
          <w:highlight w:val="cyan"/>
        </w:rPr>
        <w:t>doubling down</w:t>
      </w:r>
      <w:r w:rsidRPr="007B2806">
        <w:rPr>
          <w:sz w:val="16"/>
        </w:rPr>
        <w:t xml:space="preserve"> </w:t>
      </w:r>
      <w:r w:rsidRPr="007B2806">
        <w:rPr>
          <w:rStyle w:val="StyleUnderline"/>
          <w:highlight w:val="cyan"/>
        </w:rPr>
        <w:t xml:space="preserve">on </w:t>
      </w:r>
      <w:r w:rsidRPr="007B2806">
        <w:rPr>
          <w:rStyle w:val="Emphasis"/>
          <w:highlight w:val="cyan"/>
        </w:rPr>
        <w:t>high-tech</w:t>
      </w:r>
      <w:r w:rsidRPr="007B2806">
        <w:rPr>
          <w:sz w:val="16"/>
        </w:rPr>
        <w:t xml:space="preserve"> and high-value </w:t>
      </w:r>
      <w:r w:rsidRPr="007B2806">
        <w:rPr>
          <w:rStyle w:val="Emphasis"/>
          <w:highlight w:val="cyan"/>
        </w:rPr>
        <w:t>manufacturing</w:t>
      </w:r>
      <w:r w:rsidRPr="007B2806">
        <w:rPr>
          <w:sz w:val="16"/>
        </w:rPr>
        <w:t>. The incentives include favourable tax legislation, fast-track construction approvals, and tariff waivers for companies building on US soil.</w:t>
      </w:r>
    </w:p>
    <w:p w14:paraId="74327596" w14:textId="77777777" w:rsidR="00BE15C6" w:rsidRDefault="00BE15C6" w:rsidP="00BE15C6">
      <w:pPr>
        <w:rPr>
          <w:rStyle w:val="StyleUnderline"/>
        </w:rPr>
      </w:pPr>
      <w:r w:rsidRPr="007B2806">
        <w:rPr>
          <w:sz w:val="16"/>
        </w:rPr>
        <w:t xml:space="preserve">A key policy shift is </w:t>
      </w:r>
      <w:r w:rsidRPr="007B2806">
        <w:rPr>
          <w:rStyle w:val="StyleUnderline"/>
          <w:highlight w:val="cyan"/>
        </w:rPr>
        <w:t>the</w:t>
      </w:r>
      <w:r w:rsidRPr="007B2806">
        <w:rPr>
          <w:sz w:val="16"/>
        </w:rPr>
        <w:t xml:space="preserve"> proposed 100% </w:t>
      </w:r>
      <w:r w:rsidRPr="007B2806">
        <w:rPr>
          <w:rStyle w:val="StyleUnderline"/>
          <w:highlight w:val="cyan"/>
        </w:rPr>
        <w:t>tariff on imported</w:t>
      </w:r>
      <w:r w:rsidRPr="007B2806">
        <w:rPr>
          <w:sz w:val="16"/>
        </w:rPr>
        <w:t xml:space="preserve"> </w:t>
      </w:r>
      <w:r w:rsidRPr="007B2806">
        <w:rPr>
          <w:rStyle w:val="StyleUnderline"/>
          <w:highlight w:val="cyan"/>
        </w:rPr>
        <w:t>chips</w:t>
      </w:r>
      <w:r w:rsidRPr="007B2806">
        <w:rPr>
          <w:sz w:val="16"/>
        </w:rPr>
        <w:t xml:space="preserve"> and semiconductors, exempting only companies actively building production capacity in the US. The move, </w:t>
      </w:r>
      <w:r w:rsidRPr="007B2806">
        <w:rPr>
          <w:rStyle w:val="StyleUnderline"/>
          <w:highlight w:val="cyan"/>
        </w:rPr>
        <w:t>combined with secondary sanctions on</w:t>
      </w:r>
      <w:r w:rsidRPr="007B2806">
        <w:rPr>
          <w:sz w:val="16"/>
        </w:rPr>
        <w:t xml:space="preserve"> nations purchasing Russian oil, </w:t>
      </w:r>
      <w:r w:rsidRPr="007B2806">
        <w:rPr>
          <w:rStyle w:val="StyleUnderline"/>
          <w:highlight w:val="cyan"/>
        </w:rPr>
        <w:t>signals a broader</w:t>
      </w:r>
      <w:r w:rsidRPr="007B2806">
        <w:rPr>
          <w:rStyle w:val="Emphasis"/>
          <w:highlight w:val="cyan"/>
        </w:rPr>
        <w:t xml:space="preserve"> strategy</w:t>
      </w:r>
      <w:r w:rsidRPr="007B2806">
        <w:rPr>
          <w:rStyle w:val="StyleUnderline"/>
          <w:highlight w:val="cyan"/>
        </w:rPr>
        <w:t xml:space="preserve"> to realign </w:t>
      </w:r>
      <w:r w:rsidRPr="007B2806">
        <w:rPr>
          <w:rStyle w:val="Emphasis"/>
          <w:highlight w:val="cyan"/>
        </w:rPr>
        <w:t>global trade</w:t>
      </w:r>
      <w:r w:rsidRPr="007B2806">
        <w:rPr>
          <w:sz w:val="16"/>
        </w:rPr>
        <w:t xml:space="preserve"> and industry </w:t>
      </w:r>
      <w:r w:rsidRPr="007B2806">
        <w:rPr>
          <w:rStyle w:val="StyleUnderline"/>
        </w:rPr>
        <w:t>flows around American interests.</w:t>
      </w:r>
    </w:p>
    <w:p w14:paraId="4ED5F134" w14:textId="77777777" w:rsidR="00BE15C6" w:rsidRPr="007B2806" w:rsidRDefault="00BE15C6" w:rsidP="00BE15C6">
      <w:pPr>
        <w:rPr>
          <w:sz w:val="16"/>
        </w:rPr>
      </w:pPr>
      <w:r w:rsidRPr="007B2806">
        <w:rPr>
          <w:sz w:val="16"/>
        </w:rPr>
        <w:t xml:space="preserve">This </w:t>
      </w:r>
      <w:r w:rsidRPr="007B2806">
        <w:rPr>
          <w:rStyle w:val="Emphasis"/>
          <w:highlight w:val="cyan"/>
        </w:rPr>
        <w:t>reshoring</w:t>
      </w:r>
      <w:r w:rsidRPr="007B2806">
        <w:rPr>
          <w:sz w:val="16"/>
        </w:rPr>
        <w:t xml:space="preserve"> push </w:t>
      </w:r>
      <w:r w:rsidRPr="007B2806">
        <w:rPr>
          <w:rStyle w:val="StyleUnderline"/>
          <w:highlight w:val="cyan"/>
        </w:rPr>
        <w:t xml:space="preserve">signals trouble for traditional manufacturing hubs in </w:t>
      </w:r>
      <w:r w:rsidRPr="007B2806">
        <w:rPr>
          <w:rStyle w:val="Emphasis"/>
          <w:highlight w:val="cyan"/>
        </w:rPr>
        <w:t>East Asia</w:t>
      </w:r>
      <w:r w:rsidRPr="007B2806">
        <w:rPr>
          <w:sz w:val="16"/>
        </w:rPr>
        <w:t xml:space="preserve">, where lower labour costs once dominated decision-making. </w:t>
      </w:r>
      <w:r w:rsidRPr="007B2806">
        <w:rPr>
          <w:rStyle w:val="StyleUnderline"/>
          <w:highlight w:val="cyan"/>
        </w:rPr>
        <w:t xml:space="preserve">As US </w:t>
      </w:r>
      <w:r w:rsidRPr="007B2806">
        <w:rPr>
          <w:rStyle w:val="Emphasis"/>
          <w:highlight w:val="cyan"/>
        </w:rPr>
        <w:t>capital</w:t>
      </w:r>
      <w:r w:rsidRPr="007B2806">
        <w:rPr>
          <w:sz w:val="16"/>
        </w:rPr>
        <w:t xml:space="preserve">, </w:t>
      </w:r>
      <w:r w:rsidRPr="007B2806">
        <w:rPr>
          <w:rStyle w:val="Emphasis"/>
          <w:highlight w:val="cyan"/>
        </w:rPr>
        <w:t>jobs</w:t>
      </w:r>
      <w:r w:rsidRPr="007B2806">
        <w:rPr>
          <w:sz w:val="16"/>
        </w:rPr>
        <w:t xml:space="preserve">, </w:t>
      </w:r>
      <w:r w:rsidRPr="007B2806">
        <w:rPr>
          <w:rStyle w:val="StyleUnderline"/>
          <w:highlight w:val="cyan"/>
        </w:rPr>
        <w:t>and tech</w:t>
      </w:r>
      <w:r w:rsidRPr="007B2806">
        <w:rPr>
          <w:sz w:val="16"/>
        </w:rPr>
        <w:t xml:space="preserve">nology </w:t>
      </w:r>
      <w:r w:rsidRPr="007B2806">
        <w:rPr>
          <w:rStyle w:val="StyleUnderline"/>
          <w:highlight w:val="cyan"/>
        </w:rPr>
        <w:t>return home</w:t>
      </w:r>
      <w:r w:rsidRPr="007B2806">
        <w:rPr>
          <w:sz w:val="16"/>
        </w:rPr>
        <w:t>, countries like China, Taiwan, and Vietnam may face downward pressure on exports and foreign investment.</w:t>
      </w:r>
    </w:p>
    <w:p w14:paraId="00933F85" w14:textId="77777777" w:rsidR="00BE15C6" w:rsidRPr="007B2806" w:rsidRDefault="00BE15C6" w:rsidP="00BE15C6">
      <w:pPr>
        <w:rPr>
          <w:sz w:val="16"/>
        </w:rPr>
      </w:pPr>
      <w:r w:rsidRPr="007B2806">
        <w:rPr>
          <w:sz w:val="16"/>
        </w:rPr>
        <w:lastRenderedPageBreak/>
        <w:t>Global Supply Chain Implications Real or None?</w:t>
      </w:r>
    </w:p>
    <w:p w14:paraId="2BF88CD0" w14:textId="77777777" w:rsidR="00BE15C6" w:rsidRPr="008C5630" w:rsidRDefault="00BE15C6" w:rsidP="00BE15C6">
      <w:pPr>
        <w:rPr>
          <w:sz w:val="16"/>
        </w:rPr>
      </w:pPr>
      <w:r w:rsidRPr="007B2806">
        <w:rPr>
          <w:sz w:val="16"/>
        </w:rPr>
        <w:t xml:space="preserve">The implications of </w:t>
      </w:r>
      <w:r w:rsidRPr="007B2806">
        <w:rPr>
          <w:rStyle w:val="StyleUnderline"/>
          <w:highlight w:val="cyan"/>
        </w:rPr>
        <w:t>the US' return to domestic manufacturing</w:t>
      </w:r>
      <w:r w:rsidRPr="007B2806">
        <w:rPr>
          <w:sz w:val="16"/>
        </w:rPr>
        <w:t xml:space="preserve">, underpinned by policy and security, </w:t>
      </w:r>
      <w:r w:rsidRPr="007B2806">
        <w:rPr>
          <w:rStyle w:val="StyleUnderline"/>
          <w:highlight w:val="cyan"/>
        </w:rPr>
        <w:t xml:space="preserve">are increasingly </w:t>
      </w:r>
      <w:r w:rsidRPr="007B2806">
        <w:rPr>
          <w:rStyle w:val="Emphasis"/>
          <w:highlight w:val="cyan"/>
        </w:rPr>
        <w:t>reshaping</w:t>
      </w:r>
      <w:r w:rsidRPr="007B2806">
        <w:rPr>
          <w:sz w:val="16"/>
          <w:highlight w:val="cyan"/>
        </w:rPr>
        <w:t xml:space="preserve"> </w:t>
      </w:r>
      <w:r w:rsidRPr="007B2806">
        <w:rPr>
          <w:rStyle w:val="StyleUnderline"/>
          <w:highlight w:val="cyan"/>
        </w:rPr>
        <w:t xml:space="preserve">the </w:t>
      </w:r>
      <w:r w:rsidRPr="007B2806">
        <w:rPr>
          <w:rStyle w:val="Emphasis"/>
          <w:highlight w:val="cyan"/>
        </w:rPr>
        <w:t>global</w:t>
      </w:r>
      <w:r w:rsidRPr="007B2806">
        <w:rPr>
          <w:rStyle w:val="StyleUnderline"/>
        </w:rPr>
        <w:t xml:space="preserve"> industrial </w:t>
      </w:r>
      <w:r w:rsidRPr="007B2806">
        <w:rPr>
          <w:rStyle w:val="Emphasis"/>
          <w:highlight w:val="cyan"/>
        </w:rPr>
        <w:t>landscape</w:t>
      </w:r>
      <w:r w:rsidRPr="007B2806">
        <w:rPr>
          <w:sz w:val="16"/>
        </w:rPr>
        <w:t>. “Made in America” is no longer a nostalgic slogan; it is fast becoming a strategic imperative. However, reviving old-school manufacturing thinking in today’s high-tech, globally integrated world is proving far from straightforward.</w:t>
      </w:r>
    </w:p>
    <w:p w14:paraId="793EC394" w14:textId="77777777" w:rsidR="00BE15C6" w:rsidRPr="00D366B0" w:rsidRDefault="00BE15C6" w:rsidP="00BE15C6">
      <w:pPr>
        <w:pStyle w:val="Heading4"/>
      </w:pPr>
      <w:r>
        <w:t xml:space="preserve">Reshoring now---broad </w:t>
      </w:r>
      <w:r>
        <w:rPr>
          <w:u w:val="single"/>
        </w:rPr>
        <w:t>statistical</w:t>
      </w:r>
      <w:r>
        <w:t xml:space="preserve"> basis for </w:t>
      </w:r>
      <w:r>
        <w:rPr>
          <w:u w:val="single"/>
        </w:rPr>
        <w:t>successful</w:t>
      </w:r>
      <w:r w:rsidRPr="00D366B0">
        <w:t xml:space="preserve"> </w:t>
      </w:r>
      <w:r>
        <w:t xml:space="preserve">resurgence in the </w:t>
      </w:r>
      <w:r>
        <w:rPr>
          <w:u w:val="single"/>
        </w:rPr>
        <w:t>medium</w:t>
      </w:r>
      <w:r>
        <w:t xml:space="preserve"> and </w:t>
      </w:r>
      <w:r>
        <w:rPr>
          <w:u w:val="single"/>
        </w:rPr>
        <w:t>long</w:t>
      </w:r>
      <w:r>
        <w:t xml:space="preserve"> terms. </w:t>
      </w:r>
    </w:p>
    <w:p w14:paraId="77E1FD0F" w14:textId="77777777" w:rsidR="00BE15C6" w:rsidRDefault="00BE15C6" w:rsidP="00BE15C6">
      <w:r w:rsidRPr="009859D8">
        <w:rPr>
          <w:rStyle w:val="Style13ptBold"/>
        </w:rPr>
        <w:t>Kolaj ’8-18</w:t>
      </w:r>
      <w:r>
        <w:t xml:space="preserve"> [Admir; August 18; Economist at Toronto-Dominion Bank with M.A. in International Finance from Ryerson; TD Bank, “U.S. Manufacturing and the Future of the Labor Force,” </w:t>
      </w:r>
      <w:hyperlink r:id="rId21" w:history="1">
        <w:r w:rsidRPr="002A4446">
          <w:rPr>
            <w:rStyle w:val="Hyperlink"/>
          </w:rPr>
          <w:t>https://economics.td.com/us-manufacturing-sector</w:t>
        </w:r>
      </w:hyperlink>
      <w:r>
        <w:t>]</w:t>
      </w:r>
    </w:p>
    <w:p w14:paraId="33B62D73" w14:textId="77777777" w:rsidR="00BE15C6" w:rsidRPr="00B766C0" w:rsidRDefault="00BE15C6" w:rsidP="00BE15C6">
      <w:pPr>
        <w:rPr>
          <w:sz w:val="16"/>
        </w:rPr>
      </w:pPr>
      <w:r w:rsidRPr="00B766C0">
        <w:rPr>
          <w:sz w:val="16"/>
        </w:rPr>
        <w:t>Q5. Have companies been making efforts to bring manufacturing jobs to America</w:t>
      </w:r>
    </w:p>
    <w:p w14:paraId="6EFA5823" w14:textId="77777777" w:rsidR="00BE15C6" w:rsidRPr="00B766C0" w:rsidRDefault="00BE15C6" w:rsidP="00BE15C6">
      <w:pPr>
        <w:rPr>
          <w:sz w:val="16"/>
        </w:rPr>
      </w:pPr>
      <w:r w:rsidRPr="00B766C0">
        <w:rPr>
          <w:rStyle w:val="StyleUnderline"/>
          <w:highlight w:val="cyan"/>
        </w:rPr>
        <w:t xml:space="preserve">U.S. manufacturing </w:t>
      </w:r>
      <w:r w:rsidRPr="00B766C0">
        <w:rPr>
          <w:rStyle w:val="Emphasis"/>
          <w:highlight w:val="cyan"/>
        </w:rPr>
        <w:t>'reshoring'</w:t>
      </w:r>
      <w:r w:rsidRPr="00B766C0">
        <w:rPr>
          <w:sz w:val="16"/>
        </w:rPr>
        <w:t xml:space="preserve"> </w:t>
      </w:r>
      <w:r w:rsidRPr="00B766C0">
        <w:rPr>
          <w:rStyle w:val="StyleUnderline"/>
          <w:highlight w:val="cyan"/>
        </w:rPr>
        <w:t>and</w:t>
      </w:r>
      <w:r w:rsidRPr="00B766C0">
        <w:rPr>
          <w:sz w:val="16"/>
        </w:rPr>
        <w:t xml:space="preserve"> foreign direct investment (</w:t>
      </w:r>
      <w:r w:rsidRPr="00B766C0">
        <w:rPr>
          <w:rStyle w:val="Emphasis"/>
          <w:highlight w:val="cyan"/>
        </w:rPr>
        <w:t>FDI</w:t>
      </w:r>
      <w:r w:rsidRPr="00B766C0">
        <w:rPr>
          <w:sz w:val="16"/>
        </w:rPr>
        <w:t xml:space="preserve">) job announcements </w:t>
      </w:r>
      <w:r w:rsidRPr="00B766C0">
        <w:rPr>
          <w:rStyle w:val="StyleUnderline"/>
          <w:highlight w:val="cyan"/>
        </w:rPr>
        <w:t xml:space="preserve">have remained </w:t>
      </w:r>
      <w:r w:rsidRPr="00B766C0">
        <w:rPr>
          <w:rStyle w:val="Emphasis"/>
          <w:highlight w:val="cyan"/>
        </w:rPr>
        <w:t>elevated</w:t>
      </w:r>
      <w:r w:rsidRPr="00B766C0">
        <w:rPr>
          <w:sz w:val="16"/>
        </w:rPr>
        <w:t xml:space="preserve"> </w:t>
      </w:r>
      <w:r w:rsidRPr="00B766C0">
        <w:rPr>
          <w:rStyle w:val="StyleUnderline"/>
        </w:rPr>
        <w:t xml:space="preserve">in recent years, </w:t>
      </w:r>
      <w:r w:rsidRPr="00B766C0">
        <w:rPr>
          <w:rStyle w:val="StyleUnderline"/>
          <w:highlight w:val="cyan"/>
        </w:rPr>
        <w:t>corroborating</w:t>
      </w:r>
      <w:r w:rsidRPr="00B766C0">
        <w:rPr>
          <w:rStyle w:val="StyleUnderline"/>
        </w:rPr>
        <w:t xml:space="preserve"> the view that</w:t>
      </w:r>
      <w:r w:rsidRPr="00B766C0">
        <w:rPr>
          <w:sz w:val="16"/>
        </w:rPr>
        <w:t xml:space="preserve"> </w:t>
      </w:r>
      <w:r w:rsidRPr="00B766C0">
        <w:rPr>
          <w:rStyle w:val="StyleUnderline"/>
          <w:highlight w:val="cyan"/>
        </w:rPr>
        <w:t xml:space="preserve">companies have </w:t>
      </w:r>
      <w:r w:rsidRPr="00B766C0">
        <w:rPr>
          <w:rStyle w:val="StyleUnderline"/>
        </w:rPr>
        <w:t>indeed been</w:t>
      </w:r>
      <w:r w:rsidRPr="00B766C0">
        <w:rPr>
          <w:sz w:val="16"/>
        </w:rPr>
        <w:t xml:space="preserve"> bring </w:t>
      </w:r>
      <w:r w:rsidRPr="00B766C0">
        <w:rPr>
          <w:rStyle w:val="StyleUnderline"/>
          <w:highlight w:val="cyan"/>
        </w:rPr>
        <w:t>more jobs to America</w:t>
      </w:r>
      <w:r w:rsidRPr="00B766C0">
        <w:rPr>
          <w:sz w:val="16"/>
        </w:rPr>
        <w:t xml:space="preserve">. This trend was accelerated by </w:t>
      </w:r>
      <w:r w:rsidRPr="00B766C0">
        <w:rPr>
          <w:sz w:val="16"/>
          <w:highlight w:val="cyan"/>
        </w:rPr>
        <w:t>the pandemic</w:t>
      </w:r>
      <w:r w:rsidRPr="00B766C0">
        <w:rPr>
          <w:sz w:val="16"/>
        </w:rPr>
        <w:t xml:space="preserve">, which </w:t>
      </w:r>
      <w:r w:rsidRPr="00B766C0">
        <w:rPr>
          <w:rStyle w:val="StyleUnderline"/>
          <w:highlight w:val="cyan"/>
        </w:rPr>
        <w:t>wreaked</w:t>
      </w:r>
      <w:r w:rsidRPr="00B766C0">
        <w:rPr>
          <w:sz w:val="16"/>
          <w:highlight w:val="cyan"/>
        </w:rPr>
        <w:t xml:space="preserve"> </w:t>
      </w:r>
      <w:r w:rsidRPr="00B766C0">
        <w:rPr>
          <w:rStyle w:val="Emphasis"/>
          <w:highlight w:val="cyan"/>
        </w:rPr>
        <w:t>havoc</w:t>
      </w:r>
      <w:r w:rsidRPr="00B766C0">
        <w:rPr>
          <w:sz w:val="16"/>
        </w:rPr>
        <w:t xml:space="preserve"> </w:t>
      </w:r>
      <w:r w:rsidRPr="00B766C0">
        <w:rPr>
          <w:rStyle w:val="StyleUnderline"/>
        </w:rPr>
        <w:t>on supply chains and raised awareness for diversification and to bring some production back home closer to the end-consumer</w:t>
      </w:r>
      <w:r w:rsidRPr="00B766C0">
        <w:rPr>
          <w:sz w:val="16"/>
        </w:rPr>
        <w:t xml:space="preserve">. While these types of job announcements eased last year, they remained elevated at roughly 245 thousand, with reshoring by U.S. headquartered companies (157k) outpacing FDI by foreign headquartered companies (88k) by the largest margin on record in 2024 (Chart 8)1. </w:t>
      </w:r>
    </w:p>
    <w:p w14:paraId="15141BDF" w14:textId="77777777" w:rsidR="00BE15C6" w:rsidRPr="00B766C0" w:rsidRDefault="00BE15C6" w:rsidP="00BE15C6">
      <w:pPr>
        <w:rPr>
          <w:sz w:val="16"/>
        </w:rPr>
      </w:pPr>
      <w:r w:rsidRPr="00B766C0">
        <w:rPr>
          <w:sz w:val="16"/>
        </w:rPr>
        <w:t xml:space="preserve">As trade uncertainty and potential retaliatory tariffs weigh on investment decisions, data for this year suggest that related job announcements could ease to below 200 thousand.2 Asia remains the largest source of these jobs, while Texas, South Carolina, and Mississippi are poised to be the top states at the receiving end for 2025. What's more, </w:t>
      </w:r>
      <w:r w:rsidRPr="00B766C0">
        <w:rPr>
          <w:rStyle w:val="Emphasis"/>
          <w:highlight w:val="cyan"/>
        </w:rPr>
        <w:t>tariffs</w:t>
      </w:r>
      <w:r w:rsidRPr="00B766C0">
        <w:rPr>
          <w:rStyle w:val="StyleUnderline"/>
          <w:highlight w:val="cyan"/>
        </w:rPr>
        <w:t xml:space="preserve"> have been a </w:t>
      </w:r>
      <w:r w:rsidRPr="00B766C0">
        <w:rPr>
          <w:rStyle w:val="Emphasis"/>
          <w:highlight w:val="cyan"/>
        </w:rPr>
        <w:t>key</w:t>
      </w:r>
      <w:r w:rsidRPr="00B766C0">
        <w:rPr>
          <w:sz w:val="16"/>
        </w:rPr>
        <w:t xml:space="preserve"> motivator </w:t>
      </w:r>
      <w:r w:rsidRPr="00B766C0">
        <w:rPr>
          <w:rStyle w:val="StyleUnderline"/>
          <w:highlight w:val="cyan"/>
        </w:rPr>
        <w:t>behind recent</w:t>
      </w:r>
      <w:r w:rsidRPr="00B766C0">
        <w:rPr>
          <w:sz w:val="16"/>
          <w:highlight w:val="cyan"/>
        </w:rPr>
        <w:t xml:space="preserve"> </w:t>
      </w:r>
      <w:r w:rsidRPr="00B766C0">
        <w:rPr>
          <w:rStyle w:val="Emphasis"/>
          <w:highlight w:val="cyan"/>
        </w:rPr>
        <w:t>reshoring</w:t>
      </w:r>
      <w:r w:rsidRPr="00B766C0">
        <w:rPr>
          <w:sz w:val="16"/>
        </w:rPr>
        <w:t xml:space="preserve"> </w:t>
      </w:r>
      <w:r w:rsidRPr="00B766C0">
        <w:rPr>
          <w:rStyle w:val="StyleUnderline"/>
          <w:highlight w:val="cyan"/>
        </w:rPr>
        <w:t xml:space="preserve">and </w:t>
      </w:r>
      <w:r w:rsidRPr="00B766C0">
        <w:rPr>
          <w:rStyle w:val="Emphasis"/>
          <w:highlight w:val="cyan"/>
        </w:rPr>
        <w:t>FDI</w:t>
      </w:r>
      <w:r w:rsidRPr="00B766C0">
        <w:rPr>
          <w:sz w:val="16"/>
        </w:rPr>
        <w:t xml:space="preserve"> </w:t>
      </w:r>
      <w:r w:rsidRPr="00B766C0">
        <w:rPr>
          <w:rStyle w:val="StyleUnderline"/>
        </w:rPr>
        <w:t xml:space="preserve">job decisions, with this factor being cited more frequently than last year. </w:t>
      </w:r>
      <w:r w:rsidRPr="00B766C0">
        <w:rPr>
          <w:sz w:val="16"/>
        </w:rPr>
        <w:t xml:space="preserve">Meanwhile, government incentives are cited less than last year, in tune with the phase-out of previous subsidies. </w:t>
      </w:r>
    </w:p>
    <w:p w14:paraId="3F7DF5BB" w14:textId="77777777" w:rsidR="00BE15C6" w:rsidRPr="00B766C0" w:rsidRDefault="00BE15C6" w:rsidP="00BE15C6">
      <w:pPr>
        <w:rPr>
          <w:sz w:val="16"/>
        </w:rPr>
      </w:pPr>
      <w:r w:rsidRPr="00B766C0">
        <w:rPr>
          <w:sz w:val="16"/>
        </w:rPr>
        <w:t xml:space="preserve">Chart 7 shows U.S. manufacturing imports and exports over time, along with the difference between the too. The chart shows that manufacturing imports are much larger than exports, and that the deficit between the too has expanded in the post-pandemic period. Chart 8 shows manufacturing job announcements due to reshoring and foreign direct investment (FDI). The chart shows that the estimated level of these job announcements surged in post-pandemic years, peaking at close to 350 thousand in 2022. Since then, these job announcements have been trending lower, and are estimated to fall below 200 thousand this year. </w:t>
      </w:r>
    </w:p>
    <w:p w14:paraId="5E48D7DB" w14:textId="77777777" w:rsidR="00BE15C6" w:rsidRPr="00B766C0" w:rsidRDefault="00BE15C6" w:rsidP="00BE15C6">
      <w:pPr>
        <w:rPr>
          <w:sz w:val="16"/>
        </w:rPr>
      </w:pPr>
      <w:r w:rsidRPr="00B766C0">
        <w:rPr>
          <w:sz w:val="16"/>
        </w:rPr>
        <w:t>Q6. How have manufacturing job openings fared in comparison to other industries</w:t>
      </w:r>
    </w:p>
    <w:p w14:paraId="2B8DCCFE" w14:textId="77777777" w:rsidR="00BE15C6" w:rsidRPr="00B766C0" w:rsidRDefault="00BE15C6" w:rsidP="00BE15C6">
      <w:pPr>
        <w:rPr>
          <w:sz w:val="16"/>
        </w:rPr>
      </w:pPr>
      <w:r w:rsidRPr="00B766C0">
        <w:rPr>
          <w:sz w:val="16"/>
        </w:rPr>
        <w:t xml:space="preserve">Employer demand is captured by the JOLTS survey in the number of jobs that are "open" or unfilled. For manufacturing, these have continued to head lower in recent months, to around 410 thousand. This is much lower than the pandemic peak of one million openings, but consistent with its pre-pandemic level. However, job openings by employers have eased at a faster rate in manufacturing than other industries, which means that the sector's total share of available jobs is just 5.5% versus almost 7% this time last year. (Chart 9). </w:t>
      </w:r>
    </w:p>
    <w:p w14:paraId="79FDFD58" w14:textId="77777777" w:rsidR="00BE15C6" w:rsidRPr="00B766C0" w:rsidRDefault="00BE15C6" w:rsidP="00BE15C6">
      <w:pPr>
        <w:rPr>
          <w:sz w:val="16"/>
        </w:rPr>
      </w:pPr>
      <w:r w:rsidRPr="00B766C0">
        <w:rPr>
          <w:sz w:val="16"/>
        </w:rPr>
        <w:t xml:space="preserve">Elsewhere in the economy, job openings remain concentrated in the familiar sectors of professional &amp; business services, healthcare, and leisure &amp; hospitality – the same ones that have outperformed job growth over the years (Chart 10). Openings in sectors such as retail trade and state &amp; local government also carry a decent weight. </w:t>
      </w:r>
    </w:p>
    <w:p w14:paraId="1FED0757" w14:textId="77777777" w:rsidR="00BE15C6" w:rsidRPr="00B766C0" w:rsidRDefault="00BE15C6" w:rsidP="00BE15C6">
      <w:pPr>
        <w:rPr>
          <w:sz w:val="16"/>
        </w:rPr>
      </w:pPr>
      <w:r w:rsidRPr="00B766C0">
        <w:rPr>
          <w:sz w:val="16"/>
        </w:rPr>
        <w:t xml:space="preserve">Chart 9 shows manufacturing's share of total job openings over time. The chart shows that since peaking in mid-2021 at close to 9%, the sector's share of total job openings has come down over time, falling to around 5.5% by mid-2025. Chart 10 shows the share of total job openings for manufacturing and several services-based sectors, over select periods of time stretching back to 2001. The chart shows that manufacturing's share has eased moderately over time. At the same time, the chart shows that job openings continue to be concentrated in sectors such as professional &amp; business services, healthcare, and leisure &amp; hospitality. </w:t>
      </w:r>
    </w:p>
    <w:p w14:paraId="633F5D82" w14:textId="77777777" w:rsidR="00BE15C6" w:rsidRPr="00B766C0" w:rsidRDefault="00BE15C6" w:rsidP="00BE15C6">
      <w:pPr>
        <w:rPr>
          <w:sz w:val="16"/>
        </w:rPr>
      </w:pPr>
      <w:r w:rsidRPr="00B766C0">
        <w:rPr>
          <w:sz w:val="16"/>
        </w:rPr>
        <w:t xml:space="preserve">Q7. What’s the scope for manufacturing to scale up jobs in the decade ahead? </w:t>
      </w:r>
    </w:p>
    <w:p w14:paraId="10F33A51" w14:textId="77777777" w:rsidR="00BE15C6" w:rsidRPr="00B766C0" w:rsidRDefault="00BE15C6" w:rsidP="00BE15C6">
      <w:pPr>
        <w:rPr>
          <w:sz w:val="16"/>
        </w:rPr>
      </w:pPr>
      <w:r w:rsidRPr="00B766C0">
        <w:rPr>
          <w:sz w:val="16"/>
        </w:rPr>
        <w:t xml:space="preserve">Chart 11 shows the value of construction put in place in manufacturing split up into two subcategories: Computer/Electronic/Electrical and everything else. The chart shows that the surge in manufacturing construction investment in recent years has been concentrated in the computer/electronic/electrical category, but the value of construction put in place elsewhere in manufacturing has also trended up over the last couple of years.  </w:t>
      </w:r>
    </w:p>
    <w:p w14:paraId="5E10F317" w14:textId="77777777" w:rsidR="00BE15C6" w:rsidRPr="00B766C0" w:rsidRDefault="00BE15C6" w:rsidP="00BE15C6">
      <w:pPr>
        <w:rPr>
          <w:sz w:val="16"/>
        </w:rPr>
      </w:pPr>
      <w:r w:rsidRPr="00B766C0">
        <w:rPr>
          <w:rStyle w:val="StyleUnderline"/>
          <w:highlight w:val="cyan"/>
        </w:rPr>
        <w:lastRenderedPageBreak/>
        <w:t xml:space="preserve">A wave of </w:t>
      </w:r>
      <w:r w:rsidRPr="00B766C0">
        <w:rPr>
          <w:rStyle w:val="Emphasis"/>
          <w:highlight w:val="cyan"/>
        </w:rPr>
        <w:t>construction</w:t>
      </w:r>
      <w:r w:rsidRPr="00B766C0">
        <w:rPr>
          <w:sz w:val="16"/>
        </w:rPr>
        <w:t xml:space="preserve"> </w:t>
      </w:r>
      <w:r w:rsidRPr="00B766C0">
        <w:rPr>
          <w:rStyle w:val="StyleUnderline"/>
          <w:highlight w:val="cyan"/>
        </w:rPr>
        <w:t>in</w:t>
      </w:r>
      <w:r w:rsidRPr="00B766C0">
        <w:rPr>
          <w:sz w:val="16"/>
        </w:rPr>
        <w:t xml:space="preserve"> the </w:t>
      </w:r>
      <w:r w:rsidRPr="00B766C0">
        <w:rPr>
          <w:rStyle w:val="StyleUnderline"/>
          <w:highlight w:val="cyan"/>
        </w:rPr>
        <w:t>manufacturing</w:t>
      </w:r>
      <w:r w:rsidRPr="00B766C0">
        <w:rPr>
          <w:sz w:val="16"/>
        </w:rPr>
        <w:t xml:space="preserve"> space </w:t>
      </w:r>
      <w:r w:rsidRPr="00B766C0">
        <w:rPr>
          <w:rStyle w:val="StyleUnderline"/>
          <w:highlight w:val="cyan"/>
        </w:rPr>
        <w:t xml:space="preserve">bodes </w:t>
      </w:r>
      <w:r w:rsidRPr="00B766C0">
        <w:rPr>
          <w:rStyle w:val="Emphasis"/>
          <w:highlight w:val="cyan"/>
        </w:rPr>
        <w:t>well</w:t>
      </w:r>
      <w:r w:rsidRPr="00B766C0">
        <w:rPr>
          <w:sz w:val="16"/>
        </w:rPr>
        <w:t xml:space="preserve"> </w:t>
      </w:r>
      <w:r w:rsidRPr="00B766C0">
        <w:rPr>
          <w:rStyle w:val="StyleUnderline"/>
          <w:highlight w:val="cyan"/>
        </w:rPr>
        <w:t xml:space="preserve">for the sector's </w:t>
      </w:r>
      <w:r w:rsidRPr="00B766C0">
        <w:rPr>
          <w:rStyle w:val="Emphasis"/>
          <w:highlight w:val="cyan"/>
        </w:rPr>
        <w:t>outlook</w:t>
      </w:r>
      <w:r w:rsidRPr="00B766C0">
        <w:rPr>
          <w:sz w:val="16"/>
        </w:rPr>
        <w:t xml:space="preserve"> </w:t>
      </w:r>
      <w:r w:rsidRPr="00B766C0">
        <w:rPr>
          <w:rStyle w:val="StyleUnderline"/>
          <w:highlight w:val="cyan"/>
        </w:rPr>
        <w:t xml:space="preserve">over the </w:t>
      </w:r>
      <w:r w:rsidRPr="00B766C0">
        <w:rPr>
          <w:rStyle w:val="Emphasis"/>
          <w:highlight w:val="cyan"/>
        </w:rPr>
        <w:t>medium-to-long</w:t>
      </w:r>
      <w:r w:rsidRPr="00B766C0">
        <w:rPr>
          <w:rStyle w:val="StyleUnderline"/>
          <w:highlight w:val="cyan"/>
        </w:rPr>
        <w:t xml:space="preserve"> term</w:t>
      </w:r>
      <w:r w:rsidRPr="00B766C0">
        <w:rPr>
          <w:sz w:val="16"/>
        </w:rPr>
        <w:t xml:space="preserve">. </w:t>
      </w:r>
      <w:r w:rsidRPr="00B766C0">
        <w:rPr>
          <w:rStyle w:val="StyleUnderline"/>
          <w:highlight w:val="cyan"/>
        </w:rPr>
        <w:t>While a large part of the</w:t>
      </w:r>
      <w:r w:rsidRPr="00B766C0">
        <w:rPr>
          <w:sz w:val="16"/>
        </w:rPr>
        <w:t xml:space="preserve"> construction </w:t>
      </w:r>
      <w:r w:rsidRPr="00B766C0">
        <w:rPr>
          <w:rStyle w:val="StyleUnderline"/>
          <w:highlight w:val="cyan"/>
        </w:rPr>
        <w:t>investment</w:t>
      </w:r>
      <w:r w:rsidRPr="00B766C0">
        <w:rPr>
          <w:sz w:val="16"/>
        </w:rPr>
        <w:t xml:space="preserve"> that we've seen over the last several quarters has been </w:t>
      </w:r>
      <w:r w:rsidRPr="00B766C0">
        <w:rPr>
          <w:rStyle w:val="StyleUnderline"/>
          <w:highlight w:val="cyan"/>
        </w:rPr>
        <w:t>in</w:t>
      </w:r>
      <w:r w:rsidRPr="00B766C0">
        <w:rPr>
          <w:sz w:val="16"/>
        </w:rPr>
        <w:t xml:space="preserve"> the "computer, electronics, and electrical" (i.e., </w:t>
      </w:r>
      <w:r w:rsidRPr="00B766C0">
        <w:rPr>
          <w:rStyle w:val="StyleUnderline"/>
          <w:highlight w:val="cyan"/>
        </w:rPr>
        <w:t>semiconductor plants</w:t>
      </w:r>
      <w:r w:rsidRPr="00B766C0">
        <w:rPr>
          <w:sz w:val="16"/>
        </w:rPr>
        <w:t xml:space="preserve">), </w:t>
      </w:r>
      <w:r w:rsidRPr="00B766C0">
        <w:rPr>
          <w:rStyle w:val="StyleUnderline"/>
          <w:highlight w:val="cyan"/>
        </w:rPr>
        <w:t>investment in other</w:t>
      </w:r>
      <w:r w:rsidRPr="00B766C0">
        <w:rPr>
          <w:sz w:val="16"/>
        </w:rPr>
        <w:t xml:space="preserve"> areas of </w:t>
      </w:r>
      <w:r w:rsidRPr="00B766C0">
        <w:rPr>
          <w:rStyle w:val="StyleUnderline"/>
          <w:highlight w:val="cyan"/>
        </w:rPr>
        <w:t>manufacturing has also trended up</w:t>
      </w:r>
      <w:r w:rsidRPr="00B766C0">
        <w:rPr>
          <w:sz w:val="16"/>
        </w:rPr>
        <w:t xml:space="preserve"> (Chart 11). As more and more of these newly constructed facilities come online, </w:t>
      </w:r>
      <w:r w:rsidRPr="00B766C0">
        <w:rPr>
          <w:rStyle w:val="StyleUnderline"/>
          <w:highlight w:val="cyan"/>
        </w:rPr>
        <w:t xml:space="preserve">there will be </w:t>
      </w:r>
      <w:r w:rsidRPr="00B766C0">
        <w:rPr>
          <w:rStyle w:val="Emphasis"/>
          <w:highlight w:val="cyan"/>
        </w:rPr>
        <w:t>scope</w:t>
      </w:r>
      <w:r w:rsidRPr="00B766C0">
        <w:rPr>
          <w:sz w:val="16"/>
        </w:rPr>
        <w:t xml:space="preserve"> </w:t>
      </w:r>
      <w:r w:rsidRPr="00B766C0">
        <w:rPr>
          <w:rStyle w:val="StyleUnderline"/>
          <w:highlight w:val="cyan"/>
        </w:rPr>
        <w:t xml:space="preserve">to </w:t>
      </w:r>
      <w:r w:rsidRPr="00B766C0">
        <w:rPr>
          <w:rStyle w:val="Emphasis"/>
          <w:highlight w:val="cyan"/>
        </w:rPr>
        <w:t>boost</w:t>
      </w:r>
      <w:r w:rsidRPr="00B766C0">
        <w:rPr>
          <w:rStyle w:val="StyleUnderline"/>
          <w:highlight w:val="cyan"/>
        </w:rPr>
        <w:t xml:space="preserve"> both</w:t>
      </w:r>
      <w:r w:rsidRPr="00B766C0">
        <w:rPr>
          <w:sz w:val="16"/>
        </w:rPr>
        <w:t xml:space="preserve"> sectoral </w:t>
      </w:r>
      <w:r w:rsidRPr="00B766C0">
        <w:rPr>
          <w:rStyle w:val="Emphasis"/>
          <w:highlight w:val="cyan"/>
        </w:rPr>
        <w:t>output</w:t>
      </w:r>
      <w:r w:rsidRPr="00B766C0">
        <w:rPr>
          <w:sz w:val="16"/>
        </w:rPr>
        <w:t xml:space="preserve"> </w:t>
      </w:r>
      <w:r w:rsidRPr="00B766C0">
        <w:rPr>
          <w:rStyle w:val="StyleUnderline"/>
          <w:highlight w:val="cyan"/>
        </w:rPr>
        <w:t xml:space="preserve">and </w:t>
      </w:r>
      <w:r w:rsidRPr="00B766C0">
        <w:rPr>
          <w:rStyle w:val="Emphasis"/>
          <w:highlight w:val="cyan"/>
        </w:rPr>
        <w:t>employment</w:t>
      </w:r>
      <w:r w:rsidRPr="00B766C0">
        <w:rPr>
          <w:sz w:val="16"/>
        </w:rPr>
        <w:t xml:space="preserve">. As mentioned previously, protectionist trade policy also has the potential to be a tailwind. </w:t>
      </w:r>
      <w:r>
        <w:rPr>
          <w:rStyle w:val="StyleUnderline"/>
        </w:rPr>
        <w:t>8</w:t>
      </w:r>
      <w:r w:rsidRPr="00B766C0">
        <w:rPr>
          <w:sz w:val="16"/>
        </w:rPr>
        <w:t xml:space="preserve"> be better positioned to capitalize </w:t>
      </w:r>
      <w:r w:rsidRPr="00B766C0">
        <w:rPr>
          <w:rStyle w:val="StyleUnderline"/>
          <w:highlight w:val="cyan"/>
        </w:rPr>
        <w:t>on growth efforts</w:t>
      </w:r>
      <w:r w:rsidRPr="00B766C0">
        <w:rPr>
          <w:sz w:val="16"/>
        </w:rPr>
        <w:t xml:space="preserve">, such as those involved in the production of strategic and national security items (i.e., semiconductors, drones, weaponry, etc.), along with those in the production of high value-added items (i.e., EVs, batteries, etc.). </w:t>
      </w:r>
    </w:p>
    <w:p w14:paraId="4B4AA600" w14:textId="77777777" w:rsidR="00BE15C6" w:rsidRPr="00D366B0" w:rsidRDefault="00BE15C6" w:rsidP="00BE15C6">
      <w:pPr>
        <w:pStyle w:val="Heading4"/>
        <w:rPr>
          <w:u w:val="single"/>
        </w:rPr>
      </w:pPr>
      <w:r>
        <w:t xml:space="preserve">Trump </w:t>
      </w:r>
      <w:r>
        <w:rPr>
          <w:u w:val="single"/>
        </w:rPr>
        <w:t>policy support</w:t>
      </w:r>
      <w:r>
        <w:t xml:space="preserve"> ensures </w:t>
      </w:r>
      <w:r>
        <w:rPr>
          <w:u w:val="single"/>
        </w:rPr>
        <w:t>trillions</w:t>
      </w:r>
      <w:r>
        <w:t xml:space="preserve"> towards </w:t>
      </w:r>
      <w:r>
        <w:rPr>
          <w:u w:val="single"/>
        </w:rPr>
        <w:t>successful reshoring.</w:t>
      </w:r>
    </w:p>
    <w:p w14:paraId="09CF3661" w14:textId="77777777" w:rsidR="00BE15C6" w:rsidRDefault="00BE15C6" w:rsidP="00BE15C6">
      <w:r w:rsidRPr="00D25D1A">
        <w:rPr>
          <w:rStyle w:val="Style13ptBold"/>
        </w:rPr>
        <w:t>BIC ’25</w:t>
      </w:r>
      <w:r>
        <w:t xml:space="preserve"> [BIC Magazine; May/June; BIC Magazine, “U.S. manufacturing revival? Trillions secured in new investments,” https://www.bicmagazine.com/us-manufacturing-revival-trillions-secured-new-investments/]</w:t>
      </w:r>
    </w:p>
    <w:p w14:paraId="6D65DBB0" w14:textId="77777777" w:rsidR="00BE15C6" w:rsidRPr="007B2806" w:rsidRDefault="00BE15C6" w:rsidP="00BE15C6">
      <w:pPr>
        <w:rPr>
          <w:sz w:val="16"/>
        </w:rPr>
      </w:pPr>
      <w:r w:rsidRPr="007B2806">
        <w:rPr>
          <w:sz w:val="16"/>
        </w:rPr>
        <w:t>Trump’s energy policy has often been summed up by the phrase "drill, baby, drill." He has signed several executive orders specifically to boost the supply side of the industry. His executive order, "Unleashing American Energy," outlines a federal agenda aimed at establishing American energy dominance through several new policy actions and by rescinding energy-related executive orders from the Biden administration. This order directs actions that support traditional energy E&amp;P, reassess regulations that might hinder energy and economic development and revises the permitting process to fasttrack traditional energy projects.</w:t>
      </w:r>
    </w:p>
    <w:p w14:paraId="77A9CE78" w14:textId="77777777" w:rsidR="00BE15C6" w:rsidRPr="007B2806" w:rsidRDefault="00BE15C6" w:rsidP="00BE15C6">
      <w:pPr>
        <w:rPr>
          <w:sz w:val="16"/>
        </w:rPr>
      </w:pPr>
      <w:r w:rsidRPr="007B2806">
        <w:rPr>
          <w:sz w:val="16"/>
        </w:rPr>
        <w:t>The "Declaring a National Energy Emergency" executive order seeks to address the crisis by expediting energy and infrastructure projects and facilitating the supply, refinement and transportation of energy. It aims to utilize domestic energy resources and international alliances to create more jobs, improve the energy trade balance and safeguard the U.S. against potential threats.</w:t>
      </w:r>
    </w:p>
    <w:p w14:paraId="4862C236" w14:textId="77777777" w:rsidR="00BE15C6" w:rsidRPr="007B2806" w:rsidRDefault="00BE15C6" w:rsidP="00BE15C6">
      <w:pPr>
        <w:rPr>
          <w:sz w:val="16"/>
        </w:rPr>
      </w:pPr>
      <w:r w:rsidRPr="007B2806">
        <w:rPr>
          <w:sz w:val="16"/>
        </w:rPr>
        <w:t xml:space="preserve">All this support to expand energy production is needed and welcomed. This support will help you, our loyal readers, to produce the power, fuel and chemicals necessary to raise the standard of living for all humanity. Still, this is only the supply side of the supply-demand equation. </w:t>
      </w:r>
      <w:r w:rsidRPr="007B2806">
        <w:rPr>
          <w:rStyle w:val="StyleUnderline"/>
        </w:rPr>
        <w:t xml:space="preserve">Our </w:t>
      </w:r>
      <w:r w:rsidRPr="007B2806">
        <w:rPr>
          <w:rStyle w:val="Emphasis"/>
          <w:highlight w:val="cyan"/>
        </w:rPr>
        <w:t>industries</w:t>
      </w:r>
      <w:r w:rsidRPr="007B2806">
        <w:rPr>
          <w:rStyle w:val="StyleUnderline"/>
          <w:highlight w:val="cyan"/>
        </w:rPr>
        <w:t xml:space="preserve"> rely heavily on</w:t>
      </w:r>
      <w:r w:rsidRPr="007B2806">
        <w:rPr>
          <w:rStyle w:val="StyleUnderline"/>
        </w:rPr>
        <w:t xml:space="preserve"> a broader</w:t>
      </w:r>
      <w:r w:rsidRPr="007B2806">
        <w:rPr>
          <w:sz w:val="16"/>
        </w:rPr>
        <w:t xml:space="preserve"> </w:t>
      </w:r>
      <w:r w:rsidRPr="007B2806">
        <w:rPr>
          <w:rStyle w:val="Emphasis"/>
          <w:highlight w:val="cyan"/>
        </w:rPr>
        <w:t>manufacturing</w:t>
      </w:r>
      <w:r w:rsidRPr="007B2806">
        <w:rPr>
          <w:sz w:val="16"/>
        </w:rPr>
        <w:t xml:space="preserve"> base </w:t>
      </w:r>
      <w:r w:rsidRPr="007B2806">
        <w:rPr>
          <w:rStyle w:val="StyleUnderline"/>
        </w:rPr>
        <w:t>to use the plastics, fuel and power we produce — at a fair price</w:t>
      </w:r>
      <w:r w:rsidRPr="007B2806">
        <w:rPr>
          <w:sz w:val="16"/>
        </w:rPr>
        <w:t>.</w:t>
      </w:r>
    </w:p>
    <w:p w14:paraId="0FC16BC2" w14:textId="77777777" w:rsidR="00BE15C6" w:rsidRPr="007B2806" w:rsidRDefault="00BE15C6" w:rsidP="00BE15C6">
      <w:pPr>
        <w:rPr>
          <w:sz w:val="16"/>
        </w:rPr>
      </w:pPr>
      <w:r w:rsidRPr="007B2806">
        <w:rPr>
          <w:sz w:val="16"/>
        </w:rPr>
        <w:t xml:space="preserve">That’s why </w:t>
      </w:r>
      <w:r w:rsidRPr="007B2806">
        <w:rPr>
          <w:rStyle w:val="StyleUnderline"/>
          <w:highlight w:val="cyan"/>
        </w:rPr>
        <w:t xml:space="preserve">I’m </w:t>
      </w:r>
      <w:r w:rsidRPr="007B2806">
        <w:rPr>
          <w:rStyle w:val="Emphasis"/>
          <w:highlight w:val="cyan"/>
        </w:rPr>
        <w:t>optimistic</w:t>
      </w:r>
      <w:r w:rsidRPr="007B2806">
        <w:rPr>
          <w:rStyle w:val="StyleUnderline"/>
          <w:highlight w:val="cyan"/>
        </w:rPr>
        <w:t xml:space="preserve"> about</w:t>
      </w:r>
      <w:r w:rsidRPr="00BA58E4">
        <w:rPr>
          <w:rStyle w:val="StyleUnderline"/>
        </w:rPr>
        <w:t xml:space="preserve"> </w:t>
      </w:r>
      <w:r w:rsidRPr="007B2806">
        <w:rPr>
          <w:rStyle w:val="StyleUnderline"/>
          <w:highlight w:val="cyan"/>
        </w:rPr>
        <w:t>a</w:t>
      </w:r>
      <w:r w:rsidRPr="00BA58E4">
        <w:rPr>
          <w:rStyle w:val="StyleUnderline"/>
        </w:rPr>
        <w:t xml:space="preserve">n upcoming </w:t>
      </w:r>
      <w:r w:rsidRPr="007B2806">
        <w:rPr>
          <w:rStyle w:val="Emphasis"/>
          <w:highlight w:val="cyan"/>
        </w:rPr>
        <w:t>manufacturing revival</w:t>
      </w:r>
      <w:r w:rsidRPr="00BA58E4">
        <w:rPr>
          <w:rStyle w:val="StyleUnderline"/>
        </w:rPr>
        <w:t xml:space="preserve"> coming to </w:t>
      </w:r>
      <w:r w:rsidRPr="00BA58E4">
        <w:rPr>
          <w:rStyle w:val="Emphasis"/>
        </w:rPr>
        <w:t>America</w:t>
      </w:r>
      <w:r w:rsidRPr="00BA58E4">
        <w:rPr>
          <w:rStyle w:val="StyleUnderline"/>
        </w:rPr>
        <w:t>.</w:t>
      </w:r>
    </w:p>
    <w:p w14:paraId="0A4FB8A9" w14:textId="77777777" w:rsidR="00BE15C6" w:rsidRPr="007B2806" w:rsidRDefault="00BE15C6" w:rsidP="00BE15C6">
      <w:pPr>
        <w:rPr>
          <w:sz w:val="16"/>
        </w:rPr>
      </w:pPr>
      <w:r w:rsidRPr="007B2806">
        <w:rPr>
          <w:sz w:val="16"/>
        </w:rPr>
        <w:t xml:space="preserve">Since Donald </w:t>
      </w:r>
      <w:r w:rsidRPr="007B2806">
        <w:rPr>
          <w:rStyle w:val="StyleUnderline"/>
          <w:highlight w:val="cyan"/>
        </w:rPr>
        <w:t>Trump’s</w:t>
      </w:r>
      <w:r w:rsidRPr="007B2806">
        <w:rPr>
          <w:sz w:val="16"/>
        </w:rPr>
        <w:t xml:space="preserve"> return to the White House in January, </w:t>
      </w:r>
      <w:r w:rsidRPr="007B2806">
        <w:rPr>
          <w:rStyle w:val="StyleUnderline"/>
        </w:rPr>
        <w:t>his admin</w:t>
      </w:r>
      <w:r w:rsidRPr="007B2806">
        <w:rPr>
          <w:sz w:val="16"/>
        </w:rPr>
        <w:t xml:space="preserve">istration </w:t>
      </w:r>
      <w:r w:rsidRPr="007B2806">
        <w:rPr>
          <w:rStyle w:val="StyleUnderline"/>
        </w:rPr>
        <w:t>has</w:t>
      </w:r>
      <w:r w:rsidRPr="007B2806">
        <w:rPr>
          <w:rStyle w:val="StyleUnderline"/>
          <w:highlight w:val="cyan"/>
        </w:rPr>
        <w:t xml:space="preserve"> </w:t>
      </w:r>
      <w:r w:rsidRPr="007B2806">
        <w:rPr>
          <w:rStyle w:val="Emphasis"/>
          <w:highlight w:val="cyan"/>
        </w:rPr>
        <w:t>focused</w:t>
      </w:r>
      <w:r w:rsidRPr="007B2806">
        <w:rPr>
          <w:rStyle w:val="StyleUnderline"/>
          <w:highlight w:val="cyan"/>
        </w:rPr>
        <w:t xml:space="preserve"> </w:t>
      </w:r>
      <w:r w:rsidRPr="007B2806">
        <w:rPr>
          <w:rStyle w:val="StyleUnderline"/>
        </w:rPr>
        <w:t xml:space="preserve">efforts </w:t>
      </w:r>
      <w:r w:rsidRPr="007B2806">
        <w:rPr>
          <w:rStyle w:val="StyleUnderline"/>
          <w:highlight w:val="cyan"/>
        </w:rPr>
        <w:t>on securing</w:t>
      </w:r>
      <w:r w:rsidRPr="007B2806">
        <w:rPr>
          <w:sz w:val="16"/>
        </w:rPr>
        <w:t xml:space="preserve"> </w:t>
      </w:r>
      <w:r w:rsidRPr="00BA58E4">
        <w:rPr>
          <w:rStyle w:val="StyleUnderline"/>
        </w:rPr>
        <w:t xml:space="preserve">significant </w:t>
      </w:r>
      <w:r w:rsidRPr="007B2806">
        <w:rPr>
          <w:rStyle w:val="Emphasis"/>
          <w:highlight w:val="cyan"/>
        </w:rPr>
        <w:t>manufacturing investments</w:t>
      </w:r>
      <w:r w:rsidRPr="007B2806">
        <w:rPr>
          <w:sz w:val="16"/>
          <w:highlight w:val="cyan"/>
        </w:rPr>
        <w:t xml:space="preserve"> </w:t>
      </w:r>
      <w:r w:rsidRPr="007B2806">
        <w:rPr>
          <w:rStyle w:val="StyleUnderline"/>
          <w:highlight w:val="cyan"/>
        </w:rPr>
        <w:t xml:space="preserve">in the U.S. </w:t>
      </w:r>
      <w:r w:rsidRPr="007B2806">
        <w:rPr>
          <w:rStyle w:val="StyleUnderline"/>
        </w:rPr>
        <w:t>and</w:t>
      </w:r>
      <w:r w:rsidRPr="007B2806">
        <w:rPr>
          <w:sz w:val="16"/>
        </w:rPr>
        <w:t xml:space="preserve"> deregulating to unleash economic growth.</w:t>
      </w:r>
    </w:p>
    <w:p w14:paraId="2F6BF44D" w14:textId="77777777" w:rsidR="00BE15C6" w:rsidRDefault="00BE15C6" w:rsidP="00BE15C6">
      <w:pPr>
        <w:rPr>
          <w:rStyle w:val="StyleUnderline"/>
        </w:rPr>
      </w:pPr>
      <w:r w:rsidRPr="007B2806">
        <w:rPr>
          <w:rStyle w:val="StyleUnderline"/>
          <w:highlight w:val="cyan"/>
        </w:rPr>
        <w:t xml:space="preserve">There are new </w:t>
      </w:r>
      <w:r w:rsidRPr="007B2806">
        <w:rPr>
          <w:rStyle w:val="Emphasis"/>
          <w:highlight w:val="cyan"/>
        </w:rPr>
        <w:t>trade policies</w:t>
      </w:r>
      <w:r w:rsidRPr="007B2806">
        <w:rPr>
          <w:sz w:val="16"/>
        </w:rPr>
        <w:t xml:space="preserve">, </w:t>
      </w:r>
      <w:r w:rsidRPr="007B2806">
        <w:rPr>
          <w:rStyle w:val="Emphasis"/>
          <w:highlight w:val="cyan"/>
        </w:rPr>
        <w:t>tax reforms</w:t>
      </w:r>
      <w:r w:rsidRPr="007B2806">
        <w:rPr>
          <w:sz w:val="16"/>
        </w:rPr>
        <w:t xml:space="preserve">, </w:t>
      </w:r>
      <w:r w:rsidRPr="007B2806">
        <w:rPr>
          <w:rStyle w:val="Emphasis"/>
          <w:highlight w:val="cyan"/>
        </w:rPr>
        <w:t>deregulation</w:t>
      </w:r>
      <w:r w:rsidRPr="007B2806">
        <w:rPr>
          <w:sz w:val="16"/>
        </w:rPr>
        <w:t xml:space="preserve">, </w:t>
      </w:r>
      <w:r w:rsidRPr="007B2806">
        <w:rPr>
          <w:rStyle w:val="Emphasis"/>
          <w:highlight w:val="cyan"/>
        </w:rPr>
        <w:t>infrastructure development</w:t>
      </w:r>
      <w:r w:rsidRPr="007B2806">
        <w:rPr>
          <w:sz w:val="16"/>
        </w:rPr>
        <w:t xml:space="preserve"> and national security priorities quickly underway. </w:t>
      </w:r>
      <w:r w:rsidRPr="007B2806">
        <w:rPr>
          <w:rStyle w:val="StyleUnderline"/>
          <w:highlight w:val="cyan"/>
        </w:rPr>
        <w:t>These</w:t>
      </w:r>
      <w:r w:rsidRPr="007B2806">
        <w:rPr>
          <w:sz w:val="16"/>
        </w:rPr>
        <w:t xml:space="preserve"> strategies </w:t>
      </w:r>
      <w:r w:rsidRPr="007B2806">
        <w:rPr>
          <w:rStyle w:val="StyleUnderline"/>
          <w:highlight w:val="cyan"/>
        </w:rPr>
        <w:t xml:space="preserve">have led to </w:t>
      </w:r>
      <w:r w:rsidRPr="007B2806">
        <w:rPr>
          <w:rStyle w:val="StyleUnderline"/>
        </w:rPr>
        <w:t>nearly</w:t>
      </w:r>
      <w:r w:rsidRPr="007B2806">
        <w:rPr>
          <w:sz w:val="16"/>
        </w:rPr>
        <w:t xml:space="preserve"> </w:t>
      </w:r>
      <w:r w:rsidRPr="007B2806">
        <w:rPr>
          <w:rStyle w:val="Emphasis"/>
          <w:highlight w:val="cyan"/>
        </w:rPr>
        <w:t>four trillion</w:t>
      </w:r>
      <w:r w:rsidRPr="007B2806">
        <w:rPr>
          <w:sz w:val="16"/>
        </w:rPr>
        <w:t xml:space="preserve"> </w:t>
      </w:r>
      <w:r w:rsidRPr="007B2806">
        <w:rPr>
          <w:rStyle w:val="StyleUnderline"/>
        </w:rPr>
        <w:t xml:space="preserve">dollars in commitments from both </w:t>
      </w:r>
      <w:r w:rsidRPr="007B2806">
        <w:rPr>
          <w:rStyle w:val="Emphasis"/>
        </w:rPr>
        <w:t>domestic</w:t>
      </w:r>
      <w:r w:rsidRPr="007B2806">
        <w:rPr>
          <w:rStyle w:val="StyleUnderline"/>
        </w:rPr>
        <w:t xml:space="preserve"> and </w:t>
      </w:r>
      <w:r w:rsidRPr="007B2806">
        <w:rPr>
          <w:rStyle w:val="Emphasis"/>
        </w:rPr>
        <w:t>foreign</w:t>
      </w:r>
      <w:r w:rsidRPr="007B2806">
        <w:rPr>
          <w:rStyle w:val="StyleUnderline"/>
        </w:rPr>
        <w:t xml:space="preserve"> companies </w:t>
      </w:r>
      <w:r w:rsidRPr="007B2806">
        <w:rPr>
          <w:rStyle w:val="StyleUnderline"/>
          <w:highlight w:val="cyan"/>
        </w:rPr>
        <w:t xml:space="preserve">to </w:t>
      </w:r>
      <w:r w:rsidRPr="007B2806">
        <w:rPr>
          <w:rStyle w:val="Emphasis"/>
          <w:highlight w:val="cyan"/>
        </w:rPr>
        <w:t>bolster</w:t>
      </w:r>
      <w:r w:rsidRPr="007B2806">
        <w:rPr>
          <w:rStyle w:val="StyleUnderline"/>
          <w:highlight w:val="cyan"/>
        </w:rPr>
        <w:t xml:space="preserve"> U.S. </w:t>
      </w:r>
      <w:r w:rsidRPr="007B2806">
        <w:rPr>
          <w:rStyle w:val="Emphasis"/>
          <w:highlight w:val="cyan"/>
        </w:rPr>
        <w:t>manufacturing</w:t>
      </w:r>
      <w:r w:rsidRPr="007B2806">
        <w:rPr>
          <w:rStyle w:val="StyleUnderline"/>
        </w:rPr>
        <w:t xml:space="preserve"> capacity.</w:t>
      </w:r>
    </w:p>
    <w:p w14:paraId="5B87FDB2" w14:textId="77777777" w:rsidR="00BE15C6" w:rsidRPr="007B2806" w:rsidRDefault="00BE15C6" w:rsidP="00BE15C6">
      <w:pPr>
        <w:rPr>
          <w:sz w:val="16"/>
        </w:rPr>
      </w:pPr>
      <w:r w:rsidRPr="007B2806">
        <w:rPr>
          <w:sz w:val="16"/>
        </w:rPr>
        <w:t>Since Donald Trump’s reelection in 2024, several foreign nations have committed large sums to U.S. industries, aligning with the administration’s "America First" policies aimed at attracting foreign investment. Below are some notable examples:</w:t>
      </w:r>
    </w:p>
    <w:p w14:paraId="0B1C79B2" w14:textId="77777777" w:rsidR="00BE15C6" w:rsidRPr="007B2806" w:rsidRDefault="00BE15C6" w:rsidP="00BE15C6">
      <w:pPr>
        <w:rPr>
          <w:sz w:val="16"/>
        </w:rPr>
      </w:pPr>
      <w:r w:rsidRPr="007B2806">
        <w:rPr>
          <w:sz w:val="16"/>
        </w:rPr>
        <w:t>The United Arab Emirates (</w:t>
      </w:r>
      <w:r w:rsidRPr="007B2806">
        <w:rPr>
          <w:rStyle w:val="Emphasis"/>
        </w:rPr>
        <w:t>UAE</w:t>
      </w:r>
      <w:r w:rsidRPr="007B2806">
        <w:rPr>
          <w:sz w:val="16"/>
        </w:rPr>
        <w:t>) has pledged to invest $1.4 trillion in the U.S. over the next decade, particularly in sectors like AI, energy and data centers. This includes a $25 billion investment in energy infrastructure and aluminum smelters. The UAE’s investment is part of its strategy to access advanced U.S. technologies.</w:t>
      </w:r>
    </w:p>
    <w:p w14:paraId="5E7567F2" w14:textId="77777777" w:rsidR="00BE15C6" w:rsidRPr="007B2806" w:rsidRDefault="00BE15C6" w:rsidP="00BE15C6">
      <w:pPr>
        <w:rPr>
          <w:sz w:val="16"/>
        </w:rPr>
      </w:pPr>
      <w:r w:rsidRPr="007B2806">
        <w:rPr>
          <w:rStyle w:val="StyleUnderline"/>
        </w:rPr>
        <w:t>Saudi Arabia’s Public Investment Fund (PIF) has</w:t>
      </w:r>
      <w:r w:rsidRPr="007B2806">
        <w:rPr>
          <w:sz w:val="16"/>
        </w:rPr>
        <w:t xml:space="preserve"> committed to $10 billion for U.S. infrastructure projects, focusing on transportation, energy and telecommunications. Additionally, the PIF has invested in U.S. technology companies, especially in AI and clean energy sectors as part of Saudi Arabia’s Vision 2030.</w:t>
      </w:r>
    </w:p>
    <w:p w14:paraId="5921974A" w14:textId="77777777" w:rsidR="00BE15C6" w:rsidRPr="007B2806" w:rsidRDefault="00BE15C6" w:rsidP="00BE15C6">
      <w:pPr>
        <w:rPr>
          <w:sz w:val="16"/>
        </w:rPr>
      </w:pPr>
      <w:r w:rsidRPr="00BA58E4">
        <w:rPr>
          <w:rStyle w:val="StyleUnderline"/>
        </w:rPr>
        <w:t>South Korea has committed $7 billion to expand semiconductor production in the U.S</w:t>
      </w:r>
      <w:r w:rsidRPr="007B2806">
        <w:rPr>
          <w:sz w:val="16"/>
        </w:rPr>
        <w:t>. Hyundai Motor Company announced a $21 billion investment in the U.S. to strengthen the steel supply chain. This move is seen as a strategy to avoid potential tariffs threatened by President Trump.</w:t>
      </w:r>
    </w:p>
    <w:p w14:paraId="78B5CCB1" w14:textId="77777777" w:rsidR="00BE15C6" w:rsidRPr="007B2806" w:rsidRDefault="00BE15C6" w:rsidP="00BE15C6">
      <w:pPr>
        <w:rPr>
          <w:sz w:val="16"/>
        </w:rPr>
      </w:pPr>
      <w:r w:rsidRPr="007B2806">
        <w:rPr>
          <w:rStyle w:val="StyleUnderline"/>
        </w:rPr>
        <w:t>Japanese companies</w:t>
      </w:r>
      <w:r w:rsidRPr="007B2806">
        <w:rPr>
          <w:sz w:val="16"/>
        </w:rPr>
        <w:t xml:space="preserve"> have committed $4.5 billion to expand their manufacturing footprint in the U.S., focusing on EVs and hybrid cars. Toyota committed $1.3 billion to build a hybrid vehicle plant in Princeton, Tennessee, creating over 2,000 jobs.</w:t>
      </w:r>
    </w:p>
    <w:p w14:paraId="717AA832" w14:textId="77777777" w:rsidR="00BE15C6" w:rsidRPr="007B2806" w:rsidRDefault="00BE15C6" w:rsidP="00BE15C6">
      <w:pPr>
        <w:rPr>
          <w:sz w:val="16"/>
        </w:rPr>
      </w:pPr>
      <w:r w:rsidRPr="007B2806">
        <w:rPr>
          <w:sz w:val="16"/>
        </w:rPr>
        <w:lastRenderedPageBreak/>
        <w:t>While relations between the U.S. and China are tense, some Chinese companies have still made investments in U.S. industries. Alibaba has pledged $1.5 billion for data centers and cloud computing infrastructure in the U.S. to capitalize on growing demand for digital services.</w:t>
      </w:r>
    </w:p>
    <w:p w14:paraId="099376C9" w14:textId="77777777" w:rsidR="00BE15C6" w:rsidRPr="007B2806" w:rsidRDefault="00BE15C6" w:rsidP="00BE15C6">
      <w:pPr>
        <w:rPr>
          <w:sz w:val="16"/>
        </w:rPr>
      </w:pPr>
      <w:r w:rsidRPr="007B2806">
        <w:rPr>
          <w:sz w:val="16"/>
        </w:rPr>
        <w:t>Germany’s BASF announced a $2 billion investment to expand its production facilities in Geismar, Louisiana, focusing primarily on materials for the automotive and construction industries. Volkswagen has also committed $3 billion for a new EV production facility in Chattanooga, Tennessee, reinforcing its U.S. manufacturing base.</w:t>
      </w:r>
    </w:p>
    <w:p w14:paraId="7940B0CB" w14:textId="77777777" w:rsidR="00BE15C6" w:rsidRPr="007B2806" w:rsidRDefault="00BE15C6" w:rsidP="00BE15C6">
      <w:pPr>
        <w:rPr>
          <w:sz w:val="16"/>
        </w:rPr>
      </w:pPr>
      <w:r w:rsidRPr="007B2806">
        <w:rPr>
          <w:sz w:val="16"/>
        </w:rPr>
        <w:t>Taiwan Semiconductor Manufacturing Company is building a $12 billion semiconductor manufacturing plant in Arizona. Also, Taiwan’s Foxconn revealed a $1 billion investment in Wisconsin to produce advanced display panels for electronics.</w:t>
      </w:r>
    </w:p>
    <w:p w14:paraId="41CB494B" w14:textId="77777777" w:rsidR="00BE15C6" w:rsidRPr="007B2806" w:rsidRDefault="00BE15C6" w:rsidP="00BE15C6">
      <w:pPr>
        <w:rPr>
          <w:sz w:val="16"/>
        </w:rPr>
      </w:pPr>
      <w:r w:rsidRPr="007B2806">
        <w:rPr>
          <w:sz w:val="16"/>
        </w:rPr>
        <w:t>France’s Schneider Electric, an energy management and automation company, is investing $700 million by 2027 to improve U.S. energy infrastructure, including projects related to AI development and renewable energy. This investment includes upgrading and opening facilities in multiple states, which is expected to create over 1,000 jobs.</w:t>
      </w:r>
    </w:p>
    <w:p w14:paraId="2EC78B27" w14:textId="77777777" w:rsidR="00BE15C6" w:rsidRPr="007B2806" w:rsidRDefault="00BE15C6" w:rsidP="00BE15C6">
      <w:pPr>
        <w:rPr>
          <w:sz w:val="16"/>
        </w:rPr>
      </w:pPr>
      <w:r w:rsidRPr="007B2806">
        <w:rPr>
          <w:sz w:val="16"/>
        </w:rPr>
        <w:t>These foreign investments reflect the growing interest in the U.S. market under Trump’s second term, driven by favorable policies, such as tax reforms, deregulation and the emphasis on infrastructure. The aim is to foster closer economic ties while securing technology, manufacturing capacity and energy resources in the U.S.</w:t>
      </w:r>
    </w:p>
    <w:p w14:paraId="383226E4" w14:textId="77777777" w:rsidR="00BE15C6" w:rsidRPr="007B2806" w:rsidRDefault="00BE15C6" w:rsidP="00BE15C6">
      <w:pPr>
        <w:rPr>
          <w:sz w:val="16"/>
        </w:rPr>
      </w:pPr>
      <w:r w:rsidRPr="007B2806">
        <w:rPr>
          <w:sz w:val="16"/>
        </w:rPr>
        <w:t>U.S. companies have likewise announced expansions in manufacturing investments:</w:t>
      </w:r>
    </w:p>
    <w:p w14:paraId="770ADCDB" w14:textId="77777777" w:rsidR="00BE15C6" w:rsidRPr="007B2806" w:rsidRDefault="00BE15C6" w:rsidP="00BE15C6">
      <w:pPr>
        <w:rPr>
          <w:sz w:val="16"/>
        </w:rPr>
      </w:pPr>
      <w:r w:rsidRPr="007B2806">
        <w:rPr>
          <w:sz w:val="16"/>
        </w:rPr>
        <w:t>Tech giant Nvidia announced a $500 billion investment to build AI supercomputers in the U.S. for the first time.</w:t>
      </w:r>
    </w:p>
    <w:p w14:paraId="76C7AA34" w14:textId="77777777" w:rsidR="00BE15C6" w:rsidRPr="007B2806" w:rsidRDefault="00BE15C6" w:rsidP="00BE15C6">
      <w:pPr>
        <w:rPr>
          <w:sz w:val="16"/>
        </w:rPr>
      </w:pPr>
      <w:r w:rsidRPr="007B2806">
        <w:rPr>
          <w:sz w:val="16"/>
        </w:rPr>
        <w:t>U.S. Steel announced a $1.5 billion investment to expand domestic production, including reopening its plant in Granite City, Illinois, and upgrading other Midwest plants.</w:t>
      </w:r>
    </w:p>
    <w:p w14:paraId="64D97544" w14:textId="77777777" w:rsidR="00BE15C6" w:rsidRPr="007B2806" w:rsidRDefault="00BE15C6" w:rsidP="00BE15C6">
      <w:pPr>
        <w:rPr>
          <w:sz w:val="16"/>
        </w:rPr>
      </w:pPr>
      <w:r w:rsidRPr="007B2806">
        <w:rPr>
          <w:sz w:val="16"/>
        </w:rPr>
        <w:t>Nucor, another major steel producer, committed $1.2 billion to a new mill in Brandenburg, Kentucky, driven by tariff-driven shifts in the steel market.</w:t>
      </w:r>
    </w:p>
    <w:p w14:paraId="05748C98" w14:textId="77777777" w:rsidR="00BE15C6" w:rsidRPr="007B2806" w:rsidRDefault="00BE15C6" w:rsidP="00BE15C6">
      <w:pPr>
        <w:rPr>
          <w:sz w:val="16"/>
        </w:rPr>
      </w:pPr>
      <w:r w:rsidRPr="007B2806">
        <w:rPr>
          <w:sz w:val="16"/>
        </w:rPr>
        <w:t>Intel committed $20 billion to build a semiconductor plant in New Albany, Ohio, addressing the global chip shortage.</w:t>
      </w:r>
    </w:p>
    <w:p w14:paraId="6342635B" w14:textId="77777777" w:rsidR="00BE15C6" w:rsidRPr="007B2806" w:rsidRDefault="00BE15C6" w:rsidP="00BE15C6">
      <w:pPr>
        <w:rPr>
          <w:sz w:val="16"/>
        </w:rPr>
      </w:pPr>
      <w:r w:rsidRPr="007B2806">
        <w:rPr>
          <w:sz w:val="16"/>
        </w:rPr>
        <w:t>General Motors announced a $2 billion investment to expand its EV operations in Michigan, including a new battery production facility in Detroit, as part of its shift to EVs.</w:t>
      </w:r>
    </w:p>
    <w:p w14:paraId="04EA867C" w14:textId="77777777" w:rsidR="00BE15C6" w:rsidRPr="007B2806" w:rsidRDefault="00BE15C6" w:rsidP="00BE15C6">
      <w:pPr>
        <w:rPr>
          <w:sz w:val="16"/>
        </w:rPr>
      </w:pPr>
      <w:r w:rsidRPr="007B2806">
        <w:rPr>
          <w:sz w:val="16"/>
        </w:rPr>
        <w:t>Lockheed Martin committed $3 billion to expand its F-35 production in Marietta, Georgia, bolstering defense manufacturing.</w:t>
      </w:r>
    </w:p>
    <w:p w14:paraId="3435F028" w14:textId="77777777" w:rsidR="00BE15C6" w:rsidRDefault="00BE15C6" w:rsidP="00BE15C6">
      <w:r w:rsidRPr="007B2806">
        <w:rPr>
          <w:rStyle w:val="StyleUnderline"/>
        </w:rPr>
        <w:t>In only three and half months, the Trump administration has secured trillions in manufacturing investments, driven by tariffs, tax incentives, deregulation and infrastructure improvements.</w:t>
      </w:r>
      <w:r w:rsidRPr="007B2806">
        <w:rPr>
          <w:sz w:val="16"/>
        </w:rPr>
        <w:t xml:space="preserve"> </w:t>
      </w:r>
      <w:r w:rsidRPr="007B2806">
        <w:rPr>
          <w:rStyle w:val="StyleUnderline"/>
          <w:highlight w:val="cyan"/>
        </w:rPr>
        <w:t>These</w:t>
      </w:r>
      <w:r w:rsidRPr="007B2806">
        <w:rPr>
          <w:sz w:val="16"/>
        </w:rPr>
        <w:t xml:space="preserve"> investments have created thousands of jobs and </w:t>
      </w:r>
      <w:r w:rsidRPr="007B2806">
        <w:rPr>
          <w:rStyle w:val="Emphasis"/>
          <w:highlight w:val="cyan"/>
        </w:rPr>
        <w:t>expanded</w:t>
      </w:r>
      <w:r w:rsidRPr="007B2806">
        <w:rPr>
          <w:rStyle w:val="StyleUnderline"/>
          <w:highlight w:val="cyan"/>
        </w:rPr>
        <w:t xml:space="preserve"> domestic production capacity in </w:t>
      </w:r>
      <w:r w:rsidRPr="007B2806">
        <w:rPr>
          <w:rStyle w:val="Emphasis"/>
          <w:highlight w:val="cyan"/>
        </w:rPr>
        <w:t>key sectors</w:t>
      </w:r>
      <w:r>
        <w:t xml:space="preserve"> of our economy. All these projects will require some combination of power, fuel and chemistry.</w:t>
      </w:r>
    </w:p>
    <w:p w14:paraId="144AEF59" w14:textId="77777777" w:rsidR="00BE15C6" w:rsidRPr="0085274E" w:rsidRDefault="00BE15C6" w:rsidP="00BE15C6">
      <w:pPr>
        <w:pStyle w:val="Heading4"/>
      </w:pPr>
      <w:r w:rsidRPr="0085274E">
        <w:t xml:space="preserve">Movements are </w:t>
      </w:r>
      <w:r w:rsidRPr="0085274E">
        <w:rPr>
          <w:u w:val="single"/>
        </w:rPr>
        <w:t>strong</w:t>
      </w:r>
      <w:r w:rsidRPr="0085274E">
        <w:t xml:space="preserve">, but they’re </w:t>
      </w:r>
      <w:r w:rsidRPr="0085274E">
        <w:rPr>
          <w:u w:val="single"/>
        </w:rPr>
        <w:t>mired</w:t>
      </w:r>
      <w:r w:rsidRPr="0085274E">
        <w:t xml:space="preserve"> by challenges---any </w:t>
      </w:r>
      <w:r w:rsidRPr="0085274E">
        <w:rPr>
          <w:u w:val="single"/>
        </w:rPr>
        <w:t>change</w:t>
      </w:r>
      <w:r w:rsidRPr="0085274E">
        <w:t xml:space="preserve"> tips the scales.</w:t>
      </w:r>
    </w:p>
    <w:p w14:paraId="19CCE162" w14:textId="77777777" w:rsidR="00BE15C6" w:rsidRPr="0085274E" w:rsidRDefault="00BE15C6" w:rsidP="00BE15C6">
      <w:r w:rsidRPr="0085274E">
        <w:rPr>
          <w:rStyle w:val="Style13ptBold"/>
        </w:rPr>
        <w:t>Pipitone ’25</w:t>
      </w:r>
      <w:r w:rsidRPr="0085274E">
        <w:t xml:space="preserve"> [Nick; January 9; B.A. in Journalism from Temple University; Propmodo, “Manufacturing Reshoring Is Breathing New Life Into U.S. Industrial Markets,” </w:t>
      </w:r>
      <w:hyperlink r:id="rId22" w:history="1">
        <w:r w:rsidRPr="00D13970">
          <w:rPr>
            <w:rStyle w:val="Hyperlink"/>
          </w:rPr>
          <w:t>https://propmodo.com/manufacturing-reshoring-is-breathing-new-life-into-u-s-industrial-markets/</w:t>
        </w:r>
      </w:hyperlink>
      <w:r w:rsidRPr="0085274E">
        <w:t>]</w:t>
      </w:r>
    </w:p>
    <w:p w14:paraId="63EF1AFB" w14:textId="77777777" w:rsidR="00BE15C6" w:rsidRPr="0085274E" w:rsidRDefault="00BE15C6" w:rsidP="00BE15C6">
      <w:pPr>
        <w:rPr>
          <w:sz w:val="16"/>
        </w:rPr>
      </w:pPr>
      <w:r w:rsidRPr="0085274E">
        <w:rPr>
          <w:rStyle w:val="StyleUnderline"/>
        </w:rPr>
        <w:t xml:space="preserve">A </w:t>
      </w:r>
      <w:r w:rsidRPr="0085274E">
        <w:rPr>
          <w:rStyle w:val="Emphasis"/>
          <w:highlight w:val="cyan"/>
        </w:rPr>
        <w:t>manufacturing comeback</w:t>
      </w:r>
      <w:r w:rsidRPr="0085274E">
        <w:rPr>
          <w:rStyle w:val="StyleUnderline"/>
          <w:highlight w:val="cyan"/>
        </w:rPr>
        <w:t xml:space="preserve"> is </w:t>
      </w:r>
      <w:r w:rsidRPr="0085274E">
        <w:rPr>
          <w:rStyle w:val="Emphasis"/>
          <w:highlight w:val="cyan"/>
        </w:rPr>
        <w:t>underway</w:t>
      </w:r>
      <w:r w:rsidRPr="0085274E">
        <w:rPr>
          <w:rStyle w:val="StyleUnderline"/>
        </w:rPr>
        <w:t xml:space="preserve"> in the U.S. </w:t>
      </w:r>
      <w:r w:rsidRPr="0085274E">
        <w:rPr>
          <w:rStyle w:val="StyleUnderline"/>
          <w:highlight w:val="cyan"/>
        </w:rPr>
        <w:t xml:space="preserve">Once </w:t>
      </w:r>
      <w:r w:rsidRPr="0085274E">
        <w:rPr>
          <w:rStyle w:val="Emphasis"/>
          <w:highlight w:val="cyan"/>
        </w:rPr>
        <w:t>heavily outsourced</w:t>
      </w:r>
      <w:r w:rsidRPr="0085274E">
        <w:rPr>
          <w:rStyle w:val="StyleUnderline"/>
        </w:rPr>
        <w:t xml:space="preserve"> to </w:t>
      </w:r>
      <w:r w:rsidRPr="0085274E">
        <w:rPr>
          <w:rStyle w:val="Emphasis"/>
        </w:rPr>
        <w:t>countries</w:t>
      </w:r>
      <w:r w:rsidRPr="0085274E">
        <w:rPr>
          <w:rStyle w:val="StyleUnderline"/>
        </w:rPr>
        <w:t xml:space="preserve"> with lower </w:t>
      </w:r>
      <w:r w:rsidRPr="0085274E">
        <w:rPr>
          <w:rStyle w:val="Emphasis"/>
        </w:rPr>
        <w:t>labor costs</w:t>
      </w:r>
      <w:r w:rsidRPr="0085274E">
        <w:rPr>
          <w:rStyle w:val="StyleUnderline"/>
        </w:rPr>
        <w:t xml:space="preserve">; </w:t>
      </w:r>
      <w:r w:rsidRPr="0085274E">
        <w:rPr>
          <w:rStyle w:val="StyleUnderline"/>
          <w:highlight w:val="cyan"/>
        </w:rPr>
        <w:t xml:space="preserve">manufacturing is </w:t>
      </w:r>
      <w:r w:rsidRPr="0085274E">
        <w:rPr>
          <w:rStyle w:val="Emphasis"/>
          <w:highlight w:val="cyan"/>
        </w:rPr>
        <w:t>returning</w:t>
      </w:r>
      <w:r w:rsidRPr="0085274E">
        <w:rPr>
          <w:rStyle w:val="StyleUnderline"/>
        </w:rPr>
        <w:t xml:space="preserve"> (or “reshoring”) </w:t>
      </w:r>
      <w:r w:rsidRPr="0085274E">
        <w:rPr>
          <w:rStyle w:val="StyleUnderline"/>
          <w:highlight w:val="cyan"/>
        </w:rPr>
        <w:t xml:space="preserve">to </w:t>
      </w:r>
      <w:r w:rsidRPr="0085274E">
        <w:rPr>
          <w:rStyle w:val="Emphasis"/>
          <w:highlight w:val="cyan"/>
        </w:rPr>
        <w:t>America</w:t>
      </w:r>
      <w:r w:rsidRPr="0085274E">
        <w:rPr>
          <w:rStyle w:val="StyleUnderline"/>
        </w:rPr>
        <w:t xml:space="preserve"> as </w:t>
      </w:r>
      <w:r w:rsidRPr="0085274E">
        <w:rPr>
          <w:rStyle w:val="StyleUnderline"/>
          <w:highlight w:val="cyan"/>
        </w:rPr>
        <w:t xml:space="preserve">companies </w:t>
      </w:r>
      <w:r w:rsidRPr="0085274E">
        <w:rPr>
          <w:rStyle w:val="Emphasis"/>
          <w:highlight w:val="cyan"/>
        </w:rPr>
        <w:t>seek to minimize</w:t>
      </w:r>
      <w:r w:rsidRPr="0085274E">
        <w:rPr>
          <w:rStyle w:val="StyleUnderline"/>
          <w:highlight w:val="cyan"/>
        </w:rPr>
        <w:t xml:space="preserve"> risk</w:t>
      </w:r>
      <w:r w:rsidRPr="0085274E">
        <w:rPr>
          <w:rStyle w:val="StyleUnderline"/>
        </w:rPr>
        <w:t xml:space="preserve">, ensure </w:t>
      </w:r>
      <w:r w:rsidRPr="0085274E">
        <w:rPr>
          <w:rStyle w:val="Emphasis"/>
        </w:rPr>
        <w:t>quality</w:t>
      </w:r>
      <w:r w:rsidRPr="0085274E">
        <w:rPr>
          <w:rStyle w:val="StyleUnderline"/>
        </w:rPr>
        <w:t xml:space="preserve">, and </w:t>
      </w:r>
      <w:r w:rsidRPr="0085274E">
        <w:rPr>
          <w:rStyle w:val="StyleUnderline"/>
          <w:highlight w:val="cyan"/>
        </w:rPr>
        <w:t>meet rising</w:t>
      </w:r>
      <w:r w:rsidRPr="0085274E">
        <w:rPr>
          <w:rStyle w:val="StyleUnderline"/>
        </w:rPr>
        <w:t xml:space="preserve"> </w:t>
      </w:r>
      <w:r w:rsidRPr="0085274E">
        <w:rPr>
          <w:rStyle w:val="Emphasis"/>
        </w:rPr>
        <w:t>consumer</w:t>
      </w:r>
      <w:r w:rsidRPr="0085274E">
        <w:rPr>
          <w:rStyle w:val="StyleUnderline"/>
        </w:rPr>
        <w:t xml:space="preserve"> and </w:t>
      </w:r>
      <w:r w:rsidRPr="0085274E">
        <w:rPr>
          <w:rStyle w:val="Emphasis"/>
        </w:rPr>
        <w:t xml:space="preserve">regulatory </w:t>
      </w:r>
      <w:r w:rsidRPr="0085274E">
        <w:rPr>
          <w:rStyle w:val="Emphasis"/>
          <w:highlight w:val="cyan"/>
        </w:rPr>
        <w:t>expectations</w:t>
      </w:r>
      <w:r w:rsidRPr="0085274E">
        <w:rPr>
          <w:rStyle w:val="StyleUnderline"/>
          <w:highlight w:val="cyan"/>
        </w:rPr>
        <w:t xml:space="preserve"> for </w:t>
      </w:r>
      <w:r w:rsidRPr="0085274E">
        <w:rPr>
          <w:rStyle w:val="Emphasis"/>
          <w:highlight w:val="cyan"/>
        </w:rPr>
        <w:t>sustainability</w:t>
      </w:r>
      <w:r w:rsidRPr="0085274E">
        <w:rPr>
          <w:sz w:val="16"/>
        </w:rPr>
        <w:t xml:space="preserve">. </w:t>
      </w:r>
    </w:p>
    <w:p w14:paraId="66EAF9BB" w14:textId="77777777" w:rsidR="00BE15C6" w:rsidRPr="0085274E" w:rsidRDefault="00BE15C6" w:rsidP="00BE15C6">
      <w:pPr>
        <w:rPr>
          <w:sz w:val="16"/>
        </w:rPr>
      </w:pPr>
      <w:r w:rsidRPr="0085274E">
        <w:rPr>
          <w:sz w:val="16"/>
        </w:rPr>
        <w:t>Several factors are converging to encourage U.S. companies to reevaluate their production locations. Perhaps the biggest factor is how the pandemic exposed the vulnerabilities in complex global supply chains, resulting in product delays, shortages, and rising transportation costs.</w:t>
      </w:r>
    </w:p>
    <w:p w14:paraId="5F7B6003" w14:textId="77777777" w:rsidR="00BE15C6" w:rsidRPr="0085274E" w:rsidRDefault="00BE15C6" w:rsidP="00BE15C6">
      <w:pPr>
        <w:rPr>
          <w:sz w:val="16"/>
        </w:rPr>
      </w:pPr>
      <w:r w:rsidRPr="0085274E">
        <w:rPr>
          <w:sz w:val="16"/>
        </w:rPr>
        <w:t>“</w:t>
      </w:r>
      <w:r w:rsidRPr="0085274E">
        <w:rPr>
          <w:rStyle w:val="StyleUnderline"/>
        </w:rPr>
        <w:t xml:space="preserve">This is </w:t>
      </w:r>
      <w:r w:rsidRPr="0085274E">
        <w:rPr>
          <w:rStyle w:val="Emphasis"/>
        </w:rPr>
        <w:t>more</w:t>
      </w:r>
      <w:r w:rsidRPr="0085274E">
        <w:rPr>
          <w:rStyle w:val="StyleUnderline"/>
        </w:rPr>
        <w:t xml:space="preserve"> a </w:t>
      </w:r>
      <w:r w:rsidRPr="0085274E">
        <w:rPr>
          <w:rStyle w:val="StyleUnderline"/>
          <w:highlight w:val="cyan"/>
        </w:rPr>
        <w:t xml:space="preserve">story of </w:t>
      </w:r>
      <w:r w:rsidRPr="0085274E">
        <w:rPr>
          <w:rStyle w:val="Emphasis"/>
          <w:highlight w:val="cyan"/>
        </w:rPr>
        <w:t>risk management</w:t>
      </w:r>
      <w:r w:rsidRPr="0085274E">
        <w:rPr>
          <w:sz w:val="16"/>
        </w:rPr>
        <w:t>,” said Richard Thompson, international supply chain director at JLL. “The pandemic exposed how fragile our global supply chain was when reliant on one region. A more regionalized model allows companies to be nimbler when problems arise.”</w:t>
      </w:r>
    </w:p>
    <w:p w14:paraId="1B1F2E35" w14:textId="77777777" w:rsidR="00BE15C6" w:rsidRPr="0085274E" w:rsidRDefault="00BE15C6" w:rsidP="00BE15C6">
      <w:pPr>
        <w:rPr>
          <w:sz w:val="16"/>
        </w:rPr>
      </w:pPr>
      <w:r w:rsidRPr="0085274E">
        <w:rPr>
          <w:sz w:val="16"/>
        </w:rPr>
        <w:t>Rising labor costs in traditional manufacturing hubs and shifting trade policies have also made U.S.-based manufacturing more competitive. National security concerns and environmental considerations further bolster the reshoring trend as companies recognize the benefits of a more localized production approach.</w:t>
      </w:r>
    </w:p>
    <w:p w14:paraId="163C55F0" w14:textId="77777777" w:rsidR="00BE15C6" w:rsidRPr="0085274E" w:rsidRDefault="00BE15C6" w:rsidP="00BE15C6">
      <w:pPr>
        <w:rPr>
          <w:sz w:val="16"/>
        </w:rPr>
      </w:pPr>
      <w:r w:rsidRPr="0085274E">
        <w:rPr>
          <w:sz w:val="16"/>
        </w:rPr>
        <w:lastRenderedPageBreak/>
        <w:t>The confluence of the CHIPS Act, Inflation Reduction Act, and Infrastructure Investment and Jobs Act represents about $400 billion in federal spending aimed at super-charging manufacturing development that has few parallels in U.S. history. A recent Newmark report documented announcements of over 300 new major manufacturing facilities nationwide since 2020.</w:t>
      </w:r>
    </w:p>
    <w:p w14:paraId="23B991E2" w14:textId="77777777" w:rsidR="00BE15C6" w:rsidRPr="0085274E" w:rsidRDefault="00BE15C6" w:rsidP="00BE15C6">
      <w:pPr>
        <w:rPr>
          <w:sz w:val="16"/>
        </w:rPr>
      </w:pPr>
      <w:r w:rsidRPr="0085274E">
        <w:rPr>
          <w:sz w:val="16"/>
        </w:rPr>
        <w:t>Going down South</w:t>
      </w:r>
    </w:p>
    <w:p w14:paraId="211E5FB3" w14:textId="77777777" w:rsidR="00BE15C6" w:rsidRPr="0085274E" w:rsidRDefault="00BE15C6" w:rsidP="00BE15C6">
      <w:pPr>
        <w:rPr>
          <w:sz w:val="16"/>
        </w:rPr>
      </w:pPr>
      <w:r w:rsidRPr="0085274E">
        <w:rPr>
          <w:sz w:val="16"/>
        </w:rPr>
        <w:t>As manufacturing returns to the U.S., industrial real estate is experiencing a transformation. The demand for warehouses, distribution centers, and manufacturing facilities is surging in traditional industrial hubs and emerging markets.</w:t>
      </w:r>
    </w:p>
    <w:p w14:paraId="254A0C47" w14:textId="77777777" w:rsidR="00BE15C6" w:rsidRPr="0085274E" w:rsidRDefault="00BE15C6" w:rsidP="00BE15C6">
      <w:pPr>
        <w:rPr>
          <w:sz w:val="16"/>
        </w:rPr>
      </w:pPr>
      <w:r w:rsidRPr="0085274E">
        <w:rPr>
          <w:sz w:val="16"/>
        </w:rPr>
        <w:t>This shift is reshaping markets as developers and investors look for new ways to accommodate growing manufacturing needs. Many major industrial hubs’ high costs and limited space have driven companies to explore secondary and tertiary markets. Cities in the Midwest, Southeast, and Southwest, which offer more affordable land and proximity to transportation networks, are seeing a rise in industrial real estate demand.</w:t>
      </w:r>
    </w:p>
    <w:p w14:paraId="24C5C6C1" w14:textId="77777777" w:rsidR="00BE15C6" w:rsidRPr="0085274E" w:rsidRDefault="00BE15C6" w:rsidP="00BE15C6">
      <w:pPr>
        <w:rPr>
          <w:sz w:val="16"/>
        </w:rPr>
      </w:pPr>
      <w:r w:rsidRPr="0085274E">
        <w:rPr>
          <w:sz w:val="16"/>
        </w:rPr>
        <w:t>The Midwest is the most mature U.S. manufacturing region, comprising about 35 percent of the nation’s total manufacturing inventory. In contrast, the Midwest accounts for about a quarter (27 percent) of all industrial stock. While the Midwest has historically dominated, the South – particularly the Southeast – is the fastest-growing manufacturing region in America. Over the past decade, the South has added over 100 million square feet of new manufacturing space. The future looks bright for Southern manufacturing. According to CoStar data, nearly half of all manufacturing space under construction in the U.S. is in the South.</w:t>
      </w:r>
    </w:p>
    <w:p w14:paraId="52668E1D" w14:textId="77777777" w:rsidR="00BE15C6" w:rsidRPr="0085274E" w:rsidRDefault="00BE15C6" w:rsidP="00BE15C6">
      <w:pPr>
        <w:rPr>
          <w:sz w:val="16"/>
        </w:rPr>
      </w:pPr>
      <w:r w:rsidRPr="0085274E">
        <w:rPr>
          <w:sz w:val="16"/>
        </w:rPr>
        <w:t>Some of the same trends driving manufacturing back to the U.S. also encourage nearshoring to Mexico and Canada. The investments have bolstered demand for logistics and complementary manufacturing facilities along the U.S.-Mexico border, pushing down vacancy rates and spurring new construction near border crossings like Laredo, Texas.</w:t>
      </w:r>
    </w:p>
    <w:p w14:paraId="4366CA9F" w14:textId="77777777" w:rsidR="00BE15C6" w:rsidRPr="0085274E" w:rsidRDefault="00BE15C6" w:rsidP="00BE15C6">
      <w:pPr>
        <w:rPr>
          <w:sz w:val="16"/>
        </w:rPr>
      </w:pPr>
      <w:r w:rsidRPr="0085274E">
        <w:rPr>
          <w:sz w:val="16"/>
        </w:rPr>
        <w:t>Nearshoring is already having a significant impact. According to Newmark research, Mexico surpassed China in the first half of 2023 to become the top advanced manufacturing exporter to the U.S., with imports from China declining dramatically by 23 percent in the first half of 2022.</w:t>
      </w:r>
    </w:p>
    <w:p w14:paraId="597818AA" w14:textId="77777777" w:rsidR="00BE15C6" w:rsidRPr="0085274E" w:rsidRDefault="00BE15C6" w:rsidP="00BE15C6">
      <w:pPr>
        <w:rPr>
          <w:sz w:val="16"/>
        </w:rPr>
      </w:pPr>
      <w:r w:rsidRPr="0085274E">
        <w:rPr>
          <w:sz w:val="16"/>
        </w:rPr>
        <w:t>The multiplier effect</w:t>
      </w:r>
    </w:p>
    <w:p w14:paraId="6F5728F7" w14:textId="77777777" w:rsidR="00BE15C6" w:rsidRPr="0085274E" w:rsidRDefault="00BE15C6" w:rsidP="00BE15C6">
      <w:pPr>
        <w:rPr>
          <w:sz w:val="16"/>
        </w:rPr>
      </w:pPr>
      <w:r w:rsidRPr="0085274E">
        <w:rPr>
          <w:sz w:val="16"/>
        </w:rPr>
        <w:t>The addition of massive manufacturing facilities—such as electric vehicle plants—can have a powerful “multiplier” effect that transforms smaller communities. Brownsville, Texas, is an example of how this can happen. When Ford’s 2.4-million-square-foot BlueOval manufacturing complex is operational next year, it will employ 6,000 workers—more than Brownsville’s entire existing labor pool in 2023. And that’s just the largest of the three manufacturing announcements made in the small city along the Mexican border.</w:t>
      </w:r>
    </w:p>
    <w:p w14:paraId="7DCB8B8E" w14:textId="77777777" w:rsidR="00BE15C6" w:rsidRPr="0085274E" w:rsidRDefault="00BE15C6" w:rsidP="00BE15C6">
      <w:pPr>
        <w:rPr>
          <w:sz w:val="16"/>
        </w:rPr>
      </w:pPr>
      <w:r w:rsidRPr="0085274E">
        <w:rPr>
          <w:sz w:val="16"/>
        </w:rPr>
        <w:t>South Korea-based Enchem America will build a $152.5 million manufacturing plant in Brownsville for EV batteries. Magna International will make a new plant for battery enclosures, frames, and seats for EV trucks. Both companies chose the region to support geographically proximate automotive manufacturing partners, showing the industrial market multiplier effect in action.</w:t>
      </w:r>
    </w:p>
    <w:p w14:paraId="04B5C226" w14:textId="77777777" w:rsidR="00BE15C6" w:rsidRPr="0085274E" w:rsidRDefault="00BE15C6" w:rsidP="00BE15C6">
      <w:pPr>
        <w:rPr>
          <w:sz w:val="16"/>
        </w:rPr>
      </w:pPr>
      <w:r w:rsidRPr="0085274E">
        <w:rPr>
          <w:sz w:val="16"/>
        </w:rPr>
        <w:t>In a recent report, Newmark cautions the multiplier effect related to demand for manufacturing, warehouse, and logistics space is real but uneven across projects. It depends on the project’s sector, existing supplier ecosystem, market and labor demographics, and more. Despite the trend toward reshoring, global supply chains are sticky and hard to move. Even the construction of a mega-project doesn’t guarantee a new plant’s supply chain will notably adjust.</w:t>
      </w:r>
    </w:p>
    <w:p w14:paraId="4BE5CD26" w14:textId="77777777" w:rsidR="00BE15C6" w:rsidRPr="0085274E" w:rsidRDefault="00BE15C6" w:rsidP="00BE15C6">
      <w:pPr>
        <w:rPr>
          <w:sz w:val="16"/>
        </w:rPr>
      </w:pPr>
      <w:r w:rsidRPr="0085274E">
        <w:rPr>
          <w:sz w:val="16"/>
        </w:rPr>
        <w:t xml:space="preserve">The automotive industry is poised to create the most additive industrial demand in the areas where it builds massive plants. Automotive firms source parts and materials in large quantities and from many suppliers. </w:t>
      </w:r>
    </w:p>
    <w:p w14:paraId="49FBFE20" w14:textId="77777777" w:rsidR="00BE15C6" w:rsidRPr="0085274E" w:rsidRDefault="00BE15C6" w:rsidP="00BE15C6">
      <w:pPr>
        <w:rPr>
          <w:sz w:val="16"/>
        </w:rPr>
      </w:pPr>
      <w:r w:rsidRPr="0085274E">
        <w:rPr>
          <w:sz w:val="16"/>
        </w:rPr>
        <w:t>The multiplier effect doesn’t just relate to industrial real estate, either. Communities that attract large manufacturing plants significantly impact multifamily, retail, hospitality, and sometimes even office real estate. During peak construction phases for large factories, thousands of workers are often on-site, increasing demand for housing and hospitality space. In the long term, many regions also benefit from an influx of highly skilled workers. The average salary for key occupations across manufacturing sectors like automotive and biomanufacturing is over $100,000.</w:t>
      </w:r>
    </w:p>
    <w:p w14:paraId="6350EADD" w14:textId="77777777" w:rsidR="00BE15C6" w:rsidRPr="0085274E" w:rsidRDefault="00BE15C6" w:rsidP="00BE15C6">
      <w:pPr>
        <w:rPr>
          <w:sz w:val="16"/>
        </w:rPr>
      </w:pPr>
      <w:r w:rsidRPr="0085274E">
        <w:rPr>
          <w:sz w:val="16"/>
        </w:rPr>
        <w:t>NIIMBY: No industrial in my backyard</w:t>
      </w:r>
    </w:p>
    <w:p w14:paraId="324F06F0" w14:textId="77777777" w:rsidR="00BE15C6" w:rsidRPr="0085274E" w:rsidRDefault="00BE15C6" w:rsidP="00BE15C6">
      <w:pPr>
        <w:rPr>
          <w:sz w:val="16"/>
        </w:rPr>
      </w:pPr>
      <w:r w:rsidRPr="0085274E">
        <w:rPr>
          <w:rStyle w:val="Emphasis"/>
          <w:highlight w:val="cyan"/>
        </w:rPr>
        <w:t>Several challenges</w:t>
      </w:r>
      <w:r w:rsidRPr="0085274E">
        <w:rPr>
          <w:rStyle w:val="StyleUnderline"/>
        </w:rPr>
        <w:t xml:space="preserve"> have </w:t>
      </w:r>
      <w:r w:rsidRPr="0085274E">
        <w:rPr>
          <w:rStyle w:val="Emphasis"/>
          <w:highlight w:val="cyan"/>
        </w:rPr>
        <w:t>emerged</w:t>
      </w:r>
      <w:r w:rsidRPr="0085274E">
        <w:rPr>
          <w:rStyle w:val="StyleUnderline"/>
          <w:highlight w:val="cyan"/>
        </w:rPr>
        <w:t xml:space="preserve"> for industrial </w:t>
      </w:r>
      <w:r w:rsidRPr="0085274E">
        <w:rPr>
          <w:rStyle w:val="Emphasis"/>
          <w:highlight w:val="cyan"/>
        </w:rPr>
        <w:t>developers</w:t>
      </w:r>
      <w:r w:rsidRPr="0085274E">
        <w:rPr>
          <w:rStyle w:val="StyleUnderline"/>
          <w:highlight w:val="cyan"/>
        </w:rPr>
        <w:t xml:space="preserve"> amid</w:t>
      </w:r>
      <w:r w:rsidRPr="0085274E">
        <w:rPr>
          <w:rStyle w:val="StyleUnderline"/>
        </w:rPr>
        <w:t xml:space="preserve"> the </w:t>
      </w:r>
      <w:r w:rsidRPr="0085274E">
        <w:rPr>
          <w:rStyle w:val="Emphasis"/>
          <w:highlight w:val="cyan"/>
        </w:rPr>
        <w:t>reshoring trend</w:t>
      </w:r>
      <w:r w:rsidRPr="0085274E">
        <w:rPr>
          <w:rStyle w:val="StyleUnderline"/>
          <w:highlight w:val="cyan"/>
        </w:rPr>
        <w:t xml:space="preserve">. Securing </w:t>
      </w:r>
      <w:r w:rsidRPr="0085274E">
        <w:rPr>
          <w:rStyle w:val="Emphasis"/>
          <w:highlight w:val="cyan"/>
        </w:rPr>
        <w:t>land</w:t>
      </w:r>
      <w:r w:rsidRPr="0085274E">
        <w:rPr>
          <w:rStyle w:val="Emphasis"/>
        </w:rPr>
        <w:t xml:space="preserve"> suitable</w:t>
      </w:r>
      <w:r w:rsidRPr="0085274E">
        <w:rPr>
          <w:rStyle w:val="StyleUnderline"/>
        </w:rPr>
        <w:t xml:space="preserve"> for </w:t>
      </w:r>
      <w:r w:rsidRPr="0085274E">
        <w:rPr>
          <w:rStyle w:val="Emphasis"/>
        </w:rPr>
        <w:t>industrial use</w:t>
      </w:r>
      <w:r w:rsidRPr="0085274E">
        <w:rPr>
          <w:rStyle w:val="StyleUnderline"/>
        </w:rPr>
        <w:t xml:space="preserve"> presents a significant </w:t>
      </w:r>
      <w:r w:rsidRPr="0085274E">
        <w:rPr>
          <w:rStyle w:val="Emphasis"/>
        </w:rPr>
        <w:t>challenge</w:t>
      </w:r>
      <w:r w:rsidRPr="0085274E">
        <w:rPr>
          <w:rStyle w:val="StyleUnderline"/>
        </w:rPr>
        <w:t xml:space="preserve">, </w:t>
      </w:r>
      <w:r w:rsidRPr="0085274E">
        <w:rPr>
          <w:rStyle w:val="StyleUnderline"/>
          <w:highlight w:val="cyan"/>
        </w:rPr>
        <w:t xml:space="preserve">especially in </w:t>
      </w:r>
      <w:r w:rsidRPr="0085274E">
        <w:rPr>
          <w:rStyle w:val="Emphasis"/>
          <w:highlight w:val="cyan"/>
        </w:rPr>
        <w:t>high-demand areas</w:t>
      </w:r>
      <w:r w:rsidRPr="0085274E">
        <w:rPr>
          <w:rStyle w:val="StyleUnderline"/>
        </w:rPr>
        <w:t xml:space="preserve"> where zoning laws may </w:t>
      </w:r>
      <w:r w:rsidRPr="0085274E">
        <w:rPr>
          <w:rStyle w:val="Emphasis"/>
        </w:rPr>
        <w:t>restrict</w:t>
      </w:r>
      <w:r w:rsidRPr="0085274E">
        <w:rPr>
          <w:rStyle w:val="StyleUnderline"/>
        </w:rPr>
        <w:t xml:space="preserve"> industrial </w:t>
      </w:r>
      <w:r w:rsidRPr="0085274E">
        <w:rPr>
          <w:rStyle w:val="Emphasis"/>
        </w:rPr>
        <w:t>expansion</w:t>
      </w:r>
      <w:r w:rsidRPr="0085274E">
        <w:rPr>
          <w:sz w:val="16"/>
        </w:rPr>
        <w:t>. Municipalities that adopt zoning policies to support manufacturing growth will have a competitive advantage in attracting reshoring projects.</w:t>
      </w:r>
    </w:p>
    <w:p w14:paraId="1CC9F92F" w14:textId="77777777" w:rsidR="00BE15C6" w:rsidRPr="0085274E" w:rsidRDefault="00BE15C6" w:rsidP="00BE15C6">
      <w:pPr>
        <w:rPr>
          <w:sz w:val="16"/>
        </w:rPr>
      </w:pPr>
      <w:r w:rsidRPr="0085274E">
        <w:rPr>
          <w:sz w:val="16"/>
        </w:rPr>
        <w:t>A notable recent example of restrictions on industrial development is in California. In October, California Gov. Gavin Newsom signed a bill into law, Assembly Bill 98, that imposes new requirements that industrial landlords and operators must meet regardless of whether they operate on sites zoned for industrial use.</w:t>
      </w:r>
    </w:p>
    <w:p w14:paraId="0B694B4E" w14:textId="77777777" w:rsidR="00BE15C6" w:rsidRPr="0085274E" w:rsidRDefault="00BE15C6" w:rsidP="00BE15C6">
      <w:pPr>
        <w:rPr>
          <w:sz w:val="16"/>
        </w:rPr>
      </w:pPr>
      <w:r w:rsidRPr="0085274E">
        <w:rPr>
          <w:sz w:val="16"/>
        </w:rPr>
        <w:lastRenderedPageBreak/>
        <w:t>The bill establishes a minimum distance between loading bays in new or existing warehouses undergoing expansion and community spaces like residences, hospitals, and schools. Operators of warehouses exceeding 250,000 square feet will also be required to file a truck route plan with their local county or city government before obtaining a certificate of occupancy.</w:t>
      </w:r>
    </w:p>
    <w:p w14:paraId="617AB0E5" w14:textId="77777777" w:rsidR="00BE15C6" w:rsidRPr="0085274E" w:rsidRDefault="00BE15C6" w:rsidP="00BE15C6">
      <w:pPr>
        <w:rPr>
          <w:sz w:val="16"/>
        </w:rPr>
      </w:pPr>
      <w:r w:rsidRPr="0085274E">
        <w:rPr>
          <w:sz w:val="16"/>
        </w:rPr>
        <w:t>While California’s new laws are a severe example, legislation and community opposition to industrial development have sprung up nationwide in tandem with the growth in recent years. Opposition to development will likely be a continuing concern moving forward, so industrial developers will have to take a page out of the multifamily book in dealing with the growing NIMBYism.</w:t>
      </w:r>
    </w:p>
    <w:p w14:paraId="3AE13EEC" w14:textId="77777777" w:rsidR="00BE15C6" w:rsidRPr="0085274E" w:rsidRDefault="00BE15C6" w:rsidP="00BE15C6">
      <w:pPr>
        <w:rPr>
          <w:sz w:val="16"/>
        </w:rPr>
      </w:pPr>
      <w:r w:rsidRPr="0085274E">
        <w:rPr>
          <w:rStyle w:val="StyleUnderline"/>
          <w:highlight w:val="cyan"/>
        </w:rPr>
        <w:t>Despite</w:t>
      </w:r>
      <w:r w:rsidRPr="0085274E">
        <w:rPr>
          <w:rStyle w:val="StyleUnderline"/>
        </w:rPr>
        <w:t xml:space="preserve"> the </w:t>
      </w:r>
      <w:r w:rsidRPr="0085274E">
        <w:rPr>
          <w:rStyle w:val="Emphasis"/>
          <w:highlight w:val="cyan"/>
        </w:rPr>
        <w:t>challenges</w:t>
      </w:r>
      <w:r w:rsidRPr="0085274E">
        <w:rPr>
          <w:rStyle w:val="StyleUnderline"/>
        </w:rPr>
        <w:t xml:space="preserve">, the </w:t>
      </w:r>
      <w:r w:rsidRPr="0085274E">
        <w:rPr>
          <w:rStyle w:val="Emphasis"/>
          <w:highlight w:val="cyan"/>
        </w:rPr>
        <w:t>reshoring movement</w:t>
      </w:r>
      <w:r w:rsidRPr="0085274E">
        <w:rPr>
          <w:rStyle w:val="StyleUnderline"/>
        </w:rPr>
        <w:t xml:space="preserve"> is </w:t>
      </w:r>
      <w:r w:rsidRPr="0085274E">
        <w:rPr>
          <w:rStyle w:val="StyleUnderline"/>
          <w:highlight w:val="cyan"/>
        </w:rPr>
        <w:t xml:space="preserve">poised to </w:t>
      </w:r>
      <w:r w:rsidRPr="0085274E">
        <w:rPr>
          <w:rStyle w:val="Emphasis"/>
          <w:highlight w:val="cyan"/>
        </w:rPr>
        <w:t>continue</w:t>
      </w:r>
      <w:r w:rsidRPr="0085274E">
        <w:rPr>
          <w:rStyle w:val="StyleUnderline"/>
        </w:rPr>
        <w:t xml:space="preserve"> influencing U.S. industrial </w:t>
      </w:r>
      <w:r w:rsidRPr="0085274E">
        <w:rPr>
          <w:rStyle w:val="Emphasis"/>
        </w:rPr>
        <w:t>real estate</w:t>
      </w:r>
      <w:r w:rsidRPr="0085274E">
        <w:rPr>
          <w:sz w:val="16"/>
        </w:rPr>
        <w:t>, creating several opportunities for developers, investors, and local communities. As the U.S. strengthens its position as a manufacturing leader, industrial real estate will remain a critical component in supporting the country’s economic resilience and growth.</w:t>
      </w:r>
    </w:p>
    <w:p w14:paraId="3C232365" w14:textId="0E919F7A" w:rsidR="00B93059" w:rsidRPr="00F35F12" w:rsidRDefault="00B93059" w:rsidP="00F35F12"/>
    <w:sectPr w:rsidR="00B93059" w:rsidRPr="00F35F12">
      <w:headerReference w:type="even" r:id="rId23"/>
      <w:headerReference w:type="default" r:id="rId24"/>
      <w:footerReference w:type="even" r:id="rId25"/>
      <w:footerReference w:type="default" r:id="rId26"/>
      <w:footerReference w:type="firs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F32765" w14:textId="77777777" w:rsidR="004B05E9" w:rsidRDefault="004B05E9" w:rsidP="00066D2C">
      <w:pPr>
        <w:spacing w:after="0" w:line="240" w:lineRule="auto"/>
      </w:pPr>
      <w:r>
        <w:separator/>
      </w:r>
    </w:p>
  </w:endnote>
  <w:endnote w:type="continuationSeparator" w:id="0">
    <w:p w14:paraId="48AC2A67" w14:textId="77777777" w:rsidR="004B05E9" w:rsidRDefault="004B05E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BatangChe">
    <w:panose1 w:val="02030609000101010101"/>
    <w:charset w:val="81"/>
    <w:family w:val="modern"/>
    <w:pitch w:val="fixed"/>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BE956" w14:textId="77777777" w:rsidR="00885CDE" w:rsidRDefault="00885CDE">
    <w:pPr>
      <w:rPr>
        <w:sz w:val="2"/>
        <w:szCs w:val="2"/>
      </w:rPr>
    </w:pPr>
    <w:r>
      <w:rPr>
        <w:noProof/>
        <w:sz w:val="24"/>
        <w:szCs w:val="24"/>
      </w:rPr>
      <mc:AlternateContent>
        <mc:Choice Requires="wps">
          <w:drawing>
            <wp:anchor distT="0" distB="0" distL="63500" distR="63500" simplePos="0" relativeHeight="251661312" behindDoc="1" locked="0" layoutInCell="1" allowOverlap="1" wp14:anchorId="58404E9B" wp14:editId="36146700">
              <wp:simplePos x="0" y="0"/>
              <wp:positionH relativeFrom="page">
                <wp:posOffset>2750185</wp:posOffset>
              </wp:positionH>
              <wp:positionV relativeFrom="page">
                <wp:posOffset>10583545</wp:posOffset>
              </wp:positionV>
              <wp:extent cx="2117090" cy="298450"/>
              <wp:effectExtent l="0" t="127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709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704D65" w14:textId="77777777" w:rsidR="00885CDE" w:rsidRDefault="00885CDE">
                          <w:pPr>
                            <w:spacing w:line="240" w:lineRule="auto"/>
                          </w:pPr>
                          <w:r>
                            <w:t>This content downloaded from</w:t>
                          </w:r>
                        </w:p>
                        <w:p w14:paraId="5E55E173" w14:textId="77777777" w:rsidR="00885CDE" w:rsidRDefault="00885CDE">
                          <w:pPr>
                            <w:spacing w:line="240" w:lineRule="auto"/>
                          </w:pPr>
                          <w:r>
                            <w:t>129.170.197.126 on Sun, 21 Jul 2024 18:22:35 UTC</w:t>
                          </w:r>
                        </w:p>
                        <w:p w14:paraId="1FB6D6BD" w14:textId="77777777" w:rsidR="00885CDE" w:rsidRDefault="00885CDE">
                          <w:pPr>
                            <w:spacing w:line="240" w:lineRule="auto"/>
                          </w:pPr>
                          <w:r>
                            <w:t>All use subject to https://about.jstor.org/terms</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8404E9B" id="_x0000_t202" coordsize="21600,21600" o:spt="202" path="m,l,21600r21600,l21600,xe">
              <v:stroke joinstyle="miter"/>
              <v:path gradientshapeok="t" o:connecttype="rect"/>
            </v:shapetype>
            <v:shape id="Text Box 6" o:spid="_x0000_s1028" type="#_x0000_t202" style="position:absolute;margin-left:216.55pt;margin-top:833.35pt;width:166.7pt;height:23.5pt;z-index:-251655168;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" filled="f" stroked="f">
              <v:textbox style="mso-fit-shape-to-text:t" inset="0,0,0,0">
                <w:txbxContent>
                  <w:p w14:paraId="3B704D65" w14:textId="77777777" w:rsidR="00885CDE" w:rsidRDefault="00885CDE">
                    <w:pPr>
                      <w:spacing w:line="240" w:lineRule="auto"/>
                    </w:pPr>
                    <w:r>
                      <w:t>This content downloaded from</w:t>
                    </w:r>
                  </w:p>
                  <w:p w14:paraId="5E55E173" w14:textId="77777777" w:rsidR="00885CDE" w:rsidRDefault="00885CDE">
                    <w:pPr>
                      <w:spacing w:line="240" w:lineRule="auto"/>
                    </w:pPr>
                    <w:r>
                      <w:t>129.170.197.126 on Sun, 21 Jul 2024 18:22:35 UTC</w:t>
                    </w:r>
                  </w:p>
                  <w:p w14:paraId="1FB6D6BD" w14:textId="77777777" w:rsidR="00885CDE" w:rsidRDefault="00885CDE">
                    <w:pPr>
                      <w:spacing w:line="240" w:lineRule="auto"/>
                    </w:pPr>
                    <w:r>
                      <w:t>All use subject to https://about.jstor.org/terms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E9554" w14:textId="77777777" w:rsidR="00885CDE" w:rsidRDefault="00885CDE">
    <w:pPr>
      <w:rPr>
        <w:sz w:val="2"/>
        <w:szCs w:val="2"/>
      </w:rPr>
    </w:pPr>
    <w:r>
      <w:rPr>
        <w:noProof/>
        <w:sz w:val="24"/>
        <w:szCs w:val="24"/>
      </w:rPr>
      <mc:AlternateContent>
        <mc:Choice Requires="wps">
          <w:drawing>
            <wp:anchor distT="0" distB="0" distL="63500" distR="63500" simplePos="0" relativeHeight="251662336" behindDoc="1" locked="0" layoutInCell="1" allowOverlap="1" wp14:anchorId="47C04AE8" wp14:editId="3706934E">
              <wp:simplePos x="0" y="0"/>
              <wp:positionH relativeFrom="page">
                <wp:posOffset>2750185</wp:posOffset>
              </wp:positionH>
              <wp:positionV relativeFrom="page">
                <wp:posOffset>10583545</wp:posOffset>
              </wp:positionV>
              <wp:extent cx="2117090" cy="298450"/>
              <wp:effectExtent l="0" t="127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709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E150EB" w14:textId="77777777" w:rsidR="00885CDE" w:rsidRDefault="00885CDE">
                          <w:pPr>
                            <w:spacing w:line="240" w:lineRule="auto"/>
                          </w:pPr>
                          <w:r>
                            <w:t>This content downloaded from</w:t>
                          </w:r>
                        </w:p>
                        <w:p w14:paraId="7EEA03D6" w14:textId="77777777" w:rsidR="00885CDE" w:rsidRDefault="00885CDE">
                          <w:pPr>
                            <w:spacing w:line="240" w:lineRule="auto"/>
                          </w:pPr>
                          <w:r>
                            <w:t>129.170.197.126 on Sun, 21 Jul 2024 18:22:35 UTC</w:t>
                          </w:r>
                        </w:p>
                        <w:p w14:paraId="72A218FB" w14:textId="77777777" w:rsidR="00885CDE" w:rsidRDefault="00885CDE">
                          <w:pPr>
                            <w:spacing w:line="240" w:lineRule="auto"/>
                          </w:pPr>
                          <w:r>
                            <w:t>All use subject to https://about.jstor.org/terms</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7C04AE8" id="_x0000_t202" coordsize="21600,21600" o:spt="202" path="m,l,21600r21600,l21600,xe">
              <v:stroke joinstyle="miter"/>
              <v:path gradientshapeok="t" o:connecttype="rect"/>
            </v:shapetype>
            <v:shape id="Text Box 7" o:spid="_x0000_s1029" type="#_x0000_t202" style="position:absolute;margin-left:216.55pt;margin-top:833.35pt;width:166.7pt;height:23.5pt;z-index:-251654144;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" filled="f" stroked="f">
              <v:textbox style="mso-fit-shape-to-text:t" inset="0,0,0,0">
                <w:txbxContent>
                  <w:p w14:paraId="20E150EB" w14:textId="77777777" w:rsidR="00885CDE" w:rsidRDefault="00885CDE">
                    <w:pPr>
                      <w:spacing w:line="240" w:lineRule="auto"/>
                    </w:pPr>
                    <w:r>
                      <w:t>This content downloaded from</w:t>
                    </w:r>
                  </w:p>
                  <w:p w14:paraId="7EEA03D6" w14:textId="77777777" w:rsidR="00885CDE" w:rsidRDefault="00885CDE">
                    <w:pPr>
                      <w:spacing w:line="240" w:lineRule="auto"/>
                    </w:pPr>
                    <w:r>
                      <w:t>129.170.197.126 on Sun, 21 Jul 2024 18:22:35 UTC</w:t>
                    </w:r>
                  </w:p>
                  <w:p w14:paraId="72A218FB" w14:textId="77777777" w:rsidR="00885CDE" w:rsidRDefault="00885CDE">
                    <w:pPr>
                      <w:spacing w:line="240" w:lineRule="auto"/>
                    </w:pPr>
                    <w:r>
                      <w:t>All use subject to https://about.jstor.org/terms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0C35B" w14:textId="77777777" w:rsidR="00885CDE" w:rsidRDefault="00885CDE">
    <w:pPr>
      <w:rPr>
        <w:sz w:val="2"/>
        <w:szCs w:val="2"/>
      </w:rPr>
    </w:pPr>
    <w:r>
      <w:rPr>
        <w:noProof/>
        <w:sz w:val="24"/>
        <w:szCs w:val="24"/>
      </w:rPr>
      <mc:AlternateContent>
        <mc:Choice Requires="wps">
          <w:drawing>
            <wp:anchor distT="0" distB="0" distL="63500" distR="63500" simplePos="0" relativeHeight="251663360" behindDoc="1" locked="0" layoutInCell="1" allowOverlap="1" wp14:anchorId="124DD5D4" wp14:editId="4F10EC39">
              <wp:simplePos x="0" y="0"/>
              <wp:positionH relativeFrom="page">
                <wp:posOffset>2782570</wp:posOffset>
              </wp:positionH>
              <wp:positionV relativeFrom="page">
                <wp:posOffset>10987405</wp:posOffset>
              </wp:positionV>
              <wp:extent cx="2118360" cy="298450"/>
              <wp:effectExtent l="1270" t="0" r="4445" b="127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836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5F01FD" w14:textId="77777777" w:rsidR="00885CDE" w:rsidRDefault="00885CDE">
                          <w:pPr>
                            <w:spacing w:line="240" w:lineRule="auto"/>
                          </w:pPr>
                          <w:r>
                            <w:t>This content downloaded from</w:t>
                          </w:r>
                        </w:p>
                        <w:p w14:paraId="78DC10C9" w14:textId="77777777" w:rsidR="00885CDE" w:rsidRDefault="00885CDE">
                          <w:pPr>
                            <w:spacing w:line="240" w:lineRule="auto"/>
                          </w:pPr>
                          <w:r>
                            <w:t>129.170.197.126 on Sun, 21 Jul 2024 18:22:35 UTC</w:t>
                          </w:r>
                        </w:p>
                        <w:p w14:paraId="2D7CF2F8" w14:textId="77777777" w:rsidR="00885CDE" w:rsidRDefault="00885CDE">
                          <w:pPr>
                            <w:spacing w:line="240" w:lineRule="auto"/>
                          </w:pPr>
                          <w:r>
                            <w:t>All use subject to https://about.jstor.org/terms</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24DD5D4" id="_x0000_t202" coordsize="21600,21600" o:spt="202" path="m,l,21600r21600,l21600,xe">
              <v:stroke joinstyle="miter"/>
              <v:path gradientshapeok="t" o:connecttype="rect"/>
            </v:shapetype>
            <v:shape id="Text Box 8" o:spid="_x0000_s1030" type="#_x0000_t202" style="position:absolute;margin-left:219.1pt;margin-top:865.15pt;width:166.8pt;height:23.5pt;z-index:-251653120;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" filled="f" stroked="f">
              <v:textbox style="mso-fit-shape-to-text:t" inset="0,0,0,0">
                <w:txbxContent>
                  <w:p w14:paraId="155F01FD" w14:textId="77777777" w:rsidR="00885CDE" w:rsidRDefault="00885CDE">
                    <w:pPr>
                      <w:spacing w:line="240" w:lineRule="auto"/>
                    </w:pPr>
                    <w:r>
                      <w:t>This content downloaded from</w:t>
                    </w:r>
                  </w:p>
                  <w:p w14:paraId="78DC10C9" w14:textId="77777777" w:rsidR="00885CDE" w:rsidRDefault="00885CDE">
                    <w:pPr>
                      <w:spacing w:line="240" w:lineRule="auto"/>
                    </w:pPr>
                    <w:r>
                      <w:t>129.170.197.126 on Sun, 21 Jul 2024 18:22:35 UTC</w:t>
                    </w:r>
                  </w:p>
                  <w:p w14:paraId="2D7CF2F8" w14:textId="77777777" w:rsidR="00885CDE" w:rsidRDefault="00885CDE">
                    <w:pPr>
                      <w:spacing w:line="240" w:lineRule="auto"/>
                    </w:pPr>
                    <w:r>
                      <w:t>All use subject to https://about.jstor.org/terms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B33001" w14:textId="77777777" w:rsidR="004B05E9" w:rsidRDefault="004B05E9" w:rsidP="00066D2C">
      <w:pPr>
        <w:spacing w:after="0" w:line="240" w:lineRule="auto"/>
      </w:pPr>
      <w:r>
        <w:separator/>
      </w:r>
    </w:p>
  </w:footnote>
  <w:footnote w:type="continuationSeparator" w:id="0">
    <w:p w14:paraId="3E4CD146" w14:textId="77777777" w:rsidR="004B05E9" w:rsidRDefault="004B05E9" w:rsidP="00066D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40407" w14:textId="77777777" w:rsidR="00885CDE" w:rsidRDefault="00885CDE">
    <w:pPr>
      <w:rPr>
        <w:sz w:val="2"/>
        <w:szCs w:val="2"/>
      </w:rPr>
    </w:pPr>
    <w:r>
      <w:rPr>
        <w:noProof/>
        <w:sz w:val="24"/>
        <w:szCs w:val="24"/>
      </w:rPr>
      <mc:AlternateContent>
        <mc:Choice Requires="wps">
          <w:drawing>
            <wp:anchor distT="0" distB="0" distL="63500" distR="63500" simplePos="0" relativeHeight="251659264" behindDoc="1" locked="0" layoutInCell="1" allowOverlap="1" wp14:anchorId="32DDB5A9" wp14:editId="7E8EDB0C">
              <wp:simplePos x="0" y="0"/>
              <wp:positionH relativeFrom="page">
                <wp:posOffset>5351780</wp:posOffset>
              </wp:positionH>
              <wp:positionV relativeFrom="page">
                <wp:posOffset>781685</wp:posOffset>
              </wp:positionV>
              <wp:extent cx="1530350" cy="271145"/>
              <wp:effectExtent l="0" t="635" r="4445" b="444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350" cy="271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211703" w14:textId="77777777" w:rsidR="00885CDE" w:rsidRDefault="00885CDE">
                          <w:pPr>
                            <w:tabs>
                              <w:tab w:val="right" w:pos="2088"/>
                            </w:tabs>
                            <w:spacing w:line="240" w:lineRule="auto"/>
                          </w:pPr>
                          <w:r>
                            <w:rPr>
                              <w:rStyle w:val="StyleUnderline"/>
                            </w:rPr>
                            <w:t>Journal of</w:t>
                          </w:r>
                          <w:r>
                            <w:rPr>
                              <w:rStyle w:val="StyleUnderline"/>
                            </w:rPr>
                            <w:tab/>
                            <w:t>,</w:t>
                          </w:r>
                        </w:p>
                        <w:p w14:paraId="057CCD52" w14:textId="77777777" w:rsidR="00885CDE" w:rsidRDefault="00885CDE">
                          <w:pPr>
                            <w:spacing w:line="240" w:lineRule="auto"/>
                          </w:pPr>
                          <w:r>
                            <w:t>Peace Research</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2DDB5A9" id="_x0000_t202" coordsize="21600,21600" o:spt="202" path="m,l,21600r21600,l21600,xe">
              <v:stroke joinstyle="miter"/>
              <v:path gradientshapeok="t" o:connecttype="rect"/>
            </v:shapetype>
            <v:shape id="Text Box 4" o:spid="_x0000_s1026" type="#_x0000_t202" style="position:absolute;margin-left:421.4pt;margin-top:61.55pt;width:120.5pt;height:21.35pt;z-index:-251657216;visibility:visible;mso-wrap-style:squar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" filled="f" stroked="f">
              <v:textbox style="mso-fit-shape-to-text:t" inset="0,0,0,0">
                <w:txbxContent>
                  <w:p w14:paraId="79211703" w14:textId="77777777" w:rsidR="00885CDE" w:rsidRDefault="00885CDE">
                    <w:pPr>
                      <w:tabs>
                        <w:tab w:val="right" w:pos="2088"/>
                      </w:tabs>
                      <w:spacing w:line="240" w:lineRule="auto"/>
                    </w:pPr>
                    <w:r>
                      <w:rPr>
                        <w:rStyle w:val="StyleUnderline"/>
                      </w:rPr>
                      <w:t>Journal of</w:t>
                    </w:r>
                    <w:r>
                      <w:rPr>
                        <w:rStyle w:val="StyleUnderline"/>
                      </w:rPr>
                      <w:tab/>
                      <w:t>,</w:t>
                    </w:r>
                  </w:p>
                  <w:p w14:paraId="057CCD52" w14:textId="77777777" w:rsidR="00885CDE" w:rsidRDefault="00885CDE">
                    <w:pPr>
                      <w:spacing w:line="240" w:lineRule="auto"/>
                    </w:pPr>
                    <w:r>
                      <w:t>Peace Research</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9EBF6" w14:textId="77777777" w:rsidR="00885CDE" w:rsidRDefault="00885CDE">
    <w:pPr>
      <w:rPr>
        <w:sz w:val="2"/>
        <w:szCs w:val="2"/>
      </w:rPr>
    </w:pPr>
    <w:r>
      <w:rPr>
        <w:noProof/>
        <w:sz w:val="24"/>
        <w:szCs w:val="24"/>
      </w:rPr>
      <mc:AlternateContent>
        <mc:Choice Requires="wps">
          <w:drawing>
            <wp:anchor distT="0" distB="0" distL="63500" distR="63500" simplePos="0" relativeHeight="251660288" behindDoc="1" locked="0" layoutInCell="1" allowOverlap="1" wp14:anchorId="49766693" wp14:editId="5E4A021F">
              <wp:simplePos x="0" y="0"/>
              <wp:positionH relativeFrom="page">
                <wp:posOffset>5351780</wp:posOffset>
              </wp:positionH>
              <wp:positionV relativeFrom="page">
                <wp:posOffset>781685</wp:posOffset>
              </wp:positionV>
              <wp:extent cx="1530350" cy="271145"/>
              <wp:effectExtent l="0" t="635" r="4445" b="444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350" cy="271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743ED" w14:textId="77777777" w:rsidR="00885CDE" w:rsidRDefault="00885CDE">
                          <w:pPr>
                            <w:tabs>
                              <w:tab w:val="right" w:pos="2088"/>
                            </w:tabs>
                            <w:spacing w:line="240" w:lineRule="auto"/>
                          </w:pPr>
                          <w:r>
                            <w:rPr>
                              <w:rStyle w:val="StyleUnderline"/>
                            </w:rPr>
                            <w:t>Journal of</w:t>
                          </w:r>
                          <w:r>
                            <w:rPr>
                              <w:rStyle w:val="StyleUnderline"/>
                            </w:rPr>
                            <w:tab/>
                            <w:t>,</w:t>
                          </w:r>
                        </w:p>
                        <w:p w14:paraId="30459C36" w14:textId="77777777" w:rsidR="00885CDE" w:rsidRDefault="00885CDE">
                          <w:pPr>
                            <w:spacing w:line="240" w:lineRule="auto"/>
                          </w:pPr>
                          <w:r>
                            <w:t>Peace Research</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9766693" id="_x0000_t202" coordsize="21600,21600" o:spt="202" path="m,l,21600r21600,l21600,xe">
              <v:stroke joinstyle="miter"/>
              <v:path gradientshapeok="t" o:connecttype="rect"/>
            </v:shapetype>
            <v:shape id="Text Box 5" o:spid="_x0000_s1027" type="#_x0000_t202" style="position:absolute;margin-left:421.4pt;margin-top:61.55pt;width:120.5pt;height:21.35pt;z-index:-251656192;visibility:visible;mso-wrap-style:squar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" filled="f" stroked="f">
              <v:textbox style="mso-fit-shape-to-text:t" inset="0,0,0,0">
                <w:txbxContent>
                  <w:p w14:paraId="108743ED" w14:textId="77777777" w:rsidR="00885CDE" w:rsidRDefault="00885CDE">
                    <w:pPr>
                      <w:tabs>
                        <w:tab w:val="right" w:pos="2088"/>
                      </w:tabs>
                      <w:spacing w:line="240" w:lineRule="auto"/>
                    </w:pPr>
                    <w:r>
                      <w:rPr>
                        <w:rStyle w:val="StyleUnderline"/>
                      </w:rPr>
                      <w:t>Journal of</w:t>
                    </w:r>
                    <w:r>
                      <w:rPr>
                        <w:rStyle w:val="StyleUnderline"/>
                      </w:rPr>
                      <w:tab/>
                      <w:t>,</w:t>
                    </w:r>
                  </w:p>
                  <w:p w14:paraId="30459C36" w14:textId="77777777" w:rsidR="00885CDE" w:rsidRDefault="00885CDE">
                    <w:pPr>
                      <w:spacing w:line="240" w:lineRule="auto"/>
                    </w:pPr>
                    <w:r>
                      <w:t>Peace Research</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224586"/>
    <w:multiLevelType w:val="hybridMultilevel"/>
    <w:tmpl w:val="FFFFFFFF"/>
    <w:lvl w:ilvl="0" w:tplc="E5EA02BC">
      <w:start w:val="1"/>
      <w:numFmt w:val="decimal"/>
      <w:lvlText w:val="3)"/>
      <w:lvlJc w:val="left"/>
      <w:pPr>
        <w:ind w:left="720" w:hanging="360"/>
      </w:pPr>
    </w:lvl>
    <w:lvl w:ilvl="1" w:tplc="54E07DD6">
      <w:start w:val="1"/>
      <w:numFmt w:val="lowerLetter"/>
      <w:lvlText w:val="%2."/>
      <w:lvlJc w:val="left"/>
      <w:pPr>
        <w:ind w:left="1440" w:hanging="360"/>
      </w:pPr>
    </w:lvl>
    <w:lvl w:ilvl="2" w:tplc="EB20E396">
      <w:start w:val="1"/>
      <w:numFmt w:val="lowerRoman"/>
      <w:lvlText w:val="%3."/>
      <w:lvlJc w:val="right"/>
      <w:pPr>
        <w:ind w:left="2160" w:hanging="180"/>
      </w:pPr>
    </w:lvl>
    <w:lvl w:ilvl="3" w:tplc="8BD4DEB8">
      <w:start w:val="1"/>
      <w:numFmt w:val="decimal"/>
      <w:lvlText w:val="%4."/>
      <w:lvlJc w:val="left"/>
      <w:pPr>
        <w:ind w:left="2880" w:hanging="360"/>
      </w:pPr>
    </w:lvl>
    <w:lvl w:ilvl="4" w:tplc="D4FA317C">
      <w:start w:val="1"/>
      <w:numFmt w:val="lowerLetter"/>
      <w:lvlText w:val="%5."/>
      <w:lvlJc w:val="left"/>
      <w:pPr>
        <w:ind w:left="3600" w:hanging="360"/>
      </w:pPr>
    </w:lvl>
    <w:lvl w:ilvl="5" w:tplc="D92889DC">
      <w:start w:val="1"/>
      <w:numFmt w:val="lowerRoman"/>
      <w:lvlText w:val="%6."/>
      <w:lvlJc w:val="right"/>
      <w:pPr>
        <w:ind w:left="4320" w:hanging="180"/>
      </w:pPr>
    </w:lvl>
    <w:lvl w:ilvl="6" w:tplc="33F2323C">
      <w:start w:val="1"/>
      <w:numFmt w:val="decimal"/>
      <w:lvlText w:val="%7."/>
      <w:lvlJc w:val="left"/>
      <w:pPr>
        <w:ind w:left="5040" w:hanging="360"/>
      </w:pPr>
    </w:lvl>
    <w:lvl w:ilvl="7" w:tplc="6FE4F242">
      <w:start w:val="1"/>
      <w:numFmt w:val="lowerLetter"/>
      <w:lvlText w:val="%8."/>
      <w:lvlJc w:val="left"/>
      <w:pPr>
        <w:ind w:left="5760" w:hanging="360"/>
      </w:pPr>
    </w:lvl>
    <w:lvl w:ilvl="8" w:tplc="89D4F8C2">
      <w:start w:val="1"/>
      <w:numFmt w:val="lowerRoman"/>
      <w:lvlText w:val="%9."/>
      <w:lvlJc w:val="right"/>
      <w:pPr>
        <w:ind w:left="6480" w:hanging="180"/>
      </w:pPr>
    </w:lvl>
  </w:abstractNum>
  <w:abstractNum w:abstractNumId="11" w15:restartNumberingAfterBreak="0">
    <w:nsid w:val="050133A9"/>
    <w:multiLevelType w:val="hybridMultilevel"/>
    <w:tmpl w:val="0B2E3B4A"/>
    <w:lvl w:ilvl="0" w:tplc="4F90C25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EFE0EC"/>
    <w:multiLevelType w:val="hybridMultilevel"/>
    <w:tmpl w:val="FFFFFFFF"/>
    <w:lvl w:ilvl="0" w:tplc="19204BBC">
      <w:start w:val="1"/>
      <w:numFmt w:val="decimal"/>
      <w:lvlText w:val="c)"/>
      <w:lvlJc w:val="left"/>
      <w:pPr>
        <w:ind w:left="720" w:hanging="360"/>
      </w:pPr>
    </w:lvl>
    <w:lvl w:ilvl="1" w:tplc="D7347426">
      <w:start w:val="1"/>
      <w:numFmt w:val="lowerLetter"/>
      <w:lvlText w:val="%2."/>
      <w:lvlJc w:val="left"/>
      <w:pPr>
        <w:ind w:left="1440" w:hanging="360"/>
      </w:pPr>
    </w:lvl>
    <w:lvl w:ilvl="2" w:tplc="7B22655E">
      <w:start w:val="1"/>
      <w:numFmt w:val="lowerRoman"/>
      <w:lvlText w:val="%3."/>
      <w:lvlJc w:val="right"/>
      <w:pPr>
        <w:ind w:left="2160" w:hanging="180"/>
      </w:pPr>
    </w:lvl>
    <w:lvl w:ilvl="3" w:tplc="39143194">
      <w:start w:val="1"/>
      <w:numFmt w:val="decimal"/>
      <w:lvlText w:val="%4."/>
      <w:lvlJc w:val="left"/>
      <w:pPr>
        <w:ind w:left="2880" w:hanging="360"/>
      </w:pPr>
    </w:lvl>
    <w:lvl w:ilvl="4" w:tplc="5E08DD9A">
      <w:start w:val="1"/>
      <w:numFmt w:val="lowerLetter"/>
      <w:lvlText w:val="%5."/>
      <w:lvlJc w:val="left"/>
      <w:pPr>
        <w:ind w:left="3600" w:hanging="360"/>
      </w:pPr>
    </w:lvl>
    <w:lvl w:ilvl="5" w:tplc="D578F11A">
      <w:start w:val="1"/>
      <w:numFmt w:val="lowerRoman"/>
      <w:lvlText w:val="%6."/>
      <w:lvlJc w:val="right"/>
      <w:pPr>
        <w:ind w:left="4320" w:hanging="180"/>
      </w:pPr>
    </w:lvl>
    <w:lvl w:ilvl="6" w:tplc="34B8E8F2">
      <w:start w:val="1"/>
      <w:numFmt w:val="decimal"/>
      <w:lvlText w:val="%7."/>
      <w:lvlJc w:val="left"/>
      <w:pPr>
        <w:ind w:left="5040" w:hanging="360"/>
      </w:pPr>
    </w:lvl>
    <w:lvl w:ilvl="7" w:tplc="280E0AD8">
      <w:start w:val="1"/>
      <w:numFmt w:val="lowerLetter"/>
      <w:lvlText w:val="%8."/>
      <w:lvlJc w:val="left"/>
      <w:pPr>
        <w:ind w:left="5760" w:hanging="360"/>
      </w:pPr>
    </w:lvl>
    <w:lvl w:ilvl="8" w:tplc="77E40472">
      <w:start w:val="1"/>
      <w:numFmt w:val="lowerRoman"/>
      <w:lvlText w:val="%9."/>
      <w:lvlJc w:val="right"/>
      <w:pPr>
        <w:ind w:left="6480" w:hanging="180"/>
      </w:pPr>
    </w:lvl>
  </w:abstractNum>
  <w:abstractNum w:abstractNumId="13" w15:restartNumberingAfterBreak="0">
    <w:nsid w:val="0ADAF7C1"/>
    <w:multiLevelType w:val="hybridMultilevel"/>
    <w:tmpl w:val="FFFFFFFF"/>
    <w:lvl w:ilvl="0" w:tplc="9ECCA00E">
      <w:start w:val="1"/>
      <w:numFmt w:val="decimal"/>
      <w:lvlText w:val="5)"/>
      <w:lvlJc w:val="left"/>
      <w:pPr>
        <w:ind w:left="720" w:hanging="360"/>
      </w:pPr>
    </w:lvl>
    <w:lvl w:ilvl="1" w:tplc="E1F6530C">
      <w:start w:val="1"/>
      <w:numFmt w:val="lowerLetter"/>
      <w:lvlText w:val="%2."/>
      <w:lvlJc w:val="left"/>
      <w:pPr>
        <w:ind w:left="1440" w:hanging="360"/>
      </w:pPr>
    </w:lvl>
    <w:lvl w:ilvl="2" w:tplc="7C2C2DDC">
      <w:start w:val="1"/>
      <w:numFmt w:val="lowerRoman"/>
      <w:lvlText w:val="%3."/>
      <w:lvlJc w:val="right"/>
      <w:pPr>
        <w:ind w:left="2160" w:hanging="180"/>
      </w:pPr>
    </w:lvl>
    <w:lvl w:ilvl="3" w:tplc="DCA06636">
      <w:start w:val="1"/>
      <w:numFmt w:val="decimal"/>
      <w:lvlText w:val="%4."/>
      <w:lvlJc w:val="left"/>
      <w:pPr>
        <w:ind w:left="2880" w:hanging="360"/>
      </w:pPr>
    </w:lvl>
    <w:lvl w:ilvl="4" w:tplc="7F9CE07E">
      <w:start w:val="1"/>
      <w:numFmt w:val="lowerLetter"/>
      <w:lvlText w:val="%5."/>
      <w:lvlJc w:val="left"/>
      <w:pPr>
        <w:ind w:left="3600" w:hanging="360"/>
      </w:pPr>
    </w:lvl>
    <w:lvl w:ilvl="5" w:tplc="EC6C9ACA">
      <w:start w:val="1"/>
      <w:numFmt w:val="lowerRoman"/>
      <w:lvlText w:val="%6."/>
      <w:lvlJc w:val="right"/>
      <w:pPr>
        <w:ind w:left="4320" w:hanging="180"/>
      </w:pPr>
    </w:lvl>
    <w:lvl w:ilvl="6" w:tplc="CC0ED78A">
      <w:start w:val="1"/>
      <w:numFmt w:val="decimal"/>
      <w:lvlText w:val="%7."/>
      <w:lvlJc w:val="left"/>
      <w:pPr>
        <w:ind w:left="5040" w:hanging="360"/>
      </w:pPr>
    </w:lvl>
    <w:lvl w:ilvl="7" w:tplc="85A471C4">
      <w:start w:val="1"/>
      <w:numFmt w:val="lowerLetter"/>
      <w:lvlText w:val="%8."/>
      <w:lvlJc w:val="left"/>
      <w:pPr>
        <w:ind w:left="5760" w:hanging="360"/>
      </w:pPr>
    </w:lvl>
    <w:lvl w:ilvl="8" w:tplc="F90A76D4">
      <w:start w:val="1"/>
      <w:numFmt w:val="lowerRoman"/>
      <w:lvlText w:val="%9."/>
      <w:lvlJc w:val="right"/>
      <w:pPr>
        <w:ind w:left="6480" w:hanging="180"/>
      </w:pPr>
    </w:lvl>
  </w:abstractNum>
  <w:abstractNum w:abstractNumId="14" w15:restartNumberingAfterBreak="0">
    <w:nsid w:val="0C8F7A40"/>
    <w:multiLevelType w:val="hybridMultilevel"/>
    <w:tmpl w:val="A0708EEE"/>
    <w:lvl w:ilvl="0" w:tplc="46885EC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F14856"/>
    <w:multiLevelType w:val="hybridMultilevel"/>
    <w:tmpl w:val="8FAAD3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5AD3A4B"/>
    <w:multiLevelType w:val="hybridMultilevel"/>
    <w:tmpl w:val="E2567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6B60A0F"/>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1" w15:restartNumberingAfterBreak="0">
    <w:nsid w:val="1A0B5CC9"/>
    <w:multiLevelType w:val="hybridMultilevel"/>
    <w:tmpl w:val="B3E26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AD47B48"/>
    <w:multiLevelType w:val="hybridMultilevel"/>
    <w:tmpl w:val="5D5C1B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DA12DCB"/>
    <w:multiLevelType w:val="hybridMultilevel"/>
    <w:tmpl w:val="35428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1043608"/>
    <w:multiLevelType w:val="hybridMultilevel"/>
    <w:tmpl w:val="A81A8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E9F10F9"/>
    <w:multiLevelType w:val="hybridMultilevel"/>
    <w:tmpl w:val="EFB8F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217287C"/>
    <w:multiLevelType w:val="hybridMultilevel"/>
    <w:tmpl w:val="1292C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24637B4"/>
    <w:multiLevelType w:val="hybridMultilevel"/>
    <w:tmpl w:val="6FDA9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C5F0D5A"/>
    <w:multiLevelType w:val="hybridMultilevel"/>
    <w:tmpl w:val="F5BE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C8F5451"/>
    <w:multiLevelType w:val="hybridMultilevel"/>
    <w:tmpl w:val="A1D86EB8"/>
    <w:lvl w:ilvl="0" w:tplc="1884E0AE">
      <w:start w:val="1"/>
      <w:numFmt w:val="upperLetter"/>
      <w:lvlText w:val="%1."/>
      <w:lvlJc w:val="left"/>
      <w:pPr>
        <w:ind w:left="720" w:hanging="360"/>
      </w:pPr>
      <w:rPr>
        <w:rFonts w:ascii="Calibri" w:eastAsia="Times New Roman" w:hAnsi="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4323CD9"/>
    <w:multiLevelType w:val="hybridMultilevel"/>
    <w:tmpl w:val="2458B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8503B08"/>
    <w:multiLevelType w:val="hybridMultilevel"/>
    <w:tmpl w:val="A40C0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FE80925"/>
    <w:multiLevelType w:val="hybridMultilevel"/>
    <w:tmpl w:val="5B541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0561C98"/>
    <w:multiLevelType w:val="hybridMultilevel"/>
    <w:tmpl w:val="11EC0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34F187E"/>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63870AD8"/>
    <w:multiLevelType w:val="hybridMultilevel"/>
    <w:tmpl w:val="699E2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7877429"/>
    <w:multiLevelType w:val="hybridMultilevel"/>
    <w:tmpl w:val="58A07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CB362D7"/>
    <w:multiLevelType w:val="hybridMultilevel"/>
    <w:tmpl w:val="A582F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6957EED"/>
    <w:multiLevelType w:val="hybridMultilevel"/>
    <w:tmpl w:val="6818CA44"/>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09073978">
    <w:abstractNumId w:val="3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6"/>
  </w:num>
  <w:num w:numId="43" w16cid:durableId="1695883432">
    <w:abstractNumId w:val="24"/>
  </w:num>
  <w:num w:numId="44" w16cid:durableId="720713117">
    <w:abstractNumId w:val="17"/>
  </w:num>
  <w:num w:numId="45" w16cid:durableId="837157362">
    <w:abstractNumId w:val="20"/>
  </w:num>
  <w:num w:numId="46" w16cid:durableId="969700227">
    <w:abstractNumId w:val="36"/>
  </w:num>
  <w:num w:numId="47" w16cid:durableId="1227297939">
    <w:abstractNumId w:val="47"/>
  </w:num>
  <w:num w:numId="48" w16cid:durableId="1337345354">
    <w:abstractNumId w:val="16"/>
  </w:num>
  <w:num w:numId="49" w16cid:durableId="1023088630">
    <w:abstractNumId w:val="23"/>
  </w:num>
  <w:num w:numId="50" w16cid:durableId="1008172711">
    <w:abstractNumId w:val="45"/>
  </w:num>
  <w:num w:numId="51" w16cid:durableId="721443610">
    <w:abstractNumId w:val="37"/>
  </w:num>
  <w:num w:numId="52" w16cid:durableId="357127660">
    <w:abstractNumId w:val="41"/>
  </w:num>
  <w:num w:numId="53" w16cid:durableId="413671729">
    <w:abstractNumId w:val="27"/>
  </w:num>
  <w:num w:numId="54" w16cid:durableId="1844739277">
    <w:abstractNumId w:val="32"/>
  </w:num>
  <w:num w:numId="55" w16cid:durableId="1232346540">
    <w:abstractNumId w:val="39"/>
  </w:num>
  <w:num w:numId="56" w16cid:durableId="599263091">
    <w:abstractNumId w:val="42"/>
  </w:num>
  <w:num w:numId="57" w16cid:durableId="1443842493">
    <w:abstractNumId w:val="15"/>
  </w:num>
  <w:num w:numId="58" w16cid:durableId="344749261">
    <w:abstractNumId w:val="40"/>
  </w:num>
  <w:num w:numId="59" w16cid:durableId="945500805">
    <w:abstractNumId w:val="34"/>
  </w:num>
  <w:num w:numId="60" w16cid:durableId="1990090069">
    <w:abstractNumId w:val="25"/>
  </w:num>
  <w:num w:numId="61" w16cid:durableId="28069306">
    <w:abstractNumId w:val="53"/>
  </w:num>
  <w:num w:numId="62" w16cid:durableId="191768365">
    <w:abstractNumId w:val="43"/>
  </w:num>
  <w:num w:numId="63" w16cid:durableId="140969371">
    <w:abstractNumId w:val="38"/>
  </w:num>
  <w:num w:numId="64" w16cid:durableId="868296100">
    <w:abstractNumId w:val="33"/>
  </w:num>
  <w:num w:numId="65" w16cid:durableId="1754812119">
    <w:abstractNumId w:val="52"/>
  </w:num>
  <w:num w:numId="66" w16cid:durableId="861087156">
    <w:abstractNumId w:val="21"/>
  </w:num>
  <w:num w:numId="67" w16cid:durableId="351420608">
    <w:abstractNumId w:val="44"/>
  </w:num>
  <w:num w:numId="68" w16cid:durableId="392394214">
    <w:abstractNumId w:val="19"/>
  </w:num>
  <w:num w:numId="69" w16cid:durableId="285700164">
    <w:abstractNumId w:val="31"/>
  </w:num>
  <w:num w:numId="70" w16cid:durableId="2073308168">
    <w:abstractNumId w:val="14"/>
  </w:num>
  <w:num w:numId="71" w16cid:durableId="353532726">
    <w:abstractNumId w:val="10"/>
  </w:num>
  <w:num w:numId="72" w16cid:durableId="969018854">
    <w:abstractNumId w:val="12"/>
  </w:num>
  <w:num w:numId="73" w16cid:durableId="1276642615">
    <w:abstractNumId w:val="13"/>
  </w:num>
  <w:num w:numId="74" w16cid:durableId="1362166971">
    <w:abstractNumId w:val="22"/>
  </w:num>
  <w:num w:numId="75" w16cid:durableId="265769943">
    <w:abstractNumId w:val="11"/>
  </w:num>
  <w:num w:numId="76" w16cid:durableId="62261024">
    <w:abstractNumId w:val="50"/>
  </w:num>
  <w:num w:numId="77" w16cid:durableId="254360224">
    <w:abstractNumId w:val="49"/>
  </w:num>
  <w:num w:numId="78" w16cid:durableId="372190756">
    <w:abstractNumId w:val="28"/>
  </w:num>
  <w:num w:numId="79" w16cid:durableId="72363187">
    <w:abstractNumId w:val="29"/>
  </w:num>
  <w:num w:numId="80" w16cid:durableId="1601985264">
    <w:abstractNumId w:val="18"/>
  </w:num>
  <w:num w:numId="81" w16cid:durableId="1722971490">
    <w:abstractNumId w:val="51"/>
  </w:num>
  <w:num w:numId="82" w16cid:durableId="118963314">
    <w:abstractNumId w:val="30"/>
  </w:num>
  <w:num w:numId="83" w16cid:durableId="1305699708">
    <w:abstractNumId w:val="46"/>
  </w:num>
  <w:num w:numId="84" w16cid:durableId="1264344508">
    <w:abstractNumId w:val="4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ing, Jessica">
    <w15:presenceInfo w15:providerId="AD" w15:userId="S::jessding@umich.edu::42002516-4aad-4fb5-bb9b-fbc45ab434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4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59495472064"/>
    <w:docVar w:name="VerbatimVersion" w:val="6.0.0"/>
    <w:docVar w:name="WordVersion" w:val="16.0"/>
  </w:docVars>
  <w:rsids>
    <w:rsidRoot w:val="00244631"/>
    <w:rsid w:val="00001C7E"/>
    <w:rsid w:val="00001DD7"/>
    <w:rsid w:val="0000487C"/>
    <w:rsid w:val="00011FEF"/>
    <w:rsid w:val="00013C8B"/>
    <w:rsid w:val="00023AEF"/>
    <w:rsid w:val="000250CA"/>
    <w:rsid w:val="00032119"/>
    <w:rsid w:val="000427BD"/>
    <w:rsid w:val="00043C82"/>
    <w:rsid w:val="00050713"/>
    <w:rsid w:val="00053945"/>
    <w:rsid w:val="00053D0F"/>
    <w:rsid w:val="00056966"/>
    <w:rsid w:val="000615B0"/>
    <w:rsid w:val="00063921"/>
    <w:rsid w:val="000657E9"/>
    <w:rsid w:val="00066AAE"/>
    <w:rsid w:val="00066D2C"/>
    <w:rsid w:val="0007232D"/>
    <w:rsid w:val="0007328F"/>
    <w:rsid w:val="00074F1E"/>
    <w:rsid w:val="0007573B"/>
    <w:rsid w:val="0007578B"/>
    <w:rsid w:val="0007692C"/>
    <w:rsid w:val="00076EA7"/>
    <w:rsid w:val="00080E37"/>
    <w:rsid w:val="00080F27"/>
    <w:rsid w:val="00084680"/>
    <w:rsid w:val="000860BC"/>
    <w:rsid w:val="000912B1"/>
    <w:rsid w:val="00093AB9"/>
    <w:rsid w:val="00094DF4"/>
    <w:rsid w:val="000961CD"/>
    <w:rsid w:val="000A0198"/>
    <w:rsid w:val="000A0585"/>
    <w:rsid w:val="000A218A"/>
    <w:rsid w:val="000A239C"/>
    <w:rsid w:val="000A4AE6"/>
    <w:rsid w:val="000A5EE1"/>
    <w:rsid w:val="000B01F2"/>
    <w:rsid w:val="000B3425"/>
    <w:rsid w:val="000B5FBB"/>
    <w:rsid w:val="000B6974"/>
    <w:rsid w:val="000B6B3E"/>
    <w:rsid w:val="000C137E"/>
    <w:rsid w:val="000C25F4"/>
    <w:rsid w:val="000C7BD9"/>
    <w:rsid w:val="000D0D08"/>
    <w:rsid w:val="000D0F0B"/>
    <w:rsid w:val="000D1569"/>
    <w:rsid w:val="000D739E"/>
    <w:rsid w:val="000D7A2C"/>
    <w:rsid w:val="000E03C1"/>
    <w:rsid w:val="000E0913"/>
    <w:rsid w:val="000E13F7"/>
    <w:rsid w:val="000E2525"/>
    <w:rsid w:val="000F5C68"/>
    <w:rsid w:val="000F6390"/>
    <w:rsid w:val="000F6530"/>
    <w:rsid w:val="000F775F"/>
    <w:rsid w:val="001013A4"/>
    <w:rsid w:val="001014FC"/>
    <w:rsid w:val="0010417F"/>
    <w:rsid w:val="00105540"/>
    <w:rsid w:val="00105C8A"/>
    <w:rsid w:val="001119CE"/>
    <w:rsid w:val="001128A3"/>
    <w:rsid w:val="0011399C"/>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3FF"/>
    <w:rsid w:val="00150A2E"/>
    <w:rsid w:val="00152BF7"/>
    <w:rsid w:val="00163574"/>
    <w:rsid w:val="001645D4"/>
    <w:rsid w:val="0016567B"/>
    <w:rsid w:val="0016568A"/>
    <w:rsid w:val="00167FCB"/>
    <w:rsid w:val="00170A72"/>
    <w:rsid w:val="00171A2A"/>
    <w:rsid w:val="001723BA"/>
    <w:rsid w:val="00175A0C"/>
    <w:rsid w:val="00180A4E"/>
    <w:rsid w:val="00181F58"/>
    <w:rsid w:val="00185743"/>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BCA"/>
    <w:rsid w:val="001C48D7"/>
    <w:rsid w:val="001D1994"/>
    <w:rsid w:val="001D6D5C"/>
    <w:rsid w:val="001D7A6D"/>
    <w:rsid w:val="001E4A64"/>
    <w:rsid w:val="001E61F5"/>
    <w:rsid w:val="001E78CF"/>
    <w:rsid w:val="001F0C01"/>
    <w:rsid w:val="001F1F4D"/>
    <w:rsid w:val="002005AF"/>
    <w:rsid w:val="00200C1A"/>
    <w:rsid w:val="002052E3"/>
    <w:rsid w:val="00210DC2"/>
    <w:rsid w:val="002110D6"/>
    <w:rsid w:val="002150AC"/>
    <w:rsid w:val="002152F9"/>
    <w:rsid w:val="0021530A"/>
    <w:rsid w:val="002160F1"/>
    <w:rsid w:val="002212A9"/>
    <w:rsid w:val="002234FB"/>
    <w:rsid w:val="00225437"/>
    <w:rsid w:val="002263A1"/>
    <w:rsid w:val="00232746"/>
    <w:rsid w:val="002332CD"/>
    <w:rsid w:val="00236707"/>
    <w:rsid w:val="00241116"/>
    <w:rsid w:val="0024328E"/>
    <w:rsid w:val="00244631"/>
    <w:rsid w:val="00246CA4"/>
    <w:rsid w:val="002508CB"/>
    <w:rsid w:val="002514A7"/>
    <w:rsid w:val="00253733"/>
    <w:rsid w:val="00253925"/>
    <w:rsid w:val="00256AC0"/>
    <w:rsid w:val="002573AF"/>
    <w:rsid w:val="00263CC5"/>
    <w:rsid w:val="00271866"/>
    <w:rsid w:val="00276E12"/>
    <w:rsid w:val="00277438"/>
    <w:rsid w:val="00277BB1"/>
    <w:rsid w:val="00281B05"/>
    <w:rsid w:val="00282932"/>
    <w:rsid w:val="00282FFC"/>
    <w:rsid w:val="00287633"/>
    <w:rsid w:val="002878D0"/>
    <w:rsid w:val="00290F1B"/>
    <w:rsid w:val="00291C09"/>
    <w:rsid w:val="00293710"/>
    <w:rsid w:val="00294C6F"/>
    <w:rsid w:val="002A3018"/>
    <w:rsid w:val="002A4530"/>
    <w:rsid w:val="002A4DA5"/>
    <w:rsid w:val="002A57B1"/>
    <w:rsid w:val="002B2116"/>
    <w:rsid w:val="002B23AE"/>
    <w:rsid w:val="002B3050"/>
    <w:rsid w:val="002B4D06"/>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82"/>
    <w:rsid w:val="003106D9"/>
    <w:rsid w:val="00311112"/>
    <w:rsid w:val="00311C1F"/>
    <w:rsid w:val="0031266A"/>
    <w:rsid w:val="0031761F"/>
    <w:rsid w:val="00323E50"/>
    <w:rsid w:val="003264E7"/>
    <w:rsid w:val="00333A69"/>
    <w:rsid w:val="003352D6"/>
    <w:rsid w:val="00341512"/>
    <w:rsid w:val="0034421B"/>
    <w:rsid w:val="00345BF2"/>
    <w:rsid w:val="00347131"/>
    <w:rsid w:val="003479B5"/>
    <w:rsid w:val="003500B6"/>
    <w:rsid w:val="00351CEE"/>
    <w:rsid w:val="00352622"/>
    <w:rsid w:val="00355B45"/>
    <w:rsid w:val="00361FA0"/>
    <w:rsid w:val="003662DB"/>
    <w:rsid w:val="00367D96"/>
    <w:rsid w:val="003706D8"/>
    <w:rsid w:val="003717B2"/>
    <w:rsid w:val="00373B7F"/>
    <w:rsid w:val="003753F6"/>
    <w:rsid w:val="00376719"/>
    <w:rsid w:val="003779C8"/>
    <w:rsid w:val="00382DF7"/>
    <w:rsid w:val="0039157C"/>
    <w:rsid w:val="00392D93"/>
    <w:rsid w:val="00393EF2"/>
    <w:rsid w:val="00394F71"/>
    <w:rsid w:val="00396D52"/>
    <w:rsid w:val="003977DA"/>
    <w:rsid w:val="003A46B4"/>
    <w:rsid w:val="003A5CE8"/>
    <w:rsid w:val="003A6386"/>
    <w:rsid w:val="003A698D"/>
    <w:rsid w:val="003B17B3"/>
    <w:rsid w:val="003B4705"/>
    <w:rsid w:val="003B4F86"/>
    <w:rsid w:val="003B734D"/>
    <w:rsid w:val="003C177C"/>
    <w:rsid w:val="003C251E"/>
    <w:rsid w:val="003C331E"/>
    <w:rsid w:val="003C3CCA"/>
    <w:rsid w:val="003C6CA9"/>
    <w:rsid w:val="003D3B44"/>
    <w:rsid w:val="003D4150"/>
    <w:rsid w:val="003D5367"/>
    <w:rsid w:val="003E1B8C"/>
    <w:rsid w:val="003E517D"/>
    <w:rsid w:val="003F3920"/>
    <w:rsid w:val="003F4D5F"/>
    <w:rsid w:val="004039A4"/>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347"/>
    <w:rsid w:val="00474720"/>
    <w:rsid w:val="00480A40"/>
    <w:rsid w:val="004827C9"/>
    <w:rsid w:val="00486F5E"/>
    <w:rsid w:val="004875B9"/>
    <w:rsid w:val="00491C5F"/>
    <w:rsid w:val="0049341D"/>
    <w:rsid w:val="00493AA8"/>
    <w:rsid w:val="004A2B4E"/>
    <w:rsid w:val="004A40AB"/>
    <w:rsid w:val="004A539A"/>
    <w:rsid w:val="004A74B8"/>
    <w:rsid w:val="004B05E9"/>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881"/>
    <w:rsid w:val="004E6CD8"/>
    <w:rsid w:val="004E6F12"/>
    <w:rsid w:val="004E746C"/>
    <w:rsid w:val="004E7533"/>
    <w:rsid w:val="004F16CA"/>
    <w:rsid w:val="004F4139"/>
    <w:rsid w:val="004F59E2"/>
    <w:rsid w:val="004F682B"/>
    <w:rsid w:val="00500F93"/>
    <w:rsid w:val="005015BF"/>
    <w:rsid w:val="00503593"/>
    <w:rsid w:val="005036B1"/>
    <w:rsid w:val="00511177"/>
    <w:rsid w:val="005125C9"/>
    <w:rsid w:val="00515BDD"/>
    <w:rsid w:val="00520454"/>
    <w:rsid w:val="00521B9F"/>
    <w:rsid w:val="00525647"/>
    <w:rsid w:val="005268F8"/>
    <w:rsid w:val="0053626E"/>
    <w:rsid w:val="00544936"/>
    <w:rsid w:val="005449A8"/>
    <w:rsid w:val="0055242A"/>
    <w:rsid w:val="005525AE"/>
    <w:rsid w:val="005546C5"/>
    <w:rsid w:val="005558FC"/>
    <w:rsid w:val="00557A6E"/>
    <w:rsid w:val="00557B59"/>
    <w:rsid w:val="00565142"/>
    <w:rsid w:val="00567D6A"/>
    <w:rsid w:val="00567D90"/>
    <w:rsid w:val="0057029E"/>
    <w:rsid w:val="00573639"/>
    <w:rsid w:val="00575723"/>
    <w:rsid w:val="00583644"/>
    <w:rsid w:val="00585F11"/>
    <w:rsid w:val="00587E1F"/>
    <w:rsid w:val="005906F9"/>
    <w:rsid w:val="005932B4"/>
    <w:rsid w:val="005A3550"/>
    <w:rsid w:val="005A4DE4"/>
    <w:rsid w:val="005A6204"/>
    <w:rsid w:val="005A6D5A"/>
    <w:rsid w:val="005A77BB"/>
    <w:rsid w:val="005B10FD"/>
    <w:rsid w:val="005B41CE"/>
    <w:rsid w:val="005B566C"/>
    <w:rsid w:val="005B5DC5"/>
    <w:rsid w:val="005B6286"/>
    <w:rsid w:val="005B7D16"/>
    <w:rsid w:val="005C1630"/>
    <w:rsid w:val="005C2AEB"/>
    <w:rsid w:val="005C5B70"/>
    <w:rsid w:val="005D027B"/>
    <w:rsid w:val="005D3400"/>
    <w:rsid w:val="005D3778"/>
    <w:rsid w:val="005D388F"/>
    <w:rsid w:val="005D45F4"/>
    <w:rsid w:val="005D700C"/>
    <w:rsid w:val="005E0F22"/>
    <w:rsid w:val="005E43F7"/>
    <w:rsid w:val="005E4F32"/>
    <w:rsid w:val="005E5941"/>
    <w:rsid w:val="005E6678"/>
    <w:rsid w:val="005E7659"/>
    <w:rsid w:val="005E78A2"/>
    <w:rsid w:val="005F1F16"/>
    <w:rsid w:val="005F5E14"/>
    <w:rsid w:val="005F629A"/>
    <w:rsid w:val="00610560"/>
    <w:rsid w:val="006149F4"/>
    <w:rsid w:val="006172CB"/>
    <w:rsid w:val="006222B7"/>
    <w:rsid w:val="00622773"/>
    <w:rsid w:val="00622C58"/>
    <w:rsid w:val="0062614B"/>
    <w:rsid w:val="006266E2"/>
    <w:rsid w:val="0063037B"/>
    <w:rsid w:val="00632C54"/>
    <w:rsid w:val="00635616"/>
    <w:rsid w:val="00641E99"/>
    <w:rsid w:val="006463F8"/>
    <w:rsid w:val="00647066"/>
    <w:rsid w:val="00650C88"/>
    <w:rsid w:val="0065258E"/>
    <w:rsid w:val="00655035"/>
    <w:rsid w:val="00656814"/>
    <w:rsid w:val="00657A00"/>
    <w:rsid w:val="0066152F"/>
    <w:rsid w:val="006630DE"/>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5E3E"/>
    <w:rsid w:val="006A6C0D"/>
    <w:rsid w:val="006A6C52"/>
    <w:rsid w:val="006B1653"/>
    <w:rsid w:val="006B22B8"/>
    <w:rsid w:val="006B4E4E"/>
    <w:rsid w:val="006B5952"/>
    <w:rsid w:val="006B6C5F"/>
    <w:rsid w:val="006B7E39"/>
    <w:rsid w:val="006B7F76"/>
    <w:rsid w:val="006C00BC"/>
    <w:rsid w:val="006C2072"/>
    <w:rsid w:val="006C43E7"/>
    <w:rsid w:val="006C4820"/>
    <w:rsid w:val="006C5872"/>
    <w:rsid w:val="006C60E0"/>
    <w:rsid w:val="006C676D"/>
    <w:rsid w:val="006C69E2"/>
    <w:rsid w:val="006C7825"/>
    <w:rsid w:val="006C7E1A"/>
    <w:rsid w:val="006D045D"/>
    <w:rsid w:val="006D767A"/>
    <w:rsid w:val="006E0EBF"/>
    <w:rsid w:val="006E2A45"/>
    <w:rsid w:val="006E37D4"/>
    <w:rsid w:val="006F3768"/>
    <w:rsid w:val="006F71DE"/>
    <w:rsid w:val="00704573"/>
    <w:rsid w:val="00705A90"/>
    <w:rsid w:val="007072CC"/>
    <w:rsid w:val="0071254A"/>
    <w:rsid w:val="00712582"/>
    <w:rsid w:val="007131D2"/>
    <w:rsid w:val="00713917"/>
    <w:rsid w:val="00717AF8"/>
    <w:rsid w:val="00720F86"/>
    <w:rsid w:val="00722E77"/>
    <w:rsid w:val="007245F1"/>
    <w:rsid w:val="007247B8"/>
    <w:rsid w:val="0072731C"/>
    <w:rsid w:val="0072786F"/>
    <w:rsid w:val="0073056C"/>
    <w:rsid w:val="007336DE"/>
    <w:rsid w:val="00735B1F"/>
    <w:rsid w:val="00737502"/>
    <w:rsid w:val="00740B3A"/>
    <w:rsid w:val="00740C8B"/>
    <w:rsid w:val="00743263"/>
    <w:rsid w:val="007454B6"/>
    <w:rsid w:val="0074789B"/>
    <w:rsid w:val="0075351F"/>
    <w:rsid w:val="00754ABD"/>
    <w:rsid w:val="00754D3B"/>
    <w:rsid w:val="00760D6A"/>
    <w:rsid w:val="0076343C"/>
    <w:rsid w:val="00764C12"/>
    <w:rsid w:val="007750DF"/>
    <w:rsid w:val="00777C19"/>
    <w:rsid w:val="00781EEA"/>
    <w:rsid w:val="00782487"/>
    <w:rsid w:val="00784C8D"/>
    <w:rsid w:val="00785E47"/>
    <w:rsid w:val="007873F5"/>
    <w:rsid w:val="0078760F"/>
    <w:rsid w:val="0079136A"/>
    <w:rsid w:val="007915B5"/>
    <w:rsid w:val="00792AD8"/>
    <w:rsid w:val="00792D84"/>
    <w:rsid w:val="00795030"/>
    <w:rsid w:val="00795A26"/>
    <w:rsid w:val="007A00CB"/>
    <w:rsid w:val="007A312F"/>
    <w:rsid w:val="007A7EAB"/>
    <w:rsid w:val="007B5238"/>
    <w:rsid w:val="007C0AED"/>
    <w:rsid w:val="007C0BEE"/>
    <w:rsid w:val="007C42F3"/>
    <w:rsid w:val="007C44CF"/>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626"/>
    <w:rsid w:val="007F4683"/>
    <w:rsid w:val="007F55A4"/>
    <w:rsid w:val="007F6D54"/>
    <w:rsid w:val="007F7C5E"/>
    <w:rsid w:val="00800BF1"/>
    <w:rsid w:val="00803494"/>
    <w:rsid w:val="0080587F"/>
    <w:rsid w:val="00806B14"/>
    <w:rsid w:val="008114D4"/>
    <w:rsid w:val="0081234D"/>
    <w:rsid w:val="00812D2D"/>
    <w:rsid w:val="00817A64"/>
    <w:rsid w:val="00817D41"/>
    <w:rsid w:val="008202F7"/>
    <w:rsid w:val="008247A4"/>
    <w:rsid w:val="00825D47"/>
    <w:rsid w:val="008272A6"/>
    <w:rsid w:val="008277B2"/>
    <w:rsid w:val="00832202"/>
    <w:rsid w:val="0083258C"/>
    <w:rsid w:val="00833D6C"/>
    <w:rsid w:val="00841328"/>
    <w:rsid w:val="00841CCC"/>
    <w:rsid w:val="00844377"/>
    <w:rsid w:val="008443EF"/>
    <w:rsid w:val="00846F90"/>
    <w:rsid w:val="00852FB9"/>
    <w:rsid w:val="008536B7"/>
    <w:rsid w:val="00853A9C"/>
    <w:rsid w:val="00860F34"/>
    <w:rsid w:val="00862AC4"/>
    <w:rsid w:val="0086319B"/>
    <w:rsid w:val="008674A6"/>
    <w:rsid w:val="00867BD8"/>
    <w:rsid w:val="0087210F"/>
    <w:rsid w:val="0087564D"/>
    <w:rsid w:val="00876000"/>
    <w:rsid w:val="00877D8F"/>
    <w:rsid w:val="00881C68"/>
    <w:rsid w:val="0088436E"/>
    <w:rsid w:val="00885CDE"/>
    <w:rsid w:val="0089108B"/>
    <w:rsid w:val="00892EE6"/>
    <w:rsid w:val="008931B4"/>
    <w:rsid w:val="008973A2"/>
    <w:rsid w:val="008A0E76"/>
    <w:rsid w:val="008A42FE"/>
    <w:rsid w:val="008A4F23"/>
    <w:rsid w:val="008A713B"/>
    <w:rsid w:val="008B3B9F"/>
    <w:rsid w:val="008B4AEA"/>
    <w:rsid w:val="008B4FBE"/>
    <w:rsid w:val="008B6039"/>
    <w:rsid w:val="008C2555"/>
    <w:rsid w:val="008C29FB"/>
    <w:rsid w:val="008C5B87"/>
    <w:rsid w:val="008D0448"/>
    <w:rsid w:val="008D0677"/>
    <w:rsid w:val="008D0C9E"/>
    <w:rsid w:val="008D2F03"/>
    <w:rsid w:val="008D6762"/>
    <w:rsid w:val="008E30D8"/>
    <w:rsid w:val="008E447C"/>
    <w:rsid w:val="008E49FA"/>
    <w:rsid w:val="008E596E"/>
    <w:rsid w:val="008E6741"/>
    <w:rsid w:val="008F04C5"/>
    <w:rsid w:val="008F125D"/>
    <w:rsid w:val="008F6A4E"/>
    <w:rsid w:val="00901E9C"/>
    <w:rsid w:val="00906F79"/>
    <w:rsid w:val="00907369"/>
    <w:rsid w:val="00910B12"/>
    <w:rsid w:val="00912404"/>
    <w:rsid w:val="009144AB"/>
    <w:rsid w:val="00920B9A"/>
    <w:rsid w:val="009249C5"/>
    <w:rsid w:val="009254FD"/>
    <w:rsid w:val="00925558"/>
    <w:rsid w:val="00925B25"/>
    <w:rsid w:val="009263C9"/>
    <w:rsid w:val="00930B2A"/>
    <w:rsid w:val="009325B9"/>
    <w:rsid w:val="00932E74"/>
    <w:rsid w:val="00936F03"/>
    <w:rsid w:val="0094018B"/>
    <w:rsid w:val="009418E3"/>
    <w:rsid w:val="009435BB"/>
    <w:rsid w:val="00943B02"/>
    <w:rsid w:val="009511E2"/>
    <w:rsid w:val="00953429"/>
    <w:rsid w:val="009539A4"/>
    <w:rsid w:val="009569E3"/>
    <w:rsid w:val="00960035"/>
    <w:rsid w:val="0096040F"/>
    <w:rsid w:val="0096145A"/>
    <w:rsid w:val="009632EF"/>
    <w:rsid w:val="00971F6D"/>
    <w:rsid w:val="00973D8A"/>
    <w:rsid w:val="009804B4"/>
    <w:rsid w:val="00980709"/>
    <w:rsid w:val="0098278C"/>
    <w:rsid w:val="00991819"/>
    <w:rsid w:val="00992BBB"/>
    <w:rsid w:val="009942C9"/>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09F"/>
    <w:rsid w:val="00A035A3"/>
    <w:rsid w:val="00A05502"/>
    <w:rsid w:val="00A10CC0"/>
    <w:rsid w:val="00A1128F"/>
    <w:rsid w:val="00A15ADA"/>
    <w:rsid w:val="00A16440"/>
    <w:rsid w:val="00A169AC"/>
    <w:rsid w:val="00A2231D"/>
    <w:rsid w:val="00A2334F"/>
    <w:rsid w:val="00A243BD"/>
    <w:rsid w:val="00A250AA"/>
    <w:rsid w:val="00A277E6"/>
    <w:rsid w:val="00A30A8F"/>
    <w:rsid w:val="00A3174A"/>
    <w:rsid w:val="00A35A28"/>
    <w:rsid w:val="00A368EF"/>
    <w:rsid w:val="00A370AB"/>
    <w:rsid w:val="00A37911"/>
    <w:rsid w:val="00A41505"/>
    <w:rsid w:val="00A4414C"/>
    <w:rsid w:val="00A47EF1"/>
    <w:rsid w:val="00A51D29"/>
    <w:rsid w:val="00A52AA6"/>
    <w:rsid w:val="00A54D46"/>
    <w:rsid w:val="00A56998"/>
    <w:rsid w:val="00A56D51"/>
    <w:rsid w:val="00A60D18"/>
    <w:rsid w:val="00A61207"/>
    <w:rsid w:val="00A61700"/>
    <w:rsid w:val="00A61C46"/>
    <w:rsid w:val="00A62027"/>
    <w:rsid w:val="00A6285C"/>
    <w:rsid w:val="00A663F3"/>
    <w:rsid w:val="00A669F1"/>
    <w:rsid w:val="00A67489"/>
    <w:rsid w:val="00A7268C"/>
    <w:rsid w:val="00A74365"/>
    <w:rsid w:val="00A745BF"/>
    <w:rsid w:val="00A74A79"/>
    <w:rsid w:val="00A74E46"/>
    <w:rsid w:val="00A75EB4"/>
    <w:rsid w:val="00A81524"/>
    <w:rsid w:val="00A81D60"/>
    <w:rsid w:val="00A90163"/>
    <w:rsid w:val="00A93934"/>
    <w:rsid w:val="00AA0A76"/>
    <w:rsid w:val="00AA1AC0"/>
    <w:rsid w:val="00AA3B66"/>
    <w:rsid w:val="00AA5803"/>
    <w:rsid w:val="00AA584F"/>
    <w:rsid w:val="00AA6205"/>
    <w:rsid w:val="00AB2843"/>
    <w:rsid w:val="00AB3118"/>
    <w:rsid w:val="00AB486A"/>
    <w:rsid w:val="00AB6564"/>
    <w:rsid w:val="00AB6F32"/>
    <w:rsid w:val="00AC46C7"/>
    <w:rsid w:val="00AC5B71"/>
    <w:rsid w:val="00AC5F18"/>
    <w:rsid w:val="00AC6ED5"/>
    <w:rsid w:val="00AC7813"/>
    <w:rsid w:val="00AE00AE"/>
    <w:rsid w:val="00AE3862"/>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359"/>
    <w:rsid w:val="00B17927"/>
    <w:rsid w:val="00B2113E"/>
    <w:rsid w:val="00B2123B"/>
    <w:rsid w:val="00B2410E"/>
    <w:rsid w:val="00B264B5"/>
    <w:rsid w:val="00B2727D"/>
    <w:rsid w:val="00B301A2"/>
    <w:rsid w:val="00B31350"/>
    <w:rsid w:val="00B315A8"/>
    <w:rsid w:val="00B31A89"/>
    <w:rsid w:val="00B32C3E"/>
    <w:rsid w:val="00B41D37"/>
    <w:rsid w:val="00B45128"/>
    <w:rsid w:val="00B53DB3"/>
    <w:rsid w:val="00B55644"/>
    <w:rsid w:val="00B66AF2"/>
    <w:rsid w:val="00B72848"/>
    <w:rsid w:val="00B73D4A"/>
    <w:rsid w:val="00B74544"/>
    <w:rsid w:val="00B77754"/>
    <w:rsid w:val="00B81054"/>
    <w:rsid w:val="00B81708"/>
    <w:rsid w:val="00B820DB"/>
    <w:rsid w:val="00B837F0"/>
    <w:rsid w:val="00B83896"/>
    <w:rsid w:val="00B860A9"/>
    <w:rsid w:val="00B93059"/>
    <w:rsid w:val="00B97264"/>
    <w:rsid w:val="00BA0143"/>
    <w:rsid w:val="00BA0D65"/>
    <w:rsid w:val="00BA227A"/>
    <w:rsid w:val="00BA4C69"/>
    <w:rsid w:val="00BA61AF"/>
    <w:rsid w:val="00BB1385"/>
    <w:rsid w:val="00BB1630"/>
    <w:rsid w:val="00BB6860"/>
    <w:rsid w:val="00BC3256"/>
    <w:rsid w:val="00BC3592"/>
    <w:rsid w:val="00BC36DF"/>
    <w:rsid w:val="00BC4B41"/>
    <w:rsid w:val="00BC66ED"/>
    <w:rsid w:val="00BD11D3"/>
    <w:rsid w:val="00BD2B47"/>
    <w:rsid w:val="00BD2CAA"/>
    <w:rsid w:val="00BD387B"/>
    <w:rsid w:val="00BD3B65"/>
    <w:rsid w:val="00BD63B2"/>
    <w:rsid w:val="00BE15C6"/>
    <w:rsid w:val="00BE1C5C"/>
    <w:rsid w:val="00BE240A"/>
    <w:rsid w:val="00BE3E67"/>
    <w:rsid w:val="00BE50E6"/>
    <w:rsid w:val="00BE61B2"/>
    <w:rsid w:val="00BE7CC3"/>
    <w:rsid w:val="00BF2B0D"/>
    <w:rsid w:val="00BF4E3B"/>
    <w:rsid w:val="00BF5454"/>
    <w:rsid w:val="00BF7EC9"/>
    <w:rsid w:val="00C00D8A"/>
    <w:rsid w:val="00C01C49"/>
    <w:rsid w:val="00C066E6"/>
    <w:rsid w:val="00C110C0"/>
    <w:rsid w:val="00C12370"/>
    <w:rsid w:val="00C14912"/>
    <w:rsid w:val="00C15000"/>
    <w:rsid w:val="00C15897"/>
    <w:rsid w:val="00C1616B"/>
    <w:rsid w:val="00C16B21"/>
    <w:rsid w:val="00C16DFC"/>
    <w:rsid w:val="00C2079E"/>
    <w:rsid w:val="00C221CD"/>
    <w:rsid w:val="00C273F2"/>
    <w:rsid w:val="00C27729"/>
    <w:rsid w:val="00C312FA"/>
    <w:rsid w:val="00C332C4"/>
    <w:rsid w:val="00C334F5"/>
    <w:rsid w:val="00C35A03"/>
    <w:rsid w:val="00C36A05"/>
    <w:rsid w:val="00C40BA5"/>
    <w:rsid w:val="00C432D9"/>
    <w:rsid w:val="00C43434"/>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62E"/>
    <w:rsid w:val="00C77A6B"/>
    <w:rsid w:val="00C816E6"/>
    <w:rsid w:val="00C82587"/>
    <w:rsid w:val="00C84097"/>
    <w:rsid w:val="00C849D5"/>
    <w:rsid w:val="00C87FA4"/>
    <w:rsid w:val="00C9181A"/>
    <w:rsid w:val="00C9487D"/>
    <w:rsid w:val="00C955CB"/>
    <w:rsid w:val="00C95664"/>
    <w:rsid w:val="00C96E53"/>
    <w:rsid w:val="00C97ABB"/>
    <w:rsid w:val="00CA1597"/>
    <w:rsid w:val="00CA1D6A"/>
    <w:rsid w:val="00CA217C"/>
    <w:rsid w:val="00CA25CC"/>
    <w:rsid w:val="00CA2BA2"/>
    <w:rsid w:val="00CA3ACE"/>
    <w:rsid w:val="00CA5FFF"/>
    <w:rsid w:val="00CA7F86"/>
    <w:rsid w:val="00CB1E7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3F3"/>
    <w:rsid w:val="00D13012"/>
    <w:rsid w:val="00D14159"/>
    <w:rsid w:val="00D1432D"/>
    <w:rsid w:val="00D14990"/>
    <w:rsid w:val="00D20580"/>
    <w:rsid w:val="00D24268"/>
    <w:rsid w:val="00D25BE6"/>
    <w:rsid w:val="00D321DB"/>
    <w:rsid w:val="00D32460"/>
    <w:rsid w:val="00D32EBF"/>
    <w:rsid w:val="00D343B3"/>
    <w:rsid w:val="00D35073"/>
    <w:rsid w:val="00D36085"/>
    <w:rsid w:val="00D421D9"/>
    <w:rsid w:val="00D4319F"/>
    <w:rsid w:val="00D464D3"/>
    <w:rsid w:val="00D47529"/>
    <w:rsid w:val="00D47713"/>
    <w:rsid w:val="00D51103"/>
    <w:rsid w:val="00D517CC"/>
    <w:rsid w:val="00D53B1C"/>
    <w:rsid w:val="00D55A7A"/>
    <w:rsid w:val="00D568D5"/>
    <w:rsid w:val="00D56B6F"/>
    <w:rsid w:val="00D57878"/>
    <w:rsid w:val="00D57CBF"/>
    <w:rsid w:val="00D60AB7"/>
    <w:rsid w:val="00D6226F"/>
    <w:rsid w:val="00D70E15"/>
    <w:rsid w:val="00D714E5"/>
    <w:rsid w:val="00D7546D"/>
    <w:rsid w:val="00D75C54"/>
    <w:rsid w:val="00D839C5"/>
    <w:rsid w:val="00D84043"/>
    <w:rsid w:val="00D85920"/>
    <w:rsid w:val="00D91348"/>
    <w:rsid w:val="00D9566D"/>
    <w:rsid w:val="00DA05BA"/>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746"/>
    <w:rsid w:val="00DF139C"/>
    <w:rsid w:val="00DF7D53"/>
    <w:rsid w:val="00E12F22"/>
    <w:rsid w:val="00E13540"/>
    <w:rsid w:val="00E165FC"/>
    <w:rsid w:val="00E168D7"/>
    <w:rsid w:val="00E23A47"/>
    <w:rsid w:val="00E23E0E"/>
    <w:rsid w:val="00E2482B"/>
    <w:rsid w:val="00E2592B"/>
    <w:rsid w:val="00E25D98"/>
    <w:rsid w:val="00E264F8"/>
    <w:rsid w:val="00E30C52"/>
    <w:rsid w:val="00E33666"/>
    <w:rsid w:val="00E3771A"/>
    <w:rsid w:val="00E40B45"/>
    <w:rsid w:val="00E41637"/>
    <w:rsid w:val="00E41DB1"/>
    <w:rsid w:val="00E50C30"/>
    <w:rsid w:val="00E51410"/>
    <w:rsid w:val="00E515E7"/>
    <w:rsid w:val="00E5580D"/>
    <w:rsid w:val="00E56402"/>
    <w:rsid w:val="00E56CB5"/>
    <w:rsid w:val="00E61828"/>
    <w:rsid w:val="00E65E56"/>
    <w:rsid w:val="00E664D0"/>
    <w:rsid w:val="00E66F94"/>
    <w:rsid w:val="00E670E5"/>
    <w:rsid w:val="00E6767D"/>
    <w:rsid w:val="00E717C1"/>
    <w:rsid w:val="00E719B6"/>
    <w:rsid w:val="00E71E63"/>
    <w:rsid w:val="00E76D4C"/>
    <w:rsid w:val="00E81786"/>
    <w:rsid w:val="00E85DE5"/>
    <w:rsid w:val="00E90EC0"/>
    <w:rsid w:val="00E944C1"/>
    <w:rsid w:val="00E97D8B"/>
    <w:rsid w:val="00EA5878"/>
    <w:rsid w:val="00EA666E"/>
    <w:rsid w:val="00EA68B8"/>
    <w:rsid w:val="00EA7F55"/>
    <w:rsid w:val="00EB1CE6"/>
    <w:rsid w:val="00EB1F19"/>
    <w:rsid w:val="00EB7375"/>
    <w:rsid w:val="00EC06EA"/>
    <w:rsid w:val="00EC2660"/>
    <w:rsid w:val="00EC3057"/>
    <w:rsid w:val="00EC47C5"/>
    <w:rsid w:val="00ED087B"/>
    <w:rsid w:val="00ED3D77"/>
    <w:rsid w:val="00ED5626"/>
    <w:rsid w:val="00ED5B73"/>
    <w:rsid w:val="00ED5EB9"/>
    <w:rsid w:val="00ED60E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215"/>
    <w:rsid w:val="00F32A17"/>
    <w:rsid w:val="00F349CE"/>
    <w:rsid w:val="00F34BAA"/>
    <w:rsid w:val="00F35345"/>
    <w:rsid w:val="00F355CA"/>
    <w:rsid w:val="00F355FB"/>
    <w:rsid w:val="00F35F12"/>
    <w:rsid w:val="00F40C6B"/>
    <w:rsid w:val="00F41113"/>
    <w:rsid w:val="00F44385"/>
    <w:rsid w:val="00F45C61"/>
    <w:rsid w:val="00F5002A"/>
    <w:rsid w:val="00F51138"/>
    <w:rsid w:val="00F5306F"/>
    <w:rsid w:val="00F532A6"/>
    <w:rsid w:val="00F54B59"/>
    <w:rsid w:val="00F569D6"/>
    <w:rsid w:val="00F57123"/>
    <w:rsid w:val="00F57FCC"/>
    <w:rsid w:val="00F61907"/>
    <w:rsid w:val="00F61AB2"/>
    <w:rsid w:val="00F65464"/>
    <w:rsid w:val="00F70E1C"/>
    <w:rsid w:val="00F72FCE"/>
    <w:rsid w:val="00F734F9"/>
    <w:rsid w:val="00F73F90"/>
    <w:rsid w:val="00F74D13"/>
    <w:rsid w:val="00F76E03"/>
    <w:rsid w:val="00F80FBD"/>
    <w:rsid w:val="00F849FF"/>
    <w:rsid w:val="00F86F58"/>
    <w:rsid w:val="00F936BB"/>
    <w:rsid w:val="00F93BAD"/>
    <w:rsid w:val="00F941DD"/>
    <w:rsid w:val="00F95311"/>
    <w:rsid w:val="00F95F8F"/>
    <w:rsid w:val="00FA0A18"/>
    <w:rsid w:val="00FA1BBD"/>
    <w:rsid w:val="00FA3300"/>
    <w:rsid w:val="00FA70EC"/>
    <w:rsid w:val="00FB60C6"/>
    <w:rsid w:val="00FC1707"/>
    <w:rsid w:val="00FC1C82"/>
    <w:rsid w:val="00FC1D2F"/>
    <w:rsid w:val="00FC45AC"/>
    <w:rsid w:val="00FC497D"/>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DB16EF"/>
  <w15:chartTrackingRefBased/>
  <w15:docId w15:val="{3B4F8A1B-C8FE-4525-B42C-B90C4D4F1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464D3"/>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D464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D464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D464D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D464D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D464D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446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6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6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6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464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464D3"/>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D464D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464D3"/>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D464D3"/>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D464D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D464D3"/>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D464D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D464D3"/>
    <w:rPr>
      <w:b w:val="0"/>
      <w:bCs/>
      <w:sz w:val="22"/>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D464D3"/>
    <w:rPr>
      <w:b w:val="0"/>
      <w:sz w:val="22"/>
      <w:u w:val="single"/>
    </w:rPr>
  </w:style>
  <w:style w:type="character" w:styleId="Strong">
    <w:name w:val="Strong"/>
    <w:basedOn w:val="DefaultParagraphFont"/>
    <w:uiPriority w:val="22"/>
    <w:qFormat/>
    <w:rsid w:val="00D464D3"/>
    <w:rPr>
      <w:b/>
      <w:bCs/>
    </w:rPr>
  </w:style>
  <w:style w:type="character" w:styleId="BookTitle">
    <w:name w:val="Book Title"/>
    <w:basedOn w:val="DefaultParagraphFont"/>
    <w:uiPriority w:val="33"/>
    <w:qFormat/>
    <w:rsid w:val="00D464D3"/>
    <w:rPr>
      <w:b/>
      <w:bCs/>
      <w:i/>
      <w:iCs/>
      <w:spacing w:val="5"/>
    </w:rPr>
  </w:style>
  <w:style w:type="character" w:customStyle="1" w:styleId="Heading5Char">
    <w:name w:val="Heading 5 Char"/>
    <w:basedOn w:val="DefaultParagraphFont"/>
    <w:link w:val="Heading5"/>
    <w:uiPriority w:val="9"/>
    <w:rsid w:val="00D464D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464D3"/>
  </w:style>
  <w:style w:type="paragraph" w:styleId="Header">
    <w:name w:val="header"/>
    <w:basedOn w:val="Normal"/>
    <w:link w:val="HeaderChar"/>
    <w:uiPriority w:val="99"/>
    <w:semiHidden/>
    <w:rsid w:val="00D464D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464D3"/>
    <w:rPr>
      <w:rFonts w:ascii="Calibri" w:hAnsi="Calibri" w:cs="Calibri"/>
    </w:rPr>
  </w:style>
  <w:style w:type="paragraph" w:styleId="Footer">
    <w:name w:val="footer"/>
    <w:basedOn w:val="Normal"/>
    <w:link w:val="FooterChar"/>
    <w:uiPriority w:val="99"/>
    <w:semiHidden/>
    <w:rsid w:val="00D464D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464D3"/>
    <w:rPr>
      <w:rFonts w:ascii="Calibri" w:hAnsi="Calibri" w:cs="Calibri"/>
    </w:rPr>
  </w:style>
  <w:style w:type="paragraph" w:styleId="BodyText">
    <w:name w:val="Body Text"/>
    <w:basedOn w:val="Normal"/>
    <w:link w:val="BodyTextChar"/>
    <w:uiPriority w:val="99"/>
    <w:semiHidden/>
    <w:unhideWhenUsed/>
    <w:rsid w:val="00D464D3"/>
    <w:pPr>
      <w:spacing w:after="120"/>
    </w:pPr>
  </w:style>
  <w:style w:type="character" w:customStyle="1" w:styleId="BodyTextChar">
    <w:name w:val="Body Text Char"/>
    <w:basedOn w:val="DefaultParagraphFont"/>
    <w:link w:val="BodyText"/>
    <w:uiPriority w:val="99"/>
    <w:semiHidden/>
    <w:rsid w:val="00D464D3"/>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D464D3"/>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D464D3"/>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D464D3"/>
    <w:rPr>
      <w:color w:val="0563C1" w:themeColor="hyperlink"/>
      <w:u w:val="single"/>
    </w:rPr>
  </w:style>
  <w:style w:type="character" w:styleId="UnresolvedMention">
    <w:name w:val="Unresolved Mention"/>
    <w:basedOn w:val="DefaultParagraphFont"/>
    <w:uiPriority w:val="99"/>
    <w:semiHidden/>
    <w:unhideWhenUsed/>
    <w:rsid w:val="00D464D3"/>
    <w:rPr>
      <w:color w:val="605E5C"/>
      <w:shd w:val="clear" w:color="auto" w:fill="E1DFDD"/>
    </w:rPr>
  </w:style>
  <w:style w:type="paragraph" w:customStyle="1" w:styleId="Analytics">
    <w:name w:val="Analytics"/>
    <w:link w:val="AnalyticsChar"/>
    <w:uiPriority w:val="4"/>
    <w:qFormat/>
    <w:rsid w:val="00244631"/>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244631"/>
    <w:rPr>
      <w:rFonts w:ascii="Calibri" w:eastAsiaTheme="majorEastAsia" w:hAnsi="Calibri" w:cstheme="majorBidi"/>
      <w:b/>
      <w:iCs/>
      <w:sz w:val="26"/>
      <w:szCs w:val="28"/>
    </w:rPr>
  </w:style>
  <w:style w:type="character" w:customStyle="1" w:styleId="Heading6Char">
    <w:name w:val="Heading 6 Char"/>
    <w:basedOn w:val="DefaultParagraphFont"/>
    <w:link w:val="Heading6"/>
    <w:uiPriority w:val="9"/>
    <w:semiHidden/>
    <w:rsid w:val="0024463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24463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24463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244631"/>
    <w:rPr>
      <w:rFonts w:ascii="Calibri" w:eastAsiaTheme="majorEastAsia" w:hAnsi="Calibri" w:cstheme="majorBidi"/>
      <w:color w:val="272727" w:themeColor="text1" w:themeTint="D8"/>
    </w:rPr>
  </w:style>
  <w:style w:type="paragraph" w:customStyle="1" w:styleId="Emphasis1">
    <w:name w:val="Emphasis1"/>
    <w:basedOn w:val="Normal"/>
    <w:autoRedefine/>
    <w:uiPriority w:val="8"/>
    <w:qFormat/>
    <w:rsid w:val="00244631"/>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7"/>
    <w:qFormat/>
    <w:rsid w:val="00244631"/>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244631"/>
    <w:pPr>
      <w:ind w:left="720"/>
      <w:contextualSpacing/>
    </w:pPr>
  </w:style>
  <w:style w:type="paragraph" w:customStyle="1" w:styleId="textbold">
    <w:name w:val="text bold"/>
    <w:basedOn w:val="Normal"/>
    <w:link w:val="Emphasis"/>
    <w:autoRedefine/>
    <w:uiPriority w:val="8"/>
    <w:qFormat/>
    <w:rsid w:val="00244631"/>
    <w:pPr>
      <w:widowControl w:val="0"/>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44631"/>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2446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2446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6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63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244631"/>
    <w:pPr>
      <w:spacing w:before="160"/>
      <w:jc w:val="center"/>
    </w:pPr>
    <w:rPr>
      <w:i/>
      <w:iCs/>
      <w:color w:val="404040" w:themeColor="text1" w:themeTint="BF"/>
    </w:rPr>
  </w:style>
  <w:style w:type="character" w:customStyle="1" w:styleId="QuoteChar">
    <w:name w:val="Quote Char"/>
    <w:basedOn w:val="DefaultParagraphFont"/>
    <w:link w:val="Quote"/>
    <w:uiPriority w:val="29"/>
    <w:rsid w:val="00244631"/>
    <w:rPr>
      <w:rFonts w:ascii="Calibri" w:hAnsi="Calibri" w:cs="Calibri"/>
      <w:i/>
      <w:iCs/>
      <w:color w:val="404040" w:themeColor="text1" w:themeTint="BF"/>
    </w:rPr>
  </w:style>
  <w:style w:type="character" w:styleId="IntenseEmphasis">
    <w:name w:val="Intense Emphasis"/>
    <w:aliases w:val="cites Char Ch,Intense Emphasi,Box Out,Intense Emphasis5,Char Char Char1,Sty,Style Underli,cites Char Char,Underlined Text Char,Block Heading Char1,title Char1,Minimized Char,9.5 p,8"/>
    <w:basedOn w:val="DefaultParagraphFont"/>
    <w:uiPriority w:val="21"/>
    <w:qFormat/>
    <w:rsid w:val="00244631"/>
    <w:rPr>
      <w:i/>
      <w:iCs/>
      <w:color w:val="2F5496" w:themeColor="accent1" w:themeShade="BF"/>
    </w:rPr>
  </w:style>
  <w:style w:type="paragraph" w:styleId="IntenseQuote">
    <w:name w:val="Intense Quote"/>
    <w:basedOn w:val="Normal"/>
    <w:next w:val="Normal"/>
    <w:link w:val="IntenseQuoteChar"/>
    <w:uiPriority w:val="30"/>
    <w:qFormat/>
    <w:rsid w:val="002446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4631"/>
    <w:rPr>
      <w:rFonts w:ascii="Calibri" w:hAnsi="Calibri" w:cs="Calibri"/>
      <w:i/>
      <w:iCs/>
      <w:color w:val="2F5496" w:themeColor="accent1" w:themeShade="BF"/>
    </w:rPr>
  </w:style>
  <w:style w:type="character" w:styleId="IntenseReference">
    <w:name w:val="Intense Reference"/>
    <w:basedOn w:val="DefaultParagraphFont"/>
    <w:uiPriority w:val="32"/>
    <w:qFormat/>
    <w:rsid w:val="00244631"/>
    <w:rPr>
      <w:b/>
      <w:bCs/>
      <w:smallCaps/>
      <w:color w:val="2F5496" w:themeColor="accent1" w:themeShade="BF"/>
      <w:spacing w:val="5"/>
    </w:rPr>
  </w:style>
  <w:style w:type="paragraph" w:customStyle="1" w:styleId="Analytic">
    <w:name w:val="Analytic"/>
    <w:basedOn w:val="Heading4"/>
    <w:link w:val="AnalyticChar"/>
    <w:autoRedefine/>
    <w:uiPriority w:val="5"/>
    <w:qFormat/>
    <w:rsid w:val="00293710"/>
    <w:rPr>
      <w:color w:val="44546A" w:themeColor="text2"/>
    </w:rPr>
  </w:style>
  <w:style w:type="character" w:customStyle="1" w:styleId="AnalyticChar">
    <w:name w:val="Analytic Char"/>
    <w:basedOn w:val="DefaultParagraphFont"/>
    <w:link w:val="Analytic"/>
    <w:uiPriority w:val="5"/>
    <w:rsid w:val="00244631"/>
    <w:rPr>
      <w:rFonts w:ascii="Calibri" w:eastAsiaTheme="majorEastAsia" w:hAnsi="Calibri" w:cstheme="majorBidi"/>
      <w:b/>
      <w:iCs/>
      <w:color w:val="44546A" w:themeColor="text2"/>
      <w:sz w:val="26"/>
    </w:rPr>
  </w:style>
  <w:style w:type="paragraph" w:customStyle="1" w:styleId="Heading411">
    <w:name w:val="Heading 411"/>
    <w:basedOn w:val="Heading1"/>
    <w:next w:val="NoSpacing"/>
    <w:link w:val="Hyperlink"/>
    <w:autoRedefine/>
    <w:uiPriority w:val="99"/>
    <w:qFormat/>
    <w:rsid w:val="0024463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244631"/>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244631"/>
    <w:rPr>
      <w:b w:val="0"/>
      <w:sz w:val="22"/>
      <w:u w:val="single"/>
    </w:rPr>
  </w:style>
  <w:style w:type="paragraph" w:customStyle="1" w:styleId="Emphasize">
    <w:name w:val="Emphasize"/>
    <w:basedOn w:val="Normal"/>
    <w:uiPriority w:val="8"/>
    <w:qFormat/>
    <w:rsid w:val="0024463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2446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244631"/>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244631"/>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244631"/>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244631"/>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244631"/>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244631"/>
    <w:pPr>
      <w:spacing w:before="60" w:after="60"/>
    </w:pPr>
  </w:style>
  <w:style w:type="paragraph" w:customStyle="1" w:styleId="analytic0">
    <w:name w:val="analytic"/>
    <w:basedOn w:val="Normal"/>
    <w:link w:val="analyticChar0"/>
    <w:uiPriority w:val="5"/>
    <w:qFormat/>
    <w:rsid w:val="00244631"/>
    <w:pPr>
      <w:spacing w:after="40"/>
      <w:outlineLvl w:val="3"/>
    </w:pPr>
    <w:rPr>
      <w:b/>
      <w:color w:val="00B050"/>
      <w:sz w:val="26"/>
    </w:rPr>
  </w:style>
  <w:style w:type="character" w:customStyle="1" w:styleId="analyticChar0">
    <w:name w:val="analytic Char"/>
    <w:basedOn w:val="DefaultParagraphFont"/>
    <w:link w:val="analytic0"/>
    <w:uiPriority w:val="5"/>
    <w:rsid w:val="00244631"/>
    <w:rPr>
      <w:rFonts w:ascii="Calibri" w:hAnsi="Calibri" w:cs="Calibri"/>
      <w:b/>
      <w:color w:val="00B050"/>
      <w:sz w:val="26"/>
    </w:rPr>
  </w:style>
  <w:style w:type="character" w:customStyle="1" w:styleId="boxboxbox">
    <w:name w:val="boxboxbox"/>
    <w:basedOn w:val="DefaultParagraphFont"/>
    <w:uiPriority w:val="1"/>
    <w:qFormat/>
    <w:rsid w:val="00244631"/>
    <w:rPr>
      <w:rFonts w:ascii="Calibri" w:hAnsi="Calibri"/>
      <w:b/>
      <w:sz w:val="22"/>
      <w:u w:val="single"/>
      <w:bdr w:val="single" w:sz="4" w:space="0" w:color="auto"/>
    </w:rPr>
  </w:style>
  <w:style w:type="character" w:customStyle="1" w:styleId="8-PointSmall">
    <w:name w:val="8-Point Small"/>
    <w:basedOn w:val="DefaultParagraphFont"/>
    <w:uiPriority w:val="1"/>
    <w:qFormat/>
    <w:rsid w:val="00244631"/>
    <w:rPr>
      <w:rFonts w:ascii="Calibri" w:hAnsi="Calibri"/>
      <w:b/>
      <w:sz w:val="16"/>
      <w:u w:val="none"/>
    </w:rPr>
  </w:style>
  <w:style w:type="paragraph" w:customStyle="1" w:styleId="Analytics1">
    <w:name w:val="Analytics1"/>
    <w:link w:val="Analytics1Char"/>
    <w:autoRedefine/>
    <w:uiPriority w:val="5"/>
    <w:rsid w:val="00244631"/>
    <w:rPr>
      <w:b/>
      <w:sz w:val="26"/>
    </w:rPr>
  </w:style>
  <w:style w:type="character" w:customStyle="1" w:styleId="Analytics1Char">
    <w:name w:val="Analytics1 Char"/>
    <w:basedOn w:val="DefaultParagraphFont"/>
    <w:link w:val="Analytics1"/>
    <w:uiPriority w:val="5"/>
    <w:rsid w:val="00244631"/>
    <w:rPr>
      <w:b/>
      <w:sz w:val="26"/>
    </w:rPr>
  </w:style>
  <w:style w:type="character" w:customStyle="1" w:styleId="m-750723176661811423gmail-style13ptbold">
    <w:name w:val="m_-750723176661811423gmail-style13ptbold"/>
    <w:basedOn w:val="DefaultParagraphFont"/>
    <w:rsid w:val="00244631"/>
  </w:style>
  <w:style w:type="paragraph" w:customStyle="1" w:styleId="text-xl">
    <w:name w:val="text-xl"/>
    <w:basedOn w:val="Normal"/>
    <w:rsid w:val="00244631"/>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44631"/>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244631"/>
  </w:style>
  <w:style w:type="paragraph" w:styleId="BodyText2">
    <w:name w:val="Body Text 2"/>
    <w:basedOn w:val="Normal"/>
    <w:link w:val="BodyText2Char"/>
    <w:uiPriority w:val="99"/>
    <w:semiHidden/>
    <w:unhideWhenUsed/>
    <w:rsid w:val="00244631"/>
    <w:pPr>
      <w:spacing w:after="120" w:line="480" w:lineRule="auto"/>
    </w:pPr>
  </w:style>
  <w:style w:type="character" w:customStyle="1" w:styleId="BodyText2Char">
    <w:name w:val="Body Text 2 Char"/>
    <w:basedOn w:val="DefaultParagraphFont"/>
    <w:link w:val="BodyText2"/>
    <w:uiPriority w:val="99"/>
    <w:semiHidden/>
    <w:rsid w:val="00244631"/>
    <w:rPr>
      <w:rFonts w:ascii="Calibri" w:hAnsi="Calibri" w:cs="Calibri"/>
    </w:rPr>
  </w:style>
  <w:style w:type="paragraph" w:customStyle="1" w:styleId="Basic">
    <w:name w:val="Basic"/>
    <w:link w:val="BasicChar"/>
    <w:autoRedefine/>
    <w:uiPriority w:val="4"/>
    <w:qFormat/>
    <w:rsid w:val="00244631"/>
    <w:rPr>
      <w:rFonts w:ascii="Calibri" w:eastAsiaTheme="majorEastAsia" w:hAnsi="Calibri" w:cstheme="majorBidi"/>
      <w:iCs/>
    </w:rPr>
  </w:style>
  <w:style w:type="character" w:customStyle="1" w:styleId="BasicChar">
    <w:name w:val="Basic Char"/>
    <w:basedOn w:val="DefaultParagraphFont"/>
    <w:link w:val="Basic"/>
    <w:uiPriority w:val="4"/>
    <w:rsid w:val="00244631"/>
    <w:rPr>
      <w:rFonts w:ascii="Calibri" w:eastAsiaTheme="majorEastAsia" w:hAnsi="Calibri" w:cstheme="majorBidi"/>
      <w:iCs/>
    </w:rPr>
  </w:style>
  <w:style w:type="character" w:customStyle="1" w:styleId="u-visually-hidden">
    <w:name w:val="u-visually-hidden"/>
    <w:basedOn w:val="DefaultParagraphFont"/>
    <w:rsid w:val="00244631"/>
  </w:style>
  <w:style w:type="character" w:customStyle="1" w:styleId="mi">
    <w:name w:val="mi"/>
    <w:basedOn w:val="DefaultParagraphFont"/>
    <w:rsid w:val="00244631"/>
  </w:style>
  <w:style w:type="character" w:customStyle="1" w:styleId="mo">
    <w:name w:val="mo"/>
    <w:basedOn w:val="DefaultParagraphFont"/>
    <w:rsid w:val="00244631"/>
  </w:style>
  <w:style w:type="character" w:customStyle="1" w:styleId="mjxassistivemathml">
    <w:name w:val="mjx_assistive_mathml"/>
    <w:basedOn w:val="DefaultParagraphFont"/>
    <w:rsid w:val="00244631"/>
  </w:style>
  <w:style w:type="character" w:customStyle="1" w:styleId="html-italic">
    <w:name w:val="html-italic"/>
    <w:basedOn w:val="DefaultParagraphFont"/>
    <w:rsid w:val="00244631"/>
  </w:style>
  <w:style w:type="character" w:styleId="PlaceholderText">
    <w:name w:val="Placeholder Text"/>
    <w:basedOn w:val="DefaultParagraphFont"/>
    <w:uiPriority w:val="99"/>
    <w:unhideWhenUsed/>
    <w:rsid w:val="00244631"/>
    <w:rPr>
      <w:color w:val="666666"/>
    </w:rPr>
  </w:style>
  <w:style w:type="character" w:customStyle="1" w:styleId="annotation-link">
    <w:name w:val="annotation-link"/>
    <w:basedOn w:val="DefaultParagraphFont"/>
    <w:rsid w:val="00244631"/>
  </w:style>
  <w:style w:type="character" w:customStyle="1" w:styleId="citetitle">
    <w:name w:val="cite_title"/>
    <w:basedOn w:val="DefaultParagraphFont"/>
    <w:rsid w:val="00244631"/>
  </w:style>
  <w:style w:type="character" w:customStyle="1" w:styleId="anchor-text">
    <w:name w:val="anchor-text"/>
    <w:basedOn w:val="DefaultParagraphFont"/>
    <w:rsid w:val="00244631"/>
  </w:style>
  <w:style w:type="character" w:customStyle="1" w:styleId="label">
    <w:name w:val="label"/>
    <w:basedOn w:val="DefaultParagraphFont"/>
    <w:rsid w:val="00244631"/>
  </w:style>
  <w:style w:type="character" w:customStyle="1" w:styleId="screen-reader-only">
    <w:name w:val="screen-reader-only"/>
    <w:basedOn w:val="DefaultParagraphFont"/>
    <w:rsid w:val="00244631"/>
  </w:style>
  <w:style w:type="character" w:customStyle="1" w:styleId="ref-lnk">
    <w:name w:val="ref-lnk"/>
    <w:basedOn w:val="DefaultParagraphFont"/>
    <w:rsid w:val="00244631"/>
  </w:style>
  <w:style w:type="character" w:customStyle="1" w:styleId="off-screen">
    <w:name w:val="off-screen"/>
    <w:basedOn w:val="DefaultParagraphFont"/>
    <w:rsid w:val="00244631"/>
  </w:style>
  <w:style w:type="paragraph" w:customStyle="1" w:styleId="last">
    <w:name w:val="last"/>
    <w:basedOn w:val="Normal"/>
    <w:rsid w:val="00244631"/>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244631"/>
  </w:style>
  <w:style w:type="character" w:customStyle="1" w:styleId="mtext">
    <w:name w:val="mtext"/>
    <w:basedOn w:val="DefaultParagraphFont"/>
    <w:rsid w:val="00244631"/>
  </w:style>
  <w:style w:type="character" w:customStyle="1" w:styleId="mn">
    <w:name w:val="mn"/>
    <w:basedOn w:val="DefaultParagraphFont"/>
    <w:rsid w:val="00244631"/>
  </w:style>
  <w:style w:type="character" w:customStyle="1" w:styleId="dispformulalabeldiv">
    <w:name w:val="disp_formula_label_div"/>
    <w:basedOn w:val="DefaultParagraphFont"/>
    <w:rsid w:val="00244631"/>
  </w:style>
  <w:style w:type="paragraph" w:customStyle="1" w:styleId="captiontext">
    <w:name w:val="captiontext"/>
    <w:basedOn w:val="Normal"/>
    <w:rsid w:val="00244631"/>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244631"/>
  </w:style>
  <w:style w:type="paragraph" w:customStyle="1" w:styleId="Analyticss">
    <w:name w:val="Analyticss"/>
    <w:basedOn w:val="Normal"/>
    <w:link w:val="AnalyticssChar"/>
    <w:autoRedefine/>
    <w:uiPriority w:val="5"/>
    <w:qFormat/>
    <w:rsid w:val="00244631"/>
    <w:pPr>
      <w:spacing w:after="0"/>
    </w:pPr>
    <w:rPr>
      <w:b/>
      <w:color w:val="000000" w:themeColor="text1"/>
      <w:sz w:val="26"/>
    </w:rPr>
  </w:style>
  <w:style w:type="character" w:customStyle="1" w:styleId="AnalyticssChar">
    <w:name w:val="Analyticss Char"/>
    <w:basedOn w:val="DefaultParagraphFont"/>
    <w:link w:val="Analyticss"/>
    <w:uiPriority w:val="5"/>
    <w:rsid w:val="00244631"/>
    <w:rPr>
      <w:rFonts w:ascii="Calibri" w:hAnsi="Calibri" w:cs="Calibri"/>
      <w:b/>
      <w:color w:val="000000" w:themeColor="text1"/>
      <w:sz w:val="26"/>
    </w:rPr>
  </w:style>
  <w:style w:type="paragraph" w:customStyle="1" w:styleId="Style4">
    <w:name w:val="Style4"/>
    <w:basedOn w:val="Normal"/>
    <w:qFormat/>
    <w:rsid w:val="00244631"/>
    <w:pPr>
      <w:numPr>
        <w:numId w:val="45"/>
      </w:numPr>
      <w:tabs>
        <w:tab w:val="clear" w:pos="360"/>
      </w:tabs>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244631"/>
  </w:style>
  <w:style w:type="character" w:customStyle="1" w:styleId="StyleStyle49ptChar">
    <w:name w:val="Style Style4 + 9 pt Char"/>
    <w:basedOn w:val="DefaultParagraphFont"/>
    <w:link w:val="StyleStyle49pt"/>
    <w:locked/>
    <w:rsid w:val="00244631"/>
    <w:rPr>
      <w:rFonts w:ascii="Times New Roman" w:eastAsia="Times New Roman" w:hAnsi="Times New Roman" w:cs="Times New Roman"/>
      <w:sz w:val="20"/>
      <w:u w:val="single"/>
    </w:rPr>
  </w:style>
  <w:style w:type="character" w:customStyle="1" w:styleId="StyleTimesNewRoman9pt">
    <w:name w:val="Style Times New Roman 9 pt"/>
    <w:rsid w:val="00244631"/>
    <w:rPr>
      <w:sz w:val="20"/>
    </w:rPr>
  </w:style>
  <w:style w:type="character" w:customStyle="1" w:styleId="Style9ptItalicUnderline">
    <w:name w:val="Style 9 pt Italic Underline"/>
    <w:rsid w:val="00244631"/>
    <w:rPr>
      <w:i/>
      <w:sz w:val="20"/>
      <w:u w:val="single"/>
    </w:rPr>
  </w:style>
  <w:style w:type="paragraph" w:styleId="DocumentMap">
    <w:name w:val="Document Map"/>
    <w:basedOn w:val="Normal"/>
    <w:link w:val="DocumentMapChar"/>
    <w:uiPriority w:val="99"/>
    <w:semiHidden/>
    <w:unhideWhenUsed/>
    <w:rsid w:val="0024463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44631"/>
    <w:rPr>
      <w:rFonts w:ascii="Lucida Grande" w:hAnsi="Lucida Grande" w:cs="Lucida Grande"/>
      <w:sz w:val="24"/>
    </w:rPr>
  </w:style>
  <w:style w:type="character" w:customStyle="1" w:styleId="m-2465724180919302213gmail-style13ptbold">
    <w:name w:val="m_-2465724180919302213gmail-style13ptbold"/>
    <w:basedOn w:val="DefaultParagraphFont"/>
    <w:rsid w:val="00244631"/>
  </w:style>
  <w:style w:type="character" w:customStyle="1" w:styleId="m-2465724180919302213gmail-styleunderline">
    <w:name w:val="m_-2465724180919302213gmail-styleunderline"/>
    <w:basedOn w:val="DefaultParagraphFont"/>
    <w:rsid w:val="00244631"/>
  </w:style>
  <w:style w:type="character" w:customStyle="1" w:styleId="underline">
    <w:name w:val="underline"/>
    <w:basedOn w:val="DefaultParagraphFont"/>
    <w:qFormat/>
    <w:rsid w:val="00244631"/>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244631"/>
    <w:rPr>
      <w:rFonts w:ascii="Calibri" w:eastAsia="Times New Roman" w:hAnsi="Calibri" w:cs="Calibri"/>
      <w:sz w:val="24"/>
    </w:rPr>
  </w:style>
  <w:style w:type="character" w:customStyle="1" w:styleId="TitleChar1">
    <w:name w:val="Title Char1"/>
    <w:basedOn w:val="DefaultParagraphFont"/>
    <w:uiPriority w:val="10"/>
    <w:rsid w:val="00244631"/>
    <w:rPr>
      <w:rFonts w:asciiTheme="majorHAnsi" w:eastAsiaTheme="majorEastAsia" w:hAnsiTheme="majorHAnsi" w:cstheme="majorBidi"/>
      <w:spacing w:val="-10"/>
      <w:kern w:val="28"/>
      <w:sz w:val="56"/>
      <w:szCs w:val="56"/>
    </w:rPr>
  </w:style>
  <w:style w:type="character" w:customStyle="1" w:styleId="Author-Date">
    <w:name w:val="Author-Date"/>
    <w:qFormat/>
    <w:rsid w:val="00244631"/>
    <w:rPr>
      <w:b/>
      <w:sz w:val="24"/>
    </w:rPr>
  </w:style>
  <w:style w:type="paragraph" w:customStyle="1" w:styleId="underlined">
    <w:name w:val="underlined"/>
    <w:next w:val="Normal"/>
    <w:link w:val="underlinedChar"/>
    <w:autoRedefine/>
    <w:rsid w:val="00244631"/>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244631"/>
    <w:rPr>
      <w:rFonts w:ascii="Times New Roman" w:eastAsia="Malgun Gothic" w:hAnsi="Times New Roman" w:cs="Times New Roman"/>
      <w:sz w:val="24"/>
      <w:szCs w:val="24"/>
      <w:u w:val="single"/>
    </w:rPr>
  </w:style>
  <w:style w:type="character" w:customStyle="1" w:styleId="sssh">
    <w:name w:val="ss_sh"/>
    <w:basedOn w:val="DefaultParagraphFont"/>
    <w:rsid w:val="00244631"/>
  </w:style>
  <w:style w:type="paragraph" w:styleId="HTMLPreformatted">
    <w:name w:val="HTML Preformatted"/>
    <w:basedOn w:val="Normal"/>
    <w:link w:val="HTMLPreformattedChar"/>
    <w:uiPriority w:val="99"/>
    <w:semiHidden/>
    <w:unhideWhenUsed/>
    <w:rsid w:val="002446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44631"/>
    <w:rPr>
      <w:rFonts w:ascii="Courier New" w:eastAsia="Times New Roman" w:hAnsi="Courier New" w:cs="Courier New"/>
      <w:sz w:val="20"/>
      <w:szCs w:val="20"/>
    </w:rPr>
  </w:style>
  <w:style w:type="paragraph" w:customStyle="1" w:styleId="paragraph">
    <w:name w:val="paragraph"/>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244631"/>
  </w:style>
  <w:style w:type="paragraph" w:customStyle="1" w:styleId="messagelistitem-zz7v6g">
    <w:name w:val="messagelistitem-zz7v6g"/>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244631"/>
  </w:style>
  <w:style w:type="character" w:customStyle="1" w:styleId="easy-footnote">
    <w:name w:val="easy-footnote"/>
    <w:basedOn w:val="DefaultParagraphFont"/>
    <w:rsid w:val="00244631"/>
  </w:style>
  <w:style w:type="paragraph" w:customStyle="1" w:styleId="Subtitle1">
    <w:name w:val="Subtitle1"/>
    <w:basedOn w:val="Normal"/>
    <w:uiPriority w:val="11"/>
    <w:qFormat/>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244631"/>
  </w:style>
  <w:style w:type="character" w:customStyle="1" w:styleId="Quote1">
    <w:name w:val="Quote1"/>
    <w:basedOn w:val="DefaultParagraphFont"/>
    <w:rsid w:val="00244631"/>
  </w:style>
  <w:style w:type="paragraph" w:customStyle="1" w:styleId="css-axufdj">
    <w:name w:val="css-axufdj"/>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244631"/>
  </w:style>
  <w:style w:type="character" w:customStyle="1" w:styleId="endnotereference">
    <w:name w:val="endnotereference"/>
    <w:basedOn w:val="DefaultParagraphFont"/>
    <w:rsid w:val="00244631"/>
  </w:style>
  <w:style w:type="character" w:customStyle="1" w:styleId="heading3char0">
    <w:name w:val="heading3char"/>
    <w:basedOn w:val="DefaultParagraphFont"/>
    <w:rsid w:val="00244631"/>
  </w:style>
  <w:style w:type="paragraph" w:customStyle="1" w:styleId="callout">
    <w:name w:val="callout"/>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244631"/>
  </w:style>
  <w:style w:type="character" w:customStyle="1" w:styleId="heading">
    <w:name w:val="heading"/>
    <w:basedOn w:val="DefaultParagraphFont"/>
    <w:rsid w:val="00244631"/>
  </w:style>
  <w:style w:type="paragraph" w:customStyle="1" w:styleId="paywall">
    <w:name w:val="paywall"/>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244631"/>
  </w:style>
  <w:style w:type="paragraph" w:customStyle="1" w:styleId="comp">
    <w:name w:val="comp"/>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244631"/>
  </w:style>
  <w:style w:type="paragraph" w:customStyle="1" w:styleId="a">
    <w:name w:val="a"/>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244631"/>
  </w:style>
  <w:style w:type="character" w:customStyle="1" w:styleId="sd">
    <w:name w:val="sd"/>
    <w:basedOn w:val="DefaultParagraphFont"/>
    <w:rsid w:val="00244631"/>
  </w:style>
  <w:style w:type="character" w:customStyle="1" w:styleId="dttext">
    <w:name w:val="dttext"/>
    <w:basedOn w:val="DefaultParagraphFont"/>
    <w:rsid w:val="00244631"/>
  </w:style>
  <w:style w:type="character" w:customStyle="1" w:styleId="hvr">
    <w:name w:val="hvr"/>
    <w:basedOn w:val="DefaultParagraphFont"/>
    <w:rsid w:val="00244631"/>
  </w:style>
  <w:style w:type="character" w:customStyle="1" w:styleId="illustration">
    <w:name w:val="illustration"/>
    <w:basedOn w:val="DefaultParagraphFont"/>
    <w:rsid w:val="00244631"/>
  </w:style>
  <w:style w:type="paragraph" w:customStyle="1" w:styleId="has-drop-cap">
    <w:name w:val="has-drop-cap"/>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244631"/>
  </w:style>
  <w:style w:type="character" w:styleId="HTMLCite">
    <w:name w:val="HTML Cite"/>
    <w:basedOn w:val="DefaultParagraphFont"/>
    <w:uiPriority w:val="99"/>
    <w:semiHidden/>
    <w:unhideWhenUsed/>
    <w:rsid w:val="00244631"/>
    <w:rPr>
      <w:i/>
      <w:iCs/>
    </w:rPr>
  </w:style>
  <w:style w:type="paragraph" w:customStyle="1" w:styleId="sics-componenthtml-injector">
    <w:name w:val="sics-component__html-injector"/>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244631"/>
  </w:style>
  <w:style w:type="paragraph" w:customStyle="1" w:styleId="expanded">
    <w:name w:val="expanded"/>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244631"/>
  </w:style>
  <w:style w:type="character" w:customStyle="1" w:styleId="result-heading">
    <w:name w:val="result-heading"/>
    <w:basedOn w:val="DefaultParagraphFont"/>
    <w:rsid w:val="00244631"/>
  </w:style>
  <w:style w:type="character" w:customStyle="1" w:styleId="result-title">
    <w:name w:val="result-title"/>
    <w:basedOn w:val="DefaultParagraphFont"/>
    <w:rsid w:val="00244631"/>
  </w:style>
  <w:style w:type="character" w:customStyle="1" w:styleId="result-item">
    <w:name w:val="result-item"/>
    <w:basedOn w:val="DefaultParagraphFont"/>
    <w:rsid w:val="00244631"/>
  </w:style>
  <w:style w:type="paragraph" w:customStyle="1" w:styleId="hidefromsighted">
    <w:name w:val="hide_fromsighted"/>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244631"/>
  </w:style>
  <w:style w:type="paragraph" w:customStyle="1" w:styleId="texttext3evx1j">
    <w:name w:val="text__text___3evx1j"/>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244631"/>
  </w:style>
  <w:style w:type="paragraph" w:customStyle="1" w:styleId="c-text-paragraph">
    <w:name w:val="c-text-paragraph"/>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244631"/>
  </w:style>
  <w:style w:type="character" w:customStyle="1" w:styleId="leadin">
    <w:name w:val="leadin"/>
    <w:basedOn w:val="DefaultParagraphFont"/>
    <w:rsid w:val="00244631"/>
  </w:style>
  <w:style w:type="paragraph" w:customStyle="1" w:styleId="articleparagraphrootwy3ui">
    <w:name w:val="articleparagraph_root__wy3ui"/>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44631"/>
  </w:style>
  <w:style w:type="character" w:customStyle="1" w:styleId="company-name">
    <w:name w:val="company-name"/>
    <w:basedOn w:val="DefaultParagraphFont"/>
    <w:rsid w:val="00244631"/>
  </w:style>
  <w:style w:type="character" w:customStyle="1" w:styleId="company-name-type">
    <w:name w:val="company-name-type"/>
    <w:basedOn w:val="DefaultParagraphFont"/>
    <w:rsid w:val="00244631"/>
  </w:style>
  <w:style w:type="paragraph" w:customStyle="1" w:styleId="Emphasis0">
    <w:name w:val="!!_Emphasis"/>
    <w:basedOn w:val="Normal"/>
    <w:autoRedefine/>
    <w:uiPriority w:val="8"/>
    <w:qFormat/>
    <w:rsid w:val="00244631"/>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244631"/>
    <w:pPr>
      <w:ind w:left="144"/>
    </w:pPr>
    <w:rPr>
      <w:rFonts w:eastAsia="Times New Roman"/>
      <w:szCs w:val="24"/>
    </w:rPr>
  </w:style>
  <w:style w:type="character" w:customStyle="1" w:styleId="HotRouteChar">
    <w:name w:val="Hot Route Char"/>
    <w:link w:val="HotRoute"/>
    <w:rsid w:val="00244631"/>
    <w:rPr>
      <w:rFonts w:ascii="Calibri" w:eastAsia="Times New Roman" w:hAnsi="Calibri" w:cs="Calibri"/>
      <w:szCs w:val="24"/>
    </w:rPr>
  </w:style>
  <w:style w:type="numbering" w:styleId="1ai">
    <w:name w:val="Outline List 1"/>
    <w:basedOn w:val="NoList"/>
    <w:uiPriority w:val="99"/>
    <w:semiHidden/>
    <w:rsid w:val="00246CA4"/>
    <w:pPr>
      <w:numPr>
        <w:numId w:val="67"/>
      </w:numPr>
    </w:pPr>
  </w:style>
  <w:style w:type="numbering" w:styleId="ArticleSection">
    <w:name w:val="Outline List 3"/>
    <w:basedOn w:val="NoList"/>
    <w:uiPriority w:val="99"/>
    <w:semiHidden/>
    <w:rsid w:val="00246CA4"/>
    <w:pPr>
      <w:numPr>
        <w:numId w:val="68"/>
      </w:numPr>
    </w:pPr>
  </w:style>
  <w:style w:type="character" w:styleId="HTMLAcronym">
    <w:name w:val="HTML Acronym"/>
    <w:basedOn w:val="DefaultParagraphFont"/>
    <w:uiPriority w:val="99"/>
    <w:semiHidden/>
    <w:rsid w:val="00246CA4"/>
  </w:style>
  <w:style w:type="paragraph" w:styleId="BalloonText">
    <w:name w:val="Balloon Text"/>
    <w:basedOn w:val="Normal"/>
    <w:link w:val="BalloonTextChar"/>
    <w:uiPriority w:val="99"/>
    <w:semiHidden/>
    <w:rsid w:val="00246CA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6CA4"/>
    <w:rPr>
      <w:rFonts w:ascii="Segoe UI" w:hAnsi="Segoe UI" w:cs="Segoe UI"/>
      <w:sz w:val="18"/>
      <w:szCs w:val="18"/>
    </w:rPr>
  </w:style>
  <w:style w:type="paragraph" w:styleId="TOAHeading">
    <w:name w:val="toa heading"/>
    <w:basedOn w:val="Normal"/>
    <w:next w:val="Normal"/>
    <w:uiPriority w:val="99"/>
    <w:semiHidden/>
    <w:rsid w:val="00246CA4"/>
    <w:pPr>
      <w:spacing w:before="120"/>
    </w:pPr>
    <w:rPr>
      <w:rFonts w:asciiTheme="majorHAnsi" w:eastAsiaTheme="majorEastAsia" w:hAnsiTheme="majorHAnsi" w:cstheme="majorBidi"/>
      <w:b/>
      <w:bCs/>
      <w:sz w:val="24"/>
      <w:szCs w:val="24"/>
    </w:rPr>
  </w:style>
  <w:style w:type="paragraph" w:styleId="Closing">
    <w:name w:val="Closing"/>
    <w:basedOn w:val="Normal"/>
    <w:link w:val="ClosingChar"/>
    <w:uiPriority w:val="99"/>
    <w:semiHidden/>
    <w:rsid w:val="00246CA4"/>
    <w:pPr>
      <w:spacing w:after="0" w:line="240" w:lineRule="auto"/>
      <w:ind w:left="4320"/>
    </w:pPr>
  </w:style>
  <w:style w:type="character" w:customStyle="1" w:styleId="ClosingChar">
    <w:name w:val="Closing Char"/>
    <w:basedOn w:val="DefaultParagraphFont"/>
    <w:link w:val="Closing"/>
    <w:uiPriority w:val="99"/>
    <w:semiHidden/>
    <w:rsid w:val="00246CA4"/>
    <w:rPr>
      <w:rFonts w:ascii="Calibri" w:hAnsi="Calibri" w:cs="Calibri"/>
    </w:rPr>
  </w:style>
  <w:style w:type="paragraph" w:styleId="NormalIndent">
    <w:name w:val="Normal Indent"/>
    <w:basedOn w:val="Normal"/>
    <w:uiPriority w:val="99"/>
    <w:semiHidden/>
    <w:rsid w:val="00246CA4"/>
    <w:pPr>
      <w:ind w:left="720"/>
    </w:pPr>
  </w:style>
  <w:style w:type="character" w:styleId="EndnoteReference0">
    <w:name w:val="endnote reference"/>
    <w:basedOn w:val="DefaultParagraphFont"/>
    <w:uiPriority w:val="99"/>
    <w:semiHidden/>
    <w:rsid w:val="00246CA4"/>
    <w:rPr>
      <w:vertAlign w:val="superscript"/>
    </w:rPr>
  </w:style>
  <w:style w:type="paragraph" w:styleId="HTMLAddress">
    <w:name w:val="HTML Address"/>
    <w:basedOn w:val="Normal"/>
    <w:link w:val="HTMLAddressChar"/>
    <w:uiPriority w:val="99"/>
    <w:semiHidden/>
    <w:rsid w:val="00246CA4"/>
    <w:pPr>
      <w:spacing w:after="0" w:line="240" w:lineRule="auto"/>
    </w:pPr>
    <w:rPr>
      <w:i/>
      <w:iCs/>
    </w:rPr>
  </w:style>
  <w:style w:type="character" w:customStyle="1" w:styleId="HTMLAddressChar">
    <w:name w:val="HTML Address Char"/>
    <w:basedOn w:val="DefaultParagraphFont"/>
    <w:link w:val="HTMLAddress"/>
    <w:uiPriority w:val="99"/>
    <w:semiHidden/>
    <w:rsid w:val="00246CA4"/>
    <w:rPr>
      <w:rFonts w:ascii="Calibri" w:hAnsi="Calibri" w:cs="Calibri"/>
      <w:i/>
      <w:iCs/>
    </w:rPr>
  </w:style>
  <w:style w:type="paragraph" w:styleId="NoteHeading">
    <w:name w:val="Note Heading"/>
    <w:basedOn w:val="Normal"/>
    <w:next w:val="Normal"/>
    <w:link w:val="NoteHeadingChar"/>
    <w:uiPriority w:val="99"/>
    <w:semiHidden/>
    <w:rsid w:val="00246CA4"/>
    <w:pPr>
      <w:spacing w:after="0" w:line="240" w:lineRule="auto"/>
    </w:pPr>
  </w:style>
  <w:style w:type="character" w:customStyle="1" w:styleId="NoteHeadingChar">
    <w:name w:val="Note Heading Char"/>
    <w:basedOn w:val="DefaultParagraphFont"/>
    <w:link w:val="NoteHeading"/>
    <w:uiPriority w:val="99"/>
    <w:semiHidden/>
    <w:rsid w:val="00246CA4"/>
    <w:rPr>
      <w:rFonts w:ascii="Calibri" w:hAnsi="Calibri" w:cs="Calibri"/>
    </w:rPr>
  </w:style>
  <w:style w:type="character" w:styleId="SubtleEmphasis">
    <w:name w:val="Subtle Emphasis"/>
    <w:basedOn w:val="DefaultParagraphFont"/>
    <w:uiPriority w:val="19"/>
    <w:semiHidden/>
    <w:qFormat/>
    <w:rsid w:val="00246CA4"/>
    <w:rPr>
      <w:i/>
      <w:iCs/>
      <w:color w:val="404040" w:themeColor="text1" w:themeTint="BF"/>
    </w:rPr>
  </w:style>
  <w:style w:type="paragraph" w:styleId="Salutation">
    <w:name w:val="Salutation"/>
    <w:basedOn w:val="Normal"/>
    <w:next w:val="Normal"/>
    <w:link w:val="SalutationChar"/>
    <w:uiPriority w:val="99"/>
    <w:semiHidden/>
    <w:rsid w:val="00246CA4"/>
  </w:style>
  <w:style w:type="character" w:customStyle="1" w:styleId="SalutationChar">
    <w:name w:val="Salutation Char"/>
    <w:basedOn w:val="DefaultParagraphFont"/>
    <w:link w:val="Salutation"/>
    <w:uiPriority w:val="99"/>
    <w:semiHidden/>
    <w:rsid w:val="00246CA4"/>
    <w:rPr>
      <w:rFonts w:ascii="Calibri" w:hAnsi="Calibri" w:cs="Calibri"/>
    </w:rPr>
  </w:style>
  <w:style w:type="paragraph" w:styleId="Bibliography">
    <w:name w:val="Bibliography"/>
    <w:basedOn w:val="Normal"/>
    <w:next w:val="Normal"/>
    <w:uiPriority w:val="37"/>
    <w:semiHidden/>
    <w:rsid w:val="00246CA4"/>
  </w:style>
  <w:style w:type="paragraph" w:styleId="BlockText">
    <w:name w:val="Block Text"/>
    <w:basedOn w:val="Normal"/>
    <w:uiPriority w:val="99"/>
    <w:semiHidden/>
    <w:rsid w:val="00246CA4"/>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3">
    <w:name w:val="Body Text 3"/>
    <w:basedOn w:val="Normal"/>
    <w:link w:val="BodyText3Char"/>
    <w:uiPriority w:val="99"/>
    <w:semiHidden/>
    <w:rsid w:val="00246CA4"/>
    <w:pPr>
      <w:spacing w:after="120"/>
    </w:pPr>
    <w:rPr>
      <w:sz w:val="16"/>
      <w:szCs w:val="16"/>
    </w:rPr>
  </w:style>
  <w:style w:type="character" w:customStyle="1" w:styleId="BodyText3Char">
    <w:name w:val="Body Text 3 Char"/>
    <w:basedOn w:val="DefaultParagraphFont"/>
    <w:link w:val="BodyText3"/>
    <w:uiPriority w:val="99"/>
    <w:semiHidden/>
    <w:rsid w:val="00246CA4"/>
    <w:rPr>
      <w:rFonts w:ascii="Calibri" w:hAnsi="Calibri" w:cs="Calibri"/>
      <w:sz w:val="16"/>
      <w:szCs w:val="16"/>
    </w:rPr>
  </w:style>
  <w:style w:type="paragraph" w:styleId="Revision">
    <w:name w:val="Revision"/>
    <w:hidden/>
    <w:uiPriority w:val="99"/>
    <w:semiHidden/>
    <w:rsid w:val="00246CA4"/>
    <w:pPr>
      <w:spacing w:after="0" w:line="240" w:lineRule="auto"/>
    </w:pPr>
    <w:rPr>
      <w:rFonts w:ascii="Calibri" w:eastAsia="SimSun" w:hAnsi="Calibri" w:cs="Calibri"/>
    </w:rPr>
  </w:style>
  <w:style w:type="table" w:styleId="ColorfulGrid">
    <w:name w:val="Colorful Grid"/>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styleId="SubtleReference">
    <w:name w:val="Subtle Reference"/>
    <w:basedOn w:val="DefaultParagraphFont"/>
    <w:uiPriority w:val="31"/>
    <w:semiHidden/>
    <w:qFormat/>
    <w:rsid w:val="00246CA4"/>
    <w:rPr>
      <w:smallCaps/>
      <w:color w:val="5A5A5A" w:themeColor="text1" w:themeTint="A5"/>
    </w:rPr>
  </w:style>
  <w:style w:type="paragraph" w:styleId="TOC1">
    <w:name w:val="toc 1"/>
    <w:basedOn w:val="Normal"/>
    <w:next w:val="Normal"/>
    <w:autoRedefine/>
    <w:uiPriority w:val="39"/>
    <w:semiHidden/>
    <w:rsid w:val="00246CA4"/>
    <w:pPr>
      <w:spacing w:after="100"/>
    </w:pPr>
  </w:style>
  <w:style w:type="paragraph" w:styleId="TOC2">
    <w:name w:val="toc 2"/>
    <w:basedOn w:val="Normal"/>
    <w:next w:val="Normal"/>
    <w:autoRedefine/>
    <w:uiPriority w:val="39"/>
    <w:semiHidden/>
    <w:rsid w:val="00246CA4"/>
    <w:pPr>
      <w:spacing w:after="100"/>
      <w:ind w:left="220"/>
    </w:pPr>
  </w:style>
  <w:style w:type="table" w:styleId="DarkList">
    <w:name w:val="Dark List"/>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paragraph" w:styleId="BodyTextFirstIndent">
    <w:name w:val="Body Text First Indent"/>
    <w:basedOn w:val="BodyText"/>
    <w:link w:val="BodyTextFirstIndentChar"/>
    <w:uiPriority w:val="99"/>
    <w:semiHidden/>
    <w:rsid w:val="00246CA4"/>
    <w:pPr>
      <w:spacing w:after="160"/>
      <w:ind w:firstLine="360"/>
    </w:pPr>
  </w:style>
  <w:style w:type="character" w:customStyle="1" w:styleId="BodyTextFirstIndentChar">
    <w:name w:val="Body Text First Indent Char"/>
    <w:basedOn w:val="BodyTextChar"/>
    <w:link w:val="BodyTextFirstIndent"/>
    <w:uiPriority w:val="99"/>
    <w:semiHidden/>
    <w:rsid w:val="00246CA4"/>
    <w:rPr>
      <w:rFonts w:ascii="Calibri" w:hAnsi="Calibri" w:cs="Calibri"/>
    </w:rPr>
  </w:style>
  <w:style w:type="table" w:styleId="ColorfulGrid-Accent2">
    <w:name w:val="Colorful Grid Accent 2"/>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character" w:styleId="PageNumber">
    <w:name w:val="page number"/>
    <w:basedOn w:val="DefaultParagraphFont"/>
    <w:uiPriority w:val="99"/>
    <w:semiHidden/>
    <w:rsid w:val="00246CA4"/>
  </w:style>
  <w:style w:type="character" w:styleId="FootnoteReference">
    <w:name w:val="footnote reference"/>
    <w:aliases w:val="FN Ref,footnote reference,fr,o,FR,(NECG) Footnote Reference"/>
    <w:basedOn w:val="DefaultParagraphFont"/>
    <w:uiPriority w:val="99"/>
    <w:qFormat/>
    <w:rsid w:val="00246CA4"/>
    <w:rPr>
      <w:vertAlign w:val="superscript"/>
    </w:rPr>
  </w:style>
  <w:style w:type="table" w:styleId="GridTable1Light">
    <w:name w:val="Grid Table 1 Light"/>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e3Deffects1">
    <w:name w:val="Table 3D effects 1"/>
    <w:basedOn w:val="TableNormal"/>
    <w:uiPriority w:val="99"/>
    <w:semiHidden/>
    <w:rsid w:val="00246CA4"/>
    <w:rPr>
      <w:kern w:val="2"/>
      <w:sz w:val="24"/>
      <w:szCs w:val="24"/>
      <w14:ligatures w14:val="standardContextual"/>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ColorfulGrid-Accent3">
    <w:name w:val="Colorful Grid Accent 3"/>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paragraph" w:styleId="BodyTextIndent">
    <w:name w:val="Body Text Indent"/>
    <w:basedOn w:val="Normal"/>
    <w:link w:val="BodyTextIndentChar"/>
    <w:uiPriority w:val="99"/>
    <w:semiHidden/>
    <w:rsid w:val="00246CA4"/>
    <w:pPr>
      <w:spacing w:after="120"/>
      <w:ind w:left="360"/>
    </w:pPr>
  </w:style>
  <w:style w:type="character" w:customStyle="1" w:styleId="BodyTextIndentChar">
    <w:name w:val="Body Text Indent Char"/>
    <w:basedOn w:val="DefaultParagraphFont"/>
    <w:link w:val="BodyTextIndent"/>
    <w:uiPriority w:val="99"/>
    <w:semiHidden/>
    <w:rsid w:val="00246CA4"/>
    <w:rPr>
      <w:rFonts w:ascii="Calibri" w:hAnsi="Calibri" w:cs="Calibri"/>
    </w:rPr>
  </w:style>
  <w:style w:type="table" w:styleId="Table3Deffects2">
    <w:name w:val="Table 3D effects 2"/>
    <w:basedOn w:val="TableNormal"/>
    <w:uiPriority w:val="99"/>
    <w:semiHidden/>
    <w:rsid w:val="00246CA4"/>
    <w:rPr>
      <w:kern w:val="2"/>
      <w:sz w:val="24"/>
      <w:szCs w:val="24"/>
      <w14:ligatures w14:val="standardContextual"/>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246CA4"/>
    <w:rPr>
      <w:kern w:val="2"/>
      <w:sz w:val="24"/>
      <w:szCs w:val="24"/>
      <w14:ligatures w14:val="standardContextual"/>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246CA4"/>
    <w:rPr>
      <w:kern w:val="2"/>
      <w:sz w:val="24"/>
      <w:szCs w:val="24"/>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246CA4"/>
    <w:rPr>
      <w:kern w:val="2"/>
      <w:sz w:val="24"/>
      <w:szCs w:val="24"/>
      <w14:ligatures w14:val="standardContextual"/>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246CA4"/>
    <w:rPr>
      <w:color w:val="000080"/>
      <w:kern w:val="2"/>
      <w:sz w:val="24"/>
      <w:szCs w:val="24"/>
      <w14:ligatures w14:val="standardContextual"/>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246CA4"/>
    <w:rPr>
      <w:kern w:val="2"/>
      <w:sz w:val="24"/>
      <w:szCs w:val="24"/>
      <w14:ligatures w14:val="standardContextual"/>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FootnoteText">
    <w:name w:val="footnote text"/>
    <w:basedOn w:val="Normal"/>
    <w:link w:val="FootnoteTextChar"/>
    <w:semiHidden/>
    <w:qFormat/>
    <w:rsid w:val="00246CA4"/>
    <w:pPr>
      <w:spacing w:after="0" w:line="240" w:lineRule="auto"/>
    </w:pPr>
    <w:rPr>
      <w:sz w:val="20"/>
      <w:szCs w:val="20"/>
    </w:rPr>
  </w:style>
  <w:style w:type="character" w:customStyle="1" w:styleId="FootnoteTextChar">
    <w:name w:val="Footnote Text Char"/>
    <w:basedOn w:val="DefaultParagraphFont"/>
    <w:link w:val="FootnoteText"/>
    <w:uiPriority w:val="99"/>
    <w:rsid w:val="00246CA4"/>
    <w:rPr>
      <w:rFonts w:ascii="Calibri" w:hAnsi="Calibri" w:cs="Calibri"/>
      <w:sz w:val="20"/>
      <w:szCs w:val="20"/>
    </w:rPr>
  </w:style>
  <w:style w:type="paragraph" w:styleId="BodyTextFirstIndent2">
    <w:name w:val="Body Text First Indent 2"/>
    <w:basedOn w:val="BodyTextIndent"/>
    <w:link w:val="BodyTextFirstIndent2Char"/>
    <w:uiPriority w:val="99"/>
    <w:semiHidden/>
    <w:rsid w:val="00246CA4"/>
    <w:pPr>
      <w:spacing w:after="160"/>
      <w:ind w:firstLine="360"/>
    </w:pPr>
  </w:style>
  <w:style w:type="character" w:customStyle="1" w:styleId="BodyTextFirstIndent2Char">
    <w:name w:val="Body Text First Indent 2 Char"/>
    <w:basedOn w:val="BodyTextIndentChar"/>
    <w:link w:val="BodyTextFirstIndent2"/>
    <w:uiPriority w:val="99"/>
    <w:semiHidden/>
    <w:rsid w:val="00246CA4"/>
    <w:rPr>
      <w:rFonts w:ascii="Calibri" w:hAnsi="Calibri" w:cs="Calibri"/>
    </w:rPr>
  </w:style>
  <w:style w:type="paragraph" w:styleId="BodyTextIndent2">
    <w:name w:val="Body Text Indent 2"/>
    <w:basedOn w:val="Normal"/>
    <w:link w:val="BodyTextIndent2Char"/>
    <w:uiPriority w:val="99"/>
    <w:semiHidden/>
    <w:rsid w:val="00246CA4"/>
    <w:pPr>
      <w:spacing w:after="120" w:line="480" w:lineRule="auto"/>
      <w:ind w:left="360"/>
    </w:pPr>
  </w:style>
  <w:style w:type="character" w:customStyle="1" w:styleId="BodyTextIndent2Char">
    <w:name w:val="Body Text Indent 2 Char"/>
    <w:basedOn w:val="DefaultParagraphFont"/>
    <w:link w:val="BodyTextIndent2"/>
    <w:uiPriority w:val="99"/>
    <w:semiHidden/>
    <w:rsid w:val="00246CA4"/>
    <w:rPr>
      <w:rFonts w:ascii="Calibri" w:hAnsi="Calibri" w:cs="Calibri"/>
    </w:rPr>
  </w:style>
  <w:style w:type="paragraph" w:styleId="BodyTextIndent3">
    <w:name w:val="Body Text Indent 3"/>
    <w:basedOn w:val="Normal"/>
    <w:link w:val="BodyTextIndent3Char"/>
    <w:uiPriority w:val="99"/>
    <w:semiHidden/>
    <w:rsid w:val="00246CA4"/>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46CA4"/>
    <w:rPr>
      <w:rFonts w:ascii="Calibri" w:hAnsi="Calibri" w:cs="Calibri"/>
      <w:sz w:val="16"/>
      <w:szCs w:val="16"/>
    </w:rPr>
  </w:style>
  <w:style w:type="paragraph" w:styleId="Caption">
    <w:name w:val="caption"/>
    <w:basedOn w:val="Normal"/>
    <w:next w:val="Normal"/>
    <w:uiPriority w:val="35"/>
    <w:semiHidden/>
    <w:qFormat/>
    <w:rsid w:val="00246CA4"/>
    <w:pPr>
      <w:spacing w:after="200" w:line="240" w:lineRule="auto"/>
    </w:pPr>
    <w:rPr>
      <w:i/>
      <w:iCs/>
      <w:color w:val="44546A" w:themeColor="text2"/>
      <w:sz w:val="18"/>
      <w:szCs w:val="18"/>
    </w:rPr>
  </w:style>
  <w:style w:type="table" w:styleId="ColorfulGrid-Accent4">
    <w:name w:val="Colorful Grid Accent 4"/>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246CA4"/>
    <w:rPr>
      <w:sz w:val="16"/>
      <w:szCs w:val="16"/>
    </w:rPr>
  </w:style>
  <w:style w:type="paragraph" w:styleId="CommentText">
    <w:name w:val="annotation text"/>
    <w:basedOn w:val="Normal"/>
    <w:link w:val="CommentTextChar"/>
    <w:uiPriority w:val="99"/>
    <w:semiHidden/>
    <w:rsid w:val="00246CA4"/>
    <w:pPr>
      <w:spacing w:line="240" w:lineRule="auto"/>
    </w:pPr>
    <w:rPr>
      <w:sz w:val="20"/>
      <w:szCs w:val="20"/>
    </w:rPr>
  </w:style>
  <w:style w:type="character" w:customStyle="1" w:styleId="CommentTextChar">
    <w:name w:val="Comment Text Char"/>
    <w:basedOn w:val="DefaultParagraphFont"/>
    <w:link w:val="CommentText"/>
    <w:uiPriority w:val="99"/>
    <w:semiHidden/>
    <w:rsid w:val="00246CA4"/>
    <w:rPr>
      <w:rFonts w:ascii="Calibri" w:hAnsi="Calibri" w:cs="Calibri"/>
      <w:sz w:val="20"/>
      <w:szCs w:val="20"/>
    </w:rPr>
  </w:style>
  <w:style w:type="paragraph" w:styleId="CommentSubject">
    <w:name w:val="annotation subject"/>
    <w:basedOn w:val="CommentText"/>
    <w:next w:val="CommentText"/>
    <w:link w:val="CommentSubjectChar"/>
    <w:uiPriority w:val="99"/>
    <w:semiHidden/>
    <w:rsid w:val="00246CA4"/>
    <w:rPr>
      <w:b/>
      <w:bCs/>
    </w:rPr>
  </w:style>
  <w:style w:type="character" w:customStyle="1" w:styleId="CommentSubjectChar">
    <w:name w:val="Comment Subject Char"/>
    <w:basedOn w:val="CommentTextChar"/>
    <w:link w:val="CommentSubject"/>
    <w:uiPriority w:val="99"/>
    <w:semiHidden/>
    <w:rsid w:val="00246CA4"/>
    <w:rPr>
      <w:rFonts w:ascii="Calibri" w:hAnsi="Calibri" w:cs="Calibri"/>
      <w:b/>
      <w:bCs/>
      <w:sz w:val="20"/>
      <w:szCs w:val="20"/>
    </w:rPr>
  </w:style>
  <w:style w:type="table" w:styleId="DarkList-Accent1">
    <w:name w:val="Dark List Accent 1"/>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rsid w:val="00246CA4"/>
  </w:style>
  <w:style w:type="character" w:customStyle="1" w:styleId="DateChar">
    <w:name w:val="Date Char"/>
    <w:basedOn w:val="DefaultParagraphFont"/>
    <w:link w:val="Date"/>
    <w:uiPriority w:val="99"/>
    <w:semiHidden/>
    <w:rsid w:val="00246CA4"/>
    <w:rPr>
      <w:rFonts w:ascii="Calibri" w:hAnsi="Calibri" w:cs="Calibri"/>
    </w:rPr>
  </w:style>
  <w:style w:type="paragraph" w:styleId="E-mailSignature">
    <w:name w:val="E-mail Signature"/>
    <w:basedOn w:val="Normal"/>
    <w:link w:val="E-mailSignatureChar"/>
    <w:uiPriority w:val="99"/>
    <w:semiHidden/>
    <w:rsid w:val="00246CA4"/>
    <w:pPr>
      <w:spacing w:after="0" w:line="240" w:lineRule="auto"/>
    </w:pPr>
  </w:style>
  <w:style w:type="character" w:customStyle="1" w:styleId="E-mailSignatureChar">
    <w:name w:val="E-mail Signature Char"/>
    <w:basedOn w:val="DefaultParagraphFont"/>
    <w:link w:val="E-mailSignature"/>
    <w:uiPriority w:val="99"/>
    <w:semiHidden/>
    <w:rsid w:val="00246CA4"/>
    <w:rPr>
      <w:rFonts w:ascii="Calibri" w:hAnsi="Calibri" w:cs="Calibri"/>
    </w:rPr>
  </w:style>
  <w:style w:type="paragraph" w:styleId="EndnoteText">
    <w:name w:val="endnote text"/>
    <w:basedOn w:val="Normal"/>
    <w:link w:val="EndnoteTextChar"/>
    <w:uiPriority w:val="99"/>
    <w:semiHidden/>
    <w:rsid w:val="00246CA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46CA4"/>
    <w:rPr>
      <w:rFonts w:ascii="Calibri" w:hAnsi="Calibri" w:cs="Calibri"/>
      <w:sz w:val="20"/>
      <w:szCs w:val="20"/>
    </w:rPr>
  </w:style>
  <w:style w:type="paragraph" w:styleId="EnvelopeAddress">
    <w:name w:val="envelope address"/>
    <w:basedOn w:val="Normal"/>
    <w:uiPriority w:val="99"/>
    <w:semiHidden/>
    <w:rsid w:val="00246CA4"/>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246CA4"/>
    <w:pPr>
      <w:spacing w:after="0" w:line="240" w:lineRule="auto"/>
    </w:pPr>
    <w:rPr>
      <w:rFonts w:asciiTheme="majorHAnsi" w:eastAsiaTheme="majorEastAsia" w:hAnsiTheme="majorHAnsi" w:cstheme="majorBidi"/>
      <w:sz w:val="20"/>
      <w:szCs w:val="20"/>
    </w:rPr>
  </w:style>
  <w:style w:type="table" w:styleId="GridTable1Light-Accent2">
    <w:name w:val="Grid Table 1 Light Accent 2"/>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46CA4"/>
    <w:pPr>
      <w:spacing w:after="0" w:line="240" w:lineRule="auto"/>
    </w:pPr>
    <w:rPr>
      <w:color w:val="2F5496" w:themeColor="accent1" w:themeShade="BF"/>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246CA4"/>
    <w:pPr>
      <w:spacing w:after="0" w:line="240" w:lineRule="auto"/>
    </w:pPr>
    <w:rPr>
      <w:color w:val="C45911" w:themeColor="accent2" w:themeShade="BF"/>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246CA4"/>
    <w:pPr>
      <w:spacing w:after="0" w:line="240" w:lineRule="auto"/>
    </w:pPr>
    <w:rPr>
      <w:color w:val="7B7B7B" w:themeColor="accent3" w:themeShade="BF"/>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246CA4"/>
    <w:pPr>
      <w:spacing w:after="0" w:line="240" w:lineRule="auto"/>
    </w:pPr>
    <w:rPr>
      <w:color w:val="BF8F00" w:themeColor="accent4" w:themeShade="BF"/>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246CA4"/>
    <w:pPr>
      <w:spacing w:after="0" w:line="240" w:lineRule="auto"/>
    </w:pPr>
    <w:rPr>
      <w:color w:val="2E74B5" w:themeColor="accent5" w:themeShade="BF"/>
      <w:kern w:val="2"/>
      <w:sz w:val="24"/>
      <w:szCs w:val="24"/>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246CA4"/>
    <w:pPr>
      <w:spacing w:after="0" w:line="240" w:lineRule="auto"/>
    </w:pPr>
    <w:rPr>
      <w:color w:val="538135" w:themeColor="accent6" w:themeShade="BF"/>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46CA4"/>
    <w:pPr>
      <w:spacing w:after="0" w:line="240" w:lineRule="auto"/>
    </w:pPr>
    <w:rPr>
      <w:color w:val="2F5496" w:themeColor="accent1" w:themeShade="BF"/>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246CA4"/>
    <w:pPr>
      <w:spacing w:after="0" w:line="240" w:lineRule="auto"/>
    </w:pPr>
    <w:rPr>
      <w:color w:val="C45911" w:themeColor="accent2" w:themeShade="BF"/>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246CA4"/>
    <w:pPr>
      <w:spacing w:after="0" w:line="240" w:lineRule="auto"/>
    </w:pPr>
    <w:rPr>
      <w:color w:val="7B7B7B" w:themeColor="accent3" w:themeShade="BF"/>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246CA4"/>
    <w:pPr>
      <w:spacing w:after="0" w:line="240" w:lineRule="auto"/>
    </w:pPr>
    <w:rPr>
      <w:color w:val="BF8F00" w:themeColor="accent4" w:themeShade="BF"/>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246CA4"/>
    <w:pPr>
      <w:spacing w:after="0" w:line="240" w:lineRule="auto"/>
    </w:pPr>
    <w:rPr>
      <w:color w:val="2E74B5" w:themeColor="accent5" w:themeShade="BF"/>
      <w:kern w:val="2"/>
      <w:sz w:val="24"/>
      <w:szCs w:val="24"/>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246CA4"/>
    <w:pPr>
      <w:spacing w:after="0" w:line="240" w:lineRule="auto"/>
    </w:pPr>
    <w:rPr>
      <w:color w:val="538135" w:themeColor="accent6" w:themeShade="BF"/>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rsid w:val="00246CA4"/>
    <w:rPr>
      <w:color w:val="2B579A"/>
      <w:shd w:val="clear" w:color="auto" w:fill="E1DFDD"/>
    </w:rPr>
  </w:style>
  <w:style w:type="character" w:styleId="HTMLCode">
    <w:name w:val="HTML Code"/>
    <w:basedOn w:val="DefaultParagraphFont"/>
    <w:uiPriority w:val="99"/>
    <w:semiHidden/>
    <w:rsid w:val="00246CA4"/>
    <w:rPr>
      <w:rFonts w:ascii="Consolas" w:hAnsi="Consolas"/>
      <w:sz w:val="20"/>
      <w:szCs w:val="20"/>
    </w:rPr>
  </w:style>
  <w:style w:type="character" w:styleId="HTMLDefinition">
    <w:name w:val="HTML Definition"/>
    <w:basedOn w:val="DefaultParagraphFont"/>
    <w:uiPriority w:val="99"/>
    <w:semiHidden/>
    <w:rsid w:val="00246CA4"/>
    <w:rPr>
      <w:i/>
      <w:iCs/>
    </w:rPr>
  </w:style>
  <w:style w:type="character" w:styleId="HTMLKeyboard">
    <w:name w:val="HTML Keyboard"/>
    <w:basedOn w:val="DefaultParagraphFont"/>
    <w:uiPriority w:val="99"/>
    <w:semiHidden/>
    <w:rsid w:val="00246CA4"/>
    <w:rPr>
      <w:rFonts w:ascii="Consolas" w:hAnsi="Consolas"/>
      <w:sz w:val="20"/>
      <w:szCs w:val="20"/>
    </w:rPr>
  </w:style>
  <w:style w:type="character" w:styleId="HTMLSample">
    <w:name w:val="HTML Sample"/>
    <w:basedOn w:val="DefaultParagraphFont"/>
    <w:uiPriority w:val="99"/>
    <w:semiHidden/>
    <w:rsid w:val="00246CA4"/>
    <w:rPr>
      <w:rFonts w:ascii="Consolas" w:hAnsi="Consolas"/>
      <w:sz w:val="24"/>
      <w:szCs w:val="24"/>
    </w:rPr>
  </w:style>
  <w:style w:type="character" w:styleId="HTMLTypewriter">
    <w:name w:val="HTML Typewriter"/>
    <w:basedOn w:val="DefaultParagraphFont"/>
    <w:uiPriority w:val="99"/>
    <w:semiHidden/>
    <w:rsid w:val="00246CA4"/>
    <w:rPr>
      <w:rFonts w:ascii="Consolas" w:hAnsi="Consolas"/>
      <w:sz w:val="20"/>
      <w:szCs w:val="20"/>
    </w:rPr>
  </w:style>
  <w:style w:type="character" w:styleId="HTMLVariable">
    <w:name w:val="HTML Variable"/>
    <w:basedOn w:val="DefaultParagraphFont"/>
    <w:uiPriority w:val="99"/>
    <w:semiHidden/>
    <w:rsid w:val="00246CA4"/>
    <w:rPr>
      <w:i/>
      <w:iCs/>
    </w:rPr>
  </w:style>
  <w:style w:type="paragraph" w:styleId="Index1">
    <w:name w:val="index 1"/>
    <w:basedOn w:val="Normal"/>
    <w:next w:val="Normal"/>
    <w:autoRedefine/>
    <w:uiPriority w:val="99"/>
    <w:semiHidden/>
    <w:rsid w:val="00246CA4"/>
    <w:pPr>
      <w:spacing w:after="0" w:line="240" w:lineRule="auto"/>
      <w:ind w:left="220" w:hanging="220"/>
    </w:pPr>
  </w:style>
  <w:style w:type="paragraph" w:styleId="Index2">
    <w:name w:val="index 2"/>
    <w:basedOn w:val="Normal"/>
    <w:next w:val="Normal"/>
    <w:autoRedefine/>
    <w:uiPriority w:val="99"/>
    <w:semiHidden/>
    <w:rsid w:val="00246CA4"/>
    <w:pPr>
      <w:spacing w:after="0" w:line="240" w:lineRule="auto"/>
      <w:ind w:left="440" w:hanging="220"/>
    </w:pPr>
  </w:style>
  <w:style w:type="paragraph" w:styleId="Index3">
    <w:name w:val="index 3"/>
    <w:basedOn w:val="Normal"/>
    <w:next w:val="Normal"/>
    <w:autoRedefine/>
    <w:uiPriority w:val="99"/>
    <w:semiHidden/>
    <w:rsid w:val="00246CA4"/>
    <w:pPr>
      <w:spacing w:after="0" w:line="240" w:lineRule="auto"/>
      <w:ind w:left="660" w:hanging="220"/>
    </w:pPr>
  </w:style>
  <w:style w:type="paragraph" w:styleId="Index4">
    <w:name w:val="index 4"/>
    <w:basedOn w:val="Normal"/>
    <w:next w:val="Normal"/>
    <w:autoRedefine/>
    <w:uiPriority w:val="99"/>
    <w:semiHidden/>
    <w:rsid w:val="00246CA4"/>
    <w:pPr>
      <w:spacing w:after="0" w:line="240" w:lineRule="auto"/>
      <w:ind w:left="880" w:hanging="220"/>
    </w:pPr>
  </w:style>
  <w:style w:type="paragraph" w:styleId="Index5">
    <w:name w:val="index 5"/>
    <w:basedOn w:val="Normal"/>
    <w:next w:val="Normal"/>
    <w:autoRedefine/>
    <w:uiPriority w:val="99"/>
    <w:semiHidden/>
    <w:rsid w:val="00246CA4"/>
    <w:pPr>
      <w:spacing w:after="0" w:line="240" w:lineRule="auto"/>
      <w:ind w:left="1100" w:hanging="220"/>
    </w:pPr>
  </w:style>
  <w:style w:type="paragraph" w:styleId="Index6">
    <w:name w:val="index 6"/>
    <w:basedOn w:val="Normal"/>
    <w:next w:val="Normal"/>
    <w:autoRedefine/>
    <w:uiPriority w:val="99"/>
    <w:semiHidden/>
    <w:rsid w:val="00246CA4"/>
    <w:pPr>
      <w:spacing w:after="0" w:line="240" w:lineRule="auto"/>
      <w:ind w:left="1320" w:hanging="220"/>
    </w:pPr>
  </w:style>
  <w:style w:type="paragraph" w:styleId="Index7">
    <w:name w:val="index 7"/>
    <w:basedOn w:val="Normal"/>
    <w:next w:val="Normal"/>
    <w:autoRedefine/>
    <w:uiPriority w:val="99"/>
    <w:semiHidden/>
    <w:rsid w:val="00246CA4"/>
    <w:pPr>
      <w:spacing w:after="0" w:line="240" w:lineRule="auto"/>
      <w:ind w:left="1540" w:hanging="220"/>
    </w:pPr>
  </w:style>
  <w:style w:type="paragraph" w:styleId="Index8">
    <w:name w:val="index 8"/>
    <w:basedOn w:val="Normal"/>
    <w:next w:val="Normal"/>
    <w:autoRedefine/>
    <w:uiPriority w:val="99"/>
    <w:semiHidden/>
    <w:rsid w:val="00246CA4"/>
    <w:pPr>
      <w:spacing w:after="0" w:line="240" w:lineRule="auto"/>
      <w:ind w:left="1760" w:hanging="220"/>
    </w:pPr>
  </w:style>
  <w:style w:type="paragraph" w:styleId="Index9">
    <w:name w:val="index 9"/>
    <w:basedOn w:val="Normal"/>
    <w:next w:val="Normal"/>
    <w:autoRedefine/>
    <w:uiPriority w:val="99"/>
    <w:semiHidden/>
    <w:rsid w:val="00246CA4"/>
    <w:pPr>
      <w:spacing w:after="0" w:line="240" w:lineRule="auto"/>
      <w:ind w:left="1980" w:hanging="220"/>
    </w:pPr>
  </w:style>
  <w:style w:type="paragraph" w:styleId="IndexHeading">
    <w:name w:val="index heading"/>
    <w:basedOn w:val="Normal"/>
    <w:next w:val="Index1"/>
    <w:uiPriority w:val="99"/>
    <w:semiHidden/>
    <w:rsid w:val="00246CA4"/>
    <w:rPr>
      <w:rFonts w:asciiTheme="majorHAnsi" w:eastAsiaTheme="majorEastAsia" w:hAnsiTheme="majorHAnsi" w:cstheme="majorBidi"/>
      <w:b/>
      <w:bCs/>
    </w:rPr>
  </w:style>
  <w:style w:type="table" w:styleId="LightGrid">
    <w:name w:val="Light Grid"/>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rsid w:val="00246CA4"/>
    <w:pPr>
      <w:spacing w:after="0" w:line="240" w:lineRule="auto"/>
    </w:pPr>
    <w:rPr>
      <w:color w:val="000000" w:themeColor="text1" w:themeShade="BF"/>
      <w:kern w:val="2"/>
      <w:sz w:val="24"/>
      <w:szCs w:val="24"/>
      <w14:ligatures w14:val="standardContextua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246CA4"/>
    <w:pPr>
      <w:spacing w:after="0" w:line="240" w:lineRule="auto"/>
    </w:pPr>
    <w:rPr>
      <w:color w:val="2F5496" w:themeColor="accent1" w:themeShade="BF"/>
      <w:kern w:val="2"/>
      <w:sz w:val="24"/>
      <w:szCs w:val="24"/>
      <w14:ligatures w14:val="standardContextual"/>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rsid w:val="00246CA4"/>
    <w:pPr>
      <w:spacing w:after="0" w:line="240" w:lineRule="auto"/>
    </w:pPr>
    <w:rPr>
      <w:color w:val="C45911" w:themeColor="accent2" w:themeShade="BF"/>
      <w:kern w:val="2"/>
      <w:sz w:val="24"/>
      <w:szCs w:val="24"/>
      <w14:ligatures w14:val="standardContextual"/>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rsid w:val="00246CA4"/>
    <w:pPr>
      <w:spacing w:after="0" w:line="240" w:lineRule="auto"/>
    </w:pPr>
    <w:rPr>
      <w:color w:val="7B7B7B" w:themeColor="accent3" w:themeShade="BF"/>
      <w:kern w:val="2"/>
      <w:sz w:val="24"/>
      <w:szCs w:val="24"/>
      <w14:ligatures w14:val="standardContextual"/>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rsid w:val="00246CA4"/>
    <w:pPr>
      <w:spacing w:after="0" w:line="240" w:lineRule="auto"/>
    </w:pPr>
    <w:rPr>
      <w:color w:val="BF8F00" w:themeColor="accent4" w:themeShade="BF"/>
      <w:kern w:val="2"/>
      <w:sz w:val="24"/>
      <w:szCs w:val="24"/>
      <w14:ligatures w14:val="standardContextual"/>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rsid w:val="00246CA4"/>
    <w:pPr>
      <w:spacing w:after="0" w:line="240" w:lineRule="auto"/>
    </w:pPr>
    <w:rPr>
      <w:color w:val="2E74B5" w:themeColor="accent5" w:themeShade="BF"/>
      <w:kern w:val="2"/>
      <w:sz w:val="24"/>
      <w:szCs w:val="24"/>
      <w14:ligatures w14:val="standardContextual"/>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rsid w:val="00246CA4"/>
    <w:pPr>
      <w:spacing w:after="0" w:line="240" w:lineRule="auto"/>
    </w:pPr>
    <w:rPr>
      <w:color w:val="538135" w:themeColor="accent6" w:themeShade="BF"/>
      <w:kern w:val="2"/>
      <w:sz w:val="24"/>
      <w:szCs w:val="24"/>
      <w14:ligatures w14:val="standardContextual"/>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rsid w:val="00246CA4"/>
  </w:style>
  <w:style w:type="paragraph" w:styleId="List">
    <w:name w:val="List"/>
    <w:basedOn w:val="Normal"/>
    <w:uiPriority w:val="99"/>
    <w:semiHidden/>
    <w:rsid w:val="00246CA4"/>
    <w:pPr>
      <w:ind w:left="360" w:hanging="360"/>
      <w:contextualSpacing/>
    </w:pPr>
  </w:style>
  <w:style w:type="paragraph" w:styleId="List2">
    <w:name w:val="List 2"/>
    <w:basedOn w:val="Normal"/>
    <w:uiPriority w:val="99"/>
    <w:semiHidden/>
    <w:rsid w:val="00246CA4"/>
    <w:pPr>
      <w:ind w:left="720" w:hanging="360"/>
      <w:contextualSpacing/>
    </w:pPr>
  </w:style>
  <w:style w:type="paragraph" w:styleId="List3">
    <w:name w:val="List 3"/>
    <w:basedOn w:val="Normal"/>
    <w:uiPriority w:val="99"/>
    <w:semiHidden/>
    <w:rsid w:val="00246CA4"/>
    <w:pPr>
      <w:ind w:left="1080" w:hanging="360"/>
      <w:contextualSpacing/>
    </w:pPr>
  </w:style>
  <w:style w:type="paragraph" w:styleId="List4">
    <w:name w:val="List 4"/>
    <w:basedOn w:val="Normal"/>
    <w:uiPriority w:val="99"/>
    <w:semiHidden/>
    <w:rsid w:val="00246CA4"/>
    <w:pPr>
      <w:ind w:left="1440" w:hanging="360"/>
      <w:contextualSpacing/>
    </w:pPr>
  </w:style>
  <w:style w:type="paragraph" w:styleId="List5">
    <w:name w:val="List 5"/>
    <w:basedOn w:val="Normal"/>
    <w:uiPriority w:val="99"/>
    <w:semiHidden/>
    <w:rsid w:val="00246CA4"/>
    <w:pPr>
      <w:ind w:left="1800" w:hanging="360"/>
      <w:contextualSpacing/>
    </w:pPr>
  </w:style>
  <w:style w:type="paragraph" w:styleId="ListBullet2">
    <w:name w:val="List Bullet 2"/>
    <w:basedOn w:val="Normal"/>
    <w:uiPriority w:val="99"/>
    <w:semiHidden/>
    <w:rsid w:val="00246CA4"/>
    <w:pPr>
      <w:tabs>
        <w:tab w:val="num" w:pos="720"/>
      </w:tabs>
      <w:ind w:left="720" w:hanging="360"/>
      <w:contextualSpacing/>
    </w:pPr>
  </w:style>
  <w:style w:type="paragraph" w:styleId="ListBullet3">
    <w:name w:val="List Bullet 3"/>
    <w:basedOn w:val="Normal"/>
    <w:uiPriority w:val="99"/>
    <w:semiHidden/>
    <w:rsid w:val="00246CA4"/>
    <w:pPr>
      <w:tabs>
        <w:tab w:val="num" w:pos="1080"/>
      </w:tabs>
      <w:ind w:left="1080" w:hanging="360"/>
      <w:contextualSpacing/>
    </w:pPr>
  </w:style>
  <w:style w:type="paragraph" w:styleId="ListBullet4">
    <w:name w:val="List Bullet 4"/>
    <w:basedOn w:val="Normal"/>
    <w:uiPriority w:val="99"/>
    <w:semiHidden/>
    <w:rsid w:val="00246CA4"/>
    <w:pPr>
      <w:tabs>
        <w:tab w:val="num" w:pos="1440"/>
      </w:tabs>
      <w:ind w:left="1440" w:hanging="360"/>
      <w:contextualSpacing/>
    </w:pPr>
  </w:style>
  <w:style w:type="paragraph" w:styleId="ListBullet5">
    <w:name w:val="List Bullet 5"/>
    <w:basedOn w:val="Normal"/>
    <w:uiPriority w:val="99"/>
    <w:semiHidden/>
    <w:rsid w:val="00246CA4"/>
    <w:pPr>
      <w:tabs>
        <w:tab w:val="num" w:pos="1800"/>
      </w:tabs>
      <w:ind w:left="1800" w:hanging="360"/>
      <w:contextualSpacing/>
    </w:pPr>
  </w:style>
  <w:style w:type="paragraph" w:styleId="ListContinue">
    <w:name w:val="List Continue"/>
    <w:basedOn w:val="Normal"/>
    <w:uiPriority w:val="99"/>
    <w:semiHidden/>
    <w:rsid w:val="00246CA4"/>
    <w:pPr>
      <w:spacing w:after="120"/>
      <w:ind w:left="360"/>
      <w:contextualSpacing/>
    </w:pPr>
  </w:style>
  <w:style w:type="paragraph" w:styleId="ListContinue2">
    <w:name w:val="List Continue 2"/>
    <w:basedOn w:val="Normal"/>
    <w:uiPriority w:val="99"/>
    <w:semiHidden/>
    <w:rsid w:val="00246CA4"/>
    <w:pPr>
      <w:spacing w:after="120"/>
      <w:ind w:left="720"/>
      <w:contextualSpacing/>
    </w:pPr>
  </w:style>
  <w:style w:type="paragraph" w:styleId="ListContinue3">
    <w:name w:val="List Continue 3"/>
    <w:basedOn w:val="Normal"/>
    <w:uiPriority w:val="99"/>
    <w:semiHidden/>
    <w:rsid w:val="00246CA4"/>
    <w:pPr>
      <w:spacing w:after="120"/>
      <w:ind w:left="1080"/>
      <w:contextualSpacing/>
    </w:pPr>
  </w:style>
  <w:style w:type="paragraph" w:styleId="ListContinue4">
    <w:name w:val="List Continue 4"/>
    <w:basedOn w:val="Normal"/>
    <w:uiPriority w:val="99"/>
    <w:semiHidden/>
    <w:rsid w:val="00246CA4"/>
    <w:pPr>
      <w:spacing w:after="120"/>
      <w:ind w:left="1440"/>
      <w:contextualSpacing/>
    </w:pPr>
  </w:style>
  <w:style w:type="paragraph" w:styleId="ListContinue5">
    <w:name w:val="List Continue 5"/>
    <w:basedOn w:val="Normal"/>
    <w:uiPriority w:val="99"/>
    <w:semiHidden/>
    <w:rsid w:val="00246CA4"/>
    <w:pPr>
      <w:spacing w:after="120"/>
      <w:ind w:left="1800"/>
      <w:contextualSpacing/>
    </w:pPr>
  </w:style>
  <w:style w:type="paragraph" w:styleId="ListNumber">
    <w:name w:val="List Number"/>
    <w:basedOn w:val="Normal"/>
    <w:uiPriority w:val="99"/>
    <w:semiHidden/>
    <w:rsid w:val="00246CA4"/>
    <w:pPr>
      <w:tabs>
        <w:tab w:val="num" w:pos="360"/>
      </w:tabs>
      <w:ind w:left="360" w:hanging="360"/>
      <w:contextualSpacing/>
    </w:pPr>
  </w:style>
  <w:style w:type="paragraph" w:styleId="ListNumber2">
    <w:name w:val="List Number 2"/>
    <w:basedOn w:val="Normal"/>
    <w:uiPriority w:val="99"/>
    <w:semiHidden/>
    <w:rsid w:val="00246CA4"/>
    <w:pPr>
      <w:tabs>
        <w:tab w:val="num" w:pos="720"/>
      </w:tabs>
      <w:ind w:left="720" w:hanging="360"/>
      <w:contextualSpacing/>
    </w:pPr>
  </w:style>
  <w:style w:type="paragraph" w:styleId="ListNumber3">
    <w:name w:val="List Number 3"/>
    <w:basedOn w:val="Normal"/>
    <w:uiPriority w:val="99"/>
    <w:semiHidden/>
    <w:rsid w:val="00246CA4"/>
    <w:pPr>
      <w:tabs>
        <w:tab w:val="num" w:pos="1080"/>
      </w:tabs>
      <w:ind w:left="1080" w:hanging="360"/>
      <w:contextualSpacing/>
    </w:pPr>
  </w:style>
  <w:style w:type="paragraph" w:styleId="ListNumber4">
    <w:name w:val="List Number 4"/>
    <w:basedOn w:val="Normal"/>
    <w:uiPriority w:val="99"/>
    <w:semiHidden/>
    <w:rsid w:val="00246CA4"/>
    <w:pPr>
      <w:tabs>
        <w:tab w:val="num" w:pos="1440"/>
      </w:tabs>
      <w:ind w:left="1440" w:hanging="360"/>
      <w:contextualSpacing/>
    </w:pPr>
  </w:style>
  <w:style w:type="paragraph" w:styleId="ListNumber5">
    <w:name w:val="List Number 5"/>
    <w:basedOn w:val="Normal"/>
    <w:uiPriority w:val="99"/>
    <w:semiHidden/>
    <w:rsid w:val="00246CA4"/>
    <w:pPr>
      <w:tabs>
        <w:tab w:val="num" w:pos="1800"/>
      </w:tabs>
      <w:ind w:left="1800" w:hanging="360"/>
      <w:contextualSpacing/>
    </w:pPr>
  </w:style>
  <w:style w:type="table" w:styleId="ListTable1Light">
    <w:name w:val="List Table 1 Light"/>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46CA4"/>
    <w:pPr>
      <w:spacing w:after="0" w:line="240" w:lineRule="auto"/>
    </w:pPr>
    <w:rPr>
      <w:color w:val="2F5496" w:themeColor="accent1" w:themeShade="BF"/>
      <w:kern w:val="2"/>
      <w:sz w:val="24"/>
      <w:szCs w:val="24"/>
      <w14:ligatures w14:val="standardContextual"/>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246CA4"/>
    <w:pPr>
      <w:spacing w:after="0" w:line="240" w:lineRule="auto"/>
    </w:pPr>
    <w:rPr>
      <w:color w:val="C45911" w:themeColor="accent2" w:themeShade="BF"/>
      <w:kern w:val="2"/>
      <w:sz w:val="24"/>
      <w:szCs w:val="24"/>
      <w14:ligatures w14:val="standardContextual"/>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246CA4"/>
    <w:pPr>
      <w:spacing w:after="0" w:line="240" w:lineRule="auto"/>
    </w:pPr>
    <w:rPr>
      <w:color w:val="7B7B7B" w:themeColor="accent3" w:themeShade="BF"/>
      <w:kern w:val="2"/>
      <w:sz w:val="24"/>
      <w:szCs w:val="24"/>
      <w14:ligatures w14:val="standardContextual"/>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246CA4"/>
    <w:pPr>
      <w:spacing w:after="0" w:line="240" w:lineRule="auto"/>
    </w:pPr>
    <w:rPr>
      <w:color w:val="BF8F00" w:themeColor="accent4" w:themeShade="BF"/>
      <w:kern w:val="2"/>
      <w:sz w:val="24"/>
      <w:szCs w:val="24"/>
      <w14:ligatures w14:val="standardContextual"/>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246CA4"/>
    <w:pPr>
      <w:spacing w:after="0" w:line="240" w:lineRule="auto"/>
    </w:pPr>
    <w:rPr>
      <w:color w:val="2E74B5" w:themeColor="accent5" w:themeShade="BF"/>
      <w:kern w:val="2"/>
      <w:sz w:val="24"/>
      <w:szCs w:val="24"/>
      <w14:ligatures w14:val="standardContextual"/>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246CA4"/>
    <w:pPr>
      <w:spacing w:after="0" w:line="240" w:lineRule="auto"/>
    </w:pPr>
    <w:rPr>
      <w:color w:val="538135" w:themeColor="accent6" w:themeShade="BF"/>
      <w:kern w:val="2"/>
      <w:sz w:val="24"/>
      <w:szCs w:val="24"/>
      <w14:ligatures w14:val="standardContextual"/>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246CA4"/>
    <w:pPr>
      <w:spacing w:after="0" w:line="240" w:lineRule="auto"/>
    </w:pPr>
    <w:rPr>
      <w:color w:val="000000" w:themeColor="text1"/>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46CA4"/>
    <w:pPr>
      <w:spacing w:after="0" w:line="240" w:lineRule="auto"/>
    </w:pPr>
    <w:rPr>
      <w:color w:val="2F5496" w:themeColor="accent1"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46CA4"/>
    <w:pPr>
      <w:spacing w:after="0" w:line="240" w:lineRule="auto"/>
    </w:pPr>
    <w:rPr>
      <w:color w:val="C45911" w:themeColor="accent2"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46CA4"/>
    <w:pPr>
      <w:spacing w:after="0" w:line="240" w:lineRule="auto"/>
    </w:pPr>
    <w:rPr>
      <w:color w:val="7B7B7B" w:themeColor="accent3"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46CA4"/>
    <w:pPr>
      <w:spacing w:after="0" w:line="240" w:lineRule="auto"/>
    </w:pPr>
    <w:rPr>
      <w:color w:val="BF8F00" w:themeColor="accent4"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46CA4"/>
    <w:pPr>
      <w:spacing w:after="0" w:line="240" w:lineRule="auto"/>
    </w:pPr>
    <w:rPr>
      <w:color w:val="2E74B5" w:themeColor="accent5"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46CA4"/>
    <w:pPr>
      <w:spacing w:after="0" w:line="240" w:lineRule="auto"/>
    </w:pPr>
    <w:rPr>
      <w:color w:val="538135" w:themeColor="accent6"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246CA4"/>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MacroTextChar">
    <w:name w:val="Macro Text Char"/>
    <w:basedOn w:val="DefaultParagraphFont"/>
    <w:link w:val="MacroText"/>
    <w:uiPriority w:val="99"/>
    <w:semiHidden/>
    <w:rsid w:val="00246CA4"/>
    <w:rPr>
      <w:rFonts w:ascii="Consolas" w:hAnsi="Consolas" w:cs="Calibri"/>
      <w:sz w:val="20"/>
      <w:szCs w:val="20"/>
    </w:rPr>
  </w:style>
  <w:style w:type="table" w:styleId="MediumGrid1">
    <w:name w:val="Medium Grid 1"/>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246CA4"/>
    <w:rPr>
      <w:color w:val="2B579A"/>
      <w:shd w:val="clear" w:color="auto" w:fill="E1DFDD"/>
    </w:rPr>
  </w:style>
  <w:style w:type="paragraph" w:styleId="MessageHeader">
    <w:name w:val="Message Header"/>
    <w:basedOn w:val="Normal"/>
    <w:link w:val="MessageHeaderChar"/>
    <w:uiPriority w:val="99"/>
    <w:semiHidden/>
    <w:rsid w:val="00246CA4"/>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46CA4"/>
    <w:rPr>
      <w:rFonts w:asciiTheme="majorHAnsi" w:eastAsiaTheme="majorEastAsia" w:hAnsiTheme="majorHAnsi" w:cstheme="majorBidi"/>
      <w:sz w:val="24"/>
      <w:szCs w:val="24"/>
      <w:shd w:val="pct20" w:color="auto" w:fill="auto"/>
    </w:rPr>
  </w:style>
  <w:style w:type="table" w:styleId="PlainTable1">
    <w:name w:val="Plain Table 1"/>
    <w:basedOn w:val="TableNormal"/>
    <w:uiPriority w:val="41"/>
    <w:rsid w:val="00246CA4"/>
    <w:pPr>
      <w:spacing w:after="0" w:line="240" w:lineRule="auto"/>
    </w:pPr>
    <w:rPr>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46CA4"/>
    <w:pPr>
      <w:spacing w:after="0" w:line="240" w:lineRule="auto"/>
    </w:pPr>
    <w:rPr>
      <w:kern w:val="2"/>
      <w:sz w:val="24"/>
      <w:szCs w:val="24"/>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46CA4"/>
    <w:pPr>
      <w:spacing w:after="0" w:line="240" w:lineRule="auto"/>
    </w:pPr>
    <w:rPr>
      <w:kern w:val="2"/>
      <w:sz w:val="24"/>
      <w:szCs w:val="24"/>
      <w14:ligatures w14:val="standardContextual"/>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46CA4"/>
    <w:pPr>
      <w:spacing w:after="0" w:line="240" w:lineRule="auto"/>
    </w:pPr>
    <w:rPr>
      <w:kern w:val="2"/>
      <w:sz w:val="24"/>
      <w:szCs w:val="24"/>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46CA4"/>
    <w:pPr>
      <w:spacing w:after="0" w:line="240" w:lineRule="auto"/>
    </w:pPr>
    <w:rPr>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246CA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246CA4"/>
    <w:rPr>
      <w:rFonts w:ascii="Consolas" w:hAnsi="Consolas" w:cs="Calibri"/>
      <w:sz w:val="21"/>
      <w:szCs w:val="21"/>
    </w:rPr>
  </w:style>
  <w:style w:type="paragraph" w:styleId="Signature">
    <w:name w:val="Signature"/>
    <w:basedOn w:val="Normal"/>
    <w:link w:val="SignatureChar"/>
    <w:uiPriority w:val="99"/>
    <w:semiHidden/>
    <w:rsid w:val="00246CA4"/>
    <w:pPr>
      <w:spacing w:after="0" w:line="240" w:lineRule="auto"/>
      <w:ind w:left="4320"/>
    </w:pPr>
  </w:style>
  <w:style w:type="character" w:customStyle="1" w:styleId="SignatureChar">
    <w:name w:val="Signature Char"/>
    <w:basedOn w:val="DefaultParagraphFont"/>
    <w:link w:val="Signature"/>
    <w:uiPriority w:val="99"/>
    <w:semiHidden/>
    <w:rsid w:val="00246CA4"/>
    <w:rPr>
      <w:rFonts w:ascii="Calibri" w:hAnsi="Calibri" w:cs="Calibri"/>
    </w:rPr>
  </w:style>
  <w:style w:type="character" w:styleId="SmartHyperlink">
    <w:name w:val="Smart Hyperlink"/>
    <w:basedOn w:val="DefaultParagraphFont"/>
    <w:uiPriority w:val="99"/>
    <w:semiHidden/>
    <w:rsid w:val="00246CA4"/>
    <w:rPr>
      <w:u w:val="dotted"/>
    </w:rPr>
  </w:style>
  <w:style w:type="character" w:styleId="SmartLink">
    <w:name w:val="Smart Link"/>
    <w:basedOn w:val="DefaultParagraphFont"/>
    <w:uiPriority w:val="99"/>
    <w:semiHidden/>
    <w:rsid w:val="00246CA4"/>
    <w:rPr>
      <w:color w:val="0000FF"/>
      <w:u w:val="single"/>
      <w:shd w:val="clear" w:color="auto" w:fill="F3F2F1"/>
    </w:rPr>
  </w:style>
  <w:style w:type="table" w:styleId="TableColorful1">
    <w:name w:val="Table Colorful 1"/>
    <w:basedOn w:val="TableNormal"/>
    <w:uiPriority w:val="99"/>
    <w:semiHidden/>
    <w:rsid w:val="00246CA4"/>
    <w:rPr>
      <w:color w:val="FFFFFF"/>
      <w:kern w:val="2"/>
      <w:sz w:val="24"/>
      <w:szCs w:val="24"/>
      <w14:ligatures w14:val="standardContextual"/>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246CA4"/>
    <w:rPr>
      <w:kern w:val="2"/>
      <w:sz w:val="24"/>
      <w:szCs w:val="24"/>
      <w14:ligatures w14:val="standardContextual"/>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246CA4"/>
    <w:rPr>
      <w:kern w:val="2"/>
      <w:sz w:val="24"/>
      <w:szCs w:val="24"/>
      <w14:ligatures w14:val="standardContextual"/>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246CA4"/>
    <w:rPr>
      <w:b/>
      <w:bCs/>
      <w:kern w:val="2"/>
      <w:sz w:val="24"/>
      <w:szCs w:val="24"/>
      <w14:ligatures w14:val="standardContextual"/>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246CA4"/>
    <w:rPr>
      <w:b/>
      <w:bCs/>
      <w:kern w:val="2"/>
      <w:sz w:val="24"/>
      <w:szCs w:val="24"/>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246CA4"/>
    <w:rPr>
      <w:b/>
      <w:bCs/>
      <w:kern w:val="2"/>
      <w:sz w:val="24"/>
      <w:szCs w:val="24"/>
      <w14:ligatures w14:val="standardContextual"/>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246CA4"/>
    <w:rPr>
      <w:kern w:val="2"/>
      <w:sz w:val="24"/>
      <w:szCs w:val="24"/>
      <w14:ligatures w14:val="standardContextual"/>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246CA4"/>
    <w:rPr>
      <w:kern w:val="2"/>
      <w:sz w:val="24"/>
      <w:szCs w:val="24"/>
      <w14:ligatures w14:val="standardContextual"/>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246CA4"/>
    <w:rPr>
      <w:kern w:val="2"/>
      <w:sz w:val="24"/>
      <w:szCs w:val="24"/>
      <w14:ligatures w14:val="standardContextual"/>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246CA4"/>
    <w:rPr>
      <w:kern w:val="2"/>
      <w:sz w:val="24"/>
      <w:szCs w:val="24"/>
      <w14:ligatures w14:val="standardContextual"/>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246CA4"/>
    <w:rPr>
      <w:kern w:val="2"/>
      <w:sz w:val="24"/>
      <w:szCs w:val="24"/>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246CA4"/>
    <w:rPr>
      <w:kern w:val="2"/>
      <w:sz w:val="24"/>
      <w:szCs w:val="24"/>
      <w14:ligatures w14:val="standardContextual"/>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246CA4"/>
    <w:rPr>
      <w:kern w:val="2"/>
      <w:sz w:val="24"/>
      <w:szCs w:val="24"/>
      <w14:ligatures w14:val="standardContextual"/>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246CA4"/>
    <w:rPr>
      <w:kern w:val="2"/>
      <w:sz w:val="24"/>
      <w:szCs w:val="24"/>
      <w14:ligatures w14:val="standardContextual"/>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246CA4"/>
    <w:rPr>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246CA4"/>
    <w:rPr>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246CA4"/>
    <w:rPr>
      <w:b/>
      <w:bCs/>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246CA4"/>
    <w:rPr>
      <w:kern w:val="2"/>
      <w:sz w:val="24"/>
      <w:szCs w:val="24"/>
      <w14:ligatures w14:val="standardContextual"/>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46CA4"/>
    <w:pPr>
      <w:spacing w:after="0" w:line="240" w:lineRule="auto"/>
    </w:pPr>
    <w:rPr>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rsid w:val="00246CA4"/>
    <w:rPr>
      <w:kern w:val="2"/>
      <w:sz w:val="24"/>
      <w:szCs w:val="24"/>
      <w14:ligatures w14:val="standardContextual"/>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246CA4"/>
    <w:rPr>
      <w:kern w:val="2"/>
      <w:sz w:val="24"/>
      <w:szCs w:val="24"/>
      <w14:ligatures w14:val="standardContextual"/>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246CA4"/>
    <w:rPr>
      <w:kern w:val="2"/>
      <w:sz w:val="24"/>
      <w:szCs w:val="24"/>
      <w14:ligatures w14:val="standardContextual"/>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246CA4"/>
    <w:rPr>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246CA4"/>
    <w:rPr>
      <w:kern w:val="2"/>
      <w:sz w:val="24"/>
      <w:szCs w:val="24"/>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246CA4"/>
    <w:rPr>
      <w:kern w:val="2"/>
      <w:sz w:val="24"/>
      <w:szCs w:val="24"/>
      <w14:ligatures w14:val="standardContextual"/>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246CA4"/>
    <w:rPr>
      <w:kern w:val="2"/>
      <w:sz w:val="24"/>
      <w:szCs w:val="24"/>
      <w14:ligatures w14:val="standardContextual"/>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246CA4"/>
    <w:rPr>
      <w:kern w:val="2"/>
      <w:sz w:val="24"/>
      <w:szCs w:val="24"/>
      <w14:ligatures w14:val="standardContextual"/>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246CA4"/>
    <w:pPr>
      <w:spacing w:after="0"/>
      <w:ind w:left="220" w:hanging="220"/>
    </w:pPr>
  </w:style>
  <w:style w:type="paragraph" w:styleId="TableofFigures">
    <w:name w:val="table of figures"/>
    <w:basedOn w:val="Normal"/>
    <w:next w:val="Normal"/>
    <w:uiPriority w:val="99"/>
    <w:semiHidden/>
    <w:rsid w:val="00246CA4"/>
    <w:pPr>
      <w:spacing w:after="0"/>
    </w:pPr>
  </w:style>
  <w:style w:type="table" w:styleId="TableProfessional">
    <w:name w:val="Table Professional"/>
    <w:basedOn w:val="TableNormal"/>
    <w:uiPriority w:val="99"/>
    <w:semiHidden/>
    <w:rsid w:val="00246CA4"/>
    <w:rPr>
      <w:kern w:val="2"/>
      <w:sz w:val="24"/>
      <w:szCs w:val="24"/>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246CA4"/>
    <w:rPr>
      <w:kern w:val="2"/>
      <w:sz w:val="24"/>
      <w:szCs w:val="24"/>
      <w14:ligatures w14:val="standardContextual"/>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246CA4"/>
    <w:rPr>
      <w:kern w:val="2"/>
      <w:sz w:val="24"/>
      <w:szCs w:val="24"/>
      <w14:ligatures w14:val="standardContextual"/>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246CA4"/>
    <w:rPr>
      <w:kern w:val="2"/>
      <w:sz w:val="24"/>
      <w:szCs w:val="24"/>
      <w14:ligatures w14:val="standardContextual"/>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246CA4"/>
    <w:rPr>
      <w:kern w:val="2"/>
      <w:sz w:val="24"/>
      <w:szCs w:val="24"/>
      <w14:ligatures w14:val="standardContextual"/>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246CA4"/>
    <w:rPr>
      <w:kern w:val="2"/>
      <w:sz w:val="24"/>
      <w:szCs w:val="24"/>
      <w14:ligatures w14:val="standardContextual"/>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246CA4"/>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246CA4"/>
    <w:rPr>
      <w:kern w:val="2"/>
      <w:sz w:val="24"/>
      <w:szCs w:val="24"/>
      <w14:ligatures w14:val="standardContextual"/>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246CA4"/>
    <w:rPr>
      <w:kern w:val="2"/>
      <w:sz w:val="24"/>
      <w:szCs w:val="24"/>
      <w14:ligatures w14:val="standardContextual"/>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246CA4"/>
    <w:rPr>
      <w:kern w:val="2"/>
      <w:sz w:val="24"/>
      <w:szCs w:val="24"/>
      <w14:ligatures w14:val="standardContextual"/>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3">
    <w:name w:val="toc 3"/>
    <w:basedOn w:val="Normal"/>
    <w:next w:val="Normal"/>
    <w:autoRedefine/>
    <w:uiPriority w:val="39"/>
    <w:semiHidden/>
    <w:rsid w:val="00246CA4"/>
    <w:pPr>
      <w:spacing w:after="100"/>
      <w:ind w:left="440"/>
    </w:pPr>
  </w:style>
  <w:style w:type="paragraph" w:styleId="TOC4">
    <w:name w:val="toc 4"/>
    <w:basedOn w:val="Normal"/>
    <w:next w:val="Normal"/>
    <w:autoRedefine/>
    <w:uiPriority w:val="39"/>
    <w:semiHidden/>
    <w:rsid w:val="00246CA4"/>
    <w:pPr>
      <w:spacing w:after="100"/>
      <w:ind w:left="660"/>
    </w:pPr>
  </w:style>
  <w:style w:type="paragraph" w:styleId="TOC5">
    <w:name w:val="toc 5"/>
    <w:basedOn w:val="Normal"/>
    <w:next w:val="Normal"/>
    <w:autoRedefine/>
    <w:uiPriority w:val="39"/>
    <w:semiHidden/>
    <w:rsid w:val="00246CA4"/>
    <w:pPr>
      <w:spacing w:after="100"/>
      <w:ind w:left="880"/>
    </w:pPr>
  </w:style>
  <w:style w:type="paragraph" w:styleId="TOC6">
    <w:name w:val="toc 6"/>
    <w:basedOn w:val="Normal"/>
    <w:next w:val="Normal"/>
    <w:autoRedefine/>
    <w:uiPriority w:val="39"/>
    <w:semiHidden/>
    <w:rsid w:val="00246CA4"/>
    <w:pPr>
      <w:spacing w:after="100"/>
      <w:ind w:left="1100"/>
    </w:pPr>
  </w:style>
  <w:style w:type="paragraph" w:styleId="TOC7">
    <w:name w:val="toc 7"/>
    <w:basedOn w:val="Normal"/>
    <w:next w:val="Normal"/>
    <w:autoRedefine/>
    <w:uiPriority w:val="39"/>
    <w:semiHidden/>
    <w:rsid w:val="00246CA4"/>
    <w:pPr>
      <w:spacing w:after="100"/>
      <w:ind w:left="1320"/>
    </w:pPr>
  </w:style>
  <w:style w:type="paragraph" w:styleId="TOC8">
    <w:name w:val="toc 8"/>
    <w:basedOn w:val="Normal"/>
    <w:next w:val="Normal"/>
    <w:autoRedefine/>
    <w:uiPriority w:val="39"/>
    <w:semiHidden/>
    <w:rsid w:val="00246CA4"/>
    <w:pPr>
      <w:spacing w:after="100"/>
      <w:ind w:left="1540"/>
    </w:pPr>
  </w:style>
  <w:style w:type="paragraph" w:styleId="TOC9">
    <w:name w:val="toc 9"/>
    <w:basedOn w:val="Normal"/>
    <w:next w:val="Normal"/>
    <w:autoRedefine/>
    <w:uiPriority w:val="39"/>
    <w:semiHidden/>
    <w:rsid w:val="00246CA4"/>
    <w:pPr>
      <w:spacing w:after="100"/>
      <w:ind w:left="1760"/>
    </w:pPr>
  </w:style>
  <w:style w:type="paragraph" w:styleId="TOCHeading">
    <w:name w:val="TOC Heading"/>
    <w:basedOn w:val="Heading1"/>
    <w:next w:val="Normal"/>
    <w:uiPriority w:val="39"/>
    <w:semiHidden/>
    <w:qFormat/>
    <w:rsid w:val="00246CA4"/>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paragraph" w:customStyle="1" w:styleId="Undertag">
    <w:name w:val="Undertag"/>
    <w:basedOn w:val="Normal"/>
    <w:link w:val="UndertagChar"/>
    <w:autoRedefine/>
    <w:uiPriority w:val="5"/>
    <w:qFormat/>
    <w:rsid w:val="00293710"/>
    <w:rPr>
      <w:rFonts w:eastAsia="Calibri"/>
      <w:sz w:val="18"/>
      <w:szCs w:val="21"/>
    </w:rPr>
  </w:style>
  <w:style w:type="character" w:customStyle="1" w:styleId="UndertagChar">
    <w:name w:val="Undertag Char"/>
    <w:basedOn w:val="DefaultParagraphFont"/>
    <w:link w:val="Undertag"/>
    <w:uiPriority w:val="5"/>
    <w:rsid w:val="00246CA4"/>
    <w:rPr>
      <w:rFonts w:ascii="Calibri" w:eastAsia="Calibri" w:hAnsi="Calibri" w:cs="Calibri"/>
      <w:sz w:val="18"/>
      <w:szCs w:val="21"/>
    </w:rPr>
  </w:style>
  <w:style w:type="paragraph" w:customStyle="1" w:styleId="Microtag">
    <w:name w:val="Microtag"/>
    <w:basedOn w:val="Heading5"/>
    <w:uiPriority w:val="5"/>
    <w:qFormat/>
    <w:rsid w:val="00246CA4"/>
    <w:rPr>
      <w:rFonts w:ascii="Calibri" w:hAnsi="Calibri"/>
      <w:b/>
      <w:color w:val="000000" w:themeColor="text1"/>
      <w:sz w:val="26"/>
    </w:rPr>
  </w:style>
  <w:style w:type="numbering" w:customStyle="1" w:styleId="NoList1">
    <w:name w:val="No List1"/>
    <w:next w:val="NoList"/>
    <w:uiPriority w:val="99"/>
    <w:semiHidden/>
    <w:unhideWhenUsed/>
    <w:rsid w:val="00246CA4"/>
  </w:style>
  <w:style w:type="numbering" w:customStyle="1" w:styleId="1111111">
    <w:name w:val="1 / 1.1 / 1.1.11"/>
    <w:basedOn w:val="NoList"/>
    <w:next w:val="111111"/>
    <w:uiPriority w:val="99"/>
    <w:semiHidden/>
    <w:unhideWhenUsed/>
    <w:rsid w:val="00246CA4"/>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
    <w:rsid w:val="00246CA4"/>
    <w:rPr>
      <w:rFonts w:ascii="Sylfaen" w:hAnsi="Sylfaen" w:cs="Sylfaen"/>
      <w:i/>
      <w:iCs/>
      <w:sz w:val="18"/>
      <w:szCs w:val="18"/>
      <w:u w:val="none"/>
      <w:shd w:val="clear" w:color="auto" w:fill="FFFFFF"/>
    </w:rPr>
  </w:style>
  <w:style w:type="character" w:customStyle="1" w:styleId="Headerorfooter">
    <w:name w:val="Header or footer"/>
    <w:basedOn w:val="DefaultParagraphFont"/>
    <w:rsid w:val="00246CA4"/>
    <w:rPr>
      <w:rFonts w:ascii="Sylfaen" w:eastAsia="Sylfaen" w:hAnsi="Sylfaen" w:cs="Sylfaen"/>
      <w:b w:val="0"/>
      <w:bCs w:val="0"/>
      <w:i w:val="0"/>
      <w:iCs w:val="0"/>
      <w:smallCaps w:val="0"/>
      <w:strike w:val="0"/>
      <w:color w:val="000000"/>
      <w:spacing w:val="0"/>
      <w:w w:val="100"/>
      <w:position w:val="0"/>
      <w:sz w:val="15"/>
      <w:szCs w:val="15"/>
      <w:u w:val="none"/>
      <w:lang w:val="en-US"/>
    </w:rPr>
  </w:style>
  <w:style w:type="paragraph" w:customStyle="1" w:styleId="BreakAnalytic">
    <w:name w:val="BreakAnalytic"/>
    <w:basedOn w:val="Normal"/>
    <w:autoRedefine/>
    <w:uiPriority w:val="5"/>
    <w:qFormat/>
    <w:rsid w:val="00246CA4"/>
    <w:pPr>
      <w:keepNext/>
      <w:keepLines/>
      <w:spacing w:before="40" w:after="0"/>
      <w:outlineLvl w:val="3"/>
    </w:pPr>
    <w:rPr>
      <w:rFonts w:eastAsia="DengXian Light" w:cs="Times New Roman"/>
      <w:b/>
      <w:iCs/>
      <w:color w:val="747474"/>
      <w:sz w:val="26"/>
      <w14:ligatures w14:val="standardContextual"/>
    </w:rPr>
  </w:style>
  <w:style w:type="paragraph" w:customStyle="1" w:styleId="BLOCK">
    <w:name w:val="BLOCK"/>
    <w:basedOn w:val="Heading3"/>
    <w:uiPriority w:val="5"/>
    <w:qFormat/>
    <w:rsid w:val="00246CA4"/>
    <w:rPr>
      <w:rFonts w:cs="Calibri"/>
      <w:b w:val="0"/>
    </w:rPr>
  </w:style>
  <w:style w:type="character" w:customStyle="1" w:styleId="citation">
    <w:name w:val="citation"/>
    <w:basedOn w:val="DefaultParagraphFont"/>
    <w:rsid w:val="00246CA4"/>
  </w:style>
  <w:style w:type="paragraph" w:customStyle="1" w:styleId="CardIndented">
    <w:name w:val="Card (Indented)"/>
    <w:basedOn w:val="Normal"/>
    <w:link w:val="CardIndentedChar"/>
    <w:qFormat/>
    <w:rsid w:val="00246CA4"/>
    <w:pPr>
      <w:ind w:left="288"/>
    </w:pPr>
    <w:rPr>
      <w:rFonts w:eastAsia="BatangChe"/>
    </w:rPr>
  </w:style>
  <w:style w:type="character" w:customStyle="1" w:styleId="CardIndentedChar">
    <w:name w:val="Card (Indented) Char"/>
    <w:basedOn w:val="DefaultParagraphFont"/>
    <w:link w:val="CardIndented"/>
    <w:rsid w:val="00246CA4"/>
    <w:rPr>
      <w:rFonts w:ascii="Calibri" w:eastAsia="BatangChe" w:hAnsi="Calibri" w:cs="Calibri"/>
    </w:rPr>
  </w:style>
  <w:style w:type="paragraph" w:customStyle="1" w:styleId="texttext1fzle">
    <w:name w:val="text__text__1fzle"/>
    <w:basedOn w:val="Normal"/>
    <w:rsid w:val="00246CA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246CA4"/>
    <w:pPr>
      <w:spacing w:before="100" w:beforeAutospacing="1" w:after="100" w:afterAutospacing="1"/>
    </w:pPr>
    <w:rPr>
      <w:rFonts w:ascii="Times New Roman" w:eastAsia="Times New Roman" w:hAnsi="Times New Roman" w:cs="Times New Roman"/>
      <w:sz w:val="24"/>
      <w:szCs w:val="24"/>
    </w:rPr>
  </w:style>
  <w:style w:type="character" w:customStyle="1" w:styleId="person-popover">
    <w:name w:val="person-popover"/>
    <w:basedOn w:val="DefaultParagraphFont"/>
    <w:rsid w:val="00246CA4"/>
  </w:style>
  <w:style w:type="paragraph" w:customStyle="1" w:styleId="messagelistitem050f9">
    <w:name w:val="messagelistitem__050f9"/>
    <w:basedOn w:val="Normal"/>
    <w:rsid w:val="00246CA4"/>
    <w:pPr>
      <w:spacing w:before="100" w:beforeAutospacing="1" w:after="100" w:afterAutospacing="1"/>
    </w:pPr>
    <w:rPr>
      <w:rFonts w:ascii="Times New Roman" w:eastAsia="Times New Roman" w:hAnsi="Times New Roman" w:cs="Times New Roman"/>
      <w:sz w:val="24"/>
      <w:szCs w:val="24"/>
    </w:rPr>
  </w:style>
  <w:style w:type="character" w:customStyle="1" w:styleId="Style11pt">
    <w:name w:val="Style 11 pt"/>
    <w:basedOn w:val="DefaultParagraphFont"/>
    <w:rsid w:val="00246CA4"/>
    <w:rPr>
      <w:sz w:val="20"/>
    </w:rPr>
  </w:style>
  <w:style w:type="character" w:customStyle="1" w:styleId="StyleStyleUnderline311pt">
    <w:name w:val="Style Style Underline3 + 11 pt"/>
    <w:basedOn w:val="DefaultParagraphFont"/>
    <w:rsid w:val="00246CA4"/>
    <w:rPr>
      <w:sz w:val="20"/>
      <w:u w:val="single"/>
    </w:rPr>
  </w:style>
  <w:style w:type="paragraph" w:customStyle="1" w:styleId="cardbody">
    <w:name w:val="cardbody"/>
    <w:basedOn w:val="Normal"/>
    <w:rsid w:val="00246CA4"/>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tyle9ptBoldUnderline">
    <w:name w:val="Style 9 pt Bold Underline"/>
    <w:rsid w:val="00246CA4"/>
    <w:rPr>
      <w:b/>
      <w:bCs/>
      <w:sz w:val="20"/>
      <w:u w:val="single"/>
    </w:rPr>
  </w:style>
  <w:style w:type="character" w:customStyle="1" w:styleId="Style9ptUnderline">
    <w:name w:val="Style 9 pt Underline"/>
    <w:basedOn w:val="DefaultParagraphFont"/>
    <w:rsid w:val="00246CA4"/>
    <w:rPr>
      <w:sz w:val="22"/>
      <w:u w:val="single"/>
    </w:rPr>
  </w:style>
  <w:style w:type="character" w:customStyle="1" w:styleId="SubtitleChar1">
    <w:name w:val="Subtitle Char1"/>
    <w:basedOn w:val="DefaultParagraphFont"/>
    <w:uiPriority w:val="11"/>
    <w:semiHidden/>
    <w:rsid w:val="00246CA4"/>
    <w:rPr>
      <w:rFonts w:eastAsiaTheme="minorEastAsia"/>
      <w:color w:val="5A5A5A" w:themeColor="text1" w:themeTint="A5"/>
      <w:spacing w:val="15"/>
    </w:rPr>
  </w:style>
  <w:style w:type="character" w:customStyle="1" w:styleId="QuoteChar1">
    <w:name w:val="Quote Char1"/>
    <w:basedOn w:val="DefaultParagraphFont"/>
    <w:uiPriority w:val="29"/>
    <w:semiHidden/>
    <w:rsid w:val="00246CA4"/>
    <w:rPr>
      <w:rFonts w:ascii="Calibri" w:hAnsi="Calibri" w:cs="Calibri"/>
      <w:i/>
      <w:iCs/>
      <w:color w:val="404040" w:themeColor="text1" w:themeTint="BF"/>
    </w:rPr>
  </w:style>
  <w:style w:type="character" w:customStyle="1" w:styleId="FootnoteTextChar1">
    <w:name w:val="Footnote Text Char1"/>
    <w:basedOn w:val="DefaultParagraphFont"/>
    <w:semiHidden/>
    <w:rsid w:val="00246CA4"/>
    <w:rPr>
      <w:rFonts w:ascii="Calibri" w:hAnsi="Calibri" w:cs="Calibri"/>
      <w:sz w:val="20"/>
      <w:szCs w:val="20"/>
    </w:rPr>
  </w:style>
  <w:style w:type="character" w:customStyle="1" w:styleId="StyleUnderlineChar">
    <w:name w:val="Style Underline Char"/>
    <w:aliases w:val="Underline Char"/>
    <w:basedOn w:val="DefaultParagraphFont"/>
    <w:uiPriority w:val="7"/>
    <w:qFormat/>
    <w:rsid w:val="00246CA4"/>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y.nps.edu/documents/105790666/106471207/Capitalization+Reference+Sheet/9b1faaa4-ba79-4944-a2ef-cee20e6a0b12)//Yeed" TargetMode="External"/><Relationship Id="rId13" Type="http://schemas.openxmlformats.org/officeDocument/2006/relationships/hyperlink" Target="https://doi.org/10.1111/jofi.13440" TargetMode="External"/><Relationship Id="rId18" Type="http://schemas.openxmlformats.org/officeDocument/2006/relationships/hyperlink" Target="https://doi.org/10.1111/jofi.13440"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economics.td.com/us-manufacturing-sector" TargetMode="External"/><Relationship Id="rId7" Type="http://schemas.openxmlformats.org/officeDocument/2006/relationships/endnotes" Target="endnotes.xml"/><Relationship Id="rId12" Type="http://schemas.openxmlformats.org/officeDocument/2006/relationships/hyperlink" Target="https://twitter.com/MichaelRStrain/status/1602669246064074755" TargetMode="External"/><Relationship Id="rId17" Type="http://schemas.openxmlformats.org/officeDocument/2006/relationships/hyperlink" Target="https://twitter.com/MichaelRStrain/status/1602669246064074755"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2.gif"/><Relationship Id="rId20" Type="http://schemas.openxmlformats.org/officeDocument/2006/relationships/hyperlink" Target="https://doi.org/10.1093/isr/viae012"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ea.gov/data/special-topics/distribution-of-personal-income"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insideclimatenews.org/news/22112022/bold-climate-protests-are-triggering-even-bolder-anti-protest-laws/" TargetMode="External"/><Relationship Id="rId23" Type="http://schemas.openxmlformats.org/officeDocument/2006/relationships/header" Target="header1.xml"/><Relationship Id="rId28" Type="http://schemas.openxmlformats.org/officeDocument/2006/relationships/fontTable" Target="fontTable.xml"/><Relationship Id="rId10" Type="http://schemas.openxmlformats.org/officeDocument/2006/relationships/hyperlink" Target="https://afimacglobal.com/blog/the-great-manufacturing-remigration-why-nearshoring-and-reshoring-are-reshaping-the-supply-chain/" TargetMode="External"/><Relationship Id="rId19" Type="http://schemas.openxmlformats.org/officeDocument/2006/relationships/hyperlink" Target="https://doi.org/10.1111/jofi.13440" TargetMode="External"/><Relationship Id="rId4" Type="http://schemas.openxmlformats.org/officeDocument/2006/relationships/settings" Target="settings.xml"/><Relationship Id="rId9" Type="http://schemas.openxmlformats.org/officeDocument/2006/relationships/hyperlink" Target="https://www.ituc-csi.org/spip.php?%5dpage=legal_info&amp;cc=USA&amp;lang=en" TargetMode="External"/><Relationship Id="rId14" Type="http://schemas.openxmlformats.org/officeDocument/2006/relationships/image" Target="media/image1.png"/><Relationship Id="rId22" Type="http://schemas.openxmlformats.org/officeDocument/2006/relationships/hyperlink" Target="https://propmodo.com/manufacturing-reshoring-is-breathing-new-life-into-u-s-industrial-markets/" TargetMode="External"/><Relationship Id="rId27" Type="http://schemas.openxmlformats.org/officeDocument/2006/relationships/footer" Target="footer3.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tharvamako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TotalTime>
  <Pages>88</Pages>
  <Words>48890</Words>
  <Characters>278677</Characters>
  <Application>Microsoft Office Word</Application>
  <DocSecurity>0</DocSecurity>
  <Lines>2322</Lines>
  <Paragraphs>653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Eleanor Barrett</dc:creator>
  <cp:keywords>6.0.0</cp:keywords>
  <dc:description/>
  <cp:lastModifiedBy>Makode, Atharva</cp:lastModifiedBy>
  <cp:revision>24</cp:revision>
  <dcterms:created xsi:type="dcterms:W3CDTF">2025-09-27T12:16:00Z</dcterms:created>
  <dcterms:modified xsi:type="dcterms:W3CDTF">2025-09-27T14:22:00Z</dcterms:modified>
</cp:coreProperties>
</file>