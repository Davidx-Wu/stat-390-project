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9B372" w14:textId="77777777" w:rsidR="005D388F" w:rsidRDefault="005D388F" w:rsidP="005D388F"/>
    <w:p w14:paraId="09B9BFB7" w14:textId="77777777" w:rsidR="005E42D3" w:rsidRDefault="005E42D3" w:rsidP="005D388F"/>
    <w:p w14:paraId="05B3A31B" w14:textId="77777777" w:rsidR="005E42D3" w:rsidRDefault="005E42D3" w:rsidP="005E42D3"/>
    <w:p w14:paraId="330C2F61" w14:textId="77777777" w:rsidR="005E42D3" w:rsidRDefault="005E42D3" w:rsidP="005E42D3">
      <w:pPr>
        <w:pStyle w:val="Heading1"/>
      </w:pPr>
      <w:r>
        <w:t xml:space="preserve">Econ DA </w:t>
      </w:r>
    </w:p>
    <w:p w14:paraId="75826D4F" w14:textId="77777777" w:rsidR="005E42D3" w:rsidRDefault="005E42D3" w:rsidP="005E42D3">
      <w:pPr>
        <w:pStyle w:val="Heading4"/>
        <w:rPr>
          <w:rFonts w:ascii="Times New Roman" w:eastAsia="Times New Roman" w:hAnsi="Times New Roman" w:cs="Times New Roman"/>
          <w:b w:val="0"/>
          <w:bCs/>
          <w:i/>
          <w:iCs w:val="0"/>
          <w:color w:val="000000" w:themeColor="text1"/>
          <w:szCs w:val="26"/>
        </w:rPr>
      </w:pPr>
      <w:r w:rsidRPr="0DD2F8AA">
        <w:rPr>
          <w:rFonts w:ascii="Times New Roman" w:eastAsia="Times New Roman" w:hAnsi="Times New Roman" w:cs="Times New Roman"/>
          <w:bCs/>
          <w:iCs w:val="0"/>
          <w:color w:val="000000" w:themeColor="text1"/>
          <w:szCs w:val="26"/>
        </w:rPr>
        <w:t>Uniqueness: U.S. economy is poised for accelerated economic growth</w:t>
      </w:r>
    </w:p>
    <w:p w14:paraId="27A85E12" w14:textId="77777777" w:rsidR="005E42D3" w:rsidRDefault="005E42D3" w:rsidP="005E42D3">
      <w:pPr>
        <w:rPr>
          <w:rFonts w:ascii="Times New Roman" w:eastAsia="Times New Roman" w:hAnsi="Times New Roman" w:cs="Times New Roman"/>
          <w:color w:val="000000" w:themeColor="text1"/>
        </w:rPr>
      </w:pPr>
      <w:r w:rsidRPr="0DD2F8AA">
        <w:rPr>
          <w:rFonts w:ascii="Times New Roman" w:eastAsia="Times New Roman" w:hAnsi="Times New Roman" w:cs="Times New Roman"/>
          <w:color w:val="000000" w:themeColor="text1"/>
        </w:rPr>
        <w:t xml:space="preserve">Mark </w:t>
      </w:r>
      <w:r w:rsidRPr="0DD2F8AA">
        <w:rPr>
          <w:rStyle w:val="Style13ptBold"/>
          <w:rFonts w:ascii="Times New Roman" w:eastAsia="Times New Roman" w:hAnsi="Times New Roman" w:cs="Times New Roman"/>
          <w:color w:val="000000" w:themeColor="text1"/>
        </w:rPr>
        <w:t>Vitner, Chief Economist, Piedmont Crescent Capital, 8-12-25</w:t>
      </w:r>
      <w:r w:rsidRPr="0DD2F8AA">
        <w:rPr>
          <w:rFonts w:ascii="Times New Roman" w:eastAsia="Times New Roman" w:hAnsi="Times New Roman" w:cs="Times New Roman"/>
          <w:color w:val="000000" w:themeColor="text1"/>
        </w:rPr>
        <w:t xml:space="preserve">, Easing Pressures Clear the Runway for Growth, p. </w:t>
      </w:r>
      <w:hyperlink r:id="rId11">
        <w:r w:rsidRPr="0DD2F8AA">
          <w:rPr>
            <w:rStyle w:val="Hyperlink"/>
            <w:rFonts w:ascii="Times New Roman" w:eastAsia="Times New Roman" w:hAnsi="Times New Roman" w:cs="Times New Roman"/>
            <w:b/>
          </w:rPr>
          <w:t>https://piedmontcrescentcapital.com/easing-pressures-clear-the-runway-for-growth/</w:t>
        </w:r>
      </w:hyperlink>
      <w:r w:rsidRPr="0DD2F8AA">
        <w:rPr>
          <w:rFonts w:ascii="Times New Roman" w:eastAsia="Times New Roman" w:hAnsi="Times New Roman" w:cs="Times New Roman"/>
          <w:color w:val="000000" w:themeColor="text1"/>
        </w:rPr>
        <w:t>, &lt;accessed, 8-13-25&gt; ADA-211</w:t>
      </w:r>
    </w:p>
    <w:p w14:paraId="012DA173" w14:textId="77777777" w:rsidR="005E42D3" w:rsidRDefault="005E42D3" w:rsidP="005E42D3">
      <w:pPr>
        <w:rPr>
          <w:rFonts w:ascii="Segoe UI" w:eastAsia="Segoe UI" w:hAnsi="Segoe UI" w:cs="Segoe UI"/>
          <w:color w:val="000000" w:themeColor="text1"/>
          <w:sz w:val="16"/>
          <w:szCs w:val="16"/>
        </w:rPr>
      </w:pPr>
      <w:r w:rsidRPr="0DD2F8AA">
        <w:rPr>
          <w:rFonts w:ascii="Segoe UI" w:eastAsia="Segoe UI" w:hAnsi="Segoe UI" w:cs="Segoe UI"/>
          <w:color w:val="000000" w:themeColor="text1"/>
          <w:sz w:val="16"/>
          <w:szCs w:val="16"/>
        </w:rPr>
        <w:t xml:space="preserve">After a volatile first half marked by rapid tariff escalation and market swings, </w:t>
      </w:r>
      <w:r w:rsidRPr="0DD2F8AA">
        <w:rPr>
          <w:rStyle w:val="Emphasis"/>
          <w:rFonts w:ascii="Times New Roman" w:eastAsia="Times New Roman" w:hAnsi="Times New Roman" w:cs="Times New Roman"/>
          <w:bCs/>
          <w:color w:val="000000" w:themeColor="text1"/>
        </w:rPr>
        <w:t>the reciprocal tariff</w:t>
      </w:r>
      <w:r w:rsidRPr="0DD2F8AA">
        <w:rPr>
          <w:rFonts w:ascii="Segoe UI" w:eastAsia="Segoe UI" w:hAnsi="Segoe UI" w:cs="Segoe UI"/>
          <w:color w:val="000000" w:themeColor="text1"/>
          <w:sz w:val="16"/>
          <w:szCs w:val="16"/>
        </w:rPr>
        <w:t xml:space="preserve"> </w:t>
      </w:r>
      <w:r w:rsidRPr="0DD2F8AA">
        <w:rPr>
          <w:rStyle w:val="Emphasis"/>
          <w:rFonts w:ascii="Times New Roman" w:eastAsia="Times New Roman" w:hAnsi="Times New Roman" w:cs="Times New Roman"/>
          <w:bCs/>
          <w:color w:val="000000" w:themeColor="text1"/>
        </w:rPr>
        <w:t xml:space="preserve">is now largely in place. Early signs of </w:t>
      </w:r>
      <w:r w:rsidRPr="0DD2F8AA">
        <w:rPr>
          <w:rStyle w:val="Emphasis"/>
          <w:rFonts w:ascii="Times New Roman" w:eastAsia="Times New Roman" w:hAnsi="Times New Roman" w:cs="Times New Roman"/>
          <w:bCs/>
          <w:color w:val="000000" w:themeColor="text1"/>
          <w:highlight w:val="yellow"/>
        </w:rPr>
        <w:t>progress in trade</w:t>
      </w:r>
      <w:r w:rsidRPr="0DD2F8AA">
        <w:rPr>
          <w:rStyle w:val="Emphasis"/>
          <w:rFonts w:ascii="Times New Roman" w:eastAsia="Times New Roman" w:hAnsi="Times New Roman" w:cs="Times New Roman"/>
          <w:bCs/>
          <w:color w:val="000000" w:themeColor="text1"/>
        </w:rPr>
        <w:t xml:space="preserve"> negotiations </w:t>
      </w:r>
      <w:r w:rsidRPr="0DD2F8AA">
        <w:rPr>
          <w:rStyle w:val="Emphasis"/>
          <w:rFonts w:ascii="Times New Roman" w:eastAsia="Times New Roman" w:hAnsi="Times New Roman" w:cs="Times New Roman"/>
          <w:bCs/>
          <w:color w:val="000000" w:themeColor="text1"/>
          <w:highlight w:val="yellow"/>
        </w:rPr>
        <w:t>with key allies suggest</w:t>
      </w:r>
      <w:r w:rsidRPr="0DD2F8AA">
        <w:rPr>
          <w:rStyle w:val="Emphasis"/>
          <w:rFonts w:ascii="Times New Roman" w:eastAsia="Times New Roman" w:hAnsi="Times New Roman" w:cs="Times New Roman"/>
          <w:bCs/>
          <w:color w:val="000000" w:themeColor="text1"/>
        </w:rPr>
        <w:t xml:space="preserve"> </w:t>
      </w:r>
      <w:r w:rsidRPr="0DD2F8AA">
        <w:rPr>
          <w:rStyle w:val="Emphasis"/>
          <w:rFonts w:ascii="Times New Roman" w:eastAsia="Times New Roman" w:hAnsi="Times New Roman" w:cs="Times New Roman"/>
          <w:bCs/>
          <w:color w:val="000000" w:themeColor="text1"/>
          <w:highlight w:val="yellow"/>
        </w:rPr>
        <w:t>uncertainty could ease</w:t>
      </w:r>
      <w:r w:rsidRPr="0DD2F8AA">
        <w:rPr>
          <w:rStyle w:val="Emphasis"/>
          <w:rFonts w:ascii="Times New Roman" w:eastAsia="Times New Roman" w:hAnsi="Times New Roman" w:cs="Times New Roman"/>
          <w:bCs/>
          <w:color w:val="000000" w:themeColor="text1"/>
        </w:rPr>
        <w:t xml:space="preserve"> later </w:t>
      </w:r>
      <w:r w:rsidRPr="0DD2F8AA">
        <w:rPr>
          <w:rStyle w:val="Emphasis"/>
          <w:rFonts w:ascii="Times New Roman" w:eastAsia="Times New Roman" w:hAnsi="Times New Roman" w:cs="Times New Roman"/>
          <w:bCs/>
          <w:color w:val="000000" w:themeColor="text1"/>
          <w:highlight w:val="yellow"/>
        </w:rPr>
        <w:t>this year and into 2026</w:t>
      </w:r>
      <w:r w:rsidRPr="0DD2F8AA">
        <w:rPr>
          <w:rFonts w:ascii="Segoe UI" w:eastAsia="Segoe UI" w:hAnsi="Segoe UI" w:cs="Segoe UI"/>
          <w:color w:val="000000" w:themeColor="text1"/>
          <w:sz w:val="16"/>
          <w:szCs w:val="16"/>
        </w:rPr>
        <w:t xml:space="preserve">, reducing market risk premiums and </w:t>
      </w:r>
      <w:r w:rsidRPr="0DD2F8AA">
        <w:rPr>
          <w:rStyle w:val="Emphasis"/>
          <w:rFonts w:ascii="Times New Roman" w:eastAsia="Times New Roman" w:hAnsi="Times New Roman" w:cs="Times New Roman"/>
          <w:bCs/>
          <w:color w:val="000000" w:themeColor="text1"/>
          <w:highlight w:val="yellow"/>
        </w:rPr>
        <w:t>supporting a</w:t>
      </w:r>
      <w:r w:rsidRPr="0DD2F8AA">
        <w:rPr>
          <w:rStyle w:val="Emphasis"/>
          <w:rFonts w:ascii="Times New Roman" w:eastAsia="Times New Roman" w:hAnsi="Times New Roman" w:cs="Times New Roman"/>
          <w:bCs/>
          <w:color w:val="000000" w:themeColor="text1"/>
        </w:rPr>
        <w:t xml:space="preserve"> more </w:t>
      </w:r>
      <w:r w:rsidRPr="0DD2F8AA">
        <w:rPr>
          <w:rStyle w:val="Emphasis"/>
          <w:rFonts w:ascii="Times New Roman" w:eastAsia="Times New Roman" w:hAnsi="Times New Roman" w:cs="Times New Roman"/>
          <w:bCs/>
          <w:color w:val="000000" w:themeColor="text1"/>
          <w:highlight w:val="yellow"/>
        </w:rPr>
        <w:t>stable investment environment</w:t>
      </w:r>
      <w:r w:rsidRPr="0DD2F8AA">
        <w:rPr>
          <w:rFonts w:ascii="Segoe UI" w:eastAsia="Segoe UI" w:hAnsi="Segoe UI" w:cs="Segoe UI"/>
          <w:color w:val="000000" w:themeColor="text1"/>
          <w:sz w:val="16"/>
          <w:szCs w:val="16"/>
          <w:highlight w:val="yellow"/>
        </w:rPr>
        <w:t xml:space="preserve">. </w:t>
      </w:r>
      <w:r w:rsidRPr="0DD2F8AA">
        <w:rPr>
          <w:rFonts w:ascii="Segoe UI" w:eastAsia="Segoe UI" w:hAnsi="Segoe UI" w:cs="Segoe UI"/>
          <w:color w:val="2F5497"/>
          <w:sz w:val="16"/>
          <w:szCs w:val="16"/>
          <w:highlight w:val="yellow"/>
        </w:rPr>
        <w:t>*</w:t>
      </w:r>
      <w:r w:rsidRPr="0DD2F8AA">
        <w:rPr>
          <w:rStyle w:val="Emphasis"/>
          <w:rFonts w:ascii="Times New Roman" w:eastAsia="Times New Roman" w:hAnsi="Times New Roman" w:cs="Times New Roman"/>
          <w:bCs/>
          <w:color w:val="000000" w:themeColor="text1"/>
          <w:highlight w:val="yellow"/>
        </w:rPr>
        <w:t>Strong productivity gains, driven in part by AI adoption</w:t>
      </w:r>
      <w:r w:rsidRPr="0DD2F8AA">
        <w:rPr>
          <w:rFonts w:ascii="Segoe UI" w:eastAsia="Segoe UI" w:hAnsi="Segoe UI" w:cs="Segoe UI"/>
          <w:color w:val="000000" w:themeColor="text1"/>
          <w:sz w:val="16"/>
          <w:szCs w:val="16"/>
        </w:rPr>
        <w:t xml:space="preserve">, and tighter immigration enforcement are reshaping labor supply and demand. This is producing a bifurcated labor market—tight for </w:t>
      </w:r>
      <w:proofErr w:type="spellStart"/>
      <w:r w:rsidRPr="0DD2F8AA">
        <w:rPr>
          <w:rFonts w:ascii="Segoe UI" w:eastAsia="Segoe UI" w:hAnsi="Segoe UI" w:cs="Segoe UI"/>
          <w:color w:val="000000" w:themeColor="text1"/>
          <w:sz w:val="16"/>
          <w:szCs w:val="16"/>
        </w:rPr>
        <w:t>bluecollar</w:t>
      </w:r>
      <w:proofErr w:type="spellEnd"/>
      <w:r w:rsidRPr="0DD2F8AA">
        <w:rPr>
          <w:rFonts w:ascii="Segoe UI" w:eastAsia="Segoe UI" w:hAnsi="Segoe UI" w:cs="Segoe UI"/>
          <w:color w:val="000000" w:themeColor="text1"/>
          <w:sz w:val="16"/>
          <w:szCs w:val="16"/>
        </w:rPr>
        <w:t xml:space="preserve"> and service roles, yet increasingly slack in many white-collar professions—creating complex challenges for wage growth and policy decisions. </w:t>
      </w:r>
      <w:r w:rsidRPr="0DD2F8AA">
        <w:rPr>
          <w:rFonts w:ascii="Segoe UI" w:eastAsia="Segoe UI" w:hAnsi="Segoe UI" w:cs="Segoe UI"/>
          <w:color w:val="2F5497"/>
          <w:sz w:val="16"/>
          <w:szCs w:val="16"/>
        </w:rPr>
        <w:t>*</w:t>
      </w:r>
      <w:r w:rsidRPr="0DD2F8AA">
        <w:rPr>
          <w:rFonts w:ascii="Segoe UI" w:eastAsia="Segoe UI" w:hAnsi="Segoe UI" w:cs="Segoe UI"/>
          <w:color w:val="000000" w:themeColor="text1"/>
          <w:sz w:val="16"/>
          <w:szCs w:val="16"/>
        </w:rPr>
        <w:t xml:space="preserve">Consumer spending is slowing as softer </w:t>
      </w:r>
      <w:proofErr w:type="gramStart"/>
      <w:r w:rsidRPr="0DD2F8AA">
        <w:rPr>
          <w:rFonts w:ascii="Segoe UI" w:eastAsia="Segoe UI" w:hAnsi="Segoe UI" w:cs="Segoe UI"/>
          <w:color w:val="000000" w:themeColor="text1"/>
          <w:sz w:val="16"/>
          <w:szCs w:val="16"/>
        </w:rPr>
        <w:t>job</w:t>
      </w:r>
      <w:proofErr w:type="gramEnd"/>
      <w:r w:rsidRPr="0DD2F8AA">
        <w:rPr>
          <w:rFonts w:ascii="Segoe UI" w:eastAsia="Segoe UI" w:hAnsi="Segoe UI" w:cs="Segoe UI"/>
          <w:color w:val="000000" w:themeColor="text1"/>
          <w:sz w:val="16"/>
          <w:szCs w:val="16"/>
        </w:rPr>
        <w:t xml:space="preserve"> and income growth collide with higher prices for imported goods. Tariff pass-through is expected to increase in the second half, shifting spending toward essentials and putting added pressure on lower-income households while higher-income consumers remain relatively resilient. </w:t>
      </w:r>
      <w:r w:rsidRPr="0DD2F8AA">
        <w:rPr>
          <w:rFonts w:ascii="Segoe UI" w:eastAsia="Segoe UI" w:hAnsi="Segoe UI" w:cs="Segoe UI"/>
          <w:color w:val="2F5497"/>
          <w:sz w:val="16"/>
          <w:szCs w:val="16"/>
        </w:rPr>
        <w:t xml:space="preserve">* </w:t>
      </w:r>
      <w:r w:rsidRPr="0DD2F8AA">
        <w:rPr>
          <w:rStyle w:val="Emphasis"/>
          <w:rFonts w:ascii="Times New Roman" w:eastAsia="Times New Roman" w:hAnsi="Times New Roman" w:cs="Times New Roman"/>
          <w:bCs/>
          <w:color w:val="000000" w:themeColor="text1"/>
          <w:highlight w:val="yellow"/>
        </w:rPr>
        <w:t>Capital spending</w:t>
      </w:r>
      <w:r w:rsidRPr="0DD2F8AA">
        <w:rPr>
          <w:rFonts w:ascii="Segoe UI" w:eastAsia="Segoe UI" w:hAnsi="Segoe UI" w:cs="Segoe UI"/>
          <w:color w:val="000000" w:themeColor="text1"/>
          <w:sz w:val="16"/>
          <w:szCs w:val="16"/>
        </w:rPr>
        <w:t xml:space="preserve">, previously delayed by policy uncertainty, </w:t>
      </w:r>
      <w:r w:rsidRPr="0DD2F8AA">
        <w:rPr>
          <w:rStyle w:val="Emphasis"/>
          <w:rFonts w:ascii="Times New Roman" w:eastAsia="Times New Roman" w:hAnsi="Times New Roman" w:cs="Times New Roman"/>
          <w:bCs/>
          <w:color w:val="000000" w:themeColor="text1"/>
        </w:rPr>
        <w:t xml:space="preserve">is showing signs of </w:t>
      </w:r>
      <w:r w:rsidRPr="0DD2F8AA">
        <w:rPr>
          <w:rStyle w:val="Emphasis"/>
          <w:rFonts w:ascii="Times New Roman" w:eastAsia="Times New Roman" w:hAnsi="Times New Roman" w:cs="Times New Roman"/>
          <w:bCs/>
          <w:color w:val="000000" w:themeColor="text1"/>
          <w:highlight w:val="yellow"/>
        </w:rPr>
        <w:t>acceleration</w:t>
      </w:r>
      <w:r w:rsidRPr="0DD2F8AA">
        <w:rPr>
          <w:rFonts w:ascii="Segoe UI" w:eastAsia="Segoe UI" w:hAnsi="Segoe UI" w:cs="Segoe UI"/>
          <w:color w:val="000000" w:themeColor="text1"/>
          <w:sz w:val="16"/>
          <w:szCs w:val="16"/>
        </w:rPr>
        <w:t xml:space="preserve">. </w:t>
      </w:r>
      <w:r w:rsidRPr="0DD2F8AA">
        <w:rPr>
          <w:rStyle w:val="Emphasis"/>
          <w:rFonts w:ascii="Times New Roman" w:eastAsia="Times New Roman" w:hAnsi="Times New Roman" w:cs="Times New Roman"/>
          <w:bCs/>
          <w:color w:val="000000" w:themeColor="text1"/>
          <w:highlight w:val="yellow"/>
        </w:rPr>
        <w:t>Clearer trade rules are unlocking</w:t>
      </w:r>
      <w:r w:rsidRPr="0DD2F8AA">
        <w:rPr>
          <w:rFonts w:ascii="Segoe UI" w:eastAsia="Segoe UI" w:hAnsi="Segoe UI" w:cs="Segoe UI"/>
          <w:color w:val="000000" w:themeColor="text1"/>
          <w:sz w:val="16"/>
          <w:szCs w:val="16"/>
        </w:rPr>
        <w:t xml:space="preserve"> postponed </w:t>
      </w:r>
      <w:r w:rsidRPr="0DD2F8AA">
        <w:rPr>
          <w:rStyle w:val="Emphasis"/>
          <w:rFonts w:ascii="Times New Roman" w:eastAsia="Times New Roman" w:hAnsi="Times New Roman" w:cs="Times New Roman"/>
          <w:bCs/>
          <w:color w:val="000000" w:themeColor="text1"/>
        </w:rPr>
        <w:t xml:space="preserve">projects, with </w:t>
      </w:r>
      <w:r w:rsidRPr="0DD2F8AA">
        <w:rPr>
          <w:rStyle w:val="Emphasis"/>
          <w:rFonts w:ascii="Times New Roman" w:eastAsia="Times New Roman" w:hAnsi="Times New Roman" w:cs="Times New Roman"/>
          <w:bCs/>
          <w:color w:val="000000" w:themeColor="text1"/>
          <w:highlight w:val="yellow"/>
        </w:rPr>
        <w:t>reshoring, supply chain diversification, and strategic infrastructure</w:t>
      </w:r>
      <w:r w:rsidRPr="0DD2F8AA">
        <w:rPr>
          <w:rStyle w:val="Emphasis"/>
          <w:rFonts w:ascii="Times New Roman" w:eastAsia="Times New Roman" w:hAnsi="Times New Roman" w:cs="Times New Roman"/>
          <w:bCs/>
          <w:color w:val="000000" w:themeColor="text1"/>
        </w:rPr>
        <w:t xml:space="preserve">—including </w:t>
      </w:r>
      <w:r w:rsidRPr="0DD2F8AA">
        <w:rPr>
          <w:rStyle w:val="Emphasis"/>
          <w:rFonts w:ascii="Times New Roman" w:eastAsia="Times New Roman" w:hAnsi="Times New Roman" w:cs="Times New Roman"/>
          <w:bCs/>
          <w:color w:val="000000" w:themeColor="text1"/>
          <w:highlight w:val="yellow"/>
        </w:rPr>
        <w:t>data centers and energy</w:t>
      </w:r>
      <w:r w:rsidRPr="0DD2F8AA">
        <w:rPr>
          <w:rStyle w:val="Emphasis"/>
          <w:rFonts w:ascii="Times New Roman" w:eastAsia="Times New Roman" w:hAnsi="Times New Roman" w:cs="Times New Roman"/>
          <w:bCs/>
          <w:color w:val="000000" w:themeColor="text1"/>
        </w:rPr>
        <w:t xml:space="preserve"> investments</w:t>
      </w:r>
      <w:r w:rsidRPr="0DD2F8AA">
        <w:rPr>
          <w:rStyle w:val="Emphasis"/>
          <w:rFonts w:ascii="Times New Roman" w:eastAsia="Times New Roman" w:hAnsi="Times New Roman" w:cs="Times New Roman"/>
          <w:bCs/>
          <w:color w:val="000000" w:themeColor="text1"/>
          <w:highlight w:val="yellow"/>
        </w:rPr>
        <w:t>—set to drive business investment into 2026</w:t>
      </w:r>
      <w:r w:rsidRPr="0DD2F8AA">
        <w:rPr>
          <w:rStyle w:val="Emphasis"/>
          <w:rFonts w:ascii="Times New Roman" w:eastAsia="Times New Roman" w:hAnsi="Times New Roman" w:cs="Times New Roman"/>
          <w:bCs/>
          <w:color w:val="000000" w:themeColor="text1"/>
        </w:rPr>
        <w:t xml:space="preserve">. </w:t>
      </w:r>
      <w:r w:rsidRPr="0DD2F8AA">
        <w:rPr>
          <w:rFonts w:ascii="Segoe UI" w:eastAsia="Segoe UI" w:hAnsi="Segoe UI" w:cs="Segoe UI"/>
          <w:color w:val="2F5497"/>
          <w:sz w:val="16"/>
          <w:szCs w:val="16"/>
        </w:rPr>
        <w:t>*</w:t>
      </w:r>
      <w:r w:rsidRPr="0DD2F8AA">
        <w:rPr>
          <w:rFonts w:ascii="Segoe UI" w:eastAsia="Segoe UI" w:hAnsi="Segoe UI" w:cs="Segoe UI"/>
          <w:color w:val="000000" w:themeColor="text1"/>
          <w:sz w:val="16"/>
          <w:szCs w:val="16"/>
        </w:rPr>
        <w:t xml:space="preserve">While higher interest rates and tariff uncertainty have temporarily </w:t>
      </w:r>
      <w:proofErr w:type="gramStart"/>
      <w:r w:rsidRPr="0DD2F8AA">
        <w:rPr>
          <w:rFonts w:ascii="Segoe UI" w:eastAsia="Segoe UI" w:hAnsi="Segoe UI" w:cs="Segoe UI"/>
          <w:color w:val="000000" w:themeColor="text1"/>
          <w:sz w:val="16"/>
          <w:szCs w:val="16"/>
        </w:rPr>
        <w:t>slowed</w:t>
      </w:r>
      <w:proofErr w:type="gramEnd"/>
      <w:r w:rsidRPr="0DD2F8AA">
        <w:rPr>
          <w:rFonts w:ascii="Segoe UI" w:eastAsia="Segoe UI" w:hAnsi="Segoe UI" w:cs="Segoe UI"/>
          <w:color w:val="000000" w:themeColor="text1"/>
          <w:sz w:val="16"/>
          <w:szCs w:val="16"/>
        </w:rPr>
        <w:t xml:space="preserve"> momentum, </w:t>
      </w:r>
      <w:r w:rsidRPr="0DD2F8AA">
        <w:rPr>
          <w:rStyle w:val="Emphasis"/>
          <w:rFonts w:ascii="Times New Roman" w:eastAsia="Times New Roman" w:hAnsi="Times New Roman" w:cs="Times New Roman"/>
          <w:bCs/>
          <w:color w:val="000000" w:themeColor="text1"/>
          <w:highlight w:val="yellow"/>
        </w:rPr>
        <w:t>the economy is positioned to regain altitude</w:t>
      </w:r>
      <w:r w:rsidRPr="0DD2F8AA">
        <w:rPr>
          <w:rStyle w:val="Emphasis"/>
          <w:rFonts w:ascii="Times New Roman" w:eastAsia="Times New Roman" w:hAnsi="Times New Roman" w:cs="Times New Roman"/>
          <w:bCs/>
          <w:color w:val="000000" w:themeColor="text1"/>
        </w:rPr>
        <w:t xml:space="preserve">, </w:t>
      </w:r>
      <w:r w:rsidRPr="0DD2F8AA">
        <w:rPr>
          <w:rStyle w:val="Emphasis"/>
          <w:rFonts w:ascii="Times New Roman" w:eastAsia="Times New Roman" w:hAnsi="Times New Roman" w:cs="Times New Roman"/>
          <w:bCs/>
          <w:color w:val="000000" w:themeColor="text1"/>
          <w:highlight w:val="yellow"/>
        </w:rPr>
        <w:t>supported by</w:t>
      </w:r>
      <w:r w:rsidRPr="0DD2F8AA">
        <w:rPr>
          <w:rStyle w:val="Emphasis"/>
          <w:rFonts w:ascii="Times New Roman" w:eastAsia="Times New Roman" w:hAnsi="Times New Roman" w:cs="Times New Roman"/>
          <w:bCs/>
          <w:color w:val="000000" w:themeColor="text1"/>
        </w:rPr>
        <w:t xml:space="preserve"> a backlog of </w:t>
      </w:r>
      <w:r w:rsidRPr="0DD2F8AA">
        <w:rPr>
          <w:rStyle w:val="Emphasis"/>
          <w:rFonts w:ascii="Times New Roman" w:eastAsia="Times New Roman" w:hAnsi="Times New Roman" w:cs="Times New Roman"/>
          <w:bCs/>
          <w:color w:val="000000" w:themeColor="text1"/>
          <w:highlight w:val="yellow"/>
        </w:rPr>
        <w:t>capital projects</w:t>
      </w:r>
      <w:r w:rsidRPr="0DD2F8AA">
        <w:rPr>
          <w:rStyle w:val="Emphasis"/>
          <w:rFonts w:ascii="Times New Roman" w:eastAsia="Times New Roman" w:hAnsi="Times New Roman" w:cs="Times New Roman"/>
          <w:bCs/>
          <w:color w:val="000000" w:themeColor="text1"/>
        </w:rPr>
        <w:t xml:space="preserve">, easing financial conditions, </w:t>
      </w:r>
      <w:r w:rsidRPr="0DD2F8AA">
        <w:rPr>
          <w:rStyle w:val="Emphasis"/>
          <w:rFonts w:ascii="Times New Roman" w:eastAsia="Times New Roman" w:hAnsi="Times New Roman" w:cs="Times New Roman"/>
          <w:bCs/>
          <w:color w:val="000000" w:themeColor="text1"/>
          <w:highlight w:val="yellow"/>
        </w:rPr>
        <w:t>and a likely September Fed rate cut</w:t>
      </w:r>
      <w:r w:rsidRPr="0DD2F8AA">
        <w:rPr>
          <w:rFonts w:ascii="Segoe UI" w:eastAsia="Segoe UI" w:hAnsi="Segoe UI" w:cs="Segoe UI"/>
          <w:color w:val="000000" w:themeColor="text1"/>
          <w:sz w:val="16"/>
          <w:szCs w:val="16"/>
          <w:highlight w:val="yellow"/>
        </w:rPr>
        <w:t>.</w:t>
      </w:r>
      <w:r w:rsidRPr="0DD2F8AA">
        <w:rPr>
          <w:rFonts w:ascii="Segoe UI" w:eastAsia="Segoe UI" w:hAnsi="Segoe UI" w:cs="Segoe UI"/>
          <w:color w:val="000000" w:themeColor="text1"/>
          <w:sz w:val="16"/>
          <w:szCs w:val="16"/>
        </w:rPr>
        <w:t xml:space="preserve"> However, the total number of rate cuts may be fewer than markets anticipate. </w:t>
      </w:r>
      <w:r w:rsidRPr="0DD2F8AA">
        <w:rPr>
          <w:rFonts w:ascii="Segoe UI" w:eastAsia="Segoe UI" w:hAnsi="Segoe UI" w:cs="Segoe UI"/>
          <w:color w:val="2F5497"/>
          <w:sz w:val="16"/>
          <w:szCs w:val="16"/>
        </w:rPr>
        <w:t>*</w:t>
      </w:r>
      <w:r w:rsidRPr="0DD2F8AA">
        <w:rPr>
          <w:rFonts w:ascii="Segoe UI" w:eastAsia="Segoe UI" w:hAnsi="Segoe UI" w:cs="Segoe UI"/>
          <w:color w:val="000000" w:themeColor="text1"/>
          <w:sz w:val="16"/>
          <w:szCs w:val="16"/>
        </w:rPr>
        <w:t xml:space="preserve">Geopolitical developments—including the Alaska summit on Ukraine, the escalation in Gaza, and </w:t>
      </w:r>
      <w:proofErr w:type="gramStart"/>
      <w:r w:rsidRPr="0DD2F8AA">
        <w:rPr>
          <w:rFonts w:ascii="Segoe UI" w:eastAsia="Segoe UI" w:hAnsi="Segoe UI" w:cs="Segoe UI"/>
          <w:color w:val="000000" w:themeColor="text1"/>
          <w:sz w:val="16"/>
          <w:szCs w:val="16"/>
        </w:rPr>
        <w:t>last minute</w:t>
      </w:r>
      <w:proofErr w:type="gramEnd"/>
      <w:r w:rsidRPr="0DD2F8AA">
        <w:rPr>
          <w:rFonts w:ascii="Segoe UI" w:eastAsia="Segoe UI" w:hAnsi="Segoe UI" w:cs="Segoe UI"/>
          <w:color w:val="000000" w:themeColor="text1"/>
          <w:sz w:val="16"/>
          <w:szCs w:val="16"/>
        </w:rPr>
        <w:t xml:space="preserve"> extension of the U.S.-China trade truce—are key variables for markets. Alliance cohesion and trade negotiation outcomes over the next few months will shape risk sentiment and global trade flows for the second half of this decade. </w:t>
      </w:r>
      <w:r w:rsidRPr="0DD2F8AA">
        <w:rPr>
          <w:rFonts w:ascii="Segoe UI" w:eastAsia="Segoe UI" w:hAnsi="Segoe UI" w:cs="Segoe UI"/>
          <w:color w:val="2F5497"/>
          <w:sz w:val="16"/>
          <w:szCs w:val="16"/>
        </w:rPr>
        <w:t>*</w:t>
      </w:r>
      <w:r w:rsidRPr="0DD2F8AA">
        <w:rPr>
          <w:rFonts w:ascii="Segoe UI" w:eastAsia="Segoe UI" w:hAnsi="Segoe UI" w:cs="Segoe UI"/>
          <w:color w:val="000000" w:themeColor="text1"/>
          <w:sz w:val="16"/>
          <w:szCs w:val="16"/>
        </w:rPr>
        <w:t xml:space="preserve">Outlook: </w:t>
      </w:r>
      <w:r w:rsidRPr="0DD2F8AA">
        <w:rPr>
          <w:rStyle w:val="Emphasis"/>
          <w:rFonts w:ascii="Times New Roman" w:eastAsia="Times New Roman" w:hAnsi="Times New Roman" w:cs="Times New Roman"/>
          <w:bCs/>
          <w:color w:val="000000" w:themeColor="text1"/>
        </w:rPr>
        <w:t xml:space="preserve">We expect </w:t>
      </w:r>
      <w:r w:rsidRPr="0DD2F8AA">
        <w:rPr>
          <w:rStyle w:val="Emphasis"/>
          <w:rFonts w:ascii="Times New Roman" w:eastAsia="Times New Roman" w:hAnsi="Times New Roman" w:cs="Times New Roman"/>
          <w:bCs/>
          <w:color w:val="000000" w:themeColor="text1"/>
          <w:highlight w:val="yellow"/>
        </w:rPr>
        <w:t>U.S. GDP</w:t>
      </w:r>
      <w:r w:rsidRPr="0DD2F8AA">
        <w:rPr>
          <w:rStyle w:val="Emphasis"/>
          <w:rFonts w:ascii="Times New Roman" w:eastAsia="Times New Roman" w:hAnsi="Times New Roman" w:cs="Times New Roman"/>
          <w:bCs/>
          <w:color w:val="000000" w:themeColor="text1"/>
        </w:rPr>
        <w:t xml:space="preserve"> growth to moderate to </w:t>
      </w:r>
      <w:r w:rsidRPr="0DD2F8AA">
        <w:rPr>
          <w:rStyle w:val="Emphasis"/>
          <w:rFonts w:ascii="Times New Roman" w:eastAsia="Times New Roman" w:hAnsi="Times New Roman" w:cs="Times New Roman"/>
          <w:bCs/>
          <w:color w:val="000000" w:themeColor="text1"/>
          <w:highlight w:val="yellow"/>
        </w:rPr>
        <w:t>1.3% in 2025 before reaccelerating to 2.3% in 2026 and 2.6% in 2027</w:t>
      </w:r>
      <w:r w:rsidRPr="0DD2F8AA">
        <w:rPr>
          <w:rFonts w:ascii="Segoe UI" w:eastAsia="Segoe UI" w:hAnsi="Segoe UI" w:cs="Segoe UI"/>
          <w:color w:val="000000" w:themeColor="text1"/>
          <w:sz w:val="16"/>
          <w:szCs w:val="16"/>
        </w:rPr>
        <w:t xml:space="preserve"> (Q4/Q4). </w:t>
      </w:r>
      <w:r w:rsidRPr="0DD2F8AA">
        <w:rPr>
          <w:rStyle w:val="Emphasis"/>
          <w:rFonts w:ascii="Times New Roman" w:eastAsia="Times New Roman" w:hAnsi="Times New Roman" w:cs="Times New Roman"/>
          <w:bCs/>
          <w:color w:val="000000" w:themeColor="text1"/>
          <w:highlight w:val="yellow"/>
        </w:rPr>
        <w:t>Growth will</w:t>
      </w:r>
      <w:r w:rsidRPr="0DD2F8AA">
        <w:rPr>
          <w:rStyle w:val="Emphasis"/>
          <w:rFonts w:ascii="Times New Roman" w:eastAsia="Times New Roman" w:hAnsi="Times New Roman" w:cs="Times New Roman"/>
          <w:bCs/>
          <w:color w:val="000000" w:themeColor="text1"/>
        </w:rPr>
        <w:t xml:space="preserve"> increasingly </w:t>
      </w:r>
      <w:r w:rsidRPr="0DD2F8AA">
        <w:rPr>
          <w:rStyle w:val="Emphasis"/>
          <w:rFonts w:ascii="Times New Roman" w:eastAsia="Times New Roman" w:hAnsi="Times New Roman" w:cs="Times New Roman"/>
          <w:bCs/>
          <w:color w:val="000000" w:themeColor="text1"/>
          <w:highlight w:val="yellow"/>
        </w:rPr>
        <w:t>be driven by business investment</w:t>
      </w:r>
      <w:r w:rsidRPr="0DD2F8AA">
        <w:rPr>
          <w:rFonts w:ascii="Segoe UI" w:eastAsia="Segoe UI" w:hAnsi="Segoe UI" w:cs="Segoe UI"/>
          <w:color w:val="000000" w:themeColor="text1"/>
          <w:sz w:val="16"/>
          <w:szCs w:val="16"/>
          <w:highlight w:val="yellow"/>
        </w:rPr>
        <w:t xml:space="preserve">, </w:t>
      </w:r>
      <w:r w:rsidRPr="0DD2F8AA">
        <w:rPr>
          <w:rStyle w:val="Emphasis"/>
          <w:rFonts w:ascii="Times New Roman" w:eastAsia="Times New Roman" w:hAnsi="Times New Roman" w:cs="Times New Roman"/>
          <w:bCs/>
          <w:color w:val="000000" w:themeColor="text1"/>
          <w:highlight w:val="yellow"/>
        </w:rPr>
        <w:t>with housing and consumer spending</w:t>
      </w:r>
      <w:r w:rsidRPr="0DD2F8AA">
        <w:rPr>
          <w:rFonts w:ascii="Segoe UI" w:eastAsia="Segoe UI" w:hAnsi="Segoe UI" w:cs="Segoe UI"/>
          <w:color w:val="000000" w:themeColor="text1"/>
          <w:sz w:val="16"/>
          <w:szCs w:val="16"/>
        </w:rPr>
        <w:t xml:space="preserve"> gradually </w:t>
      </w:r>
      <w:r w:rsidRPr="0DD2F8AA">
        <w:rPr>
          <w:rStyle w:val="Emphasis"/>
          <w:rFonts w:ascii="Times New Roman" w:eastAsia="Times New Roman" w:hAnsi="Times New Roman" w:cs="Times New Roman"/>
          <w:bCs/>
          <w:color w:val="000000" w:themeColor="text1"/>
          <w:highlight w:val="yellow"/>
        </w:rPr>
        <w:t>improving as interest rates and policy clarity provide lift</w:t>
      </w:r>
      <w:r w:rsidRPr="0DD2F8AA">
        <w:rPr>
          <w:rStyle w:val="Emphasis"/>
          <w:rFonts w:ascii="Times New Roman" w:eastAsia="Times New Roman" w:hAnsi="Times New Roman" w:cs="Times New Roman"/>
          <w:bCs/>
          <w:color w:val="000000" w:themeColor="text1"/>
        </w:rPr>
        <w:t>.</w:t>
      </w:r>
      <w:r w:rsidRPr="0DD2F8AA">
        <w:rPr>
          <w:rFonts w:ascii="Segoe UI" w:eastAsia="Segoe UI" w:hAnsi="Segoe UI" w:cs="Segoe UI"/>
          <w:color w:val="000000" w:themeColor="text1"/>
          <w:sz w:val="16"/>
          <w:szCs w:val="16"/>
        </w:rPr>
        <w:t xml:space="preserve"> Defense spending is primed to increase as well, with efforts being made to speed up production of aircraft, ships, drones and other munitions.</w:t>
      </w:r>
    </w:p>
    <w:p w14:paraId="5E312E9F" w14:textId="77777777" w:rsidR="001F029E" w:rsidRDefault="001F029E" w:rsidP="005E42D3">
      <w:pPr>
        <w:rPr>
          <w:rFonts w:ascii="Segoe UI" w:eastAsia="Segoe UI" w:hAnsi="Segoe UI" w:cs="Segoe UI"/>
          <w:color w:val="000000" w:themeColor="text1"/>
          <w:sz w:val="16"/>
          <w:szCs w:val="16"/>
        </w:rPr>
      </w:pPr>
    </w:p>
    <w:p w14:paraId="604E4D7C" w14:textId="77777777" w:rsidR="001F029E" w:rsidRPr="006F21E9" w:rsidRDefault="001F029E" w:rsidP="001F029E">
      <w:pPr>
        <w:pStyle w:val="Heading4"/>
      </w:pPr>
      <w:r>
        <w:t>Strong earnings growth and higher productivity will boost the economy</w:t>
      </w:r>
    </w:p>
    <w:p w14:paraId="36FF73F4" w14:textId="77777777" w:rsidR="001F029E" w:rsidRPr="006F21E9" w:rsidRDefault="001F029E" w:rsidP="001F029E">
      <w:r w:rsidRPr="006F21E9">
        <w:t xml:space="preserve">Jennifer </w:t>
      </w:r>
      <w:r w:rsidRPr="006F21E9">
        <w:rPr>
          <w:rStyle w:val="Style13ptBold"/>
        </w:rPr>
        <w:t>Sor, Business Insider reporter, 8-13-25,</w:t>
      </w:r>
      <w:r w:rsidRPr="006F21E9">
        <w:t xml:space="preserve"> </w:t>
      </w:r>
      <w:r>
        <w:t xml:space="preserve">Business Insider, </w:t>
      </w:r>
      <w:r w:rsidRPr="006F21E9">
        <w:t xml:space="preserve">BlackRock's $2.4 trillion money manager says the market is in the most bullish investing environment ever, </w:t>
      </w:r>
      <w:proofErr w:type="spellStart"/>
      <w:r w:rsidRPr="006F21E9">
        <w:t>pfactiva</w:t>
      </w:r>
      <w:proofErr w:type="spellEnd"/>
      <w:r>
        <w:t xml:space="preserve"> ADA-216</w:t>
      </w:r>
    </w:p>
    <w:p w14:paraId="01BA39F6" w14:textId="01102353" w:rsidR="001F029E" w:rsidRDefault="001F029E" w:rsidP="001F029E">
      <w:pPr>
        <w:rPr>
          <w:sz w:val="16"/>
        </w:rPr>
      </w:pPr>
      <w:r w:rsidRPr="00DC0EA6">
        <w:rPr>
          <w:sz w:val="16"/>
        </w:rPr>
        <w:t xml:space="preserve">* </w:t>
      </w:r>
      <w:r w:rsidRPr="004E35D7">
        <w:rPr>
          <w:rStyle w:val="Emphasis"/>
        </w:rPr>
        <w:t xml:space="preserve">Rick </w:t>
      </w:r>
      <w:r w:rsidRPr="00DC0EA6">
        <w:rPr>
          <w:rStyle w:val="Emphasis"/>
          <w:highlight w:val="yellow"/>
        </w:rPr>
        <w:t>Rieder</w:t>
      </w:r>
      <w:r w:rsidRPr="00DC0EA6">
        <w:rPr>
          <w:sz w:val="16"/>
        </w:rPr>
        <w:t xml:space="preserve"> is feeling ultra-bullish these days. * The </w:t>
      </w:r>
      <w:r w:rsidRPr="00DC0EA6">
        <w:rPr>
          <w:rStyle w:val="Emphasis"/>
          <w:highlight w:val="yellow"/>
        </w:rPr>
        <w:t>BlackRock</w:t>
      </w:r>
      <w:r>
        <w:rPr>
          <w:rStyle w:val="Emphasis"/>
          <w:highlight w:val="yellow"/>
        </w:rPr>
        <w:t xml:space="preserve"> </w:t>
      </w:r>
      <w:r w:rsidRPr="00DC0EA6">
        <w:rPr>
          <w:rStyle w:val="Emphasis"/>
          <w:highlight w:val="yellow"/>
        </w:rPr>
        <w:t>fixed-income chief says</w:t>
      </w:r>
      <w:r w:rsidRPr="00DC0EA6">
        <w:rPr>
          <w:sz w:val="16"/>
        </w:rPr>
        <w:t xml:space="preserve"> the market is in the best-ever investing environment. * He pointed to</w:t>
      </w:r>
      <w:r w:rsidRPr="004E35D7">
        <w:rPr>
          <w:rStyle w:val="Emphasis"/>
        </w:rPr>
        <w:t xml:space="preserve"> </w:t>
      </w:r>
      <w:r w:rsidRPr="00DC0EA6">
        <w:rPr>
          <w:sz w:val="16"/>
        </w:rPr>
        <w:t>bullish factors like</w:t>
      </w:r>
      <w:r w:rsidRPr="004E35D7">
        <w:rPr>
          <w:rStyle w:val="Emphasis"/>
        </w:rPr>
        <w:t xml:space="preserve"> </w:t>
      </w:r>
      <w:r w:rsidRPr="00DC0EA6">
        <w:rPr>
          <w:rStyle w:val="Emphasis"/>
          <w:highlight w:val="yellow"/>
        </w:rPr>
        <w:t>strong earnings, productivity</w:t>
      </w:r>
      <w:r w:rsidRPr="00DC0EA6">
        <w:rPr>
          <w:sz w:val="16"/>
        </w:rPr>
        <w:t xml:space="preserve">, and the $7 trillion on the sidelines. For Rick Rieder, the stock market has never looked so good. The chief investment officer of global fixed income at BlackRock says he thinks the market has emerged into the "best investing environment ever," thanks to a cluster of factors that </w:t>
      </w:r>
      <w:r w:rsidRPr="00DC0EA6">
        <w:rPr>
          <w:rStyle w:val="Emphasis"/>
          <w:highlight w:val="yellow"/>
        </w:rPr>
        <w:t>are setting up a</w:t>
      </w:r>
      <w:r w:rsidRPr="004E35D7">
        <w:rPr>
          <w:rStyle w:val="Emphasis"/>
        </w:rPr>
        <w:t xml:space="preserve"> </w:t>
      </w:r>
      <w:r w:rsidRPr="00DC0EA6">
        <w:rPr>
          <w:rStyle w:val="Emphasis"/>
          <w:highlight w:val="yellow"/>
        </w:rPr>
        <w:t>bullish backdrop</w:t>
      </w:r>
      <w:r w:rsidRPr="004E35D7">
        <w:rPr>
          <w:rStyle w:val="Emphasis"/>
        </w:rPr>
        <w:t xml:space="preserve"> for equities.</w:t>
      </w:r>
      <w:r w:rsidRPr="00DC0EA6">
        <w:rPr>
          <w:rStyle w:val="Emphasis"/>
          <w:b w:val="0"/>
          <w:sz w:val="16"/>
          <w:u w:val="none"/>
        </w:rPr>
        <w:t xml:space="preserve"> </w:t>
      </w:r>
      <w:proofErr w:type="gramStart"/>
      <w:r w:rsidRPr="00DC0EA6">
        <w:rPr>
          <w:sz w:val="16"/>
        </w:rPr>
        <w:t>Rieder's</w:t>
      </w:r>
      <w:proofErr w:type="gramEnd"/>
      <w:r w:rsidRPr="00DC0EA6">
        <w:rPr>
          <w:sz w:val="16"/>
        </w:rPr>
        <w:t xml:space="preserve"> ultra-bullish view isn't shared by all. Concerns about the US economy and the impact of tariffs have caused the percentage of investors who said they were bearish on stocks over the next six months to rise to 43% in the last week, according to the latest AAII Investor Sentiment survey. But for Rieder, who manages $2.4 trillion of client money, the setup right now is ideal. "It doesn't mean necessarily that everything's going up, but there's a couple of things at play that are pretty extraordinary," Rieder told CNBC on Wednesday. Here's what's driving his optimism. Stock market technical. The technical backdrop for equities is highly favorable. Investors have around $7 trillion of cash sidelined in money market fund, which some have said could fuel fresh gains for stocks as rates come down in the coming months and that money is deployed into equities. Corporate stock buybacks are also at record highs. That's setting up an excellent supply-demand picture for the market, Rieder said. "</w:t>
      </w:r>
      <w:proofErr w:type="spellStart"/>
      <w:r w:rsidRPr="00DC0EA6">
        <w:rPr>
          <w:sz w:val="16"/>
        </w:rPr>
        <w:t>Technicals</w:t>
      </w:r>
      <w:proofErr w:type="spellEnd"/>
      <w:r w:rsidRPr="00DC0EA6">
        <w:rPr>
          <w:sz w:val="16"/>
        </w:rPr>
        <w:t xml:space="preserve"> in equities are crazy," Rieder said. "The demand versus supply is pretty extraordinary. " Earnings growth. Corporate earnings are still holding up despite pressure from tariffs. </w:t>
      </w:r>
      <w:r w:rsidRPr="00DC0EA6">
        <w:rPr>
          <w:rStyle w:val="Emphasis"/>
          <w:highlight w:val="yellow"/>
        </w:rPr>
        <w:t>Of the</w:t>
      </w:r>
      <w:r>
        <w:rPr>
          <w:rStyle w:val="Emphasis"/>
          <w:highlight w:val="yellow"/>
        </w:rPr>
        <w:t xml:space="preserve"> </w:t>
      </w:r>
      <w:r w:rsidRPr="00DC0EA6">
        <w:rPr>
          <w:rStyle w:val="Emphasis"/>
          <w:highlight w:val="yellow"/>
        </w:rPr>
        <w:t>S&amp;P 500</w:t>
      </w:r>
      <w:r>
        <w:rPr>
          <w:rStyle w:val="Emphasis"/>
          <w:highlight w:val="yellow"/>
        </w:rPr>
        <w:t xml:space="preserve"> </w:t>
      </w:r>
      <w:r w:rsidRPr="00DC0EA6">
        <w:rPr>
          <w:rStyle w:val="Emphasis"/>
          <w:highlight w:val="yellow"/>
        </w:rPr>
        <w:t>companies</w:t>
      </w:r>
      <w:r w:rsidRPr="004E35D7">
        <w:rPr>
          <w:rStyle w:val="Emphasis"/>
        </w:rPr>
        <w:t xml:space="preserve"> </w:t>
      </w:r>
      <w:r w:rsidRPr="00DC0EA6">
        <w:rPr>
          <w:rStyle w:val="Emphasis"/>
          <w:highlight w:val="yellow"/>
        </w:rPr>
        <w:t>that have reported</w:t>
      </w:r>
      <w:r w:rsidRPr="004E35D7">
        <w:rPr>
          <w:rStyle w:val="Emphasis"/>
        </w:rPr>
        <w:t xml:space="preserve"> results for the second quarter, </w:t>
      </w:r>
      <w:r w:rsidRPr="00DC0EA6">
        <w:rPr>
          <w:rStyle w:val="Emphasis"/>
          <w:highlight w:val="yellow"/>
        </w:rPr>
        <w:t>81% have beaten earnings estimates, above</w:t>
      </w:r>
      <w:r w:rsidRPr="004E35D7">
        <w:rPr>
          <w:rStyle w:val="Emphasis"/>
        </w:rPr>
        <w:t xml:space="preserve"> </w:t>
      </w:r>
      <w:r w:rsidRPr="00DC0EA6">
        <w:rPr>
          <w:rStyle w:val="Emphasis"/>
          <w:highlight w:val="yellow"/>
        </w:rPr>
        <w:t>the 10-year average</w:t>
      </w:r>
      <w:r w:rsidRPr="00DC0EA6">
        <w:rPr>
          <w:sz w:val="16"/>
        </w:rPr>
        <w:t xml:space="preserve">, according to the latest update from FactSet. If that proportion of earnings beats </w:t>
      </w:r>
      <w:proofErr w:type="gramStart"/>
      <w:r w:rsidRPr="00DC0EA6">
        <w:rPr>
          <w:sz w:val="16"/>
        </w:rPr>
        <w:t>holds</w:t>
      </w:r>
      <w:proofErr w:type="gramEnd"/>
      <w:r w:rsidRPr="00DC0EA6">
        <w:rPr>
          <w:sz w:val="16"/>
        </w:rPr>
        <w:t xml:space="preserve">, it will mark the best earnings season for the benchmark index since 2023, BlackRock said in a recent note. Earnings strength also applies to some of the market's most popular stocks. If you exclude Tesla from the Magnificent Seven, earnings growth among the group of tech stalwarts is growing at a pace of around 54% year-over-year, Rieder said. At that rate, Rieder said Big Tech stocks' high valuations aren't greatly concerning. Fed rate cuts. The Fed has room to start cutting interest rates again in September, and potentially more aggressively than markets expect, Rieder said, pointing to two catalysts in particular: * Slack in the job market. The economy added way fewer jobs than anticipated in July. Job gains for the months of May and June were also heavily revised downward, indicating that the labor market was much weaker than initially thought. * Good inflation numbers. The July inflation report was </w:t>
      </w:r>
      <w:proofErr w:type="gramStart"/>
      <w:r w:rsidRPr="00DC0EA6">
        <w:rPr>
          <w:sz w:val="16"/>
        </w:rPr>
        <w:t>in-line</w:t>
      </w:r>
      <w:proofErr w:type="gramEnd"/>
      <w:r w:rsidRPr="00DC0EA6">
        <w:rPr>
          <w:sz w:val="16"/>
        </w:rPr>
        <w:t xml:space="preserve"> with economists' expectations. There's some pick-up stemming from President Donald Trump's tariffs, but price growth overall remains low, Rieder says. </w:t>
      </w:r>
      <w:proofErr w:type="gramStart"/>
      <w:r w:rsidRPr="00DC0EA6">
        <w:rPr>
          <w:sz w:val="16"/>
        </w:rPr>
        <w:t>Rieder</w:t>
      </w:r>
      <w:proofErr w:type="gramEnd"/>
      <w:r w:rsidRPr="00DC0EA6">
        <w:rPr>
          <w:sz w:val="16"/>
        </w:rPr>
        <w:t xml:space="preserve"> said he believed it was "a given" that the Fed would issue its next rate cut in September. He also speculated that the central bank had room to lower interest rates a full percentage point from the current levels, which would imply the Fed funds rate target range falling to its lowest level in about three years. Productivity growth. </w:t>
      </w:r>
      <w:r w:rsidRPr="00B349EB">
        <w:rPr>
          <w:rStyle w:val="Emphasis"/>
        </w:rPr>
        <w:t>Productivity</w:t>
      </w:r>
      <w:r>
        <w:rPr>
          <w:rStyle w:val="Emphasis"/>
        </w:rPr>
        <w:t xml:space="preserve"> </w:t>
      </w:r>
      <w:r w:rsidRPr="00B349EB">
        <w:rPr>
          <w:rStyle w:val="Emphasis"/>
        </w:rPr>
        <w:t>growth could</w:t>
      </w:r>
      <w:r w:rsidRPr="00DC0EA6">
        <w:rPr>
          <w:sz w:val="16"/>
        </w:rPr>
        <w:t xml:space="preserve"> also </w:t>
      </w:r>
      <w:r w:rsidRPr="00B349EB">
        <w:rPr>
          <w:rStyle w:val="Emphasis"/>
        </w:rPr>
        <w:t xml:space="preserve">rise, </w:t>
      </w:r>
      <w:r w:rsidRPr="00DC0EA6">
        <w:rPr>
          <w:rStyle w:val="Emphasis"/>
          <w:highlight w:val="yellow"/>
        </w:rPr>
        <w:t>Rieder</w:t>
      </w:r>
      <w:r w:rsidRPr="00B349EB">
        <w:rPr>
          <w:rStyle w:val="Emphasis"/>
        </w:rPr>
        <w:t xml:space="preserve"> said</w:t>
      </w:r>
      <w:r w:rsidRPr="00DC0EA6">
        <w:rPr>
          <w:sz w:val="16"/>
        </w:rPr>
        <w:t xml:space="preserve">, </w:t>
      </w:r>
      <w:r w:rsidRPr="00DC0EA6">
        <w:rPr>
          <w:rStyle w:val="Emphasis"/>
          <w:highlight w:val="yellow"/>
        </w:rPr>
        <w:t>pointing to advancements in tech,</w:t>
      </w:r>
      <w:r>
        <w:rPr>
          <w:rStyle w:val="Emphasis"/>
          <w:highlight w:val="yellow"/>
        </w:rPr>
        <w:t xml:space="preserve"> </w:t>
      </w:r>
      <w:r w:rsidRPr="00DC0EA6">
        <w:rPr>
          <w:rStyle w:val="Emphasis"/>
          <w:highlight w:val="yellow"/>
        </w:rPr>
        <w:t>space,</w:t>
      </w:r>
      <w:r>
        <w:rPr>
          <w:rStyle w:val="Emphasis"/>
          <w:highlight w:val="yellow"/>
        </w:rPr>
        <w:t xml:space="preserve"> </w:t>
      </w:r>
      <w:r w:rsidRPr="00DC0EA6">
        <w:rPr>
          <w:rStyle w:val="Emphasis"/>
          <w:highlight w:val="yellow"/>
        </w:rPr>
        <w:t>data, and</w:t>
      </w:r>
      <w:r>
        <w:rPr>
          <w:rStyle w:val="Emphasis"/>
          <w:highlight w:val="yellow"/>
        </w:rPr>
        <w:t xml:space="preserve"> </w:t>
      </w:r>
      <w:r w:rsidRPr="00DC0EA6">
        <w:rPr>
          <w:rStyle w:val="Emphasis"/>
          <w:highlight w:val="yellow"/>
        </w:rPr>
        <w:t xml:space="preserve">spending on </w:t>
      </w:r>
      <w:proofErr w:type="gramStart"/>
      <w:r w:rsidRPr="00DC0EA6">
        <w:rPr>
          <w:rStyle w:val="Emphasis"/>
          <w:highlight w:val="yellow"/>
        </w:rPr>
        <w:t>AI</w:t>
      </w:r>
      <w:r w:rsidRPr="00DC0EA6">
        <w:rPr>
          <w:sz w:val="16"/>
        </w:rPr>
        <w:t xml:space="preserve"> in particular</w:t>
      </w:r>
      <w:proofErr w:type="gramEnd"/>
      <w:r w:rsidRPr="00DC0EA6">
        <w:rPr>
          <w:sz w:val="16"/>
        </w:rPr>
        <w:t xml:space="preserve">. "All of these are geared towards higher productivity, operating </w:t>
      </w:r>
      <w:proofErr w:type="gramStart"/>
      <w:r w:rsidRPr="00DC0EA6">
        <w:rPr>
          <w:sz w:val="16"/>
        </w:rPr>
        <w:t>at</w:t>
      </w:r>
      <w:proofErr w:type="gramEnd"/>
      <w:r w:rsidRPr="00DC0EA6">
        <w:rPr>
          <w:sz w:val="16"/>
        </w:rPr>
        <w:t xml:space="preserve"> a lower cost basis. That's where we're going," Rieder </w:t>
      </w:r>
      <w:r w:rsidRPr="00DC0EA6">
        <w:rPr>
          <w:rStyle w:val="Emphasis"/>
          <w:highlight w:val="yellow"/>
        </w:rPr>
        <w:t>said</w:t>
      </w:r>
      <w:r w:rsidRPr="00DC0EA6">
        <w:rPr>
          <w:sz w:val="16"/>
        </w:rPr>
        <w:t xml:space="preserve"> of recent tech trends. </w:t>
      </w:r>
      <w:r w:rsidRPr="00DC0EA6">
        <w:rPr>
          <w:rStyle w:val="Emphasis"/>
          <w:highlight w:val="yellow"/>
        </w:rPr>
        <w:t>Higher productivity implies</w:t>
      </w:r>
      <w:r w:rsidRPr="00DC0EA6">
        <w:rPr>
          <w:sz w:val="16"/>
        </w:rPr>
        <w:t xml:space="preserve"> </w:t>
      </w:r>
      <w:r w:rsidRPr="00DC0EA6">
        <w:rPr>
          <w:rStyle w:val="Emphasis"/>
          <w:highlight w:val="yellow"/>
        </w:rPr>
        <w:t>steeper</w:t>
      </w:r>
      <w:r>
        <w:rPr>
          <w:rStyle w:val="Emphasis"/>
          <w:highlight w:val="yellow"/>
        </w:rPr>
        <w:t xml:space="preserve"> </w:t>
      </w:r>
      <w:r w:rsidRPr="00DC0EA6">
        <w:rPr>
          <w:rStyle w:val="Emphasis"/>
          <w:highlight w:val="yellow"/>
        </w:rPr>
        <w:t>economic growth</w:t>
      </w:r>
      <w:r w:rsidRPr="00DC0EA6">
        <w:rPr>
          <w:sz w:val="16"/>
        </w:rPr>
        <w:t xml:space="preserve"> overall, though labor productivity among all workers </w:t>
      </w:r>
      <w:proofErr w:type="gramStart"/>
      <w:r w:rsidRPr="00DC0EA6">
        <w:rPr>
          <w:sz w:val="16"/>
        </w:rPr>
        <w:t>actually declined</w:t>
      </w:r>
      <w:proofErr w:type="gramEnd"/>
      <w:r w:rsidRPr="00DC0EA6">
        <w:rPr>
          <w:sz w:val="16"/>
        </w:rPr>
        <w:t xml:space="preserve"> over the last year. The total output among all </w:t>
      </w:r>
      <w:proofErr w:type="gramStart"/>
      <w:r w:rsidRPr="00DC0EA6">
        <w:rPr>
          <w:sz w:val="16"/>
        </w:rPr>
        <w:t>nonfarm</w:t>
      </w:r>
      <w:proofErr w:type="gramEnd"/>
      <w:r w:rsidRPr="00DC0EA6">
        <w:rPr>
          <w:sz w:val="16"/>
        </w:rPr>
        <w:t xml:space="preserve"> workers dropped to around 1.3% year-over-year growth in the second quarter, according to the Bureau of Labor Statistics. "I'm sanguine on the economy. I think</w:t>
      </w:r>
    </w:p>
    <w:p w14:paraId="3BC0D4C3" w14:textId="77777777" w:rsidR="00936C0A" w:rsidRPr="00B349EB" w:rsidRDefault="00936C0A" w:rsidP="00936C0A">
      <w:pPr>
        <w:pStyle w:val="Heading4"/>
      </w:pPr>
      <w:r>
        <w:t>New small business formation proves the economy is growing</w:t>
      </w:r>
    </w:p>
    <w:p w14:paraId="6FAF0DE9" w14:textId="77777777" w:rsidR="00936C0A" w:rsidRPr="00B349EB" w:rsidRDefault="00936C0A" w:rsidP="00936C0A">
      <w:r w:rsidRPr="00B349EB">
        <w:t xml:space="preserve">Bruce </w:t>
      </w:r>
      <w:r w:rsidRPr="008A376C">
        <w:rPr>
          <w:rStyle w:val="Style13ptBold"/>
        </w:rPr>
        <w:t>Crumley, 8-13-25,</w:t>
      </w:r>
      <w:r>
        <w:t xml:space="preserve"> Inc. Magazine, </w:t>
      </w:r>
      <w:r w:rsidRPr="00B349EB">
        <w:t>Why Small-Business Optimism Is Up Despite Tariff Uncertainty</w:t>
      </w:r>
      <w:r>
        <w:t xml:space="preserve">, p. </w:t>
      </w:r>
      <w:proofErr w:type="spellStart"/>
      <w:r>
        <w:t>factiva</w:t>
      </w:r>
      <w:proofErr w:type="spellEnd"/>
      <w:r>
        <w:t xml:space="preserve"> ADA-217</w:t>
      </w:r>
    </w:p>
    <w:p w14:paraId="29B59204" w14:textId="77777777" w:rsidR="00936C0A" w:rsidRPr="00B32FDA" w:rsidRDefault="00936C0A" w:rsidP="00936C0A">
      <w:pPr>
        <w:rPr>
          <w:b/>
          <w:iCs/>
          <w:u w:val="single"/>
        </w:rPr>
      </w:pPr>
      <w:r w:rsidRPr="00A87E41">
        <w:rPr>
          <w:rStyle w:val="Emphasis"/>
          <w:highlight w:val="yellow"/>
        </w:rPr>
        <w:t>According to</w:t>
      </w:r>
      <w:r w:rsidRPr="00B32FDA">
        <w:rPr>
          <w:rStyle w:val="Emphasis"/>
        </w:rPr>
        <w:t xml:space="preserve"> business formation service provider </w:t>
      </w:r>
      <w:r w:rsidRPr="00A87E41">
        <w:rPr>
          <w:rStyle w:val="Emphasis"/>
          <w:highlight w:val="yellow"/>
        </w:rPr>
        <w:t>Registered Agents</w:t>
      </w:r>
      <w:r w:rsidRPr="00A87E41">
        <w:rPr>
          <w:highlight w:val="yellow"/>
        </w:rPr>
        <w:t xml:space="preserve">, </w:t>
      </w:r>
      <w:r w:rsidRPr="00A87E41">
        <w:rPr>
          <w:rStyle w:val="Emphasis"/>
          <w:highlight w:val="yellow"/>
        </w:rPr>
        <w:t>2.9 million new companies were founded during the first half of 2025, representing a 5.6 percent increase over the same period last year</w:t>
      </w:r>
      <w:r w:rsidRPr="00B32FDA">
        <w:rPr>
          <w:rStyle w:val="Emphasis"/>
        </w:rPr>
        <w:t xml:space="preserve">. Around </w:t>
      </w:r>
      <w:r w:rsidRPr="00A87E41">
        <w:rPr>
          <w:rStyle w:val="Emphasis"/>
          <w:highlight w:val="yellow"/>
        </w:rPr>
        <w:t>476,000</w:t>
      </w:r>
      <w:r w:rsidRPr="00B32FDA">
        <w:rPr>
          <w:rStyle w:val="Emphasis"/>
        </w:rPr>
        <w:t xml:space="preserve"> of those </w:t>
      </w:r>
      <w:r w:rsidRPr="00A87E41">
        <w:rPr>
          <w:rStyle w:val="Emphasis"/>
          <w:highlight w:val="yellow"/>
        </w:rPr>
        <w:t>startups began</w:t>
      </w:r>
      <w:r w:rsidRPr="00B32FDA">
        <w:rPr>
          <w:rStyle w:val="Emphasis"/>
        </w:rPr>
        <w:t xml:space="preserve"> operation </w:t>
      </w:r>
      <w:r w:rsidRPr="00A87E41">
        <w:rPr>
          <w:rStyle w:val="Emphasis"/>
          <w:highlight w:val="yellow"/>
        </w:rPr>
        <w:t>in June alone</w:t>
      </w:r>
      <w:r w:rsidRPr="00B32FDA">
        <w:rPr>
          <w:rStyle w:val="Emphasis"/>
        </w:rPr>
        <w:t xml:space="preserve">, </w:t>
      </w:r>
      <w:r w:rsidRPr="00A87E41">
        <w:rPr>
          <w:rStyle w:val="Emphasis"/>
          <w:highlight w:val="yellow"/>
        </w:rPr>
        <w:t>marking a 14 percent rise</w:t>
      </w:r>
      <w:r w:rsidRPr="00B32FDA">
        <w:rPr>
          <w:rStyle w:val="Emphasis"/>
        </w:rPr>
        <w:t xml:space="preserve"> </w:t>
      </w:r>
      <w:r w:rsidRPr="00A87E41">
        <w:rPr>
          <w:rStyle w:val="Emphasis"/>
          <w:highlight w:val="yellow"/>
        </w:rPr>
        <w:t>compared with</w:t>
      </w:r>
      <w:r w:rsidRPr="00B32FDA">
        <w:rPr>
          <w:rStyle w:val="Emphasis"/>
        </w:rPr>
        <w:t xml:space="preserve"> the same month in </w:t>
      </w:r>
      <w:r w:rsidRPr="00A87E41">
        <w:rPr>
          <w:rStyle w:val="Emphasis"/>
          <w:highlight w:val="yellow"/>
        </w:rPr>
        <w:t>2024</w:t>
      </w:r>
      <w:r w:rsidRPr="00B32FDA">
        <w:rPr>
          <w:rStyle w:val="Emphasis"/>
        </w:rPr>
        <w:t>.</w:t>
      </w:r>
      <w:r>
        <w:rPr>
          <w:rStyle w:val="Emphasis"/>
        </w:rPr>
        <w:t xml:space="preserve"> </w:t>
      </w:r>
      <w:r w:rsidRPr="00B32FDA">
        <w:rPr>
          <w:rStyle w:val="Emphasis"/>
        </w:rPr>
        <w:t>Many of those entrepreneurs were driven by similar optimism voiced by NFIB members</w:t>
      </w:r>
      <w:r w:rsidRPr="00B349EB">
        <w:t>, despite the rising uncertainties complicating their small businesses.</w:t>
      </w:r>
    </w:p>
    <w:p w14:paraId="0B259B04" w14:textId="77777777" w:rsidR="000B4E43" w:rsidRPr="004D4DBF" w:rsidRDefault="000B4E43" w:rsidP="000B4E43">
      <w:pPr>
        <w:pStyle w:val="Heading4"/>
      </w:pPr>
      <w:r w:rsidRPr="004D4DBF">
        <w:t>Strong earnings</w:t>
      </w:r>
      <w:r>
        <w:t xml:space="preserve"> and </w:t>
      </w:r>
      <w:r w:rsidRPr="004D4DBF">
        <w:t>stock market gains</w:t>
      </w:r>
      <w:r>
        <w:t xml:space="preserve"> prove the economy is strong</w:t>
      </w:r>
    </w:p>
    <w:p w14:paraId="3CB89CAE" w14:textId="77777777" w:rsidR="000B4E43" w:rsidRPr="004D4DBF" w:rsidRDefault="000B4E43" w:rsidP="000B4E43">
      <w:r w:rsidRPr="004D4DBF">
        <w:t xml:space="preserve">Sam </w:t>
      </w:r>
      <w:r w:rsidRPr="004D4DBF">
        <w:rPr>
          <w:rStyle w:val="Style13ptBold"/>
        </w:rPr>
        <w:t>Goldfarb, 8-17-25</w:t>
      </w:r>
      <w:r>
        <w:t xml:space="preserve">, </w:t>
      </w:r>
      <w:r w:rsidRPr="004D4DBF">
        <w:t>The Wall Street Journal Online</w:t>
      </w:r>
      <w:r>
        <w:t xml:space="preserve">, </w:t>
      </w:r>
      <w:r w:rsidRPr="004D4DBF">
        <w:t>Strong Crop of Earnings Eases Investors' Economic Concerns; Corporate profits are on track for a double-digit climb, led by the tech sector</w:t>
      </w:r>
      <w:r>
        <w:t xml:space="preserve">, p. </w:t>
      </w:r>
      <w:proofErr w:type="spellStart"/>
      <w:r>
        <w:t>factiva</w:t>
      </w:r>
      <w:proofErr w:type="spellEnd"/>
      <w:r>
        <w:t xml:space="preserve"> ADA-219</w:t>
      </w:r>
    </w:p>
    <w:p w14:paraId="115F89D8" w14:textId="77777777" w:rsidR="000B4E43" w:rsidRDefault="000B4E43" w:rsidP="000B4E43">
      <w:pPr>
        <w:rPr>
          <w:rStyle w:val="Emphasis"/>
        </w:rPr>
      </w:pPr>
      <w:r w:rsidRPr="004D4DBF">
        <w:rPr>
          <w:sz w:val="16"/>
        </w:rPr>
        <w:t xml:space="preserve">The job market is cooling. Tariff rates are rising. But American companies still seem to be doing just fine. With the latest earnings season nearly done, </w:t>
      </w:r>
      <w:r w:rsidRPr="00101729">
        <w:rPr>
          <w:rStyle w:val="Emphasis"/>
          <w:highlight w:val="yellow"/>
        </w:rPr>
        <w:t>top- and bottom-line results</w:t>
      </w:r>
      <w:r w:rsidRPr="004D4DBF">
        <w:rPr>
          <w:rStyle w:val="Emphasis"/>
        </w:rPr>
        <w:t xml:space="preserve"> </w:t>
      </w:r>
      <w:r w:rsidRPr="00101729">
        <w:rPr>
          <w:rStyle w:val="Emphasis"/>
          <w:highlight w:val="yellow"/>
        </w:rPr>
        <w:t>from companies in the S&amp;P 500</w:t>
      </w:r>
      <w:r w:rsidRPr="004D4DBF">
        <w:rPr>
          <w:rStyle w:val="Emphasis"/>
        </w:rPr>
        <w:t xml:space="preserve"> are handily </w:t>
      </w:r>
      <w:r w:rsidRPr="00101729">
        <w:rPr>
          <w:rStyle w:val="Emphasis"/>
          <w:highlight w:val="yellow"/>
        </w:rPr>
        <w:t>beating expectations</w:t>
      </w:r>
      <w:r w:rsidRPr="004D4DBF">
        <w:rPr>
          <w:sz w:val="16"/>
        </w:rPr>
        <w:t xml:space="preserve"> that had been lowered after President Trump announced sweeping duties on imports in April. </w:t>
      </w:r>
      <w:r w:rsidRPr="00101729">
        <w:rPr>
          <w:rStyle w:val="Emphasis"/>
          <w:highlight w:val="yellow"/>
        </w:rPr>
        <w:t>Profits</w:t>
      </w:r>
      <w:r w:rsidRPr="004D4DBF">
        <w:rPr>
          <w:rStyle w:val="Emphasis"/>
        </w:rPr>
        <w:t xml:space="preserve"> are expected to </w:t>
      </w:r>
      <w:r w:rsidRPr="00101729">
        <w:rPr>
          <w:rStyle w:val="Emphasis"/>
          <w:highlight w:val="yellow"/>
        </w:rPr>
        <w:t>have risen</w:t>
      </w:r>
      <w:r w:rsidRPr="004D4DBF">
        <w:rPr>
          <w:rStyle w:val="Emphasis"/>
        </w:rPr>
        <w:t xml:space="preserve"> around </w:t>
      </w:r>
      <w:r w:rsidRPr="00101729">
        <w:rPr>
          <w:rStyle w:val="Emphasis"/>
          <w:highlight w:val="yellow"/>
        </w:rPr>
        <w:t>12%</w:t>
      </w:r>
      <w:r w:rsidRPr="004D4DBF">
        <w:rPr>
          <w:sz w:val="16"/>
        </w:rPr>
        <w:t xml:space="preserve"> in the second quarter from a year earlier, according to FactSet, far ahead of the 5% growth analysts predicted in early July. While much of that earnings growth has been driven by tech companies, corporate chiefs also have sounded more optimistic about the economy than they did in the spring. </w:t>
      </w:r>
      <w:r w:rsidRPr="000838A4">
        <w:rPr>
          <w:rStyle w:val="Emphasis"/>
          <w:highlight w:val="yellow"/>
        </w:rPr>
        <w:t>Earnings calls</w:t>
      </w:r>
      <w:r w:rsidRPr="004D4DBF">
        <w:rPr>
          <w:rStyle w:val="Emphasis"/>
        </w:rPr>
        <w:t xml:space="preserve"> </w:t>
      </w:r>
      <w:r w:rsidRPr="000838A4">
        <w:rPr>
          <w:rStyle w:val="Emphasis"/>
          <w:highlight w:val="yellow"/>
        </w:rPr>
        <w:t>including the word "recession" have plummeted 84%,</w:t>
      </w:r>
      <w:r w:rsidRPr="004D4DBF">
        <w:rPr>
          <w:sz w:val="16"/>
        </w:rPr>
        <w:t xml:space="preserve"> according to </w:t>
      </w:r>
      <w:proofErr w:type="spellStart"/>
      <w:r w:rsidRPr="004D4DBF">
        <w:rPr>
          <w:sz w:val="16"/>
        </w:rPr>
        <w:t>AlphaSense</w:t>
      </w:r>
      <w:proofErr w:type="spellEnd"/>
      <w:r w:rsidRPr="004D4DBF">
        <w:rPr>
          <w:sz w:val="16"/>
        </w:rPr>
        <w:t xml:space="preserve">. Those signals have helped major stock indexes power to record after record in recent weeks. </w:t>
      </w:r>
      <w:r w:rsidRPr="000838A4">
        <w:rPr>
          <w:rStyle w:val="Emphasis"/>
          <w:highlight w:val="yellow"/>
        </w:rPr>
        <w:t>The S&amp;P 500</w:t>
      </w:r>
      <w:r w:rsidRPr="004D4DBF">
        <w:rPr>
          <w:sz w:val="16"/>
        </w:rPr>
        <w:t xml:space="preserve"> </w:t>
      </w:r>
      <w:proofErr w:type="gramStart"/>
      <w:r w:rsidRPr="004D4DBF">
        <w:rPr>
          <w:sz w:val="16"/>
        </w:rPr>
        <w:t>has climbed</w:t>
      </w:r>
      <w:proofErr w:type="gramEnd"/>
      <w:r w:rsidRPr="004D4DBF">
        <w:rPr>
          <w:sz w:val="16"/>
        </w:rPr>
        <w:t xml:space="preserve"> 29% off its lows in April and </w:t>
      </w:r>
      <w:r w:rsidRPr="000838A4">
        <w:rPr>
          <w:rStyle w:val="Emphasis"/>
          <w:highlight w:val="yellow"/>
        </w:rPr>
        <w:t xml:space="preserve">now </w:t>
      </w:r>
      <w:proofErr w:type="gramStart"/>
      <w:r w:rsidRPr="000838A4">
        <w:rPr>
          <w:rStyle w:val="Emphasis"/>
          <w:highlight w:val="yellow"/>
        </w:rPr>
        <w:t>stands</w:t>
      </w:r>
      <w:proofErr w:type="gramEnd"/>
      <w:r w:rsidRPr="000838A4">
        <w:rPr>
          <w:rStyle w:val="Emphasis"/>
          <w:highlight w:val="yellow"/>
        </w:rPr>
        <w:t xml:space="preserve"> 9.7% higher on the year</w:t>
      </w:r>
      <w:r w:rsidRPr="004D4DBF">
        <w:rPr>
          <w:rStyle w:val="Emphasis"/>
        </w:rPr>
        <w:t>.</w:t>
      </w:r>
    </w:p>
    <w:p w14:paraId="3C725107" w14:textId="77777777" w:rsidR="001513E1" w:rsidRDefault="001513E1" w:rsidP="000B4E43">
      <w:pPr>
        <w:rPr>
          <w:rStyle w:val="Emphasis"/>
        </w:rPr>
      </w:pPr>
    </w:p>
    <w:p w14:paraId="5A777612" w14:textId="64113B11" w:rsidR="001513E1" w:rsidRPr="00D93EA9" w:rsidRDefault="00A82775" w:rsidP="001513E1">
      <w:pPr>
        <w:pStyle w:val="Heading4"/>
      </w:pPr>
      <w:r>
        <w:t>The worst of it has already passed for farmers</w:t>
      </w:r>
      <w:r w:rsidR="001513E1" w:rsidRPr="00D93EA9">
        <w:t xml:space="preserve"> and farmers are righting the ship</w:t>
      </w:r>
    </w:p>
    <w:p w14:paraId="33F97CBD" w14:textId="77777777" w:rsidR="001513E1" w:rsidRPr="00D93EA9" w:rsidRDefault="001513E1" w:rsidP="001513E1">
      <w:r w:rsidRPr="00D93EA9">
        <w:t xml:space="preserve">Margy </w:t>
      </w:r>
      <w:r w:rsidRPr="00D93EA9">
        <w:rPr>
          <w:rStyle w:val="Style13ptBold"/>
        </w:rPr>
        <w:t>Eckelkamp, 7-14-25</w:t>
      </w:r>
      <w:r w:rsidRPr="00D93EA9">
        <w:t xml:space="preserve">, </w:t>
      </w:r>
      <w:proofErr w:type="spellStart"/>
      <w:r w:rsidRPr="00D93EA9">
        <w:t>AGWeb</w:t>
      </w:r>
      <w:proofErr w:type="spellEnd"/>
      <w:r w:rsidRPr="00D93EA9">
        <w:t xml:space="preserve">, What Farm Lenders Really Think About the Ag Economy Right Now, p. </w:t>
      </w:r>
      <w:hyperlink r:id="rId12" w:history="1">
        <w:r w:rsidRPr="00156FE5">
          <w:rPr>
            <w:rStyle w:val="Hyperlink"/>
          </w:rPr>
          <w:t>https://www.agweb.com/news/business/what-farm-lenders-really-think-about-ag-economy-right-now</w:t>
        </w:r>
      </w:hyperlink>
      <w:r>
        <w:t xml:space="preserve"> ADA-242</w:t>
      </w:r>
    </w:p>
    <w:p w14:paraId="05331D3B" w14:textId="77777777" w:rsidR="001513E1" w:rsidRPr="00D93EA9" w:rsidRDefault="001513E1" w:rsidP="001513E1">
      <w:r w:rsidRPr="000D21C0">
        <w:rPr>
          <w:rStyle w:val="Emphasis"/>
          <w:highlight w:val="yellow"/>
        </w:rPr>
        <w:t>Arrington reports</w:t>
      </w:r>
      <w:r w:rsidRPr="00D93EA9">
        <w:rPr>
          <w:rFonts w:ascii="Roboto" w:eastAsia="Times New Roman" w:hAnsi="Roboto"/>
          <w:color w:val="4B4545"/>
          <w:sz w:val="16"/>
          <w:szCs w:val="27"/>
        </w:rPr>
        <w:t xml:space="preserve"> from her conversations, </w:t>
      </w:r>
      <w:r w:rsidRPr="000D21C0">
        <w:rPr>
          <w:rStyle w:val="Emphasis"/>
          <w:highlight w:val="yellow"/>
        </w:rPr>
        <w:t>we’ve seen the biggest swell of exits</w:t>
      </w:r>
      <w:r w:rsidRPr="00D93EA9">
        <w:rPr>
          <w:rFonts w:ascii="Roboto" w:eastAsia="Times New Roman" w:hAnsi="Roboto"/>
          <w:color w:val="4B4545"/>
          <w:sz w:val="16"/>
          <w:szCs w:val="27"/>
        </w:rPr>
        <w:t xml:space="preserve">. “Less cash and more debt </w:t>
      </w:r>
      <w:proofErr w:type="gramStart"/>
      <w:r w:rsidRPr="00D93EA9">
        <w:rPr>
          <w:rFonts w:ascii="Roboto" w:eastAsia="Times New Roman" w:hAnsi="Roboto"/>
          <w:color w:val="4B4545"/>
          <w:sz w:val="16"/>
          <w:szCs w:val="27"/>
        </w:rPr>
        <w:t>is</w:t>
      </w:r>
      <w:proofErr w:type="gramEnd"/>
      <w:r w:rsidRPr="00D93EA9">
        <w:rPr>
          <w:rFonts w:ascii="Roboto" w:eastAsia="Times New Roman" w:hAnsi="Roboto"/>
          <w:color w:val="4B4545"/>
          <w:sz w:val="16"/>
          <w:szCs w:val="27"/>
        </w:rPr>
        <w:t xml:space="preserve"> really hard, and if you’re in a very negative cash position and you don’t have the equity, that led to the exits that we saw in the market,” she says. “I think a lot of those have already occurred, though. </w:t>
      </w:r>
      <w:r w:rsidRPr="000D21C0">
        <w:rPr>
          <w:rStyle w:val="Emphasis"/>
          <w:highlight w:val="yellow"/>
        </w:rPr>
        <w:t>Those who are moving forward have found solutions</w:t>
      </w:r>
      <w:r w:rsidRPr="00D93EA9">
        <w:rPr>
          <w:rStyle w:val="Emphasis"/>
        </w:rPr>
        <w:t>, are working on a solution currently, and are going to have the ship righted before next year.”</w:t>
      </w:r>
      <w:r w:rsidRPr="00D93EA9">
        <w:rPr>
          <w:rFonts w:ascii="Roboto" w:eastAsia="Times New Roman" w:hAnsi="Roboto"/>
          <w:color w:val="4B4545"/>
          <w:sz w:val="16"/>
          <w:szCs w:val="27"/>
        </w:rPr>
        <w:t xml:space="preserve"> </w:t>
      </w:r>
      <w:r w:rsidRPr="000D21C0">
        <w:rPr>
          <w:rStyle w:val="Emphasis"/>
          <w:highlight w:val="yellow"/>
        </w:rPr>
        <w:t>Arrington</w:t>
      </w:r>
      <w:r w:rsidRPr="00D93EA9">
        <w:rPr>
          <w:rStyle w:val="Emphasis"/>
        </w:rPr>
        <w:t xml:space="preserve"> adds we could </w:t>
      </w:r>
      <w:proofErr w:type="gramStart"/>
      <w:r w:rsidRPr="00D93EA9">
        <w:rPr>
          <w:rStyle w:val="Emphasis"/>
        </w:rPr>
        <w:t>still continue</w:t>
      </w:r>
      <w:proofErr w:type="gramEnd"/>
      <w:r w:rsidRPr="00D93EA9">
        <w:rPr>
          <w:rStyle w:val="Emphasis"/>
        </w:rPr>
        <w:t xml:space="preserve"> to see exits into next year, but she </w:t>
      </w:r>
      <w:r w:rsidRPr="000D21C0">
        <w:rPr>
          <w:rStyle w:val="Emphasis"/>
          <w:highlight w:val="yellow"/>
        </w:rPr>
        <w:t>shares optimism that the</w:t>
      </w:r>
      <w:r w:rsidRPr="00D93EA9">
        <w:rPr>
          <w:rStyle w:val="Emphasis"/>
        </w:rPr>
        <w:t xml:space="preserve"> </w:t>
      </w:r>
      <w:r w:rsidRPr="000D21C0">
        <w:rPr>
          <w:rStyle w:val="Emphasis"/>
          <w:highlight w:val="yellow"/>
        </w:rPr>
        <w:t>farmers staying in business today have addressed any issues and are making plans</w:t>
      </w:r>
      <w:r w:rsidRPr="00D93EA9">
        <w:rPr>
          <w:rFonts w:ascii="Roboto" w:eastAsia="Times New Roman" w:hAnsi="Roboto"/>
          <w:color w:val="4B4545"/>
          <w:sz w:val="16"/>
          <w:szCs w:val="27"/>
        </w:rPr>
        <w:t>. [</w:t>
      </w:r>
      <w:r w:rsidRPr="00D93EA9">
        <w:t>NOTE: Ashley Arrington is from Ag Resource Management]</w:t>
      </w:r>
    </w:p>
    <w:p w14:paraId="4AC09DED" w14:textId="77777777" w:rsidR="001513E1" w:rsidRPr="004D4DBF" w:rsidRDefault="001513E1" w:rsidP="000B4E43">
      <w:pPr>
        <w:rPr>
          <w:b/>
          <w:iCs/>
          <w:u w:val="single"/>
        </w:rPr>
      </w:pPr>
    </w:p>
    <w:p w14:paraId="3D609704" w14:textId="77777777" w:rsidR="001F029E" w:rsidRDefault="001F029E" w:rsidP="001F029E">
      <w:pPr>
        <w:rPr>
          <w:rFonts w:ascii="Segoe UI" w:eastAsia="Segoe UI" w:hAnsi="Segoe UI" w:cs="Segoe UI"/>
          <w:color w:val="000000" w:themeColor="text1"/>
          <w:sz w:val="16"/>
          <w:szCs w:val="16"/>
        </w:rPr>
      </w:pPr>
    </w:p>
    <w:p w14:paraId="4E976223" w14:textId="77777777" w:rsidR="005E42D3" w:rsidRDefault="005E42D3" w:rsidP="005E42D3">
      <w:pPr>
        <w:pStyle w:val="Heading4"/>
        <w:rPr>
          <w:rFonts w:ascii="Times New Roman" w:eastAsia="Times New Roman" w:hAnsi="Times New Roman" w:cs="Times New Roman"/>
          <w:b w:val="0"/>
          <w:bCs/>
          <w:i/>
          <w:iCs w:val="0"/>
          <w:color w:val="000000" w:themeColor="text1"/>
          <w:szCs w:val="26"/>
        </w:rPr>
      </w:pPr>
      <w:r w:rsidRPr="0DD2F8AA">
        <w:rPr>
          <w:rFonts w:ascii="Times New Roman" w:eastAsia="Times New Roman" w:hAnsi="Times New Roman" w:cs="Times New Roman"/>
          <w:bCs/>
          <w:iCs w:val="0"/>
          <w:color w:val="000000" w:themeColor="text1"/>
          <w:szCs w:val="26"/>
        </w:rPr>
        <w:t>Link: Unionization undermines farmers and the U.S. economy</w:t>
      </w:r>
    </w:p>
    <w:p w14:paraId="209CBCBF" w14:textId="77777777" w:rsidR="005E42D3" w:rsidRDefault="005E42D3" w:rsidP="005E42D3">
      <w:pPr>
        <w:pStyle w:val="Heading4"/>
        <w:rPr>
          <w:rFonts w:ascii="Times New Roman" w:eastAsia="Times New Roman" w:hAnsi="Times New Roman" w:cs="Times New Roman"/>
          <w:b w:val="0"/>
          <w:bCs/>
          <w:i/>
          <w:iCs w:val="0"/>
          <w:color w:val="000000" w:themeColor="text1"/>
          <w:szCs w:val="26"/>
        </w:rPr>
      </w:pPr>
      <w:r w:rsidRPr="0DD2F8AA">
        <w:rPr>
          <w:rFonts w:ascii="Times New Roman" w:eastAsia="Times New Roman" w:hAnsi="Times New Roman" w:cs="Times New Roman"/>
          <w:bCs/>
          <w:iCs w:val="0"/>
          <w:color w:val="000000" w:themeColor="text1"/>
          <w:szCs w:val="26"/>
        </w:rPr>
        <w:t>1) Unionization will lead to disruptive strikes, food price spikes, and farms closing</w:t>
      </w:r>
    </w:p>
    <w:p w14:paraId="3801BD22" w14:textId="77777777" w:rsidR="005E42D3" w:rsidRDefault="005E42D3" w:rsidP="005E42D3">
      <w:pPr>
        <w:rPr>
          <w:rFonts w:ascii="Times New Roman" w:eastAsia="Times New Roman" w:hAnsi="Times New Roman" w:cs="Times New Roman"/>
          <w:color w:val="000000" w:themeColor="text1"/>
        </w:rPr>
      </w:pPr>
      <w:r w:rsidRPr="0DD2F8AA">
        <w:rPr>
          <w:rFonts w:ascii="Times New Roman" w:eastAsia="Times New Roman" w:hAnsi="Times New Roman" w:cs="Times New Roman"/>
          <w:color w:val="000000" w:themeColor="text1"/>
        </w:rPr>
        <w:t xml:space="preserve">Jaclyn </w:t>
      </w:r>
      <w:r w:rsidRPr="0DD2F8AA">
        <w:rPr>
          <w:rStyle w:val="Style13ptBold"/>
          <w:rFonts w:ascii="Times New Roman" w:eastAsia="Times New Roman" w:hAnsi="Times New Roman" w:cs="Times New Roman"/>
          <w:color w:val="000000" w:themeColor="text1"/>
        </w:rPr>
        <w:t>Reilly</w:t>
      </w:r>
      <w:r w:rsidRPr="0DD2F8AA">
        <w:rPr>
          <w:rFonts w:ascii="Times New Roman" w:eastAsia="Times New Roman" w:hAnsi="Times New Roman" w:cs="Times New Roman"/>
          <w:color w:val="000000" w:themeColor="text1"/>
        </w:rPr>
        <w:t>,</w:t>
      </w:r>
      <w:r w:rsidRPr="0DD2F8AA">
        <w:rPr>
          <w:rStyle w:val="Style13ptBold"/>
          <w:rFonts w:ascii="Times New Roman" w:eastAsia="Times New Roman" w:hAnsi="Times New Roman" w:cs="Times New Roman"/>
          <w:color w:val="000000" w:themeColor="text1"/>
        </w:rPr>
        <w:t xml:space="preserve"> Penn. State law student, 2004</w:t>
      </w:r>
      <w:r w:rsidRPr="0DD2F8AA">
        <w:rPr>
          <w:rFonts w:ascii="Times New Roman" w:eastAsia="Times New Roman" w:hAnsi="Times New Roman" w:cs="Times New Roman"/>
          <w:color w:val="000000" w:themeColor="text1"/>
        </w:rPr>
        <w:t xml:space="preserve">, Agricultural Laborers: Their Inability to Unionize Under the National Labor Relations Act, </w:t>
      </w:r>
      <w:r w:rsidRPr="0DD2F8AA">
        <w:rPr>
          <w:rFonts w:ascii="Roboto" w:eastAsia="Roboto" w:hAnsi="Roboto" w:cs="Roboto"/>
          <w:color w:val="000000" w:themeColor="text1"/>
          <w:sz w:val="21"/>
          <w:szCs w:val="21"/>
        </w:rPr>
        <w:t xml:space="preserve">unpublished J.D. student paper, Pennsylvania State University, </w:t>
      </w:r>
      <w:hyperlink r:id="rId13">
        <w:r w:rsidRPr="0DD2F8AA">
          <w:rPr>
            <w:rStyle w:val="Hyperlink"/>
            <w:rFonts w:ascii="Times New Roman" w:eastAsia="Times New Roman" w:hAnsi="Times New Roman" w:cs="Times New Roman"/>
            <w:b/>
          </w:rPr>
          <w:t>https://perma.cc/3HFQ-BUNE</w:t>
        </w:r>
      </w:hyperlink>
      <w:r w:rsidRPr="0DD2F8AA">
        <w:rPr>
          <w:rFonts w:ascii="Times New Roman" w:eastAsia="Times New Roman" w:hAnsi="Times New Roman" w:cs="Times New Roman"/>
          <w:color w:val="000000" w:themeColor="text1"/>
        </w:rPr>
        <w:t>, &lt;accessed, 8-14-25&gt; ADA-212</w:t>
      </w:r>
    </w:p>
    <w:p w14:paraId="35C1A1B6" w14:textId="77777777" w:rsidR="005E42D3" w:rsidRDefault="005E42D3" w:rsidP="005E42D3">
      <w:pPr>
        <w:rPr>
          <w:rFonts w:ascii="Times New Roman" w:eastAsia="Times New Roman" w:hAnsi="Times New Roman" w:cs="Times New Roman"/>
          <w:color w:val="000000" w:themeColor="text1"/>
          <w:sz w:val="16"/>
          <w:szCs w:val="16"/>
        </w:rPr>
      </w:pPr>
      <w:r w:rsidRPr="0DD2F8AA">
        <w:rPr>
          <w:rFonts w:ascii="Times New Roman" w:eastAsia="Times New Roman" w:hAnsi="Times New Roman" w:cs="Times New Roman"/>
          <w:color w:val="000000" w:themeColor="text1"/>
          <w:sz w:val="16"/>
          <w:szCs w:val="16"/>
        </w:rPr>
        <w:t xml:space="preserve">D. Opposition to the NLRA being applied to agricultural laborers. While there may be many advantages to </w:t>
      </w:r>
      <w:r w:rsidRPr="0DD2F8AA">
        <w:rPr>
          <w:rStyle w:val="Emphasis"/>
          <w:rFonts w:ascii="Times New Roman" w:eastAsia="Times New Roman" w:hAnsi="Times New Roman" w:cs="Times New Roman"/>
          <w:bCs/>
          <w:color w:val="000000" w:themeColor="text1"/>
          <w:highlight w:val="yellow"/>
        </w:rPr>
        <w:t xml:space="preserve">agricultural workers </w:t>
      </w:r>
      <w:r w:rsidRPr="0DD2F8AA">
        <w:rPr>
          <w:rStyle w:val="Emphasis"/>
          <w:rFonts w:ascii="Times New Roman" w:eastAsia="Times New Roman" w:hAnsi="Times New Roman" w:cs="Times New Roman"/>
          <w:bCs/>
          <w:color w:val="000000" w:themeColor="text1"/>
        </w:rPr>
        <w:t xml:space="preserve">being able </w:t>
      </w:r>
      <w:r w:rsidRPr="0DD2F8AA">
        <w:rPr>
          <w:rStyle w:val="Emphasis"/>
          <w:rFonts w:ascii="Times New Roman" w:eastAsia="Times New Roman" w:hAnsi="Times New Roman" w:cs="Times New Roman"/>
          <w:bCs/>
          <w:color w:val="000000" w:themeColor="text1"/>
          <w:highlight w:val="yellow"/>
        </w:rPr>
        <w:t>to unionize under the NLRA,</w:t>
      </w:r>
      <w:r w:rsidRPr="0DD2F8AA">
        <w:rPr>
          <w:rFonts w:ascii="Times New Roman" w:eastAsia="Times New Roman" w:hAnsi="Times New Roman" w:cs="Times New Roman"/>
          <w:color w:val="000000" w:themeColor="text1"/>
          <w:sz w:val="16"/>
          <w:szCs w:val="16"/>
        </w:rPr>
        <w:t xml:space="preserve"> </w:t>
      </w:r>
      <w:r w:rsidRPr="0DD2F8AA">
        <w:rPr>
          <w:rStyle w:val="Emphasis"/>
          <w:rFonts w:ascii="Times New Roman" w:eastAsia="Times New Roman" w:hAnsi="Times New Roman" w:cs="Times New Roman"/>
          <w:bCs/>
          <w:color w:val="000000" w:themeColor="text1"/>
          <w:highlight w:val="yellow"/>
        </w:rPr>
        <w:t>many farmers strongly oppose</w:t>
      </w:r>
      <w:r w:rsidRPr="0DD2F8AA">
        <w:rPr>
          <w:rStyle w:val="Emphasis"/>
          <w:rFonts w:ascii="Times New Roman" w:eastAsia="Times New Roman" w:hAnsi="Times New Roman" w:cs="Times New Roman"/>
          <w:bCs/>
          <w:color w:val="000000" w:themeColor="text1"/>
        </w:rPr>
        <w:t xml:space="preserve"> the idea</w:t>
      </w:r>
      <w:r w:rsidRPr="0DD2F8AA">
        <w:rPr>
          <w:rFonts w:ascii="Times New Roman" w:eastAsia="Times New Roman" w:hAnsi="Times New Roman" w:cs="Times New Roman"/>
          <w:color w:val="000000" w:themeColor="text1"/>
          <w:sz w:val="16"/>
          <w:szCs w:val="16"/>
        </w:rPr>
        <w:t xml:space="preserve">. </w:t>
      </w:r>
      <w:r w:rsidRPr="0DD2F8AA">
        <w:rPr>
          <w:rStyle w:val="Emphasis"/>
          <w:rFonts w:ascii="Times New Roman" w:eastAsia="Times New Roman" w:hAnsi="Times New Roman" w:cs="Times New Roman"/>
          <w:bCs/>
          <w:color w:val="000000" w:themeColor="text1"/>
        </w:rPr>
        <w:t xml:space="preserve">Under the NLRA, unions </w:t>
      </w:r>
      <w:proofErr w:type="gramStart"/>
      <w:r w:rsidRPr="0DD2F8AA">
        <w:rPr>
          <w:rStyle w:val="Emphasis"/>
          <w:rFonts w:ascii="Times New Roman" w:eastAsia="Times New Roman" w:hAnsi="Times New Roman" w:cs="Times New Roman"/>
          <w:bCs/>
          <w:color w:val="000000" w:themeColor="text1"/>
        </w:rPr>
        <w:t>are able to</w:t>
      </w:r>
      <w:proofErr w:type="gramEnd"/>
      <w:r w:rsidRPr="0DD2F8AA">
        <w:rPr>
          <w:rStyle w:val="Emphasis"/>
          <w:rFonts w:ascii="Times New Roman" w:eastAsia="Times New Roman" w:hAnsi="Times New Roman" w:cs="Times New Roman"/>
          <w:bCs/>
          <w:color w:val="000000" w:themeColor="text1"/>
        </w:rPr>
        <w:t xml:space="preserve"> utilize economic weapons to forcefully persuade employers during negotiations or </w:t>
      </w:r>
      <w:proofErr w:type="gramStart"/>
      <w:r w:rsidRPr="0DD2F8AA">
        <w:rPr>
          <w:rStyle w:val="Emphasis"/>
          <w:rFonts w:ascii="Times New Roman" w:eastAsia="Times New Roman" w:hAnsi="Times New Roman" w:cs="Times New Roman"/>
          <w:bCs/>
          <w:color w:val="000000" w:themeColor="text1"/>
        </w:rPr>
        <w:t>during the course of</w:t>
      </w:r>
      <w:proofErr w:type="gramEnd"/>
      <w:r w:rsidRPr="0DD2F8AA">
        <w:rPr>
          <w:rStyle w:val="Emphasis"/>
          <w:rFonts w:ascii="Times New Roman" w:eastAsia="Times New Roman" w:hAnsi="Times New Roman" w:cs="Times New Roman"/>
          <w:bCs/>
          <w:color w:val="000000" w:themeColor="text1"/>
        </w:rPr>
        <w:t xml:space="preserve"> a collective bargaining agreement,</w:t>
      </w:r>
      <w:r w:rsidRPr="0DD2F8AA">
        <w:rPr>
          <w:rFonts w:ascii="Times New Roman" w:eastAsia="Times New Roman" w:hAnsi="Times New Roman" w:cs="Times New Roman"/>
          <w:color w:val="000000" w:themeColor="text1"/>
          <w:sz w:val="16"/>
          <w:szCs w:val="16"/>
        </w:rPr>
        <w:t xml:space="preserve"> if one is in existence between a union and an employer, </w:t>
      </w:r>
      <w:r w:rsidRPr="0DD2F8AA">
        <w:rPr>
          <w:rStyle w:val="Emphasis"/>
          <w:rFonts w:ascii="Times New Roman" w:eastAsia="Times New Roman" w:hAnsi="Times New Roman" w:cs="Times New Roman"/>
          <w:bCs/>
          <w:color w:val="000000" w:themeColor="text1"/>
        </w:rPr>
        <w:t xml:space="preserve">and </w:t>
      </w:r>
      <w:r w:rsidRPr="0DD2F8AA">
        <w:rPr>
          <w:rStyle w:val="Emphasis"/>
          <w:rFonts w:ascii="Times New Roman" w:eastAsia="Times New Roman" w:hAnsi="Times New Roman" w:cs="Times New Roman"/>
          <w:bCs/>
          <w:color w:val="000000" w:themeColor="text1"/>
          <w:highlight w:val="yellow"/>
        </w:rPr>
        <w:t>farmers do not want to have their workers being able to</w:t>
      </w:r>
      <w:r w:rsidRPr="0DD2F8AA">
        <w:rPr>
          <w:rStyle w:val="Emphasis"/>
          <w:rFonts w:ascii="Times New Roman" w:eastAsia="Times New Roman" w:hAnsi="Times New Roman" w:cs="Times New Roman"/>
          <w:bCs/>
          <w:color w:val="000000" w:themeColor="text1"/>
        </w:rPr>
        <w:t xml:space="preserve"> put</w:t>
      </w:r>
      <w:r w:rsidRPr="0DD2F8AA">
        <w:rPr>
          <w:rFonts w:ascii="Times New Roman" w:eastAsia="Times New Roman" w:hAnsi="Times New Roman" w:cs="Times New Roman"/>
          <w:color w:val="000000" w:themeColor="text1"/>
          <w:sz w:val="16"/>
          <w:szCs w:val="16"/>
        </w:rPr>
        <w:t xml:space="preserve"> </w:t>
      </w:r>
      <w:r w:rsidRPr="0DD2F8AA">
        <w:rPr>
          <w:rStyle w:val="Emphasis"/>
          <w:rFonts w:ascii="Times New Roman" w:eastAsia="Times New Roman" w:hAnsi="Times New Roman" w:cs="Times New Roman"/>
          <w:bCs/>
          <w:color w:val="000000" w:themeColor="text1"/>
        </w:rPr>
        <w:t xml:space="preserve">such economic weapons to use, especially the right to </w:t>
      </w:r>
      <w:r w:rsidRPr="0DD2F8AA">
        <w:rPr>
          <w:rStyle w:val="Emphasis"/>
          <w:rFonts w:ascii="Times New Roman" w:eastAsia="Times New Roman" w:hAnsi="Times New Roman" w:cs="Times New Roman"/>
          <w:bCs/>
          <w:color w:val="000000" w:themeColor="text1"/>
          <w:highlight w:val="yellow"/>
        </w:rPr>
        <w:t>strike</w:t>
      </w:r>
      <w:r w:rsidRPr="0DD2F8AA">
        <w:rPr>
          <w:rFonts w:ascii="Times New Roman" w:eastAsia="Times New Roman" w:hAnsi="Times New Roman" w:cs="Times New Roman"/>
          <w:color w:val="000000" w:themeColor="text1"/>
          <w:sz w:val="16"/>
          <w:szCs w:val="16"/>
          <w:highlight w:val="yellow"/>
        </w:rPr>
        <w:t>.</w:t>
      </w:r>
      <w:r w:rsidRPr="0DD2F8AA">
        <w:rPr>
          <w:rFonts w:ascii="Times New Roman" w:eastAsia="Times New Roman" w:hAnsi="Times New Roman" w:cs="Times New Roman"/>
          <w:color w:val="000000" w:themeColor="text1"/>
          <w:sz w:val="16"/>
          <w:szCs w:val="16"/>
        </w:rPr>
        <w:t xml:space="preserve"> </w:t>
      </w:r>
      <w:r w:rsidRPr="0DD2F8AA">
        <w:rPr>
          <w:rStyle w:val="Emphasis"/>
          <w:rFonts w:ascii="Times New Roman" w:eastAsia="Times New Roman" w:hAnsi="Times New Roman" w:cs="Times New Roman"/>
          <w:bCs/>
          <w:color w:val="000000" w:themeColor="text1"/>
          <w:highlight w:val="yellow"/>
        </w:rPr>
        <w:t xml:space="preserve">Striking during harvest season </w:t>
      </w:r>
      <w:r w:rsidRPr="0DD2F8AA">
        <w:rPr>
          <w:rStyle w:val="Emphasis"/>
          <w:rFonts w:ascii="Times New Roman" w:eastAsia="Times New Roman" w:hAnsi="Times New Roman" w:cs="Times New Roman"/>
          <w:bCs/>
          <w:color w:val="000000" w:themeColor="text1"/>
        </w:rPr>
        <w:t xml:space="preserve">could have detrimental economic effects on farmers whose crops are perishable and not harvested at the right time. Strikes are not always successful, but when they are, they </w:t>
      </w:r>
      <w:r w:rsidRPr="0DD2F8AA">
        <w:rPr>
          <w:rStyle w:val="Emphasis"/>
          <w:rFonts w:ascii="Times New Roman" w:eastAsia="Times New Roman" w:hAnsi="Times New Roman" w:cs="Times New Roman"/>
          <w:bCs/>
          <w:color w:val="000000" w:themeColor="text1"/>
          <w:highlight w:val="yellow"/>
        </w:rPr>
        <w:t xml:space="preserve">can have a significant effect on the employer’s production level and </w:t>
      </w:r>
      <w:r w:rsidRPr="0DD2F8AA">
        <w:rPr>
          <w:rStyle w:val="Emphasis"/>
          <w:rFonts w:ascii="Times New Roman" w:eastAsia="Times New Roman" w:hAnsi="Times New Roman" w:cs="Times New Roman"/>
          <w:bCs/>
          <w:color w:val="000000" w:themeColor="text1"/>
        </w:rPr>
        <w:t>the</w:t>
      </w:r>
      <w:r w:rsidRPr="0DD2F8AA">
        <w:rPr>
          <w:rStyle w:val="Emphasis"/>
          <w:rFonts w:ascii="Times New Roman" w:eastAsia="Times New Roman" w:hAnsi="Times New Roman" w:cs="Times New Roman"/>
          <w:bCs/>
          <w:color w:val="000000" w:themeColor="text1"/>
          <w:highlight w:val="yellow"/>
        </w:rPr>
        <w:t xml:space="preserve"> profits </w:t>
      </w:r>
      <w:r w:rsidRPr="0DD2F8AA">
        <w:rPr>
          <w:rStyle w:val="Emphasis"/>
          <w:rFonts w:ascii="Times New Roman" w:eastAsia="Times New Roman" w:hAnsi="Times New Roman" w:cs="Times New Roman"/>
          <w:bCs/>
          <w:color w:val="000000" w:themeColor="text1"/>
        </w:rPr>
        <w:t xml:space="preserve">that the employer will receive for his or her product. </w:t>
      </w:r>
      <w:r w:rsidRPr="0DD2F8AA">
        <w:rPr>
          <w:rFonts w:ascii="Times New Roman" w:eastAsia="Times New Roman" w:hAnsi="Times New Roman" w:cs="Times New Roman"/>
          <w:color w:val="000000" w:themeColor="text1"/>
          <w:sz w:val="16"/>
          <w:szCs w:val="16"/>
        </w:rPr>
        <w:t xml:space="preserve">A farmer’s business could be greatly impacted by the presence of a union especially if disputes arise around harvest season. </w:t>
      </w:r>
      <w:r w:rsidRPr="0DD2F8AA">
        <w:rPr>
          <w:rStyle w:val="Emphasis"/>
          <w:rFonts w:ascii="Times New Roman" w:eastAsia="Times New Roman" w:hAnsi="Times New Roman" w:cs="Times New Roman"/>
          <w:bCs/>
          <w:color w:val="000000" w:themeColor="text1"/>
        </w:rPr>
        <w:t xml:space="preserve">Farmers have a relatively short </w:t>
      </w:r>
      <w:proofErr w:type="gramStart"/>
      <w:r w:rsidRPr="0DD2F8AA">
        <w:rPr>
          <w:rStyle w:val="Emphasis"/>
          <w:rFonts w:ascii="Times New Roman" w:eastAsia="Times New Roman" w:hAnsi="Times New Roman" w:cs="Times New Roman"/>
          <w:bCs/>
          <w:color w:val="000000" w:themeColor="text1"/>
        </w:rPr>
        <w:t>time period</w:t>
      </w:r>
      <w:proofErr w:type="gramEnd"/>
      <w:r w:rsidRPr="0DD2F8AA">
        <w:rPr>
          <w:rStyle w:val="Emphasis"/>
          <w:rFonts w:ascii="Times New Roman" w:eastAsia="Times New Roman" w:hAnsi="Times New Roman" w:cs="Times New Roman"/>
          <w:bCs/>
          <w:color w:val="000000" w:themeColor="text1"/>
        </w:rPr>
        <w:t xml:space="preserve"> in which to harvest their crops and </w:t>
      </w:r>
      <w:r w:rsidRPr="0DD2F8AA">
        <w:rPr>
          <w:rStyle w:val="Emphasis"/>
          <w:rFonts w:ascii="Times New Roman" w:eastAsia="Times New Roman" w:hAnsi="Times New Roman" w:cs="Times New Roman"/>
          <w:bCs/>
          <w:color w:val="000000" w:themeColor="text1"/>
          <w:highlight w:val="yellow"/>
        </w:rPr>
        <w:t>if their crops are not harvested at the right time</w:t>
      </w:r>
      <w:r w:rsidRPr="0DD2F8AA">
        <w:rPr>
          <w:rStyle w:val="Emphasis"/>
          <w:rFonts w:ascii="Times New Roman" w:eastAsia="Times New Roman" w:hAnsi="Times New Roman" w:cs="Times New Roman"/>
          <w:bCs/>
          <w:color w:val="000000" w:themeColor="text1"/>
        </w:rPr>
        <w:t xml:space="preserve">, </w:t>
      </w:r>
      <w:r w:rsidRPr="0DD2F8AA">
        <w:rPr>
          <w:rStyle w:val="Emphasis"/>
          <w:rFonts w:ascii="Times New Roman" w:eastAsia="Times New Roman" w:hAnsi="Times New Roman" w:cs="Times New Roman"/>
          <w:bCs/>
          <w:color w:val="000000" w:themeColor="text1"/>
          <w:highlight w:val="yellow"/>
        </w:rPr>
        <w:t>a farmer may lose a significant profit</w:t>
      </w:r>
      <w:r w:rsidRPr="0DD2F8AA">
        <w:rPr>
          <w:rFonts w:ascii="Times New Roman" w:eastAsia="Times New Roman" w:hAnsi="Times New Roman" w:cs="Times New Roman"/>
          <w:color w:val="000000" w:themeColor="text1"/>
          <w:sz w:val="16"/>
          <w:szCs w:val="16"/>
        </w:rPr>
        <w:t xml:space="preserve">. </w:t>
      </w:r>
      <w:r w:rsidRPr="0DD2F8AA">
        <w:rPr>
          <w:rStyle w:val="Emphasis"/>
          <w:rFonts w:ascii="Times New Roman" w:eastAsia="Times New Roman" w:hAnsi="Times New Roman" w:cs="Times New Roman"/>
          <w:bCs/>
          <w:color w:val="000000" w:themeColor="text1"/>
        </w:rPr>
        <w:t xml:space="preserve">This adverse economic effect is one of the main </w:t>
      </w:r>
      <w:proofErr w:type="gramStart"/>
      <w:r w:rsidRPr="0DD2F8AA">
        <w:rPr>
          <w:rStyle w:val="Emphasis"/>
          <w:rFonts w:ascii="Times New Roman" w:eastAsia="Times New Roman" w:hAnsi="Times New Roman" w:cs="Times New Roman"/>
          <w:bCs/>
          <w:color w:val="000000" w:themeColor="text1"/>
        </w:rPr>
        <w:t>arguments</w:t>
      </w:r>
      <w:proofErr w:type="gramEnd"/>
      <w:r w:rsidRPr="0DD2F8AA">
        <w:rPr>
          <w:rStyle w:val="Emphasis"/>
          <w:rFonts w:ascii="Times New Roman" w:eastAsia="Times New Roman" w:hAnsi="Times New Roman" w:cs="Times New Roman"/>
          <w:bCs/>
          <w:color w:val="000000" w:themeColor="text1"/>
        </w:rPr>
        <w:t xml:space="preserve"> farmers advance to oppose agricultural </w:t>
      </w:r>
      <w:proofErr w:type="gramStart"/>
      <w:r w:rsidRPr="0DD2F8AA">
        <w:rPr>
          <w:rStyle w:val="Emphasis"/>
          <w:rFonts w:ascii="Times New Roman" w:eastAsia="Times New Roman" w:hAnsi="Times New Roman" w:cs="Times New Roman"/>
          <w:bCs/>
          <w:color w:val="000000" w:themeColor="text1"/>
        </w:rPr>
        <w:t>laborers</w:t>
      </w:r>
      <w:proofErr w:type="gramEnd"/>
      <w:r w:rsidRPr="0DD2F8AA">
        <w:rPr>
          <w:rStyle w:val="Emphasis"/>
          <w:rFonts w:ascii="Times New Roman" w:eastAsia="Times New Roman" w:hAnsi="Times New Roman" w:cs="Times New Roman"/>
          <w:bCs/>
          <w:color w:val="000000" w:themeColor="text1"/>
        </w:rPr>
        <w:t xml:space="preserve"> inclusion under the NLRA. </w:t>
      </w:r>
      <w:r w:rsidRPr="0DD2F8AA">
        <w:rPr>
          <w:rStyle w:val="Emphasis"/>
          <w:rFonts w:ascii="Times New Roman" w:eastAsia="Times New Roman" w:hAnsi="Times New Roman" w:cs="Times New Roman"/>
          <w:bCs/>
          <w:color w:val="000000" w:themeColor="text1"/>
          <w:highlight w:val="yellow"/>
        </w:rPr>
        <w:t>Another reason to oppose</w:t>
      </w:r>
      <w:r w:rsidRPr="0DD2F8AA">
        <w:rPr>
          <w:rStyle w:val="Emphasis"/>
          <w:rFonts w:ascii="Times New Roman" w:eastAsia="Times New Roman" w:hAnsi="Times New Roman" w:cs="Times New Roman"/>
          <w:bCs/>
          <w:color w:val="000000" w:themeColor="text1"/>
        </w:rPr>
        <w:t xml:space="preserve"> the </w:t>
      </w:r>
      <w:r w:rsidRPr="0DD2F8AA">
        <w:rPr>
          <w:rStyle w:val="Emphasis"/>
          <w:rFonts w:ascii="Times New Roman" w:eastAsia="Times New Roman" w:hAnsi="Times New Roman" w:cs="Times New Roman"/>
          <w:bCs/>
          <w:color w:val="000000" w:themeColor="text1"/>
          <w:highlight w:val="yellow"/>
        </w:rPr>
        <w:t>unionization of ag</w:t>
      </w:r>
      <w:r w:rsidRPr="0DD2F8AA">
        <w:rPr>
          <w:rStyle w:val="Emphasis"/>
          <w:rFonts w:ascii="Times New Roman" w:eastAsia="Times New Roman" w:hAnsi="Times New Roman" w:cs="Times New Roman"/>
          <w:bCs/>
          <w:color w:val="000000" w:themeColor="text1"/>
        </w:rPr>
        <w:t xml:space="preserve">ricultural laborers </w:t>
      </w:r>
      <w:r w:rsidRPr="0DD2F8AA">
        <w:rPr>
          <w:rStyle w:val="Emphasis"/>
          <w:rFonts w:ascii="Times New Roman" w:eastAsia="Times New Roman" w:hAnsi="Times New Roman" w:cs="Times New Roman"/>
          <w:bCs/>
          <w:color w:val="000000" w:themeColor="text1"/>
          <w:highlight w:val="yellow"/>
        </w:rPr>
        <w:t>is that labor is</w:t>
      </w:r>
      <w:r w:rsidRPr="0DD2F8AA">
        <w:rPr>
          <w:rStyle w:val="Emphasis"/>
          <w:rFonts w:ascii="Times New Roman" w:eastAsia="Times New Roman" w:hAnsi="Times New Roman" w:cs="Times New Roman"/>
          <w:bCs/>
          <w:color w:val="000000" w:themeColor="text1"/>
        </w:rPr>
        <w:t xml:space="preserve"> already </w:t>
      </w:r>
      <w:r w:rsidRPr="0DD2F8AA">
        <w:rPr>
          <w:rStyle w:val="Emphasis"/>
          <w:rFonts w:ascii="Times New Roman" w:eastAsia="Times New Roman" w:hAnsi="Times New Roman" w:cs="Times New Roman"/>
          <w:bCs/>
          <w:color w:val="000000" w:themeColor="text1"/>
          <w:highlight w:val="yellow"/>
        </w:rPr>
        <w:t xml:space="preserve">a great expense for farmers and </w:t>
      </w:r>
      <w:r w:rsidRPr="0DD2F8AA">
        <w:rPr>
          <w:rStyle w:val="Emphasis"/>
          <w:rFonts w:ascii="Times New Roman" w:eastAsia="Times New Roman" w:hAnsi="Times New Roman" w:cs="Times New Roman"/>
          <w:bCs/>
          <w:color w:val="000000" w:themeColor="text1"/>
        </w:rPr>
        <w:t xml:space="preserve">with the introduction of </w:t>
      </w:r>
      <w:r w:rsidRPr="0DD2F8AA">
        <w:rPr>
          <w:rStyle w:val="Emphasis"/>
          <w:rFonts w:ascii="Times New Roman" w:eastAsia="Times New Roman" w:hAnsi="Times New Roman" w:cs="Times New Roman"/>
          <w:bCs/>
          <w:color w:val="000000" w:themeColor="text1"/>
          <w:highlight w:val="yellow"/>
        </w:rPr>
        <w:t xml:space="preserve">unions </w:t>
      </w:r>
      <w:r w:rsidRPr="0DD2F8AA">
        <w:rPr>
          <w:rStyle w:val="Emphasis"/>
          <w:rFonts w:ascii="Times New Roman" w:eastAsia="Times New Roman" w:hAnsi="Times New Roman" w:cs="Times New Roman"/>
          <w:bCs/>
          <w:color w:val="000000" w:themeColor="text1"/>
        </w:rPr>
        <w:t xml:space="preserve">and </w:t>
      </w:r>
      <w:proofErr w:type="gramStart"/>
      <w:r w:rsidRPr="0DD2F8AA">
        <w:rPr>
          <w:rStyle w:val="Emphasis"/>
          <w:rFonts w:ascii="Times New Roman" w:eastAsia="Times New Roman" w:hAnsi="Times New Roman" w:cs="Times New Roman"/>
          <w:bCs/>
          <w:color w:val="000000" w:themeColor="text1"/>
        </w:rPr>
        <w:t xml:space="preserve">a </w:t>
      </w:r>
      <w:r w:rsidRPr="0DD2F8AA">
        <w:rPr>
          <w:rStyle w:val="Emphasis"/>
          <w:rFonts w:ascii="Times New Roman" w:eastAsia="Times New Roman" w:hAnsi="Times New Roman" w:cs="Times New Roman"/>
          <w:bCs/>
          <w:color w:val="000000" w:themeColor="text1"/>
          <w:highlight w:val="yellow"/>
        </w:rPr>
        <w:t>raise</w:t>
      </w:r>
      <w:proofErr w:type="gramEnd"/>
      <w:r w:rsidRPr="0DD2F8AA">
        <w:rPr>
          <w:rStyle w:val="Emphasis"/>
          <w:rFonts w:ascii="Times New Roman" w:eastAsia="Times New Roman" w:hAnsi="Times New Roman" w:cs="Times New Roman"/>
          <w:bCs/>
          <w:color w:val="000000" w:themeColor="text1"/>
          <w:highlight w:val="yellow"/>
        </w:rPr>
        <w:t xml:space="preserve"> </w:t>
      </w:r>
      <w:r w:rsidRPr="0DD2F8AA">
        <w:rPr>
          <w:rStyle w:val="Emphasis"/>
          <w:rFonts w:ascii="Times New Roman" w:eastAsia="Times New Roman" w:hAnsi="Times New Roman" w:cs="Times New Roman"/>
          <w:bCs/>
          <w:color w:val="000000" w:themeColor="text1"/>
        </w:rPr>
        <w:t xml:space="preserve">in the hourly rate of </w:t>
      </w:r>
      <w:r w:rsidRPr="0DD2F8AA">
        <w:rPr>
          <w:rStyle w:val="Emphasis"/>
          <w:rFonts w:ascii="Times New Roman" w:eastAsia="Times New Roman" w:hAnsi="Times New Roman" w:cs="Times New Roman"/>
          <w:bCs/>
          <w:color w:val="000000" w:themeColor="text1"/>
          <w:highlight w:val="yellow"/>
        </w:rPr>
        <w:t>pay for agricultural laborers</w:t>
      </w:r>
      <w:r w:rsidRPr="0DD2F8AA">
        <w:rPr>
          <w:rStyle w:val="Emphasis"/>
          <w:rFonts w:ascii="Times New Roman" w:eastAsia="Times New Roman" w:hAnsi="Times New Roman" w:cs="Times New Roman"/>
          <w:bCs/>
          <w:color w:val="000000" w:themeColor="text1"/>
        </w:rPr>
        <w:t xml:space="preserve"> </w:t>
      </w:r>
      <w:r w:rsidRPr="0DD2F8AA">
        <w:rPr>
          <w:rStyle w:val="Emphasis"/>
          <w:rFonts w:ascii="Times New Roman" w:eastAsia="Times New Roman" w:hAnsi="Times New Roman" w:cs="Times New Roman"/>
          <w:bCs/>
          <w:color w:val="000000" w:themeColor="text1"/>
          <w:highlight w:val="yellow"/>
        </w:rPr>
        <w:t>both farmers and consumers would face harmful economic realities</w:t>
      </w:r>
      <w:r w:rsidRPr="0DD2F8AA">
        <w:rPr>
          <w:rFonts w:ascii="Times New Roman" w:eastAsia="Times New Roman" w:hAnsi="Times New Roman" w:cs="Times New Roman"/>
          <w:color w:val="000000" w:themeColor="text1"/>
          <w:sz w:val="16"/>
          <w:szCs w:val="16"/>
        </w:rPr>
        <w:t xml:space="preserve">. </w:t>
      </w:r>
      <w:r w:rsidRPr="0DD2F8AA">
        <w:rPr>
          <w:rStyle w:val="Emphasis"/>
          <w:rFonts w:ascii="Times New Roman" w:eastAsia="Times New Roman" w:hAnsi="Times New Roman" w:cs="Times New Roman"/>
          <w:bCs/>
          <w:color w:val="000000" w:themeColor="text1"/>
        </w:rPr>
        <w:t>The more a farmer will have to spend on labor</w:t>
      </w:r>
      <w:r w:rsidRPr="0DD2F8AA">
        <w:rPr>
          <w:rFonts w:ascii="Times New Roman" w:eastAsia="Times New Roman" w:hAnsi="Times New Roman" w:cs="Times New Roman"/>
          <w:color w:val="000000" w:themeColor="text1"/>
          <w:sz w:val="16"/>
          <w:szCs w:val="16"/>
        </w:rPr>
        <w:t xml:space="preserve">, </w:t>
      </w:r>
      <w:r w:rsidRPr="0DD2F8AA">
        <w:rPr>
          <w:rStyle w:val="Emphasis"/>
          <w:rFonts w:ascii="Times New Roman" w:eastAsia="Times New Roman" w:hAnsi="Times New Roman" w:cs="Times New Roman"/>
          <w:bCs/>
          <w:color w:val="000000" w:themeColor="text1"/>
        </w:rPr>
        <w:t>the more money the public will be charged for that product</w:t>
      </w:r>
      <w:r w:rsidRPr="0DD2F8AA">
        <w:rPr>
          <w:rFonts w:ascii="Times New Roman" w:eastAsia="Times New Roman" w:hAnsi="Times New Roman" w:cs="Times New Roman"/>
          <w:color w:val="000000" w:themeColor="text1"/>
          <w:sz w:val="16"/>
          <w:szCs w:val="16"/>
        </w:rPr>
        <w:t xml:space="preserve">. Currently, farmers and grocery retailers alike </w:t>
      </w:r>
      <w:proofErr w:type="gramStart"/>
      <w:r w:rsidRPr="0DD2F8AA">
        <w:rPr>
          <w:rFonts w:ascii="Times New Roman" w:eastAsia="Times New Roman" w:hAnsi="Times New Roman" w:cs="Times New Roman"/>
          <w:color w:val="000000" w:themeColor="text1"/>
          <w:sz w:val="16"/>
          <w:szCs w:val="16"/>
        </w:rPr>
        <w:t>are able to</w:t>
      </w:r>
      <w:proofErr w:type="gramEnd"/>
      <w:r w:rsidRPr="0DD2F8AA">
        <w:rPr>
          <w:rFonts w:ascii="Times New Roman" w:eastAsia="Times New Roman" w:hAnsi="Times New Roman" w:cs="Times New Roman"/>
          <w:color w:val="000000" w:themeColor="text1"/>
          <w:sz w:val="16"/>
          <w:szCs w:val="16"/>
        </w:rPr>
        <w:t xml:space="preserve"> charge reasonable prices to the public because of the labor system currently in place. </w:t>
      </w:r>
      <w:r w:rsidRPr="0DD2F8AA">
        <w:rPr>
          <w:rStyle w:val="Emphasis"/>
          <w:rFonts w:ascii="Times New Roman" w:eastAsia="Times New Roman" w:hAnsi="Times New Roman" w:cs="Times New Roman"/>
          <w:bCs/>
          <w:color w:val="000000" w:themeColor="text1"/>
          <w:highlight w:val="yellow"/>
        </w:rPr>
        <w:t>If unions request a substantial increase in the hourly rate</w:t>
      </w:r>
      <w:r w:rsidRPr="0DD2F8AA">
        <w:rPr>
          <w:rStyle w:val="Emphasis"/>
          <w:rFonts w:ascii="Times New Roman" w:eastAsia="Times New Roman" w:hAnsi="Times New Roman" w:cs="Times New Roman"/>
          <w:bCs/>
          <w:color w:val="000000" w:themeColor="text1"/>
        </w:rPr>
        <w:t xml:space="preserve"> paid to agricultural laborers, </w:t>
      </w:r>
      <w:r w:rsidRPr="0DD2F8AA">
        <w:rPr>
          <w:rStyle w:val="Emphasis"/>
          <w:rFonts w:ascii="Times New Roman" w:eastAsia="Times New Roman" w:hAnsi="Times New Roman" w:cs="Times New Roman"/>
          <w:bCs/>
          <w:color w:val="000000" w:themeColor="text1"/>
          <w:highlight w:val="yellow"/>
        </w:rPr>
        <w:t xml:space="preserve">consumers </w:t>
      </w:r>
      <w:proofErr w:type="gramStart"/>
      <w:r w:rsidRPr="0DD2F8AA">
        <w:rPr>
          <w:rStyle w:val="Emphasis"/>
          <w:rFonts w:ascii="Times New Roman" w:eastAsia="Times New Roman" w:hAnsi="Times New Roman" w:cs="Times New Roman"/>
          <w:bCs/>
          <w:color w:val="000000" w:themeColor="text1"/>
          <w:highlight w:val="yellow"/>
        </w:rPr>
        <w:t>would</w:t>
      </w:r>
      <w:proofErr w:type="gramEnd"/>
      <w:r w:rsidRPr="0DD2F8AA">
        <w:rPr>
          <w:rStyle w:val="Emphasis"/>
          <w:rFonts w:ascii="Times New Roman" w:eastAsia="Times New Roman" w:hAnsi="Times New Roman" w:cs="Times New Roman"/>
          <w:bCs/>
          <w:color w:val="000000" w:themeColor="text1"/>
          <w:highlight w:val="yellow"/>
        </w:rPr>
        <w:t xml:space="preserve"> have to be</w:t>
      </w:r>
      <w:r w:rsidRPr="0DD2F8AA">
        <w:rPr>
          <w:rStyle w:val="Emphasis"/>
          <w:rFonts w:ascii="Times New Roman" w:eastAsia="Times New Roman" w:hAnsi="Times New Roman" w:cs="Times New Roman"/>
          <w:bCs/>
          <w:color w:val="000000" w:themeColor="text1"/>
        </w:rPr>
        <w:t xml:space="preserve"> </w:t>
      </w:r>
      <w:r w:rsidRPr="0DD2F8AA">
        <w:rPr>
          <w:rStyle w:val="Emphasis"/>
          <w:rFonts w:ascii="Times New Roman" w:eastAsia="Times New Roman" w:hAnsi="Times New Roman" w:cs="Times New Roman"/>
          <w:bCs/>
          <w:color w:val="000000" w:themeColor="text1"/>
          <w:highlight w:val="yellow"/>
        </w:rPr>
        <w:t>charged more to help farmers pay their workers</w:t>
      </w:r>
      <w:r w:rsidRPr="0DD2F8AA">
        <w:rPr>
          <w:rStyle w:val="Emphasis"/>
          <w:rFonts w:ascii="Times New Roman" w:eastAsia="Times New Roman" w:hAnsi="Times New Roman" w:cs="Times New Roman"/>
          <w:bCs/>
          <w:color w:val="000000" w:themeColor="text1"/>
        </w:rPr>
        <w:t>.</w:t>
      </w:r>
      <w:r w:rsidRPr="0DD2F8AA">
        <w:rPr>
          <w:rFonts w:ascii="Times New Roman" w:eastAsia="Times New Roman" w:hAnsi="Times New Roman" w:cs="Times New Roman"/>
          <w:color w:val="000000" w:themeColor="text1"/>
          <w:sz w:val="16"/>
          <w:szCs w:val="16"/>
        </w:rPr>
        <w:t xml:space="preserve"> Because food production </w:t>
      </w:r>
      <w:proofErr w:type="gramStart"/>
      <w:r w:rsidRPr="0DD2F8AA">
        <w:rPr>
          <w:rFonts w:ascii="Times New Roman" w:eastAsia="Times New Roman" w:hAnsi="Times New Roman" w:cs="Times New Roman"/>
          <w:color w:val="000000" w:themeColor="text1"/>
          <w:sz w:val="16"/>
          <w:szCs w:val="16"/>
        </w:rPr>
        <w:t>impacts</w:t>
      </w:r>
      <w:proofErr w:type="gramEnd"/>
      <w:r w:rsidRPr="0DD2F8AA">
        <w:rPr>
          <w:rFonts w:ascii="Times New Roman" w:eastAsia="Times New Roman" w:hAnsi="Times New Roman" w:cs="Times New Roman"/>
          <w:color w:val="000000" w:themeColor="text1"/>
          <w:sz w:val="16"/>
          <w:szCs w:val="16"/>
        </w:rPr>
        <w:t xml:space="preserve"> the nation, farmers have an interest in keeping food prices down for the good of the </w:t>
      </w:r>
      <w:proofErr w:type="gramStart"/>
      <w:r w:rsidRPr="0DD2F8AA">
        <w:rPr>
          <w:rFonts w:ascii="Times New Roman" w:eastAsia="Times New Roman" w:hAnsi="Times New Roman" w:cs="Times New Roman"/>
          <w:color w:val="000000" w:themeColor="text1"/>
          <w:sz w:val="16"/>
          <w:szCs w:val="16"/>
        </w:rPr>
        <w:t>general public</w:t>
      </w:r>
      <w:proofErr w:type="gramEnd"/>
      <w:r w:rsidRPr="0DD2F8AA">
        <w:rPr>
          <w:rFonts w:ascii="Times New Roman" w:eastAsia="Times New Roman" w:hAnsi="Times New Roman" w:cs="Times New Roman"/>
          <w:color w:val="000000" w:themeColor="text1"/>
          <w:sz w:val="16"/>
          <w:szCs w:val="16"/>
        </w:rPr>
        <w:t xml:space="preserve"> that needs food to survive. Also, </w:t>
      </w:r>
      <w:r w:rsidRPr="0DD2F8AA">
        <w:rPr>
          <w:rStyle w:val="Emphasis"/>
          <w:rFonts w:ascii="Times New Roman" w:eastAsia="Times New Roman" w:hAnsi="Times New Roman" w:cs="Times New Roman"/>
          <w:bCs/>
          <w:color w:val="000000" w:themeColor="text1"/>
          <w:highlight w:val="yellow"/>
        </w:rPr>
        <w:t xml:space="preserve">paying extensive wages can cause </w:t>
      </w:r>
      <w:proofErr w:type="gramStart"/>
      <w:r w:rsidRPr="0DD2F8AA">
        <w:rPr>
          <w:rStyle w:val="Emphasis"/>
          <w:rFonts w:ascii="Times New Roman" w:eastAsia="Times New Roman" w:hAnsi="Times New Roman" w:cs="Times New Roman"/>
          <w:bCs/>
          <w:color w:val="000000" w:themeColor="text1"/>
          <w:highlight w:val="yellow"/>
        </w:rPr>
        <w:t>some farms</w:t>
      </w:r>
      <w:proofErr w:type="gramEnd"/>
      <w:r w:rsidRPr="0DD2F8AA">
        <w:rPr>
          <w:rStyle w:val="Emphasis"/>
          <w:rFonts w:ascii="Times New Roman" w:eastAsia="Times New Roman" w:hAnsi="Times New Roman" w:cs="Times New Roman"/>
          <w:bCs/>
          <w:color w:val="000000" w:themeColor="text1"/>
          <w:highlight w:val="yellow"/>
        </w:rPr>
        <w:t xml:space="preserve"> to go out of business</w:t>
      </w:r>
      <w:r w:rsidRPr="0DD2F8AA">
        <w:rPr>
          <w:rStyle w:val="Emphasis"/>
          <w:rFonts w:ascii="Times New Roman" w:eastAsia="Times New Roman" w:hAnsi="Times New Roman" w:cs="Times New Roman"/>
          <w:bCs/>
          <w:color w:val="000000" w:themeColor="text1"/>
        </w:rPr>
        <w:t>.</w:t>
      </w:r>
      <w:r w:rsidRPr="0DD2F8AA">
        <w:rPr>
          <w:rFonts w:ascii="Times New Roman" w:eastAsia="Times New Roman" w:hAnsi="Times New Roman" w:cs="Times New Roman"/>
          <w:color w:val="000000" w:themeColor="text1"/>
          <w:sz w:val="16"/>
          <w:szCs w:val="16"/>
        </w:rPr>
        <w:t xml:space="preserve"> </w:t>
      </w:r>
      <w:r w:rsidRPr="0DD2F8AA">
        <w:rPr>
          <w:rStyle w:val="Emphasis"/>
          <w:rFonts w:ascii="Times New Roman" w:eastAsia="Times New Roman" w:hAnsi="Times New Roman" w:cs="Times New Roman"/>
          <w:bCs/>
          <w:color w:val="000000" w:themeColor="text1"/>
        </w:rPr>
        <w:t xml:space="preserve">Not all farms are large-scale operations and if wages for agricultural laborers increase significantly, it is unlikely that production will continue to be a viable source of income for the smaller farms that still need to employ laborers to work in the fields. </w:t>
      </w:r>
      <w:r w:rsidRPr="0DD2F8AA">
        <w:rPr>
          <w:rFonts w:ascii="Times New Roman" w:eastAsia="Times New Roman" w:hAnsi="Times New Roman" w:cs="Times New Roman"/>
          <w:color w:val="000000" w:themeColor="text1"/>
          <w:sz w:val="16"/>
          <w:szCs w:val="16"/>
        </w:rPr>
        <w:t>(pp. 20-22)</w:t>
      </w:r>
    </w:p>
    <w:p w14:paraId="60658D38" w14:textId="77777777" w:rsidR="005E42D3" w:rsidRDefault="005E42D3" w:rsidP="005E42D3">
      <w:pPr>
        <w:pStyle w:val="Heading4"/>
        <w:rPr>
          <w:rFonts w:ascii="Times New Roman" w:eastAsia="Times New Roman" w:hAnsi="Times New Roman" w:cs="Times New Roman"/>
          <w:b w:val="0"/>
          <w:bCs/>
          <w:i/>
          <w:iCs w:val="0"/>
          <w:color w:val="000000" w:themeColor="text1"/>
          <w:szCs w:val="26"/>
        </w:rPr>
      </w:pPr>
      <w:r w:rsidRPr="0DD2F8AA">
        <w:rPr>
          <w:rFonts w:ascii="Times New Roman" w:eastAsia="Times New Roman" w:hAnsi="Times New Roman" w:cs="Times New Roman"/>
          <w:bCs/>
          <w:iCs w:val="0"/>
          <w:color w:val="000000" w:themeColor="text1"/>
          <w:szCs w:val="26"/>
        </w:rPr>
        <w:t>2) Agriculture is key to the US economy—supporting jobs, exports, and GDP</w:t>
      </w:r>
    </w:p>
    <w:p w14:paraId="32E78FD6" w14:textId="77777777" w:rsidR="005E42D3" w:rsidRDefault="005E42D3" w:rsidP="005E42D3">
      <w:pPr>
        <w:rPr>
          <w:rFonts w:ascii="Times New Roman" w:eastAsia="Times New Roman" w:hAnsi="Times New Roman" w:cs="Times New Roman"/>
          <w:color w:val="000000" w:themeColor="text1"/>
        </w:rPr>
      </w:pPr>
      <w:r w:rsidRPr="0DD2F8AA">
        <w:rPr>
          <w:rFonts w:ascii="Times New Roman" w:eastAsia="Times New Roman" w:hAnsi="Times New Roman" w:cs="Times New Roman"/>
          <w:color w:val="000000" w:themeColor="text1"/>
        </w:rPr>
        <w:t xml:space="preserve">Russ </w:t>
      </w:r>
      <w:r w:rsidRPr="0DD2F8AA">
        <w:rPr>
          <w:rStyle w:val="Style13ptBold"/>
          <w:rFonts w:ascii="Times New Roman" w:eastAsia="Times New Roman" w:hAnsi="Times New Roman" w:cs="Times New Roman"/>
          <w:color w:val="000000" w:themeColor="text1"/>
        </w:rPr>
        <w:t>Redman,</w:t>
      </w:r>
      <w:r w:rsidRPr="0DD2F8AA">
        <w:rPr>
          <w:rFonts w:ascii="Times New Roman" w:eastAsia="Times New Roman" w:hAnsi="Times New Roman" w:cs="Times New Roman"/>
          <w:color w:val="000000" w:themeColor="text1"/>
        </w:rPr>
        <w:t xml:space="preserve"> </w:t>
      </w:r>
      <w:r w:rsidRPr="0DD2F8AA">
        <w:rPr>
          <w:rStyle w:val="Style13ptBold"/>
          <w:rFonts w:ascii="Times New Roman" w:eastAsia="Times New Roman" w:hAnsi="Times New Roman" w:cs="Times New Roman"/>
          <w:color w:val="000000" w:themeColor="text1"/>
        </w:rPr>
        <w:t>senior editor at Milling &amp; Baking News, 2025,</w:t>
      </w:r>
      <w:r w:rsidRPr="0DD2F8AA">
        <w:rPr>
          <w:rFonts w:ascii="Times New Roman" w:eastAsia="Times New Roman" w:hAnsi="Times New Roman" w:cs="Times New Roman"/>
          <w:color w:val="000000" w:themeColor="text1"/>
        </w:rPr>
        <w:t xml:space="preserve"> Food Business News, Food/agriculture industry seen as ‘backbone of US economy’, March 21, p. </w:t>
      </w:r>
      <w:hyperlink r:id="rId14">
        <w:r w:rsidRPr="0DD2F8AA">
          <w:rPr>
            <w:rStyle w:val="Hyperlink"/>
            <w:rFonts w:ascii="Times New Roman" w:eastAsia="Times New Roman" w:hAnsi="Times New Roman" w:cs="Times New Roman"/>
            <w:b/>
          </w:rPr>
          <w:t>https://www.foodbusinessnews.net/articles/27943-food-agriculture-industry-seen-as-backbone-of-us-economy</w:t>
        </w:r>
      </w:hyperlink>
      <w:r w:rsidRPr="0DD2F8AA">
        <w:rPr>
          <w:rFonts w:ascii="Times New Roman" w:eastAsia="Times New Roman" w:hAnsi="Times New Roman" w:cs="Times New Roman"/>
          <w:color w:val="000000" w:themeColor="text1"/>
        </w:rPr>
        <w:t xml:space="preserve"> ADA-213</w:t>
      </w:r>
    </w:p>
    <w:p w14:paraId="7885CD32" w14:textId="77777777" w:rsidR="005E42D3" w:rsidRDefault="005E42D3" w:rsidP="005E42D3">
      <w:pPr>
        <w:rPr>
          <w:rFonts w:ascii="Times New Roman" w:eastAsia="Times New Roman" w:hAnsi="Times New Roman" w:cs="Times New Roman"/>
          <w:color w:val="000000" w:themeColor="text1"/>
          <w:sz w:val="16"/>
          <w:szCs w:val="16"/>
        </w:rPr>
      </w:pPr>
      <w:r w:rsidRPr="0DD2F8AA">
        <w:rPr>
          <w:rStyle w:val="Emphasis"/>
          <w:rFonts w:ascii="Times New Roman" w:eastAsia="Times New Roman" w:hAnsi="Times New Roman" w:cs="Times New Roman"/>
          <w:bCs/>
          <w:color w:val="000000" w:themeColor="text1"/>
        </w:rPr>
        <w:t xml:space="preserve">The </w:t>
      </w:r>
      <w:r w:rsidRPr="0DD2F8AA">
        <w:rPr>
          <w:rStyle w:val="Emphasis"/>
          <w:rFonts w:ascii="Times New Roman" w:eastAsia="Times New Roman" w:hAnsi="Times New Roman" w:cs="Times New Roman"/>
          <w:bCs/>
          <w:color w:val="000000" w:themeColor="text1"/>
          <w:highlight w:val="yellow"/>
        </w:rPr>
        <w:t>US food and agriculture</w:t>
      </w:r>
      <w:r w:rsidRPr="0DD2F8AA">
        <w:rPr>
          <w:rStyle w:val="Emphasis"/>
          <w:rFonts w:ascii="Times New Roman" w:eastAsia="Times New Roman" w:hAnsi="Times New Roman" w:cs="Times New Roman"/>
          <w:bCs/>
          <w:color w:val="000000" w:themeColor="text1"/>
        </w:rPr>
        <w:t xml:space="preserve"> sector’s total output</w:t>
      </w:r>
      <w:r w:rsidRPr="0DD2F8AA">
        <w:rPr>
          <w:rFonts w:ascii="Times New Roman" w:eastAsia="Times New Roman" w:hAnsi="Times New Roman" w:cs="Times New Roman"/>
          <w:color w:val="000000" w:themeColor="text1"/>
          <w:sz w:val="16"/>
          <w:szCs w:val="16"/>
        </w:rPr>
        <w:t xml:space="preserve"> declined from a year ago but still </w:t>
      </w:r>
      <w:r w:rsidRPr="0DD2F8AA">
        <w:rPr>
          <w:rStyle w:val="Emphasis"/>
          <w:rFonts w:ascii="Times New Roman" w:eastAsia="Times New Roman" w:hAnsi="Times New Roman" w:cs="Times New Roman"/>
          <w:bCs/>
          <w:color w:val="000000" w:themeColor="text1"/>
        </w:rPr>
        <w:t>accounts for almost a fifth of national economic output</w:t>
      </w:r>
      <w:r w:rsidRPr="0DD2F8AA">
        <w:rPr>
          <w:rFonts w:ascii="Times New Roman" w:eastAsia="Times New Roman" w:hAnsi="Times New Roman" w:cs="Times New Roman"/>
          <w:color w:val="000000" w:themeColor="text1"/>
          <w:sz w:val="16"/>
          <w:szCs w:val="16"/>
        </w:rPr>
        <w:t xml:space="preserve">, </w:t>
      </w:r>
      <w:r w:rsidRPr="0DD2F8AA">
        <w:rPr>
          <w:rStyle w:val="Emphasis"/>
          <w:rFonts w:ascii="Times New Roman" w:eastAsia="Times New Roman" w:hAnsi="Times New Roman" w:cs="Times New Roman"/>
          <w:bCs/>
          <w:color w:val="000000" w:themeColor="text1"/>
        </w:rPr>
        <w:t>according to the 2025</w:t>
      </w:r>
      <w:r w:rsidRPr="0DD2F8AA">
        <w:rPr>
          <w:rFonts w:ascii="Times New Roman" w:eastAsia="Times New Roman" w:hAnsi="Times New Roman" w:cs="Times New Roman"/>
          <w:color w:val="000000" w:themeColor="text1"/>
          <w:sz w:val="16"/>
          <w:szCs w:val="16"/>
        </w:rPr>
        <w:t xml:space="preserve"> </w:t>
      </w:r>
      <w:r w:rsidRPr="0DD2F8AA">
        <w:rPr>
          <w:rStyle w:val="Emphasis"/>
          <w:rFonts w:ascii="Times New Roman" w:eastAsia="Times New Roman" w:hAnsi="Times New Roman" w:cs="Times New Roman"/>
          <w:bCs/>
          <w:color w:val="000000" w:themeColor="text1"/>
        </w:rPr>
        <w:t>Feeding the Economy study</w:t>
      </w:r>
      <w:r w:rsidRPr="0DD2F8AA">
        <w:rPr>
          <w:rFonts w:ascii="Times New Roman" w:eastAsia="Times New Roman" w:hAnsi="Times New Roman" w:cs="Times New Roman"/>
          <w:color w:val="000000" w:themeColor="text1"/>
          <w:sz w:val="16"/>
          <w:szCs w:val="16"/>
        </w:rPr>
        <w:t xml:space="preserve"> released by 36 food and agriculture trade groups. The food/ag industry now </w:t>
      </w:r>
      <w:r w:rsidRPr="0DD2F8AA">
        <w:rPr>
          <w:rStyle w:val="Emphasis"/>
          <w:rFonts w:ascii="Times New Roman" w:eastAsia="Times New Roman" w:hAnsi="Times New Roman" w:cs="Times New Roman"/>
          <w:bCs/>
          <w:color w:val="000000" w:themeColor="text1"/>
          <w:highlight w:val="yellow"/>
        </w:rPr>
        <w:t>generates $9.53 trillion in total output</w:t>
      </w:r>
      <w:r w:rsidRPr="0DD2F8AA">
        <w:rPr>
          <w:rFonts w:ascii="Times New Roman" w:eastAsia="Times New Roman" w:hAnsi="Times New Roman" w:cs="Times New Roman"/>
          <w:color w:val="000000" w:themeColor="text1"/>
          <w:sz w:val="16"/>
          <w:szCs w:val="16"/>
        </w:rPr>
        <w:t xml:space="preserve">, down roughly 1% from more than $9.6 trillion in 2024, the report said. Currently, the sector </w:t>
      </w:r>
      <w:r w:rsidRPr="0DD2F8AA">
        <w:rPr>
          <w:rStyle w:val="Emphasis"/>
          <w:rFonts w:ascii="Times New Roman" w:eastAsia="Times New Roman" w:hAnsi="Times New Roman" w:cs="Times New Roman"/>
          <w:bCs/>
          <w:color w:val="000000" w:themeColor="text1"/>
          <w:highlight w:val="yellow"/>
        </w:rPr>
        <w:t>accounts for 18.7% of US</w:t>
      </w:r>
      <w:r w:rsidRPr="0DD2F8AA">
        <w:rPr>
          <w:rStyle w:val="Emphasis"/>
          <w:rFonts w:ascii="Times New Roman" w:eastAsia="Times New Roman" w:hAnsi="Times New Roman" w:cs="Times New Roman"/>
          <w:bCs/>
          <w:color w:val="000000" w:themeColor="text1"/>
        </w:rPr>
        <w:t xml:space="preserve"> </w:t>
      </w:r>
      <w:r w:rsidRPr="0DD2F8AA">
        <w:rPr>
          <w:rStyle w:val="Emphasis"/>
          <w:rFonts w:ascii="Times New Roman" w:eastAsia="Times New Roman" w:hAnsi="Times New Roman" w:cs="Times New Roman"/>
          <w:bCs/>
          <w:color w:val="000000" w:themeColor="text1"/>
          <w:highlight w:val="yellow"/>
        </w:rPr>
        <w:t>g</w:t>
      </w:r>
      <w:r w:rsidRPr="0DD2F8AA">
        <w:rPr>
          <w:rStyle w:val="Emphasis"/>
          <w:rFonts w:ascii="Times New Roman" w:eastAsia="Times New Roman" w:hAnsi="Times New Roman" w:cs="Times New Roman"/>
          <w:bCs/>
          <w:color w:val="000000" w:themeColor="text1"/>
        </w:rPr>
        <w:t xml:space="preserve">ross </w:t>
      </w:r>
      <w:r w:rsidRPr="0DD2F8AA">
        <w:rPr>
          <w:rStyle w:val="Emphasis"/>
          <w:rFonts w:ascii="Times New Roman" w:eastAsia="Times New Roman" w:hAnsi="Times New Roman" w:cs="Times New Roman"/>
          <w:bCs/>
          <w:color w:val="000000" w:themeColor="text1"/>
          <w:highlight w:val="yellow"/>
        </w:rPr>
        <w:t>d</w:t>
      </w:r>
      <w:r w:rsidRPr="0DD2F8AA">
        <w:rPr>
          <w:rStyle w:val="Emphasis"/>
          <w:rFonts w:ascii="Times New Roman" w:eastAsia="Times New Roman" w:hAnsi="Times New Roman" w:cs="Times New Roman"/>
          <w:bCs/>
          <w:color w:val="000000" w:themeColor="text1"/>
        </w:rPr>
        <w:t xml:space="preserve">omestic </w:t>
      </w:r>
      <w:r w:rsidRPr="0DD2F8AA">
        <w:rPr>
          <w:rStyle w:val="Emphasis"/>
          <w:rFonts w:ascii="Times New Roman" w:eastAsia="Times New Roman" w:hAnsi="Times New Roman" w:cs="Times New Roman"/>
          <w:bCs/>
          <w:color w:val="000000" w:themeColor="text1"/>
          <w:highlight w:val="yellow"/>
        </w:rPr>
        <w:t>p</w:t>
      </w:r>
      <w:r w:rsidRPr="0DD2F8AA">
        <w:rPr>
          <w:rStyle w:val="Emphasis"/>
          <w:rFonts w:ascii="Times New Roman" w:eastAsia="Times New Roman" w:hAnsi="Times New Roman" w:cs="Times New Roman"/>
          <w:bCs/>
          <w:color w:val="000000" w:themeColor="text1"/>
        </w:rPr>
        <w:t>roduct</w:t>
      </w:r>
      <w:r w:rsidRPr="0DD2F8AA">
        <w:rPr>
          <w:rFonts w:ascii="Times New Roman" w:eastAsia="Times New Roman" w:hAnsi="Times New Roman" w:cs="Times New Roman"/>
          <w:color w:val="000000" w:themeColor="text1"/>
          <w:sz w:val="16"/>
          <w:szCs w:val="16"/>
        </w:rPr>
        <w:t xml:space="preserve">, compared with approximately 20% last year. </w:t>
      </w:r>
      <w:r w:rsidRPr="0DD2F8AA">
        <w:rPr>
          <w:rStyle w:val="Emphasis"/>
          <w:rFonts w:ascii="Times New Roman" w:eastAsia="Times New Roman" w:hAnsi="Times New Roman" w:cs="Times New Roman"/>
          <w:bCs/>
          <w:color w:val="000000" w:themeColor="text1"/>
          <w:highlight w:val="yellow"/>
        </w:rPr>
        <w:t>“Agriculture’s impact</w:t>
      </w:r>
      <w:r w:rsidRPr="0DD2F8AA">
        <w:rPr>
          <w:rStyle w:val="Emphasis"/>
          <w:rFonts w:ascii="Times New Roman" w:eastAsia="Times New Roman" w:hAnsi="Times New Roman" w:cs="Times New Roman"/>
          <w:bCs/>
          <w:color w:val="000000" w:themeColor="text1"/>
        </w:rPr>
        <w:t xml:space="preserve"> all the way </w:t>
      </w:r>
      <w:r w:rsidRPr="0DD2F8AA">
        <w:rPr>
          <w:rStyle w:val="Emphasis"/>
          <w:rFonts w:ascii="Times New Roman" w:eastAsia="Times New Roman" w:hAnsi="Times New Roman" w:cs="Times New Roman"/>
          <w:bCs/>
          <w:color w:val="000000" w:themeColor="text1"/>
          <w:highlight w:val="yellow"/>
        </w:rPr>
        <w:t>through the economy is</w:t>
      </w:r>
      <w:r w:rsidRPr="0DD2F8AA">
        <w:rPr>
          <w:rStyle w:val="Emphasis"/>
          <w:rFonts w:ascii="Times New Roman" w:eastAsia="Times New Roman" w:hAnsi="Times New Roman" w:cs="Times New Roman"/>
          <w:bCs/>
          <w:color w:val="000000" w:themeColor="text1"/>
        </w:rPr>
        <w:t xml:space="preserve"> </w:t>
      </w:r>
      <w:r w:rsidRPr="0DD2F8AA">
        <w:rPr>
          <w:rStyle w:val="Emphasis"/>
          <w:rFonts w:ascii="Times New Roman" w:eastAsia="Times New Roman" w:hAnsi="Times New Roman" w:cs="Times New Roman"/>
          <w:bCs/>
          <w:color w:val="000000" w:themeColor="text1"/>
          <w:highlight w:val="yellow"/>
        </w:rPr>
        <w:t>enormous,” said</w:t>
      </w:r>
      <w:r w:rsidRPr="0DD2F8AA">
        <w:rPr>
          <w:rFonts w:ascii="Times New Roman" w:eastAsia="Times New Roman" w:hAnsi="Times New Roman" w:cs="Times New Roman"/>
          <w:color w:val="000000" w:themeColor="text1"/>
          <w:sz w:val="16"/>
          <w:szCs w:val="16"/>
        </w:rPr>
        <w:t xml:space="preserve"> Roger </w:t>
      </w:r>
      <w:r w:rsidRPr="0DD2F8AA">
        <w:rPr>
          <w:rStyle w:val="Emphasis"/>
          <w:rFonts w:ascii="Times New Roman" w:eastAsia="Times New Roman" w:hAnsi="Times New Roman" w:cs="Times New Roman"/>
          <w:bCs/>
          <w:color w:val="000000" w:themeColor="text1"/>
          <w:highlight w:val="yellow"/>
        </w:rPr>
        <w:t>Cryan, chief economist for</w:t>
      </w:r>
      <w:r w:rsidRPr="0DD2F8AA">
        <w:rPr>
          <w:rStyle w:val="Emphasis"/>
          <w:rFonts w:ascii="Times New Roman" w:eastAsia="Times New Roman" w:hAnsi="Times New Roman" w:cs="Times New Roman"/>
          <w:bCs/>
          <w:color w:val="000000" w:themeColor="text1"/>
        </w:rPr>
        <w:t xml:space="preserve"> the </w:t>
      </w:r>
      <w:r w:rsidRPr="0DD2F8AA">
        <w:rPr>
          <w:rStyle w:val="Emphasis"/>
          <w:rFonts w:ascii="Times New Roman" w:eastAsia="Times New Roman" w:hAnsi="Times New Roman" w:cs="Times New Roman"/>
          <w:bCs/>
          <w:color w:val="000000" w:themeColor="text1"/>
          <w:highlight w:val="yellow"/>
        </w:rPr>
        <w:t>A</w:t>
      </w:r>
      <w:r w:rsidRPr="0DD2F8AA">
        <w:rPr>
          <w:rStyle w:val="Emphasis"/>
          <w:rFonts w:ascii="Times New Roman" w:eastAsia="Times New Roman" w:hAnsi="Times New Roman" w:cs="Times New Roman"/>
          <w:bCs/>
          <w:color w:val="000000" w:themeColor="text1"/>
        </w:rPr>
        <w:t xml:space="preserve">merican </w:t>
      </w:r>
      <w:r w:rsidRPr="0DD2F8AA">
        <w:rPr>
          <w:rStyle w:val="Emphasis"/>
          <w:rFonts w:ascii="Times New Roman" w:eastAsia="Times New Roman" w:hAnsi="Times New Roman" w:cs="Times New Roman"/>
          <w:bCs/>
          <w:color w:val="000000" w:themeColor="text1"/>
          <w:highlight w:val="yellow"/>
        </w:rPr>
        <w:t>F</w:t>
      </w:r>
      <w:r w:rsidRPr="0DD2F8AA">
        <w:rPr>
          <w:rStyle w:val="Emphasis"/>
          <w:rFonts w:ascii="Times New Roman" w:eastAsia="Times New Roman" w:hAnsi="Times New Roman" w:cs="Times New Roman"/>
          <w:bCs/>
          <w:color w:val="000000" w:themeColor="text1"/>
        </w:rPr>
        <w:t xml:space="preserve">arm </w:t>
      </w:r>
      <w:r w:rsidRPr="0DD2F8AA">
        <w:rPr>
          <w:rStyle w:val="Emphasis"/>
          <w:rFonts w:ascii="Times New Roman" w:eastAsia="Times New Roman" w:hAnsi="Times New Roman" w:cs="Times New Roman"/>
          <w:bCs/>
          <w:color w:val="000000" w:themeColor="text1"/>
          <w:highlight w:val="yellow"/>
        </w:rPr>
        <w:t>B</w:t>
      </w:r>
      <w:r w:rsidRPr="0DD2F8AA">
        <w:rPr>
          <w:rStyle w:val="Emphasis"/>
          <w:rFonts w:ascii="Times New Roman" w:eastAsia="Times New Roman" w:hAnsi="Times New Roman" w:cs="Times New Roman"/>
          <w:bCs/>
          <w:color w:val="000000" w:themeColor="text1"/>
        </w:rPr>
        <w:t xml:space="preserve">ureau </w:t>
      </w:r>
      <w:r w:rsidRPr="0DD2F8AA">
        <w:rPr>
          <w:rStyle w:val="Emphasis"/>
          <w:rFonts w:ascii="Times New Roman" w:eastAsia="Times New Roman" w:hAnsi="Times New Roman" w:cs="Times New Roman"/>
          <w:bCs/>
          <w:color w:val="000000" w:themeColor="text1"/>
          <w:highlight w:val="yellow"/>
        </w:rPr>
        <w:t>F</w:t>
      </w:r>
      <w:r w:rsidRPr="0DD2F8AA">
        <w:rPr>
          <w:rStyle w:val="Emphasis"/>
          <w:rFonts w:ascii="Times New Roman" w:eastAsia="Times New Roman" w:hAnsi="Times New Roman" w:cs="Times New Roman"/>
          <w:bCs/>
          <w:color w:val="000000" w:themeColor="text1"/>
        </w:rPr>
        <w:t>ederation</w:t>
      </w:r>
      <w:r w:rsidRPr="0DD2F8AA">
        <w:rPr>
          <w:rFonts w:ascii="Times New Roman" w:eastAsia="Times New Roman" w:hAnsi="Times New Roman" w:cs="Times New Roman"/>
          <w:color w:val="000000" w:themeColor="text1"/>
          <w:sz w:val="16"/>
          <w:szCs w:val="16"/>
        </w:rPr>
        <w:t xml:space="preserve">. “The Feeding the Economy project helps show us how critical farming is to America’s economic and national security and to the well-being of the American people.” A “farm-to-fork” analysis, Feeding the Economy gauges the direct and indirect economic contributions to US economic output, jobs, wages and taxes by any business involved in food agriculture, food manufacturing, food wholesaling or food retailing. The research, conducted by John Dunham &amp; Associates and funded by The </w:t>
      </w:r>
      <w:proofErr w:type="spellStart"/>
      <w:r w:rsidRPr="0DD2F8AA">
        <w:rPr>
          <w:rFonts w:ascii="Times New Roman" w:eastAsia="Times New Roman" w:hAnsi="Times New Roman" w:cs="Times New Roman"/>
          <w:color w:val="000000" w:themeColor="text1"/>
          <w:sz w:val="16"/>
          <w:szCs w:val="16"/>
        </w:rPr>
        <w:t>Goodstone</w:t>
      </w:r>
      <w:proofErr w:type="spellEnd"/>
      <w:r w:rsidRPr="0DD2F8AA">
        <w:rPr>
          <w:rFonts w:ascii="Times New Roman" w:eastAsia="Times New Roman" w:hAnsi="Times New Roman" w:cs="Times New Roman"/>
          <w:color w:val="000000" w:themeColor="text1"/>
          <w:sz w:val="16"/>
          <w:szCs w:val="16"/>
        </w:rPr>
        <w:t xml:space="preserve"> Group, measures the number of jobs in food- and agriculture-related industries, wages paid to employees, value added and total output. Also reflected in the findings are the economic impact of the suppliers that support food and agriculture businesses, as well as industries supported by the induced spending of direct and supplier industries. </w:t>
      </w:r>
      <w:r w:rsidRPr="0DD2F8AA">
        <w:rPr>
          <w:rStyle w:val="Emphasis"/>
          <w:rFonts w:ascii="Times New Roman" w:eastAsia="Times New Roman" w:hAnsi="Times New Roman" w:cs="Times New Roman"/>
          <w:bCs/>
          <w:color w:val="000000" w:themeColor="text1"/>
          <w:highlight w:val="yellow"/>
        </w:rPr>
        <w:t>Agriculture is the backbone of the US economy,” said</w:t>
      </w:r>
      <w:r w:rsidRPr="0DD2F8AA">
        <w:rPr>
          <w:rFonts w:ascii="Times New Roman" w:eastAsia="Times New Roman" w:hAnsi="Times New Roman" w:cs="Times New Roman"/>
          <w:color w:val="000000" w:themeColor="text1"/>
          <w:sz w:val="16"/>
          <w:szCs w:val="16"/>
        </w:rPr>
        <w:t xml:space="preserve"> Chandler </w:t>
      </w:r>
      <w:r w:rsidRPr="0DD2F8AA">
        <w:rPr>
          <w:rStyle w:val="Emphasis"/>
          <w:rFonts w:ascii="Times New Roman" w:eastAsia="Times New Roman" w:hAnsi="Times New Roman" w:cs="Times New Roman"/>
          <w:bCs/>
          <w:color w:val="000000" w:themeColor="text1"/>
          <w:highlight w:val="yellow"/>
        </w:rPr>
        <w:t>Goule</w:t>
      </w:r>
      <w:r w:rsidRPr="0DD2F8AA">
        <w:rPr>
          <w:rStyle w:val="Emphasis"/>
          <w:rFonts w:ascii="Times New Roman" w:eastAsia="Times New Roman" w:hAnsi="Times New Roman" w:cs="Times New Roman"/>
          <w:bCs/>
          <w:color w:val="000000" w:themeColor="text1"/>
        </w:rPr>
        <w:t>, chief executive officer of the National Association of Wheat Growers</w:t>
      </w:r>
      <w:r w:rsidRPr="0DD2F8AA">
        <w:rPr>
          <w:rFonts w:ascii="Times New Roman" w:eastAsia="Times New Roman" w:hAnsi="Times New Roman" w:cs="Times New Roman"/>
          <w:color w:val="000000" w:themeColor="text1"/>
          <w:sz w:val="16"/>
          <w:szCs w:val="16"/>
        </w:rPr>
        <w:t xml:space="preserve">. “These numbers show the importance of ensuring our nation’s producers have the long-term security they need to run successful operations. The research completed by Feeding the Economy is instrumental in commodity organizations’ work to advocate for growers.” An economic engine. </w:t>
      </w:r>
      <w:r w:rsidRPr="0DD2F8AA">
        <w:rPr>
          <w:rStyle w:val="Emphasis"/>
          <w:rFonts w:ascii="Times New Roman" w:eastAsia="Times New Roman" w:hAnsi="Times New Roman" w:cs="Times New Roman"/>
          <w:bCs/>
          <w:color w:val="000000" w:themeColor="text1"/>
        </w:rPr>
        <w:t>As part of its total output</w:t>
      </w:r>
      <w:r w:rsidRPr="0DD2F8AA">
        <w:rPr>
          <w:rFonts w:ascii="Times New Roman" w:eastAsia="Times New Roman" w:hAnsi="Times New Roman" w:cs="Times New Roman"/>
          <w:color w:val="000000" w:themeColor="text1"/>
          <w:sz w:val="16"/>
          <w:szCs w:val="16"/>
        </w:rPr>
        <w:t xml:space="preserve">, </w:t>
      </w:r>
      <w:r w:rsidRPr="0DD2F8AA">
        <w:rPr>
          <w:rStyle w:val="Emphasis"/>
          <w:rFonts w:ascii="Times New Roman" w:eastAsia="Times New Roman" w:hAnsi="Times New Roman" w:cs="Times New Roman"/>
          <w:bCs/>
          <w:color w:val="000000" w:themeColor="text1"/>
          <w:highlight w:val="yellow"/>
        </w:rPr>
        <w:t>the food/ag sector contributes</w:t>
      </w:r>
      <w:r w:rsidRPr="0DD2F8AA">
        <w:rPr>
          <w:rStyle w:val="Emphasis"/>
          <w:rFonts w:ascii="Times New Roman" w:eastAsia="Times New Roman" w:hAnsi="Times New Roman" w:cs="Times New Roman"/>
          <w:bCs/>
          <w:color w:val="000000" w:themeColor="text1"/>
        </w:rPr>
        <w:t xml:space="preserve"> total </w:t>
      </w:r>
      <w:r w:rsidRPr="0DD2F8AA">
        <w:rPr>
          <w:rStyle w:val="Emphasis"/>
          <w:rFonts w:ascii="Times New Roman" w:eastAsia="Times New Roman" w:hAnsi="Times New Roman" w:cs="Times New Roman"/>
          <w:bCs/>
          <w:color w:val="000000" w:themeColor="text1"/>
          <w:highlight w:val="yellow"/>
        </w:rPr>
        <w:t>wages of $2.82 trillion and</w:t>
      </w:r>
      <w:r w:rsidRPr="0DD2F8AA">
        <w:rPr>
          <w:rStyle w:val="Emphasis"/>
          <w:rFonts w:ascii="Times New Roman" w:eastAsia="Times New Roman" w:hAnsi="Times New Roman" w:cs="Times New Roman"/>
          <w:bCs/>
          <w:color w:val="000000" w:themeColor="text1"/>
        </w:rPr>
        <w:t xml:space="preserve"> nearly </w:t>
      </w:r>
      <w:r w:rsidRPr="0DD2F8AA">
        <w:rPr>
          <w:rStyle w:val="Emphasis"/>
          <w:rFonts w:ascii="Times New Roman" w:eastAsia="Times New Roman" w:hAnsi="Times New Roman" w:cs="Times New Roman"/>
          <w:bCs/>
          <w:color w:val="000000" w:themeColor="text1"/>
          <w:highlight w:val="yellow"/>
        </w:rPr>
        <w:t>47.2 million</w:t>
      </w:r>
      <w:r w:rsidRPr="0DD2F8AA">
        <w:rPr>
          <w:rStyle w:val="Emphasis"/>
          <w:rFonts w:ascii="Times New Roman" w:eastAsia="Times New Roman" w:hAnsi="Times New Roman" w:cs="Times New Roman"/>
          <w:bCs/>
          <w:color w:val="000000" w:themeColor="text1"/>
        </w:rPr>
        <w:t xml:space="preserve"> </w:t>
      </w:r>
      <w:r w:rsidRPr="0DD2F8AA">
        <w:rPr>
          <w:rStyle w:val="Emphasis"/>
          <w:rFonts w:ascii="Times New Roman" w:eastAsia="Times New Roman" w:hAnsi="Times New Roman" w:cs="Times New Roman"/>
          <w:bCs/>
          <w:color w:val="000000" w:themeColor="text1"/>
          <w:highlight w:val="yellow"/>
        </w:rPr>
        <w:t>jobs</w:t>
      </w:r>
      <w:r w:rsidRPr="0DD2F8AA">
        <w:rPr>
          <w:rStyle w:val="Emphasis"/>
          <w:rFonts w:ascii="Times New Roman" w:eastAsia="Times New Roman" w:hAnsi="Times New Roman" w:cs="Times New Roman"/>
          <w:bCs/>
          <w:color w:val="000000" w:themeColor="text1"/>
        </w:rPr>
        <w:t xml:space="preserve"> to the national economy,</w:t>
      </w:r>
      <w:r w:rsidRPr="0DD2F8AA">
        <w:rPr>
          <w:rFonts w:ascii="Times New Roman" w:eastAsia="Times New Roman" w:hAnsi="Times New Roman" w:cs="Times New Roman"/>
          <w:color w:val="000000" w:themeColor="text1"/>
          <w:sz w:val="16"/>
          <w:szCs w:val="16"/>
        </w:rPr>
        <w:t xml:space="preserve"> the report said. In addition, t</w:t>
      </w:r>
      <w:r w:rsidRPr="0DD2F8AA">
        <w:rPr>
          <w:rStyle w:val="Emphasis"/>
          <w:rFonts w:ascii="Times New Roman" w:eastAsia="Times New Roman" w:hAnsi="Times New Roman" w:cs="Times New Roman"/>
          <w:bCs/>
          <w:color w:val="000000" w:themeColor="text1"/>
        </w:rPr>
        <w:t xml:space="preserve">he industry </w:t>
      </w:r>
      <w:r w:rsidRPr="0DD2F8AA">
        <w:rPr>
          <w:rStyle w:val="Emphasis"/>
          <w:rFonts w:ascii="Times New Roman" w:eastAsia="Times New Roman" w:hAnsi="Times New Roman" w:cs="Times New Roman"/>
          <w:bCs/>
          <w:color w:val="000000" w:themeColor="text1"/>
          <w:highlight w:val="yellow"/>
        </w:rPr>
        <w:t>drives exports of $182.79 billion and business taxes of $1.26 trillion</w:t>
      </w:r>
      <w:r w:rsidRPr="0DD2F8AA">
        <w:rPr>
          <w:rStyle w:val="Emphasis"/>
          <w:rFonts w:ascii="Times New Roman" w:eastAsia="Times New Roman" w:hAnsi="Times New Roman" w:cs="Times New Roman"/>
          <w:bCs/>
          <w:color w:val="000000" w:themeColor="text1"/>
        </w:rPr>
        <w:t xml:space="preserve">. </w:t>
      </w:r>
      <w:r w:rsidRPr="0DD2F8AA">
        <w:rPr>
          <w:rFonts w:ascii="Times New Roman" w:eastAsia="Times New Roman" w:hAnsi="Times New Roman" w:cs="Times New Roman"/>
          <w:color w:val="000000" w:themeColor="text1"/>
          <w:sz w:val="16"/>
          <w:szCs w:val="16"/>
        </w:rPr>
        <w:t xml:space="preserve">“From the agriculture sector to food retail, wholesale and product manufacturers, the entire food industry connects shoppers to essential products they need to keep their families healthy and nourished,” said Leslie Sarasin, president and CEO of FMI — The Food Industry Association. “This year’s Feeding the Economy study continues to demonstrate the powerful economic impact of the food and agriculture sector on feeding America and growing the nation’s economy – responsibilities we all take very seriously.” </w:t>
      </w:r>
      <w:r w:rsidRPr="0DD2F8AA">
        <w:rPr>
          <w:rStyle w:val="Emphasis"/>
          <w:rFonts w:ascii="Times New Roman" w:eastAsia="Times New Roman" w:hAnsi="Times New Roman" w:cs="Times New Roman"/>
          <w:bCs/>
          <w:color w:val="000000" w:themeColor="text1"/>
        </w:rPr>
        <w:t>The direct output of the US food/ag industry amounts to $4.02 trillion, including direct wages of $1.05 trillion and more than 24 million direct jobs, or about 15% of the nation’s employment.</w:t>
      </w:r>
      <w:r w:rsidRPr="0DD2F8AA">
        <w:rPr>
          <w:rFonts w:ascii="Times New Roman" w:eastAsia="Times New Roman" w:hAnsi="Times New Roman" w:cs="Times New Roman"/>
          <w:color w:val="000000" w:themeColor="text1"/>
          <w:sz w:val="16"/>
          <w:szCs w:val="16"/>
        </w:rPr>
        <w:t xml:space="preserve"> Of the sector’s direct economic output, brick-and-mortar retail accounts for almost $1.54 trillion, with manufacturing at close second at $1.31 trillion. Next are agriculture at $499.1 billion, off-premises retail at $369.51 billion and wholesale at $298.94 billion. “The Feeding the Economy report affirms the vital role the food and agriculture sector plays in our nation's economy,” said Eric Dell, president and CEO of the American Bakers Association. “It’s a testament to the hard work and resilience of everyone involved in this industry, from the farm to the bakery and beyond.” The US food/ag sector has seen significant growth since the pandemic, raising its economic output by nearly 25%, according to the study, which noted that the gain came amid global supply chain challenges. Direct employment in food and agriculture, meanwhile, has climbed by more than 1 million jobs since 2020, in turn lifting overall national job growth and employment rates.</w:t>
      </w:r>
    </w:p>
    <w:p w14:paraId="401DE9CE" w14:textId="77777777" w:rsidR="005E42D3" w:rsidRDefault="005E42D3" w:rsidP="005E42D3">
      <w:pPr>
        <w:pStyle w:val="Heading4"/>
        <w:tabs>
          <w:tab w:val="left" w:pos="1550"/>
        </w:tabs>
        <w:rPr>
          <w:rFonts w:ascii="Times New Roman" w:eastAsia="Times New Roman" w:hAnsi="Times New Roman" w:cs="Times New Roman"/>
          <w:b w:val="0"/>
          <w:bCs/>
          <w:i/>
          <w:iCs w:val="0"/>
          <w:color w:val="000000" w:themeColor="text1"/>
          <w:szCs w:val="26"/>
        </w:rPr>
      </w:pPr>
      <w:r w:rsidRPr="0DD2F8AA">
        <w:rPr>
          <w:rFonts w:ascii="Times New Roman" w:eastAsia="Times New Roman" w:hAnsi="Times New Roman" w:cs="Times New Roman"/>
          <w:bCs/>
          <w:iCs w:val="0"/>
          <w:color w:val="000000" w:themeColor="text1"/>
          <w:szCs w:val="26"/>
        </w:rPr>
        <w:t>C) Impact</w:t>
      </w:r>
    </w:p>
    <w:p w14:paraId="569F5A61" w14:textId="77777777" w:rsidR="005E42D3" w:rsidRDefault="005E42D3" w:rsidP="005E42D3">
      <w:pPr>
        <w:pStyle w:val="Heading4"/>
        <w:rPr>
          <w:rFonts w:ascii="Times New Roman" w:eastAsia="Times New Roman" w:hAnsi="Times New Roman" w:cs="Times New Roman"/>
          <w:b w:val="0"/>
          <w:bCs/>
          <w:i/>
          <w:iCs w:val="0"/>
          <w:color w:val="000000" w:themeColor="text1"/>
          <w:szCs w:val="26"/>
        </w:rPr>
      </w:pPr>
      <w:r w:rsidRPr="0DD2F8AA">
        <w:rPr>
          <w:rFonts w:ascii="Times New Roman" w:eastAsia="Times New Roman" w:hAnsi="Times New Roman" w:cs="Times New Roman"/>
          <w:bCs/>
          <w:iCs w:val="0"/>
          <w:color w:val="000000" w:themeColor="text1"/>
          <w:szCs w:val="26"/>
        </w:rPr>
        <w:t>1) Strong U.S. economy is vital to developing tech to deter war with China</w:t>
      </w:r>
    </w:p>
    <w:p w14:paraId="3A5B0D36" w14:textId="77777777" w:rsidR="005E42D3" w:rsidRDefault="005E42D3" w:rsidP="005E42D3">
      <w:pPr>
        <w:rPr>
          <w:rFonts w:ascii="Times New Roman" w:eastAsia="Times New Roman" w:hAnsi="Times New Roman" w:cs="Times New Roman"/>
          <w:color w:val="000000" w:themeColor="text1"/>
        </w:rPr>
      </w:pPr>
      <w:r w:rsidRPr="0DD2F8AA">
        <w:rPr>
          <w:rFonts w:ascii="Times New Roman" w:eastAsia="Times New Roman" w:hAnsi="Times New Roman" w:cs="Times New Roman"/>
          <w:color w:val="000000" w:themeColor="text1"/>
        </w:rPr>
        <w:t xml:space="preserve">John </w:t>
      </w:r>
      <w:r w:rsidRPr="0DD2F8AA">
        <w:rPr>
          <w:rStyle w:val="Style13ptBold"/>
          <w:rFonts w:ascii="Times New Roman" w:eastAsia="Times New Roman" w:hAnsi="Times New Roman" w:cs="Times New Roman"/>
          <w:color w:val="000000" w:themeColor="text1"/>
        </w:rPr>
        <w:t>Johnson, retired Air Force colonel, 2024,</w:t>
      </w:r>
      <w:r w:rsidRPr="0DD2F8AA">
        <w:rPr>
          <w:rFonts w:ascii="Times New Roman" w:eastAsia="Times New Roman" w:hAnsi="Times New Roman" w:cs="Times New Roman"/>
          <w:color w:val="000000" w:themeColor="text1"/>
        </w:rPr>
        <w:t xml:space="preserve"> National Defense Magazine, Deterrence Can Only Return with Regained Economic Might, September 4, p. </w:t>
      </w:r>
      <w:hyperlink r:id="rId15">
        <w:r w:rsidRPr="0DD2F8AA">
          <w:rPr>
            <w:rStyle w:val="Hyperlink"/>
            <w:rFonts w:ascii="Times New Roman" w:eastAsia="Times New Roman" w:hAnsi="Times New Roman" w:cs="Times New Roman"/>
            <w:b/>
          </w:rPr>
          <w:t>https://www.nationaldefensemagazine.org/articles/2024/9/4/deterrence-can-only-return-with-regained--economic-might</w:t>
        </w:r>
      </w:hyperlink>
      <w:r w:rsidRPr="0DD2F8AA">
        <w:rPr>
          <w:rFonts w:ascii="Times New Roman" w:eastAsia="Times New Roman" w:hAnsi="Times New Roman" w:cs="Times New Roman"/>
          <w:color w:val="000000" w:themeColor="text1"/>
        </w:rPr>
        <w:t xml:space="preserve"> ADA-214</w:t>
      </w:r>
    </w:p>
    <w:p w14:paraId="52169F84" w14:textId="77777777" w:rsidR="005E42D3" w:rsidRDefault="005E42D3" w:rsidP="005E42D3">
      <w:pPr>
        <w:rPr>
          <w:rFonts w:ascii="Times New Roman" w:eastAsia="Times New Roman" w:hAnsi="Times New Roman" w:cs="Times New Roman"/>
          <w:color w:val="000000" w:themeColor="text1"/>
          <w:sz w:val="16"/>
          <w:szCs w:val="16"/>
        </w:rPr>
      </w:pPr>
      <w:r w:rsidRPr="0DD2F8AA">
        <w:rPr>
          <w:rFonts w:ascii="Times New Roman" w:eastAsia="Times New Roman" w:hAnsi="Times New Roman" w:cs="Times New Roman"/>
          <w:color w:val="000000" w:themeColor="text1"/>
          <w:sz w:val="16"/>
          <w:szCs w:val="16"/>
        </w:rPr>
        <w:t>The administration seeks</w:t>
      </w:r>
      <w:r w:rsidRPr="0DD2F8AA">
        <w:rPr>
          <w:rStyle w:val="Emphasis"/>
          <w:rFonts w:ascii="Times New Roman" w:eastAsia="Times New Roman" w:hAnsi="Times New Roman" w:cs="Times New Roman"/>
          <w:bCs/>
          <w:color w:val="000000" w:themeColor="text1"/>
        </w:rPr>
        <w:t xml:space="preserve"> </w:t>
      </w:r>
      <w:r w:rsidRPr="0DD2F8AA">
        <w:rPr>
          <w:rStyle w:val="Emphasis"/>
          <w:rFonts w:ascii="Times New Roman" w:eastAsia="Times New Roman" w:hAnsi="Times New Roman" w:cs="Times New Roman"/>
          <w:bCs/>
          <w:color w:val="000000" w:themeColor="text1"/>
          <w:highlight w:val="yellow"/>
        </w:rPr>
        <w:t>to avoid</w:t>
      </w:r>
      <w:r w:rsidRPr="0DD2F8AA">
        <w:rPr>
          <w:rFonts w:ascii="Times New Roman" w:eastAsia="Times New Roman" w:hAnsi="Times New Roman" w:cs="Times New Roman"/>
          <w:color w:val="000000" w:themeColor="text1"/>
          <w:sz w:val="16"/>
          <w:szCs w:val="16"/>
          <w:highlight w:val="yellow"/>
        </w:rPr>
        <w:t xml:space="preserve"> </w:t>
      </w:r>
      <w:r w:rsidRPr="0DD2F8AA">
        <w:rPr>
          <w:rStyle w:val="Emphasis"/>
          <w:rFonts w:ascii="Times New Roman" w:eastAsia="Times New Roman" w:hAnsi="Times New Roman" w:cs="Times New Roman"/>
          <w:bCs/>
          <w:color w:val="000000" w:themeColor="text1"/>
          <w:highlight w:val="yellow"/>
        </w:rPr>
        <w:t>direct military involvement</w:t>
      </w:r>
      <w:r w:rsidRPr="0DD2F8AA">
        <w:rPr>
          <w:rFonts w:ascii="Times New Roman" w:eastAsia="Times New Roman" w:hAnsi="Times New Roman" w:cs="Times New Roman"/>
          <w:color w:val="000000" w:themeColor="text1"/>
          <w:sz w:val="16"/>
          <w:szCs w:val="16"/>
        </w:rPr>
        <w:t>; therefore,</w:t>
      </w:r>
      <w:r w:rsidRPr="0DD2F8AA">
        <w:rPr>
          <w:rStyle w:val="Emphasis"/>
          <w:rFonts w:ascii="Times New Roman" w:eastAsia="Times New Roman" w:hAnsi="Times New Roman" w:cs="Times New Roman"/>
          <w:bCs/>
          <w:color w:val="000000" w:themeColor="text1"/>
        </w:rPr>
        <w:t xml:space="preserve"> </w:t>
      </w:r>
      <w:r w:rsidRPr="0DD2F8AA">
        <w:rPr>
          <w:rStyle w:val="Emphasis"/>
          <w:rFonts w:ascii="Times New Roman" w:eastAsia="Times New Roman" w:hAnsi="Times New Roman" w:cs="Times New Roman"/>
          <w:bCs/>
          <w:color w:val="000000" w:themeColor="text1"/>
          <w:highlight w:val="yellow"/>
        </w:rPr>
        <w:t>emphasis must be placed on economic fortitude across all manufacturing sectors</w:t>
      </w:r>
      <w:r w:rsidRPr="0DD2F8AA">
        <w:rPr>
          <w:rStyle w:val="Emphasis"/>
          <w:rFonts w:ascii="Times New Roman" w:eastAsia="Times New Roman" w:hAnsi="Times New Roman" w:cs="Times New Roman"/>
          <w:bCs/>
          <w:color w:val="000000" w:themeColor="text1"/>
        </w:rPr>
        <w:t xml:space="preserve">, </w:t>
      </w:r>
      <w:r w:rsidRPr="0DD2F8AA">
        <w:rPr>
          <w:rFonts w:ascii="Times New Roman" w:eastAsia="Times New Roman" w:hAnsi="Times New Roman" w:cs="Times New Roman"/>
          <w:color w:val="000000" w:themeColor="text1"/>
          <w:sz w:val="16"/>
          <w:szCs w:val="16"/>
        </w:rPr>
        <w:t xml:space="preserve">with special consideration of responsiveness in times of conflict. The recipient of increased funding should be the defense industry because of its history of tackling technical challenges, innovating solutions and creating a supply chain that is predominantly domestic for national security reasons. Defense contractors are less sensitive to pressure from investors who are seeking shorter development cycles, and they have extensive experience solving complex engineering challenges. </w:t>
      </w:r>
      <w:r w:rsidRPr="0DD2F8AA">
        <w:rPr>
          <w:rStyle w:val="Emphasis"/>
          <w:rFonts w:ascii="Times New Roman" w:eastAsia="Times New Roman" w:hAnsi="Times New Roman" w:cs="Times New Roman"/>
          <w:bCs/>
          <w:color w:val="000000" w:themeColor="text1"/>
        </w:rPr>
        <w:t xml:space="preserve">The defense establishment, both </w:t>
      </w:r>
      <w:r w:rsidRPr="0DD2F8AA">
        <w:rPr>
          <w:rStyle w:val="Emphasis"/>
          <w:rFonts w:ascii="Times New Roman" w:eastAsia="Times New Roman" w:hAnsi="Times New Roman" w:cs="Times New Roman"/>
          <w:bCs/>
          <w:color w:val="000000" w:themeColor="text1"/>
          <w:highlight w:val="yellow"/>
        </w:rPr>
        <w:t>government</w:t>
      </w:r>
      <w:r w:rsidRPr="0DD2F8AA">
        <w:rPr>
          <w:rStyle w:val="Emphasis"/>
          <w:rFonts w:ascii="Times New Roman" w:eastAsia="Times New Roman" w:hAnsi="Times New Roman" w:cs="Times New Roman"/>
          <w:bCs/>
          <w:color w:val="000000" w:themeColor="text1"/>
        </w:rPr>
        <w:t xml:space="preserve">al </w:t>
      </w:r>
      <w:r w:rsidRPr="0DD2F8AA">
        <w:rPr>
          <w:rStyle w:val="Emphasis"/>
          <w:rFonts w:ascii="Times New Roman" w:eastAsia="Times New Roman" w:hAnsi="Times New Roman" w:cs="Times New Roman"/>
          <w:bCs/>
          <w:color w:val="000000" w:themeColor="text1"/>
          <w:highlight w:val="yellow"/>
        </w:rPr>
        <w:t>and industrial players</w:t>
      </w:r>
      <w:r w:rsidRPr="0DD2F8AA">
        <w:rPr>
          <w:rStyle w:val="Emphasis"/>
          <w:rFonts w:ascii="Times New Roman" w:eastAsia="Times New Roman" w:hAnsi="Times New Roman" w:cs="Times New Roman"/>
          <w:bCs/>
          <w:color w:val="000000" w:themeColor="text1"/>
        </w:rPr>
        <w:t xml:space="preserve">, have worked together for decades </w:t>
      </w:r>
      <w:r w:rsidRPr="0DD2F8AA">
        <w:rPr>
          <w:rStyle w:val="Emphasis"/>
          <w:rFonts w:ascii="Times New Roman" w:eastAsia="Times New Roman" w:hAnsi="Times New Roman" w:cs="Times New Roman"/>
          <w:bCs/>
          <w:color w:val="000000" w:themeColor="text1"/>
          <w:highlight w:val="yellow"/>
        </w:rPr>
        <w:t>develop</w:t>
      </w:r>
      <w:r w:rsidRPr="0DD2F8AA">
        <w:rPr>
          <w:rStyle w:val="Emphasis"/>
          <w:rFonts w:ascii="Times New Roman" w:eastAsia="Times New Roman" w:hAnsi="Times New Roman" w:cs="Times New Roman"/>
          <w:bCs/>
          <w:color w:val="000000" w:themeColor="text1"/>
        </w:rPr>
        <w:t xml:space="preserve">ing </w:t>
      </w:r>
      <w:r w:rsidRPr="0DD2F8AA">
        <w:rPr>
          <w:rStyle w:val="Emphasis"/>
          <w:rFonts w:ascii="Times New Roman" w:eastAsia="Times New Roman" w:hAnsi="Times New Roman" w:cs="Times New Roman"/>
          <w:bCs/>
          <w:color w:val="000000" w:themeColor="text1"/>
          <w:highlight w:val="yellow"/>
        </w:rPr>
        <w:t>state-of-the-art tech</w:t>
      </w:r>
      <w:r w:rsidRPr="0DD2F8AA">
        <w:rPr>
          <w:rFonts w:ascii="Times New Roman" w:eastAsia="Times New Roman" w:hAnsi="Times New Roman" w:cs="Times New Roman"/>
          <w:color w:val="000000" w:themeColor="text1"/>
          <w:sz w:val="16"/>
          <w:szCs w:val="16"/>
        </w:rPr>
        <w:t xml:space="preserve">nology, retiring risk, adjusting milestones and fostering technical expertise within the workforce. </w:t>
      </w:r>
      <w:r w:rsidRPr="0DD2F8AA">
        <w:rPr>
          <w:rStyle w:val="Emphasis"/>
          <w:rFonts w:ascii="Times New Roman" w:eastAsia="Times New Roman" w:hAnsi="Times New Roman" w:cs="Times New Roman"/>
          <w:bCs/>
          <w:color w:val="000000" w:themeColor="text1"/>
        </w:rPr>
        <w:t xml:space="preserve">With the introduction of each new product, the domestic and international marketplace will respond positively, increasing demand and </w:t>
      </w:r>
      <w:r w:rsidRPr="0DD2F8AA">
        <w:rPr>
          <w:rStyle w:val="Emphasis"/>
          <w:rFonts w:ascii="Times New Roman" w:eastAsia="Times New Roman" w:hAnsi="Times New Roman" w:cs="Times New Roman"/>
          <w:bCs/>
          <w:color w:val="000000" w:themeColor="text1"/>
          <w:highlight w:val="yellow"/>
        </w:rPr>
        <w:t>strengthening U.S. industrial strength and deterrence</w:t>
      </w:r>
      <w:r w:rsidRPr="0DD2F8AA">
        <w:rPr>
          <w:rStyle w:val="Emphasis"/>
          <w:rFonts w:ascii="Times New Roman" w:eastAsia="Times New Roman" w:hAnsi="Times New Roman" w:cs="Times New Roman"/>
          <w:bCs/>
          <w:color w:val="000000" w:themeColor="text1"/>
        </w:rPr>
        <w:t xml:space="preserve"> </w:t>
      </w:r>
      <w:r w:rsidRPr="0DD2F8AA">
        <w:rPr>
          <w:rFonts w:ascii="Times New Roman" w:eastAsia="Times New Roman" w:hAnsi="Times New Roman" w:cs="Times New Roman"/>
          <w:color w:val="000000" w:themeColor="text1"/>
          <w:sz w:val="16"/>
          <w:szCs w:val="16"/>
        </w:rPr>
        <w:t>power</w:t>
      </w:r>
      <w:r w:rsidRPr="0DD2F8AA">
        <w:rPr>
          <w:rStyle w:val="Emphasis"/>
          <w:rFonts w:ascii="Times New Roman" w:eastAsia="Times New Roman" w:hAnsi="Times New Roman" w:cs="Times New Roman"/>
          <w:bCs/>
          <w:color w:val="000000" w:themeColor="text1"/>
        </w:rPr>
        <w:t xml:space="preserve">. </w:t>
      </w:r>
      <w:r w:rsidRPr="0DD2F8AA">
        <w:rPr>
          <w:rStyle w:val="Emphasis"/>
          <w:rFonts w:ascii="Times New Roman" w:eastAsia="Times New Roman" w:hAnsi="Times New Roman" w:cs="Times New Roman"/>
          <w:bCs/>
          <w:color w:val="000000" w:themeColor="text1"/>
          <w:highlight w:val="yellow"/>
        </w:rPr>
        <w:t>Domestic economic health is</w:t>
      </w:r>
      <w:r w:rsidRPr="0DD2F8AA">
        <w:rPr>
          <w:rStyle w:val="Emphasis"/>
          <w:rFonts w:ascii="Times New Roman" w:eastAsia="Times New Roman" w:hAnsi="Times New Roman" w:cs="Times New Roman"/>
          <w:bCs/>
          <w:color w:val="000000" w:themeColor="text1"/>
        </w:rPr>
        <w:t xml:space="preserve"> </w:t>
      </w:r>
      <w:r w:rsidRPr="0DD2F8AA">
        <w:rPr>
          <w:rStyle w:val="Emphasis"/>
          <w:rFonts w:ascii="Times New Roman" w:eastAsia="Times New Roman" w:hAnsi="Times New Roman" w:cs="Times New Roman"/>
          <w:bCs/>
          <w:color w:val="000000" w:themeColor="text1"/>
          <w:highlight w:val="yellow"/>
        </w:rPr>
        <w:t>a critical component of deterrence</w:t>
      </w:r>
      <w:r w:rsidRPr="0DD2F8AA">
        <w:rPr>
          <w:rFonts w:ascii="Times New Roman" w:eastAsia="Times New Roman" w:hAnsi="Times New Roman" w:cs="Times New Roman"/>
          <w:color w:val="000000" w:themeColor="text1"/>
          <w:sz w:val="16"/>
          <w:szCs w:val="16"/>
        </w:rPr>
        <w:t xml:space="preserve">. The next opportunity for the United States to test this hypothesis may be </w:t>
      </w:r>
      <w:proofErr w:type="gramStart"/>
      <w:r w:rsidRPr="0DD2F8AA">
        <w:rPr>
          <w:rFonts w:ascii="Times New Roman" w:eastAsia="Times New Roman" w:hAnsi="Times New Roman" w:cs="Times New Roman"/>
          <w:color w:val="000000" w:themeColor="text1"/>
          <w:sz w:val="16"/>
          <w:szCs w:val="16"/>
        </w:rPr>
        <w:t>approaching:</w:t>
      </w:r>
      <w:proofErr w:type="gramEnd"/>
      <w:r w:rsidRPr="0DD2F8AA">
        <w:rPr>
          <w:rFonts w:ascii="Times New Roman" w:eastAsia="Times New Roman" w:hAnsi="Times New Roman" w:cs="Times New Roman"/>
          <w:color w:val="000000" w:themeColor="text1"/>
          <w:sz w:val="16"/>
          <w:szCs w:val="16"/>
        </w:rPr>
        <w:t xml:space="preserve"> </w:t>
      </w:r>
      <w:r w:rsidRPr="0DD2F8AA">
        <w:rPr>
          <w:rStyle w:val="Emphasis"/>
          <w:rFonts w:ascii="Times New Roman" w:eastAsia="Times New Roman" w:hAnsi="Times New Roman" w:cs="Times New Roman"/>
          <w:bCs/>
          <w:color w:val="000000" w:themeColor="text1"/>
          <w:highlight w:val="yellow"/>
        </w:rPr>
        <w:t>China is</w:t>
      </w:r>
      <w:r w:rsidRPr="0DD2F8AA">
        <w:rPr>
          <w:rStyle w:val="Emphasis"/>
          <w:rFonts w:ascii="Times New Roman" w:eastAsia="Times New Roman" w:hAnsi="Times New Roman" w:cs="Times New Roman"/>
          <w:bCs/>
          <w:color w:val="000000" w:themeColor="text1"/>
        </w:rPr>
        <w:t xml:space="preserve"> quickly </w:t>
      </w:r>
      <w:r w:rsidRPr="0DD2F8AA">
        <w:rPr>
          <w:rStyle w:val="Emphasis"/>
          <w:rFonts w:ascii="Times New Roman" w:eastAsia="Times New Roman" w:hAnsi="Times New Roman" w:cs="Times New Roman"/>
          <w:bCs/>
          <w:color w:val="000000" w:themeColor="text1"/>
          <w:highlight w:val="yellow"/>
        </w:rPr>
        <w:t>positioning</w:t>
      </w:r>
      <w:r w:rsidRPr="0DD2F8AA">
        <w:rPr>
          <w:rStyle w:val="Emphasis"/>
          <w:rFonts w:ascii="Times New Roman" w:eastAsia="Times New Roman" w:hAnsi="Times New Roman" w:cs="Times New Roman"/>
          <w:bCs/>
          <w:color w:val="000000" w:themeColor="text1"/>
        </w:rPr>
        <w:t xml:space="preserve"> itself to negate any response </w:t>
      </w:r>
      <w:r w:rsidRPr="0DD2F8AA">
        <w:rPr>
          <w:rStyle w:val="Emphasis"/>
          <w:rFonts w:ascii="Times New Roman" w:eastAsia="Times New Roman" w:hAnsi="Times New Roman" w:cs="Times New Roman"/>
          <w:bCs/>
          <w:color w:val="000000" w:themeColor="text1"/>
          <w:highlight w:val="yellow"/>
        </w:rPr>
        <w:t>by</w:t>
      </w:r>
      <w:r w:rsidRPr="0DD2F8AA">
        <w:rPr>
          <w:rStyle w:val="Emphasis"/>
          <w:rFonts w:ascii="Times New Roman" w:eastAsia="Times New Roman" w:hAnsi="Times New Roman" w:cs="Times New Roman"/>
          <w:bCs/>
          <w:color w:val="000000" w:themeColor="text1"/>
        </w:rPr>
        <w:t xml:space="preserve"> the United States to </w:t>
      </w:r>
      <w:r w:rsidRPr="0DD2F8AA">
        <w:rPr>
          <w:rStyle w:val="Emphasis"/>
          <w:rFonts w:ascii="Times New Roman" w:eastAsia="Times New Roman" w:hAnsi="Times New Roman" w:cs="Times New Roman"/>
          <w:bCs/>
          <w:color w:val="000000" w:themeColor="text1"/>
          <w:highlight w:val="yellow"/>
        </w:rPr>
        <w:t>its</w:t>
      </w:r>
      <w:r w:rsidRPr="0DD2F8AA">
        <w:rPr>
          <w:rStyle w:val="Emphasis"/>
          <w:rFonts w:ascii="Times New Roman" w:eastAsia="Times New Roman" w:hAnsi="Times New Roman" w:cs="Times New Roman"/>
          <w:bCs/>
          <w:color w:val="000000" w:themeColor="text1"/>
        </w:rPr>
        <w:t xml:space="preserve"> </w:t>
      </w:r>
      <w:r w:rsidRPr="0DD2F8AA">
        <w:rPr>
          <w:rStyle w:val="Emphasis"/>
          <w:rFonts w:ascii="Times New Roman" w:eastAsia="Times New Roman" w:hAnsi="Times New Roman" w:cs="Times New Roman"/>
          <w:bCs/>
          <w:color w:val="000000" w:themeColor="text1"/>
          <w:highlight w:val="yellow"/>
        </w:rPr>
        <w:t>South Pacific expansion</w:t>
      </w:r>
      <w:r w:rsidRPr="0DD2F8AA">
        <w:rPr>
          <w:rFonts w:ascii="Times New Roman" w:eastAsia="Times New Roman" w:hAnsi="Times New Roman" w:cs="Times New Roman"/>
          <w:color w:val="000000" w:themeColor="text1"/>
          <w:sz w:val="16"/>
          <w:szCs w:val="16"/>
        </w:rPr>
        <w:t xml:space="preserve">. </w:t>
      </w:r>
      <w:r w:rsidRPr="0DD2F8AA">
        <w:rPr>
          <w:rStyle w:val="Emphasis"/>
          <w:rFonts w:ascii="Times New Roman" w:eastAsia="Times New Roman" w:hAnsi="Times New Roman" w:cs="Times New Roman"/>
          <w:bCs/>
          <w:color w:val="000000" w:themeColor="text1"/>
          <w:highlight w:val="yellow"/>
        </w:rPr>
        <w:t>Stopping a potential conflict before it starts</w:t>
      </w:r>
      <w:r w:rsidRPr="0DD2F8AA">
        <w:rPr>
          <w:rStyle w:val="Emphasis"/>
          <w:rFonts w:ascii="Times New Roman" w:eastAsia="Times New Roman" w:hAnsi="Times New Roman" w:cs="Times New Roman"/>
          <w:bCs/>
          <w:color w:val="000000" w:themeColor="text1"/>
        </w:rPr>
        <w:t xml:space="preserve"> and stemming any escalation of hostilities </w:t>
      </w:r>
      <w:r w:rsidRPr="0DD2F8AA">
        <w:rPr>
          <w:rStyle w:val="Emphasis"/>
          <w:rFonts w:ascii="Times New Roman" w:eastAsia="Times New Roman" w:hAnsi="Times New Roman" w:cs="Times New Roman"/>
          <w:bCs/>
          <w:color w:val="000000" w:themeColor="text1"/>
          <w:highlight w:val="yellow"/>
        </w:rPr>
        <w:t>must be the U</w:t>
      </w:r>
      <w:r w:rsidRPr="0DD2F8AA">
        <w:rPr>
          <w:rStyle w:val="Emphasis"/>
          <w:rFonts w:ascii="Times New Roman" w:eastAsia="Times New Roman" w:hAnsi="Times New Roman" w:cs="Times New Roman"/>
          <w:bCs/>
          <w:color w:val="000000" w:themeColor="text1"/>
        </w:rPr>
        <w:t xml:space="preserve">nited </w:t>
      </w:r>
      <w:r w:rsidRPr="0DD2F8AA">
        <w:rPr>
          <w:rStyle w:val="Emphasis"/>
          <w:rFonts w:ascii="Times New Roman" w:eastAsia="Times New Roman" w:hAnsi="Times New Roman" w:cs="Times New Roman"/>
          <w:bCs/>
          <w:color w:val="000000" w:themeColor="text1"/>
          <w:highlight w:val="yellow"/>
        </w:rPr>
        <w:t>S</w:t>
      </w:r>
      <w:r w:rsidRPr="0DD2F8AA">
        <w:rPr>
          <w:rStyle w:val="Emphasis"/>
          <w:rFonts w:ascii="Times New Roman" w:eastAsia="Times New Roman" w:hAnsi="Times New Roman" w:cs="Times New Roman"/>
          <w:bCs/>
          <w:color w:val="000000" w:themeColor="text1"/>
        </w:rPr>
        <w:t>tate</w:t>
      </w:r>
      <w:r w:rsidRPr="0DD2F8AA">
        <w:rPr>
          <w:rStyle w:val="Emphasis"/>
          <w:rFonts w:ascii="Times New Roman" w:eastAsia="Times New Roman" w:hAnsi="Times New Roman" w:cs="Times New Roman"/>
          <w:bCs/>
          <w:color w:val="000000" w:themeColor="text1"/>
          <w:highlight w:val="yellow"/>
        </w:rPr>
        <w:t>s’</w:t>
      </w:r>
      <w:r w:rsidRPr="0DD2F8AA">
        <w:rPr>
          <w:rStyle w:val="Emphasis"/>
          <w:rFonts w:ascii="Times New Roman" w:eastAsia="Times New Roman" w:hAnsi="Times New Roman" w:cs="Times New Roman"/>
          <w:bCs/>
          <w:color w:val="000000" w:themeColor="text1"/>
        </w:rPr>
        <w:t xml:space="preserve"> </w:t>
      </w:r>
      <w:r w:rsidRPr="0DD2F8AA">
        <w:rPr>
          <w:rStyle w:val="Emphasis"/>
          <w:rFonts w:ascii="Times New Roman" w:eastAsia="Times New Roman" w:hAnsi="Times New Roman" w:cs="Times New Roman"/>
          <w:bCs/>
          <w:color w:val="000000" w:themeColor="text1"/>
          <w:highlight w:val="yellow"/>
        </w:rPr>
        <w:t>objective</w:t>
      </w:r>
      <w:r w:rsidRPr="0DD2F8AA">
        <w:rPr>
          <w:rStyle w:val="Emphasis"/>
          <w:rFonts w:ascii="Times New Roman" w:eastAsia="Times New Roman" w:hAnsi="Times New Roman" w:cs="Times New Roman"/>
          <w:bCs/>
          <w:color w:val="000000" w:themeColor="text1"/>
        </w:rPr>
        <w:t xml:space="preserve"> </w:t>
      </w:r>
      <w:r w:rsidRPr="0DD2F8AA">
        <w:rPr>
          <w:rStyle w:val="Emphasis"/>
          <w:rFonts w:ascii="Times New Roman" w:eastAsia="Times New Roman" w:hAnsi="Times New Roman" w:cs="Times New Roman"/>
          <w:bCs/>
          <w:color w:val="000000" w:themeColor="text1"/>
          <w:highlight w:val="yellow"/>
        </w:rPr>
        <w:t>and</w:t>
      </w:r>
      <w:r w:rsidRPr="0DD2F8AA">
        <w:rPr>
          <w:rStyle w:val="Emphasis"/>
          <w:rFonts w:ascii="Times New Roman" w:eastAsia="Times New Roman" w:hAnsi="Times New Roman" w:cs="Times New Roman"/>
          <w:bCs/>
          <w:color w:val="000000" w:themeColor="text1"/>
        </w:rPr>
        <w:t xml:space="preserve">, with it, the realization that its industrial </w:t>
      </w:r>
      <w:r w:rsidRPr="0DD2F8AA">
        <w:rPr>
          <w:rStyle w:val="Emphasis"/>
          <w:rFonts w:ascii="Times New Roman" w:eastAsia="Times New Roman" w:hAnsi="Times New Roman" w:cs="Times New Roman"/>
          <w:bCs/>
          <w:color w:val="000000" w:themeColor="text1"/>
          <w:highlight w:val="yellow"/>
        </w:rPr>
        <w:t>growth is the centerpiece of our deterrence strategy</w:t>
      </w:r>
      <w:r w:rsidRPr="0DD2F8AA">
        <w:rPr>
          <w:rFonts w:ascii="Times New Roman" w:eastAsia="Times New Roman" w:hAnsi="Times New Roman" w:cs="Times New Roman"/>
          <w:color w:val="000000" w:themeColor="text1"/>
          <w:sz w:val="16"/>
          <w:szCs w:val="16"/>
          <w:highlight w:val="yellow"/>
        </w:rPr>
        <w:t>.</w:t>
      </w:r>
    </w:p>
    <w:p w14:paraId="48F26F0F" w14:textId="77777777" w:rsidR="005E42D3" w:rsidRDefault="005E42D3" w:rsidP="005E42D3">
      <w:pPr>
        <w:pStyle w:val="Heading4"/>
        <w:rPr>
          <w:rFonts w:ascii="Times New Roman" w:eastAsia="Times New Roman" w:hAnsi="Times New Roman" w:cs="Times New Roman"/>
          <w:b w:val="0"/>
          <w:bCs/>
          <w:i/>
          <w:iCs w:val="0"/>
          <w:color w:val="000000" w:themeColor="text1"/>
          <w:szCs w:val="26"/>
        </w:rPr>
      </w:pPr>
      <w:r w:rsidRPr="0DD2F8AA">
        <w:rPr>
          <w:rFonts w:ascii="Times New Roman" w:eastAsia="Times New Roman" w:hAnsi="Times New Roman" w:cs="Times New Roman"/>
          <w:bCs/>
          <w:iCs w:val="0"/>
          <w:color w:val="000000" w:themeColor="text1"/>
          <w:szCs w:val="26"/>
        </w:rPr>
        <w:t>2) US-China conflict will escalate to nuclear war</w:t>
      </w:r>
    </w:p>
    <w:p w14:paraId="179B5FB4" w14:textId="77777777" w:rsidR="005E42D3" w:rsidRDefault="005E42D3" w:rsidP="005E42D3">
      <w:pPr>
        <w:rPr>
          <w:rFonts w:ascii="Times New Roman" w:eastAsia="Times New Roman" w:hAnsi="Times New Roman" w:cs="Times New Roman"/>
          <w:color w:val="000000" w:themeColor="text1"/>
        </w:rPr>
      </w:pPr>
      <w:r w:rsidRPr="0DD2F8AA">
        <w:rPr>
          <w:rFonts w:ascii="Times New Roman" w:eastAsia="Times New Roman" w:hAnsi="Times New Roman" w:cs="Times New Roman"/>
          <w:color w:val="000000" w:themeColor="text1"/>
        </w:rPr>
        <w:t xml:space="preserve">Lyle </w:t>
      </w:r>
      <w:r w:rsidRPr="0DD2F8AA">
        <w:rPr>
          <w:rStyle w:val="Style13ptBold"/>
          <w:rFonts w:ascii="Times New Roman" w:eastAsia="Times New Roman" w:hAnsi="Times New Roman" w:cs="Times New Roman"/>
          <w:color w:val="000000" w:themeColor="text1"/>
        </w:rPr>
        <w:t>Goldstein, director of Asia engagement at Defense Priorities, 3-19-25,</w:t>
      </w:r>
      <w:r w:rsidRPr="0DD2F8AA">
        <w:rPr>
          <w:rFonts w:ascii="Times New Roman" w:eastAsia="Times New Roman" w:hAnsi="Times New Roman" w:cs="Times New Roman"/>
          <w:color w:val="000000" w:themeColor="text1"/>
        </w:rPr>
        <w:t xml:space="preserve"> Nikkei Asia, The U.S. and China must avert a nuclear standoff, p. </w:t>
      </w:r>
      <w:hyperlink r:id="rId16">
        <w:r w:rsidRPr="0DD2F8AA">
          <w:rPr>
            <w:rStyle w:val="Hyperlink"/>
            <w:rFonts w:ascii="Times New Roman" w:eastAsia="Times New Roman" w:hAnsi="Times New Roman" w:cs="Times New Roman"/>
            <w:b/>
          </w:rPr>
          <w:t>https://asia.nikkei.com/opinion/the-u.s.-and-china-must-avert-a-nuclear-standoff</w:t>
        </w:r>
      </w:hyperlink>
      <w:r w:rsidRPr="0DD2F8AA">
        <w:rPr>
          <w:rFonts w:ascii="Times New Roman" w:eastAsia="Times New Roman" w:hAnsi="Times New Roman" w:cs="Times New Roman"/>
          <w:color w:val="000000" w:themeColor="text1"/>
        </w:rPr>
        <w:t>, &lt;accessed, 8-16-25&gt; ADA-215</w:t>
      </w:r>
    </w:p>
    <w:p w14:paraId="3EB33A48" w14:textId="77777777" w:rsidR="005E42D3" w:rsidRDefault="005E42D3" w:rsidP="005E42D3">
      <w:pPr>
        <w:rPr>
          <w:rFonts w:ascii="Times New Roman" w:eastAsia="Times New Roman" w:hAnsi="Times New Roman" w:cs="Times New Roman"/>
          <w:color w:val="000000" w:themeColor="text1"/>
        </w:rPr>
      </w:pPr>
      <w:r w:rsidRPr="0DD2F8AA">
        <w:rPr>
          <w:rStyle w:val="Emphasis"/>
          <w:rFonts w:ascii="Times New Roman" w:eastAsia="Times New Roman" w:hAnsi="Times New Roman" w:cs="Times New Roman"/>
          <w:bCs/>
          <w:color w:val="000000" w:themeColor="text1"/>
          <w:highlight w:val="yellow"/>
        </w:rPr>
        <w:t>Could a flare-up over Taiwan, or</w:t>
      </w:r>
      <w:r w:rsidRPr="0DD2F8AA">
        <w:rPr>
          <w:rStyle w:val="Emphasis"/>
          <w:rFonts w:ascii="Times New Roman" w:eastAsia="Times New Roman" w:hAnsi="Times New Roman" w:cs="Times New Roman"/>
          <w:bCs/>
          <w:color w:val="000000" w:themeColor="text1"/>
        </w:rPr>
        <w:t xml:space="preserve"> even </w:t>
      </w:r>
      <w:r w:rsidRPr="0DD2F8AA">
        <w:rPr>
          <w:rStyle w:val="Emphasis"/>
          <w:rFonts w:ascii="Times New Roman" w:eastAsia="Times New Roman" w:hAnsi="Times New Roman" w:cs="Times New Roman"/>
          <w:bCs/>
          <w:color w:val="000000" w:themeColor="text1"/>
          <w:highlight w:val="yellow"/>
        </w:rPr>
        <w:t>some</w:t>
      </w:r>
      <w:r w:rsidRPr="0DD2F8AA">
        <w:rPr>
          <w:rStyle w:val="Emphasis"/>
          <w:rFonts w:ascii="Times New Roman" w:eastAsia="Times New Roman" w:hAnsi="Times New Roman" w:cs="Times New Roman"/>
          <w:bCs/>
          <w:color w:val="000000" w:themeColor="text1"/>
        </w:rPr>
        <w:t xml:space="preserve"> </w:t>
      </w:r>
      <w:r w:rsidRPr="0DD2F8AA">
        <w:rPr>
          <w:rStyle w:val="Emphasis"/>
          <w:rFonts w:ascii="Times New Roman" w:eastAsia="Times New Roman" w:hAnsi="Times New Roman" w:cs="Times New Roman"/>
          <w:bCs/>
          <w:color w:val="000000" w:themeColor="text1"/>
          <w:highlight w:val="yellow"/>
        </w:rPr>
        <w:t>disputed reef in the S</w:t>
      </w:r>
      <w:r w:rsidRPr="0DD2F8AA">
        <w:rPr>
          <w:rStyle w:val="Emphasis"/>
          <w:rFonts w:ascii="Times New Roman" w:eastAsia="Times New Roman" w:hAnsi="Times New Roman" w:cs="Times New Roman"/>
          <w:bCs/>
          <w:color w:val="000000" w:themeColor="text1"/>
        </w:rPr>
        <w:t xml:space="preserve">outh </w:t>
      </w:r>
      <w:r w:rsidRPr="0DD2F8AA">
        <w:rPr>
          <w:rStyle w:val="Emphasis"/>
          <w:rFonts w:ascii="Times New Roman" w:eastAsia="Times New Roman" w:hAnsi="Times New Roman" w:cs="Times New Roman"/>
          <w:bCs/>
          <w:color w:val="000000" w:themeColor="text1"/>
          <w:highlight w:val="yellow"/>
        </w:rPr>
        <w:t>C</w:t>
      </w:r>
      <w:r w:rsidRPr="0DD2F8AA">
        <w:rPr>
          <w:rStyle w:val="Emphasis"/>
          <w:rFonts w:ascii="Times New Roman" w:eastAsia="Times New Roman" w:hAnsi="Times New Roman" w:cs="Times New Roman"/>
          <w:bCs/>
          <w:color w:val="000000" w:themeColor="text1"/>
        </w:rPr>
        <w:t xml:space="preserve">hina </w:t>
      </w:r>
      <w:r w:rsidRPr="0DD2F8AA">
        <w:rPr>
          <w:rStyle w:val="Emphasis"/>
          <w:rFonts w:ascii="Times New Roman" w:eastAsia="Times New Roman" w:hAnsi="Times New Roman" w:cs="Times New Roman"/>
          <w:bCs/>
          <w:color w:val="000000" w:themeColor="text1"/>
          <w:highlight w:val="yellow"/>
        </w:rPr>
        <w:t>S</w:t>
      </w:r>
      <w:r w:rsidRPr="0DD2F8AA">
        <w:rPr>
          <w:rStyle w:val="Emphasis"/>
          <w:rFonts w:ascii="Times New Roman" w:eastAsia="Times New Roman" w:hAnsi="Times New Roman" w:cs="Times New Roman"/>
          <w:bCs/>
          <w:color w:val="000000" w:themeColor="text1"/>
        </w:rPr>
        <w:t xml:space="preserve">ea, </w:t>
      </w:r>
      <w:r w:rsidRPr="0DD2F8AA">
        <w:rPr>
          <w:rStyle w:val="Emphasis"/>
          <w:rFonts w:ascii="Times New Roman" w:eastAsia="Times New Roman" w:hAnsi="Times New Roman" w:cs="Times New Roman"/>
          <w:bCs/>
          <w:color w:val="000000" w:themeColor="text1"/>
          <w:highlight w:val="yellow"/>
        </w:rPr>
        <w:t>escalate into a nuclear war?</w:t>
      </w:r>
      <w:r w:rsidRPr="0DD2F8AA">
        <w:rPr>
          <w:rStyle w:val="Emphasis"/>
          <w:rFonts w:ascii="Times New Roman" w:eastAsia="Times New Roman" w:hAnsi="Times New Roman" w:cs="Times New Roman"/>
          <w:bCs/>
          <w:color w:val="000000" w:themeColor="text1"/>
        </w:rPr>
        <w:t xml:space="preserve"> </w:t>
      </w:r>
      <w:r w:rsidRPr="0DD2F8AA">
        <w:rPr>
          <w:rFonts w:ascii="Times New Roman" w:eastAsia="Times New Roman" w:hAnsi="Times New Roman" w:cs="Times New Roman"/>
          <w:color w:val="000000" w:themeColor="text1"/>
          <w:sz w:val="16"/>
          <w:szCs w:val="16"/>
        </w:rPr>
        <w:t xml:space="preserve">Unfortunately, </w:t>
      </w:r>
      <w:r w:rsidRPr="0DD2F8AA">
        <w:rPr>
          <w:rStyle w:val="Emphasis"/>
          <w:rFonts w:ascii="Times New Roman" w:eastAsia="Times New Roman" w:hAnsi="Times New Roman" w:cs="Times New Roman"/>
          <w:bCs/>
          <w:color w:val="000000" w:themeColor="text1"/>
          <w:highlight w:val="yellow"/>
        </w:rPr>
        <w:t>the answer is yes</w:t>
      </w:r>
      <w:r w:rsidRPr="0DD2F8AA">
        <w:rPr>
          <w:rFonts w:ascii="Times New Roman" w:eastAsia="Times New Roman" w:hAnsi="Times New Roman" w:cs="Times New Roman"/>
          <w:color w:val="000000" w:themeColor="text1"/>
          <w:sz w:val="16"/>
          <w:szCs w:val="16"/>
          <w:highlight w:val="yellow"/>
        </w:rPr>
        <w:t xml:space="preserve">, </w:t>
      </w:r>
      <w:r w:rsidRPr="0DD2F8AA">
        <w:rPr>
          <w:rStyle w:val="Emphasis"/>
          <w:rFonts w:ascii="Times New Roman" w:eastAsia="Times New Roman" w:hAnsi="Times New Roman" w:cs="Times New Roman"/>
          <w:bCs/>
          <w:color w:val="000000" w:themeColor="text1"/>
          <w:highlight w:val="yellow"/>
        </w:rPr>
        <w:t>and the prospects</w:t>
      </w:r>
      <w:r w:rsidRPr="0DD2F8AA">
        <w:rPr>
          <w:rStyle w:val="Emphasis"/>
          <w:rFonts w:ascii="Times New Roman" w:eastAsia="Times New Roman" w:hAnsi="Times New Roman" w:cs="Times New Roman"/>
          <w:bCs/>
          <w:color w:val="000000" w:themeColor="text1"/>
        </w:rPr>
        <w:t xml:space="preserve"> </w:t>
      </w:r>
      <w:r w:rsidRPr="0DD2F8AA">
        <w:rPr>
          <w:rStyle w:val="Emphasis"/>
          <w:rFonts w:ascii="Times New Roman" w:eastAsia="Times New Roman" w:hAnsi="Times New Roman" w:cs="Times New Roman"/>
          <w:bCs/>
          <w:color w:val="000000" w:themeColor="text1"/>
          <w:highlight w:val="yellow"/>
        </w:rPr>
        <w:t>for</w:t>
      </w:r>
      <w:r w:rsidRPr="0DD2F8AA">
        <w:rPr>
          <w:rStyle w:val="Emphasis"/>
          <w:rFonts w:ascii="Times New Roman" w:eastAsia="Times New Roman" w:hAnsi="Times New Roman" w:cs="Times New Roman"/>
          <w:bCs/>
          <w:color w:val="000000" w:themeColor="text1"/>
        </w:rPr>
        <w:t xml:space="preserve"> </w:t>
      </w:r>
      <w:r w:rsidRPr="0DD2F8AA">
        <w:rPr>
          <w:rFonts w:ascii="Times New Roman" w:eastAsia="Times New Roman" w:hAnsi="Times New Roman" w:cs="Times New Roman"/>
          <w:color w:val="000000" w:themeColor="text1"/>
        </w:rPr>
        <w:t>such a</w:t>
      </w:r>
      <w:r w:rsidRPr="0DD2F8AA">
        <w:rPr>
          <w:rStyle w:val="Emphasis"/>
          <w:rFonts w:ascii="Times New Roman" w:eastAsia="Times New Roman" w:hAnsi="Times New Roman" w:cs="Times New Roman"/>
          <w:bCs/>
          <w:color w:val="000000" w:themeColor="text1"/>
        </w:rPr>
        <w:t xml:space="preserve"> </w:t>
      </w:r>
      <w:r w:rsidRPr="0DD2F8AA">
        <w:rPr>
          <w:rStyle w:val="Emphasis"/>
          <w:rFonts w:ascii="Times New Roman" w:eastAsia="Times New Roman" w:hAnsi="Times New Roman" w:cs="Times New Roman"/>
          <w:bCs/>
          <w:color w:val="000000" w:themeColor="text1"/>
          <w:highlight w:val="yellow"/>
        </w:rPr>
        <w:t>war are increasing</w:t>
      </w:r>
      <w:r w:rsidRPr="0DD2F8AA">
        <w:rPr>
          <w:rFonts w:ascii="Times New Roman" w:eastAsia="Times New Roman" w:hAnsi="Times New Roman" w:cs="Times New Roman"/>
          <w:color w:val="000000" w:themeColor="text1"/>
          <w:sz w:val="16"/>
          <w:szCs w:val="16"/>
        </w:rPr>
        <w:t xml:space="preserve">. China’s regional ambitions and its rapid nuclear weapons buildup are partly to blame. But so are myriad U.S. foreign policy and defense signals. The U.S. Department of Defense's annual report on Chinese military power, which came out back in December, says that the Chinese already had 600 operational nuclear warheads and are "on track to exceed previous projections." China is busy filling out 320 new silos, including with multi-megaton intercontinental ballistic missiles. Chinese navy submarines are apparently capable of hitting American targets from launch "bastions" off the China coast. Most troubling is that China is likely developing "low-yield weapons" so that it has options in a limited nuclear war. </w:t>
      </w:r>
      <w:r w:rsidRPr="0DD2F8AA">
        <w:rPr>
          <w:rStyle w:val="Emphasis"/>
          <w:rFonts w:ascii="Times New Roman" w:eastAsia="Times New Roman" w:hAnsi="Times New Roman" w:cs="Times New Roman"/>
          <w:bCs/>
          <w:color w:val="000000" w:themeColor="text1"/>
        </w:rPr>
        <w:t>During a</w:t>
      </w:r>
      <w:r w:rsidRPr="0DD2F8AA">
        <w:rPr>
          <w:rFonts w:ascii="Times New Roman" w:eastAsia="Times New Roman" w:hAnsi="Times New Roman" w:cs="Times New Roman"/>
          <w:color w:val="000000" w:themeColor="text1"/>
          <w:sz w:val="16"/>
          <w:szCs w:val="16"/>
        </w:rPr>
        <w:t xml:space="preserve"> </w:t>
      </w:r>
      <w:r w:rsidRPr="0DD2F8AA">
        <w:rPr>
          <w:rStyle w:val="Emphasis"/>
          <w:rFonts w:ascii="Times New Roman" w:eastAsia="Times New Roman" w:hAnsi="Times New Roman" w:cs="Times New Roman"/>
          <w:bCs/>
          <w:color w:val="000000" w:themeColor="text1"/>
        </w:rPr>
        <w:t xml:space="preserve">trip to China in 2023, </w:t>
      </w:r>
      <w:r w:rsidRPr="0DD2F8AA">
        <w:rPr>
          <w:rStyle w:val="Emphasis"/>
          <w:rFonts w:ascii="Times New Roman" w:eastAsia="Times New Roman" w:hAnsi="Times New Roman" w:cs="Times New Roman"/>
          <w:bCs/>
          <w:color w:val="000000" w:themeColor="text1"/>
          <w:highlight w:val="yellow"/>
        </w:rPr>
        <w:t>I asked a group of Chinese nuclear strategists if Beijing was studying "limited nuclear war," and they</w:t>
      </w:r>
      <w:r w:rsidRPr="0DD2F8AA">
        <w:rPr>
          <w:rStyle w:val="Emphasis"/>
          <w:rFonts w:ascii="Times New Roman" w:eastAsia="Times New Roman" w:hAnsi="Times New Roman" w:cs="Times New Roman"/>
          <w:bCs/>
          <w:color w:val="000000" w:themeColor="text1"/>
        </w:rPr>
        <w:t xml:space="preserve"> </w:t>
      </w:r>
      <w:r w:rsidRPr="0DD2F8AA">
        <w:rPr>
          <w:rStyle w:val="Emphasis"/>
          <w:rFonts w:ascii="Times New Roman" w:eastAsia="Times New Roman" w:hAnsi="Times New Roman" w:cs="Times New Roman"/>
          <w:bCs/>
          <w:color w:val="000000" w:themeColor="text1"/>
          <w:highlight w:val="yellow"/>
        </w:rPr>
        <w:t>answered</w:t>
      </w:r>
      <w:r w:rsidRPr="0DD2F8AA">
        <w:rPr>
          <w:rStyle w:val="Emphasis"/>
          <w:rFonts w:ascii="Times New Roman" w:eastAsia="Times New Roman" w:hAnsi="Times New Roman" w:cs="Times New Roman"/>
          <w:bCs/>
          <w:color w:val="000000" w:themeColor="text1"/>
        </w:rPr>
        <w:t xml:space="preserve"> with surprising candor </w:t>
      </w:r>
      <w:r w:rsidRPr="0DD2F8AA">
        <w:rPr>
          <w:rStyle w:val="Emphasis"/>
          <w:rFonts w:ascii="Times New Roman" w:eastAsia="Times New Roman" w:hAnsi="Times New Roman" w:cs="Times New Roman"/>
          <w:bCs/>
          <w:color w:val="000000" w:themeColor="text1"/>
          <w:highlight w:val="yellow"/>
        </w:rPr>
        <w:t>in the affirmative</w:t>
      </w:r>
      <w:r w:rsidRPr="0DD2F8AA">
        <w:rPr>
          <w:rStyle w:val="Emphasis"/>
          <w:rFonts w:ascii="Times New Roman" w:eastAsia="Times New Roman" w:hAnsi="Times New Roman" w:cs="Times New Roman"/>
          <w:bCs/>
          <w:color w:val="000000" w:themeColor="text1"/>
        </w:rPr>
        <w:t>.</w:t>
      </w:r>
      <w:r w:rsidRPr="0DD2F8AA">
        <w:rPr>
          <w:rFonts w:ascii="Times New Roman" w:eastAsia="Times New Roman" w:hAnsi="Times New Roman" w:cs="Times New Roman"/>
          <w:color w:val="000000" w:themeColor="text1"/>
          <w:sz w:val="16"/>
          <w:szCs w:val="16"/>
        </w:rPr>
        <w:t xml:space="preserve"> When asked why, they answered, "You Americans are talking about it, so we must study it too." Given all the ink spilled in Washington over the putative "China threat" over the last two decades, it's not surprising that </w:t>
      </w:r>
      <w:r w:rsidRPr="0DD2F8AA">
        <w:rPr>
          <w:rStyle w:val="Emphasis"/>
          <w:rFonts w:ascii="Times New Roman" w:eastAsia="Times New Roman" w:hAnsi="Times New Roman" w:cs="Times New Roman"/>
          <w:bCs/>
          <w:color w:val="000000" w:themeColor="text1"/>
        </w:rPr>
        <w:t>China is determined to build up its nuclear arsenal. Chinese strategists certainly took notice when the novel "2034" was published a few years ago by</w:t>
      </w:r>
      <w:r w:rsidRPr="0DD2F8AA">
        <w:rPr>
          <w:rFonts w:ascii="Times New Roman" w:eastAsia="Times New Roman" w:hAnsi="Times New Roman" w:cs="Times New Roman"/>
          <w:color w:val="000000" w:themeColor="text1"/>
          <w:sz w:val="16"/>
          <w:szCs w:val="16"/>
        </w:rPr>
        <w:t xml:space="preserve"> </w:t>
      </w:r>
      <w:r w:rsidRPr="0DD2F8AA">
        <w:rPr>
          <w:rStyle w:val="Emphasis"/>
          <w:rFonts w:ascii="Times New Roman" w:eastAsia="Times New Roman" w:hAnsi="Times New Roman" w:cs="Times New Roman"/>
          <w:bCs/>
          <w:color w:val="000000" w:themeColor="text1"/>
        </w:rPr>
        <w:t>an influential retired U.S. military leader</w:t>
      </w:r>
      <w:r w:rsidRPr="0DD2F8AA">
        <w:rPr>
          <w:rFonts w:ascii="Times New Roman" w:eastAsia="Times New Roman" w:hAnsi="Times New Roman" w:cs="Times New Roman"/>
          <w:color w:val="000000" w:themeColor="text1"/>
          <w:sz w:val="16"/>
          <w:szCs w:val="16"/>
        </w:rPr>
        <w:t xml:space="preserve"> </w:t>
      </w:r>
      <w:r w:rsidRPr="0DD2F8AA">
        <w:rPr>
          <w:rStyle w:val="Emphasis"/>
          <w:rFonts w:ascii="Times New Roman" w:eastAsia="Times New Roman" w:hAnsi="Times New Roman" w:cs="Times New Roman"/>
          <w:bCs/>
          <w:color w:val="000000" w:themeColor="text1"/>
        </w:rPr>
        <w:t>that depicts a U.S.-China war that ends with a nuclear exchange</w:t>
      </w:r>
      <w:r w:rsidRPr="0DD2F8AA">
        <w:rPr>
          <w:rFonts w:ascii="Times New Roman" w:eastAsia="Times New Roman" w:hAnsi="Times New Roman" w:cs="Times New Roman"/>
          <w:color w:val="000000" w:themeColor="text1"/>
          <w:sz w:val="16"/>
          <w:szCs w:val="16"/>
        </w:rPr>
        <w:t xml:space="preserve">. A leading Chinese nuclear strategist, Hu Gaochen, wrote an influential article in 2021, explaining that Beijing needs to counter Washington's "strategic opportunism" by undertaking a substantial nuclear forces buildup. Unfortunately, equally grave and perhaps even more bellicose signals have been issuing from Washington in the last few years. In a 2023 report for the Atlantic Council, political scientist Matthew Kroenig stated that due to growing Chinese conventional superiority across the Taiwan Strait, "the United States might choose to use nuclear weapons against the Chinese invasion force." In the same piece, </w:t>
      </w:r>
      <w:proofErr w:type="spellStart"/>
      <w:r w:rsidRPr="0DD2F8AA">
        <w:rPr>
          <w:rFonts w:ascii="Times New Roman" w:eastAsia="Times New Roman" w:hAnsi="Times New Roman" w:cs="Times New Roman"/>
          <w:color w:val="000000" w:themeColor="text1"/>
          <w:sz w:val="16"/>
          <w:szCs w:val="16"/>
        </w:rPr>
        <w:t>Kroenig</w:t>
      </w:r>
      <w:proofErr w:type="spellEnd"/>
      <w:r w:rsidRPr="0DD2F8AA">
        <w:rPr>
          <w:rFonts w:ascii="Times New Roman" w:eastAsia="Times New Roman" w:hAnsi="Times New Roman" w:cs="Times New Roman"/>
          <w:color w:val="000000" w:themeColor="text1"/>
          <w:sz w:val="16"/>
          <w:szCs w:val="16"/>
        </w:rPr>
        <w:t xml:space="preserve"> called for "formally extending the U.S. nuclear umbrella over Taiwan" and even suggested the U.S. might have to target parts of Taiwan itself with nuclear weapons in the event of a conflict. Another report from the same Washington think tank made the newly fashionable case for the need to prepare for nuclear war in the Taiwan Strait. Notably, this analysis was careful to suggest that China was more likely to resort to nuclear first use in a Taiwan scenario "if China's leadership believes there is a marked asymmetry of stakes favoring China." Putting aside the reality that the Chinese care more about Taiwan than Americans ever will, the author, </w:t>
      </w:r>
      <w:r w:rsidRPr="0DD2F8AA">
        <w:rPr>
          <w:rStyle w:val="Emphasis"/>
          <w:rFonts w:ascii="Times New Roman" w:eastAsia="Times New Roman" w:hAnsi="Times New Roman" w:cs="Times New Roman"/>
          <w:bCs/>
          <w:color w:val="000000" w:themeColor="text1"/>
        </w:rPr>
        <w:t xml:space="preserve">Greg </w:t>
      </w:r>
      <w:r w:rsidRPr="0DD2F8AA">
        <w:rPr>
          <w:rStyle w:val="Emphasis"/>
          <w:rFonts w:ascii="Times New Roman" w:eastAsia="Times New Roman" w:hAnsi="Times New Roman" w:cs="Times New Roman"/>
          <w:bCs/>
          <w:color w:val="000000" w:themeColor="text1"/>
          <w:highlight w:val="yellow"/>
        </w:rPr>
        <w:t xml:space="preserve">Weaver, former </w:t>
      </w:r>
      <w:r w:rsidRPr="0DD2F8AA">
        <w:rPr>
          <w:rStyle w:val="Emphasis"/>
          <w:rFonts w:ascii="Times New Roman" w:eastAsia="Times New Roman" w:hAnsi="Times New Roman" w:cs="Times New Roman"/>
          <w:bCs/>
          <w:color w:val="000000" w:themeColor="text1"/>
        </w:rPr>
        <w:t>principal</w:t>
      </w:r>
      <w:r w:rsidRPr="0DD2F8AA">
        <w:rPr>
          <w:rStyle w:val="Emphasis"/>
          <w:rFonts w:ascii="Times New Roman" w:eastAsia="Times New Roman" w:hAnsi="Times New Roman" w:cs="Times New Roman"/>
          <w:bCs/>
          <w:color w:val="000000" w:themeColor="text1"/>
          <w:highlight w:val="yellow"/>
        </w:rPr>
        <w:t xml:space="preserve"> adviser to the Joint Chiefs on nuclear strategy</w:t>
      </w:r>
      <w:r w:rsidRPr="0DD2F8AA">
        <w:rPr>
          <w:rStyle w:val="Emphasis"/>
          <w:rFonts w:ascii="Times New Roman" w:eastAsia="Times New Roman" w:hAnsi="Times New Roman" w:cs="Times New Roman"/>
          <w:bCs/>
          <w:color w:val="000000" w:themeColor="text1"/>
        </w:rPr>
        <w:t xml:space="preserve"> issues,</w:t>
      </w:r>
      <w:r w:rsidRPr="0DD2F8AA">
        <w:rPr>
          <w:rFonts w:ascii="Times New Roman" w:eastAsia="Times New Roman" w:hAnsi="Times New Roman" w:cs="Times New Roman"/>
          <w:color w:val="000000" w:themeColor="text1"/>
          <w:sz w:val="16"/>
          <w:szCs w:val="16"/>
        </w:rPr>
        <w:t xml:space="preserve"> brazenly </w:t>
      </w:r>
      <w:r w:rsidRPr="0DD2F8AA">
        <w:rPr>
          <w:rStyle w:val="Emphasis"/>
          <w:rFonts w:ascii="Times New Roman" w:eastAsia="Times New Roman" w:hAnsi="Times New Roman" w:cs="Times New Roman"/>
          <w:bCs/>
          <w:color w:val="000000" w:themeColor="text1"/>
          <w:highlight w:val="yellow"/>
        </w:rPr>
        <w:t>asserts</w:t>
      </w:r>
      <w:r w:rsidRPr="0DD2F8AA">
        <w:rPr>
          <w:rStyle w:val="Emphasis"/>
          <w:rFonts w:ascii="Times New Roman" w:eastAsia="Times New Roman" w:hAnsi="Times New Roman" w:cs="Times New Roman"/>
          <w:bCs/>
          <w:color w:val="000000" w:themeColor="text1"/>
        </w:rPr>
        <w:t>:</w:t>
      </w:r>
      <w:r w:rsidRPr="0DD2F8AA">
        <w:rPr>
          <w:rFonts w:ascii="Times New Roman" w:eastAsia="Times New Roman" w:hAnsi="Times New Roman" w:cs="Times New Roman"/>
          <w:color w:val="000000" w:themeColor="text1"/>
          <w:sz w:val="16"/>
          <w:szCs w:val="16"/>
        </w:rPr>
        <w:t xml:space="preserve"> "Taiwan is not Ukraine. ... </w:t>
      </w:r>
      <w:r w:rsidRPr="0DD2F8AA">
        <w:rPr>
          <w:rStyle w:val="Emphasis"/>
          <w:rFonts w:ascii="Times New Roman" w:eastAsia="Times New Roman" w:hAnsi="Times New Roman" w:cs="Times New Roman"/>
          <w:bCs/>
          <w:color w:val="000000" w:themeColor="text1"/>
          <w:highlight w:val="yellow"/>
        </w:rPr>
        <w:t>The U.S. and allied stake in</w:t>
      </w:r>
      <w:r w:rsidRPr="0DD2F8AA">
        <w:rPr>
          <w:rStyle w:val="Emphasis"/>
          <w:rFonts w:ascii="Times New Roman" w:eastAsia="Times New Roman" w:hAnsi="Times New Roman" w:cs="Times New Roman"/>
          <w:bCs/>
          <w:color w:val="000000" w:themeColor="text1"/>
        </w:rPr>
        <w:t xml:space="preserve"> the outcome of </w:t>
      </w:r>
      <w:r w:rsidRPr="0DD2F8AA">
        <w:rPr>
          <w:rStyle w:val="Emphasis"/>
          <w:rFonts w:ascii="Times New Roman" w:eastAsia="Times New Roman" w:hAnsi="Times New Roman" w:cs="Times New Roman"/>
          <w:bCs/>
          <w:color w:val="000000" w:themeColor="text1"/>
          <w:highlight w:val="yellow"/>
        </w:rPr>
        <w:t>a Taiwan conflict is high enough for them to risk nuclear escalation</w:t>
      </w:r>
      <w:r w:rsidRPr="0DD2F8AA">
        <w:rPr>
          <w:rStyle w:val="Emphasis"/>
          <w:rFonts w:ascii="Times New Roman" w:eastAsia="Times New Roman" w:hAnsi="Times New Roman" w:cs="Times New Roman"/>
          <w:bCs/>
          <w:color w:val="000000" w:themeColor="text1"/>
        </w:rPr>
        <w:t xml:space="preserve"> and high enough to persevere through limited nuclear exchanges</w:t>
      </w:r>
      <w:r w:rsidRPr="0DD2F8AA">
        <w:rPr>
          <w:rFonts w:ascii="Times New Roman" w:eastAsia="Times New Roman" w:hAnsi="Times New Roman" w:cs="Times New Roman"/>
          <w:color w:val="000000" w:themeColor="text1"/>
          <w:sz w:val="16"/>
          <w:szCs w:val="16"/>
        </w:rPr>
        <w:t xml:space="preserve">." </w:t>
      </w:r>
      <w:r w:rsidRPr="0DD2F8AA">
        <w:rPr>
          <w:rStyle w:val="Emphasis"/>
          <w:rFonts w:ascii="Times New Roman" w:eastAsia="Times New Roman" w:hAnsi="Times New Roman" w:cs="Times New Roman"/>
          <w:bCs/>
          <w:color w:val="000000" w:themeColor="text1"/>
        </w:rPr>
        <w:t xml:space="preserve">Weaver says that </w:t>
      </w:r>
      <w:r w:rsidRPr="0DD2F8AA">
        <w:rPr>
          <w:rStyle w:val="Emphasis"/>
          <w:rFonts w:ascii="Times New Roman" w:eastAsia="Times New Roman" w:hAnsi="Times New Roman" w:cs="Times New Roman"/>
          <w:bCs/>
          <w:color w:val="000000" w:themeColor="text1"/>
          <w:highlight w:val="yellow"/>
        </w:rPr>
        <w:t>Chinese landing forces could</w:t>
      </w:r>
      <w:r w:rsidRPr="0DD2F8AA">
        <w:rPr>
          <w:rStyle w:val="Emphasis"/>
          <w:rFonts w:ascii="Times New Roman" w:eastAsia="Times New Roman" w:hAnsi="Times New Roman" w:cs="Times New Roman"/>
          <w:bCs/>
          <w:color w:val="000000" w:themeColor="text1"/>
        </w:rPr>
        <w:t xml:space="preserve"> </w:t>
      </w:r>
      <w:r w:rsidRPr="0DD2F8AA">
        <w:rPr>
          <w:rStyle w:val="Emphasis"/>
          <w:rFonts w:ascii="Times New Roman" w:eastAsia="Times New Roman" w:hAnsi="Times New Roman" w:cs="Times New Roman"/>
          <w:bCs/>
          <w:color w:val="000000" w:themeColor="text1"/>
          <w:highlight w:val="yellow"/>
        </w:rPr>
        <w:t>form</w:t>
      </w:r>
      <w:r w:rsidRPr="0DD2F8AA">
        <w:rPr>
          <w:rStyle w:val="Emphasis"/>
          <w:rFonts w:ascii="Times New Roman" w:eastAsia="Times New Roman" w:hAnsi="Times New Roman" w:cs="Times New Roman"/>
          <w:bCs/>
          <w:color w:val="000000" w:themeColor="text1"/>
        </w:rPr>
        <w:t xml:space="preserve"> </w:t>
      </w:r>
      <w:r w:rsidRPr="0DD2F8AA">
        <w:rPr>
          <w:rStyle w:val="Emphasis"/>
          <w:rFonts w:ascii="Times New Roman" w:eastAsia="Times New Roman" w:hAnsi="Times New Roman" w:cs="Times New Roman"/>
          <w:bCs/>
          <w:color w:val="000000" w:themeColor="text1"/>
          <w:highlight w:val="yellow"/>
        </w:rPr>
        <w:t>"the</w:t>
      </w:r>
      <w:r w:rsidRPr="0DD2F8AA">
        <w:rPr>
          <w:rStyle w:val="Emphasis"/>
          <w:rFonts w:ascii="Times New Roman" w:eastAsia="Times New Roman" w:hAnsi="Times New Roman" w:cs="Times New Roman"/>
          <w:bCs/>
          <w:color w:val="000000" w:themeColor="text1"/>
        </w:rPr>
        <w:t xml:space="preserve"> best possible conventional force </w:t>
      </w:r>
      <w:r w:rsidRPr="0DD2F8AA">
        <w:rPr>
          <w:rStyle w:val="Emphasis"/>
          <w:rFonts w:ascii="Times New Roman" w:eastAsia="Times New Roman" w:hAnsi="Times New Roman" w:cs="Times New Roman"/>
          <w:bCs/>
          <w:color w:val="000000" w:themeColor="text1"/>
          <w:highlight w:val="yellow"/>
        </w:rPr>
        <w:t>target for nuclear attack" and seems all too oblivious to the escalation risks of such a step.</w:t>
      </w:r>
    </w:p>
    <w:p w14:paraId="7CCFB757" w14:textId="77777777" w:rsidR="005E42D3" w:rsidRPr="00407603" w:rsidRDefault="005E42D3" w:rsidP="005E42D3">
      <w:pPr>
        <w:pStyle w:val="Heading1"/>
      </w:pPr>
      <w:r>
        <w:t>Automation DA</w:t>
      </w:r>
    </w:p>
    <w:p w14:paraId="47B986FB" w14:textId="77777777" w:rsidR="005E42D3" w:rsidRDefault="005E42D3" w:rsidP="005E42D3">
      <w:pPr>
        <w:pStyle w:val="Heading4"/>
      </w:pPr>
      <w:r>
        <w:t xml:space="preserve">Uniqueness: Status quo labor stresses are driving a shift to automation now </w:t>
      </w:r>
    </w:p>
    <w:p w14:paraId="337C271F" w14:textId="77777777" w:rsidR="005E42D3" w:rsidRDefault="005E42D3" w:rsidP="005E42D3">
      <w:r w:rsidRPr="00641D3F">
        <w:rPr>
          <w:rStyle w:val="Style13ptBold"/>
        </w:rPr>
        <w:t>Sustainability Directory,</w:t>
      </w:r>
      <w:r w:rsidRPr="00B27C0D">
        <w:rPr>
          <w:rStyle w:val="Style13ptBold"/>
        </w:rPr>
        <w:t xml:space="preserve"> 2025</w:t>
      </w:r>
      <w:r>
        <w:t xml:space="preserve"> </w:t>
      </w:r>
      <w:r w:rsidRPr="00641D3F">
        <w:t xml:space="preserve"> </w:t>
      </w:r>
      <w:r>
        <w:t xml:space="preserve">(March 24, 2025, </w:t>
      </w:r>
      <w:r w:rsidRPr="00641D3F">
        <w:t xml:space="preserve">"The Future of Farm Labor in Automated Agriculture → Scenario", Prism → Sustainability Directory, </w:t>
      </w:r>
      <w:hyperlink r:id="rId17">
        <w:r w:rsidRPr="203F5A30">
          <w:rPr>
            <w:rStyle w:val="Hyperlink"/>
          </w:rPr>
          <w:t>https://prism.sustainability-directory.com/scenario/the-future-of-farm-labor-in-automated-agriculture/</w:t>
        </w:r>
      </w:hyperlink>
      <w:r>
        <w:t xml:space="preserve">, </w:t>
      </w:r>
      <w:proofErr w:type="spellStart"/>
      <w:r>
        <w:t>DoA</w:t>
      </w:r>
      <w:proofErr w:type="spellEnd"/>
      <w:r>
        <w:t xml:space="preserve"> 9/3/2025, DVOG) ADA-386</w:t>
      </w:r>
    </w:p>
    <w:p w14:paraId="3CF5A53B" w14:textId="77777777" w:rsidR="005E42D3" w:rsidRDefault="005E42D3" w:rsidP="005E42D3">
      <w:r>
        <w:t xml:space="preserve">The trajectory of </w:t>
      </w:r>
      <w:r w:rsidRPr="59C94727">
        <w:rPr>
          <w:b/>
          <w:bCs/>
          <w:highlight w:val="green"/>
          <w:u w:val="single"/>
        </w:rPr>
        <w:t>farm labor stands at a critical juncture, influenced</w:t>
      </w:r>
      <w:r w:rsidRPr="59C94727">
        <w:rPr>
          <w:b/>
          <w:bCs/>
          <w:u w:val="single"/>
        </w:rPr>
        <w:t xml:space="preserve"> profoundly </w:t>
      </w:r>
      <w:r w:rsidRPr="59C94727">
        <w:rPr>
          <w:b/>
          <w:bCs/>
          <w:highlight w:val="green"/>
          <w:u w:val="single"/>
        </w:rPr>
        <w:t>by</w:t>
      </w:r>
      <w:r w:rsidRPr="59C94727">
        <w:rPr>
          <w:b/>
          <w:bCs/>
          <w:u w:val="single"/>
        </w:rPr>
        <w:t xml:space="preserve"> the </w:t>
      </w:r>
      <w:proofErr w:type="spellStart"/>
      <w:r w:rsidRPr="59C94727">
        <w:rPr>
          <w:b/>
          <w:bCs/>
          <w:u w:val="single"/>
        </w:rPr>
        <w:t>relentlessn</w:t>
      </w:r>
      <w:proofErr w:type="spellEnd"/>
      <w:r w:rsidRPr="59C94727">
        <w:rPr>
          <w:b/>
          <w:bCs/>
          <w:u w:val="single"/>
        </w:rPr>
        <w:t xml:space="preserve"> march of </w:t>
      </w:r>
      <w:r w:rsidRPr="59C94727">
        <w:rPr>
          <w:b/>
          <w:bCs/>
          <w:highlight w:val="green"/>
          <w:u w:val="single"/>
        </w:rPr>
        <w:t>automation</w:t>
      </w:r>
      <w:r>
        <w:t xml:space="preserve"> in agriculture. For millennia, human hands have tilled the soil, planted seeds, and harvested crops, forming the bedrock of food production. However, </w:t>
      </w:r>
      <w:r w:rsidRPr="59C94727">
        <w:rPr>
          <w:b/>
          <w:bCs/>
          <w:highlight w:val="green"/>
          <w:u w:val="single"/>
        </w:rPr>
        <w:t>the 21st century witnesses a</w:t>
      </w:r>
      <w:r w:rsidRPr="59C94727">
        <w:rPr>
          <w:b/>
          <w:bCs/>
          <w:u w:val="single"/>
        </w:rPr>
        <w:t xml:space="preserve"> significant shift, </w:t>
      </w:r>
      <w:r w:rsidRPr="59C94727">
        <w:rPr>
          <w:b/>
          <w:bCs/>
          <w:highlight w:val="green"/>
          <w:u w:val="single"/>
        </w:rPr>
        <w:t>driven by tech</w:t>
      </w:r>
      <w:r w:rsidRPr="59C94727">
        <w:rPr>
          <w:b/>
          <w:bCs/>
          <w:u w:val="single"/>
        </w:rPr>
        <w:t>nological advancements</w:t>
      </w:r>
      <w:r>
        <w:t xml:space="preserve"> promising to reshape this ancient practice.</w:t>
      </w:r>
    </w:p>
    <w:p w14:paraId="36D0A186" w14:textId="77777777" w:rsidR="005E42D3" w:rsidRDefault="005E42D3" w:rsidP="005E42D3">
      <w:r>
        <w:t>This transformation is not merely about efficiency gains; it presents a complex interplay of economic, social, and environmental factors that demand careful consideration, particularly through the lens of sustainability. The future of farm labor signifies the complex interplay of human capital, technological adoption, environmental stewardship, and economic viability within agricultural production systems</w:t>
      </w:r>
      <w:proofErr w:type="gramStart"/>
      <w:r>
        <w:t>. ,</w:t>
      </w:r>
      <w:proofErr w:type="gramEnd"/>
      <w:r>
        <w:t xml:space="preserve"> therefore, is inextricably linked to the adoption and integration of automated systems across the agricultural landscape.</w:t>
      </w:r>
    </w:p>
    <w:p w14:paraId="7CD16A64" w14:textId="77777777" w:rsidR="005E42D3" w:rsidRPr="00905DC7" w:rsidRDefault="005E42D3" w:rsidP="005E42D3">
      <w:pPr>
        <w:rPr>
          <w:b/>
          <w:bCs/>
          <w:u w:val="single"/>
        </w:rPr>
      </w:pPr>
      <w:r w:rsidRPr="009A3B64">
        <w:rPr>
          <w:b/>
          <w:bCs/>
          <w:highlight w:val="green"/>
          <w:u w:val="single"/>
        </w:rPr>
        <w:t>Automation in agriculture represents a profound shift</w:t>
      </w:r>
      <w:r w:rsidRPr="00905DC7">
        <w:rPr>
          <w:b/>
          <w:bCs/>
          <w:u w:val="single"/>
        </w:rPr>
        <w:t xml:space="preserve">, moving </w:t>
      </w:r>
      <w:r w:rsidRPr="009A3B64">
        <w:rPr>
          <w:b/>
          <w:bCs/>
          <w:highlight w:val="green"/>
          <w:u w:val="single"/>
        </w:rPr>
        <w:t>away from traditional</w:t>
      </w:r>
      <w:r w:rsidRPr="00905DC7">
        <w:rPr>
          <w:b/>
          <w:bCs/>
          <w:u w:val="single"/>
        </w:rPr>
        <w:t xml:space="preserve"> labor-intensive </w:t>
      </w:r>
      <w:r w:rsidRPr="009A3B64">
        <w:rPr>
          <w:b/>
          <w:bCs/>
          <w:highlight w:val="green"/>
          <w:u w:val="single"/>
        </w:rPr>
        <w:t>practices towards tech</w:t>
      </w:r>
      <w:r w:rsidRPr="00905DC7">
        <w:rPr>
          <w:b/>
          <w:bCs/>
          <w:u w:val="single"/>
        </w:rPr>
        <w:t>nology-driven systems.</w:t>
      </w:r>
    </w:p>
    <w:p w14:paraId="08EB80EF" w14:textId="77777777" w:rsidR="005E42D3" w:rsidRDefault="005E42D3" w:rsidP="005E42D3">
      <w:r>
        <w:t xml:space="preserve">Currently, </w:t>
      </w:r>
      <w:r w:rsidRPr="00DF40FB">
        <w:rPr>
          <w:b/>
          <w:bCs/>
          <w:u w:val="single"/>
        </w:rPr>
        <w:t xml:space="preserve">the </w:t>
      </w:r>
      <w:r w:rsidRPr="00C403AB">
        <w:rPr>
          <w:b/>
          <w:bCs/>
          <w:highlight w:val="green"/>
          <w:u w:val="single"/>
        </w:rPr>
        <w:t>ag</w:t>
      </w:r>
      <w:r w:rsidRPr="00DF40FB">
        <w:rPr>
          <w:b/>
          <w:bCs/>
          <w:u w:val="single"/>
        </w:rPr>
        <w:t xml:space="preserve">ricultural sector </w:t>
      </w:r>
      <w:r w:rsidRPr="00C403AB">
        <w:rPr>
          <w:b/>
          <w:bCs/>
          <w:highlight w:val="green"/>
          <w:u w:val="single"/>
        </w:rPr>
        <w:t>faces considerable challenges. Labor shortages are becoming</w:t>
      </w:r>
      <w:r w:rsidRPr="00DF40FB">
        <w:rPr>
          <w:b/>
          <w:bCs/>
          <w:u w:val="single"/>
        </w:rPr>
        <w:t xml:space="preserve"> increasingly </w:t>
      </w:r>
      <w:r w:rsidRPr="00C403AB">
        <w:rPr>
          <w:b/>
          <w:bCs/>
          <w:highlight w:val="green"/>
          <w:u w:val="single"/>
        </w:rPr>
        <w:t>acute</w:t>
      </w:r>
      <w:r>
        <w:t xml:space="preserve"> in many regions globally, driven by demographic shifts, the arduous nature of farm work, and often, unattractive wages and working conditions. Developed nations, in particular, struggle to attract and retain agricultural workers, leading to reliance on migrant labor, which itself is subject to complex geopolitical and ethical considerations.</w:t>
      </w:r>
    </w:p>
    <w:p w14:paraId="4DBDF504" w14:textId="77777777" w:rsidR="005E42D3" w:rsidRDefault="005E42D3" w:rsidP="005E42D3">
      <w:r>
        <w:t xml:space="preserve">Simultaneously, </w:t>
      </w:r>
      <w:r w:rsidRPr="00C403AB">
        <w:rPr>
          <w:b/>
          <w:bCs/>
          <w:highlight w:val="green"/>
          <w:u w:val="single"/>
        </w:rPr>
        <w:t>the demand for food is projected to surge</w:t>
      </w:r>
      <w:r w:rsidRPr="00DF40FB">
        <w:rPr>
          <w:b/>
          <w:bCs/>
          <w:u w:val="single"/>
        </w:rPr>
        <w:t xml:space="preserve"> to feed a growing global population, </w:t>
      </w:r>
      <w:r w:rsidRPr="00C403AB">
        <w:rPr>
          <w:b/>
          <w:bCs/>
          <w:highlight w:val="green"/>
          <w:u w:val="single"/>
        </w:rPr>
        <w:t>placing immense pressure on agricultural systems</w:t>
      </w:r>
      <w:r w:rsidRPr="00DF40FB">
        <w:rPr>
          <w:b/>
          <w:bCs/>
          <w:u w:val="single"/>
        </w:rPr>
        <w:t xml:space="preserve"> to enhance productivity and efficiency</w:t>
      </w:r>
      <w:r>
        <w:t>. These pressures are occurring against a backdrop of escalating environmental concerns, including climate change, water scarcity, and soil degradation, demanding more sustainable and resource-efficient farming practices.</w:t>
      </w:r>
    </w:p>
    <w:p w14:paraId="0B6D6A08" w14:textId="77777777" w:rsidR="005E42D3" w:rsidRPr="00A94BB4" w:rsidRDefault="005E42D3" w:rsidP="005E42D3">
      <w:pPr>
        <w:rPr>
          <w:b/>
          <w:bCs/>
          <w:u w:val="single"/>
        </w:rPr>
      </w:pPr>
      <w:r>
        <w:t xml:space="preserve">Data from the Food and Agriculture Organization (FAO) and various national agricultural surveys paint a clear picture. The average age of farmers is rising in many parts of the world, indicating a lack of new entrants into the profession. Simultaneously, </w:t>
      </w:r>
      <w:r w:rsidRPr="00AE6EAB">
        <w:rPr>
          <w:b/>
          <w:bCs/>
          <w:highlight w:val="green"/>
          <w:u w:val="single"/>
        </w:rPr>
        <w:t>the cost of labor</w:t>
      </w:r>
      <w:r w:rsidRPr="001151AB">
        <w:rPr>
          <w:b/>
          <w:bCs/>
          <w:u w:val="single"/>
        </w:rPr>
        <w:t xml:space="preserve"> as a percentage of farm operating expenses </w:t>
      </w:r>
      <w:r w:rsidRPr="00AE6EAB">
        <w:rPr>
          <w:b/>
          <w:bCs/>
          <w:highlight w:val="green"/>
          <w:u w:val="single"/>
        </w:rPr>
        <w:t>has been increasing, squeezing profit margins and incentivizing the search for labor-saving tech</w:t>
      </w:r>
      <w:r w:rsidRPr="001151AB">
        <w:rPr>
          <w:b/>
          <w:bCs/>
          <w:u w:val="single"/>
        </w:rPr>
        <w:t xml:space="preserve">nologies. </w:t>
      </w:r>
      <w:r w:rsidRPr="00AE6EAB">
        <w:rPr>
          <w:b/>
          <w:bCs/>
          <w:highlight w:val="green"/>
          <w:u w:val="single"/>
        </w:rPr>
        <w:t>Investment in</w:t>
      </w:r>
      <w:r w:rsidRPr="001151AB">
        <w:rPr>
          <w:b/>
          <w:bCs/>
          <w:u w:val="single"/>
        </w:rPr>
        <w:t xml:space="preserve"> agricultural technology, or </w:t>
      </w:r>
      <w:proofErr w:type="spellStart"/>
      <w:r w:rsidRPr="00AE6EAB">
        <w:rPr>
          <w:b/>
          <w:bCs/>
          <w:highlight w:val="green"/>
          <w:u w:val="single"/>
        </w:rPr>
        <w:t>agritech</w:t>
      </w:r>
      <w:proofErr w:type="spellEnd"/>
      <w:r w:rsidRPr="001151AB">
        <w:rPr>
          <w:b/>
          <w:bCs/>
          <w:u w:val="single"/>
        </w:rPr>
        <w:t xml:space="preserve">, </w:t>
      </w:r>
      <w:r w:rsidRPr="00AE6EAB">
        <w:rPr>
          <w:b/>
          <w:bCs/>
          <w:highlight w:val="green"/>
          <w:u w:val="single"/>
        </w:rPr>
        <w:t>has seen exponential growth</w:t>
      </w:r>
      <w:r w:rsidRPr="001151AB">
        <w:rPr>
          <w:b/>
          <w:bCs/>
          <w:u w:val="single"/>
        </w:rPr>
        <w:t xml:space="preserve"> in recent years</w:t>
      </w:r>
      <w:r>
        <w:t xml:space="preserve">, </w:t>
      </w:r>
      <w:r w:rsidRPr="00A94BB4">
        <w:rPr>
          <w:b/>
          <w:bCs/>
          <w:u w:val="single"/>
        </w:rPr>
        <w:t xml:space="preserve">with venture capital flowing into startups </w:t>
      </w:r>
      <w:r w:rsidRPr="00AE6EAB">
        <w:rPr>
          <w:b/>
          <w:bCs/>
          <w:highlight w:val="green"/>
          <w:u w:val="single"/>
        </w:rPr>
        <w:t>developing robots, drones, AI</w:t>
      </w:r>
      <w:r w:rsidRPr="00A94BB4">
        <w:rPr>
          <w:b/>
          <w:bCs/>
          <w:u w:val="single"/>
        </w:rPr>
        <w:t xml:space="preserve">-powered farm management systems, </w:t>
      </w:r>
      <w:r w:rsidRPr="00AE6EAB">
        <w:rPr>
          <w:b/>
          <w:bCs/>
          <w:highlight w:val="green"/>
          <w:u w:val="single"/>
        </w:rPr>
        <w:t>and precision ag</w:t>
      </w:r>
      <w:r w:rsidRPr="00A94BB4">
        <w:rPr>
          <w:b/>
          <w:bCs/>
          <w:u w:val="single"/>
        </w:rPr>
        <w:t xml:space="preserve">riculture </w:t>
      </w:r>
      <w:r w:rsidRPr="00AE6EAB">
        <w:rPr>
          <w:b/>
          <w:bCs/>
          <w:highlight w:val="green"/>
          <w:u w:val="single"/>
        </w:rPr>
        <w:t>tools</w:t>
      </w:r>
      <w:r w:rsidRPr="00A94BB4">
        <w:rPr>
          <w:b/>
          <w:bCs/>
          <w:u w:val="single"/>
        </w:rPr>
        <w:t>.</w:t>
      </w:r>
    </w:p>
    <w:p w14:paraId="7F8964A2" w14:textId="77777777" w:rsidR="005E42D3" w:rsidRDefault="005E42D3" w:rsidP="005E42D3">
      <w:r w:rsidRPr="00AE6EAB">
        <w:rPr>
          <w:b/>
          <w:bCs/>
          <w:highlight w:val="green"/>
          <w:u w:val="single"/>
        </w:rPr>
        <w:t>These technologies promise to address labor shortages, improve yields, reduce</w:t>
      </w:r>
      <w:r w:rsidRPr="001151AB">
        <w:rPr>
          <w:b/>
          <w:bCs/>
          <w:u w:val="single"/>
        </w:rPr>
        <w:t xml:space="preserve"> input </w:t>
      </w:r>
      <w:r w:rsidRPr="00AE6EAB">
        <w:rPr>
          <w:b/>
          <w:bCs/>
          <w:highlight w:val="green"/>
          <w:u w:val="single"/>
        </w:rPr>
        <w:t>costs</w:t>
      </w:r>
      <w:r w:rsidRPr="001151AB">
        <w:rPr>
          <w:b/>
          <w:bCs/>
          <w:u w:val="single"/>
        </w:rPr>
        <w:t xml:space="preserve"> (water, fertilizers, pesticides), </w:t>
      </w:r>
      <w:r w:rsidRPr="00AE6EAB">
        <w:rPr>
          <w:b/>
          <w:bCs/>
          <w:highlight w:val="green"/>
          <w:u w:val="single"/>
        </w:rPr>
        <w:t>and enhance</w:t>
      </w:r>
      <w:r w:rsidRPr="001151AB">
        <w:rPr>
          <w:b/>
          <w:bCs/>
          <w:u w:val="single"/>
        </w:rPr>
        <w:t xml:space="preserve"> the overall </w:t>
      </w:r>
      <w:r w:rsidRPr="00AE6EAB">
        <w:rPr>
          <w:b/>
          <w:bCs/>
          <w:highlight w:val="green"/>
          <w:u w:val="single"/>
        </w:rPr>
        <w:t>sustainability</w:t>
      </w:r>
      <w:r w:rsidRPr="001151AB">
        <w:rPr>
          <w:b/>
          <w:bCs/>
          <w:u w:val="single"/>
        </w:rPr>
        <w:t xml:space="preserve"> of agricultural production. </w:t>
      </w:r>
      <w:r>
        <w:t>The transition, however, is not without its complexities and potential pitfalls.</w:t>
      </w:r>
    </w:p>
    <w:p w14:paraId="54E68FBD" w14:textId="77777777" w:rsidR="005E42D3" w:rsidRPr="00B11B3A" w:rsidRDefault="005E42D3" w:rsidP="005E42D3"/>
    <w:p w14:paraId="2C252D4A" w14:textId="77777777" w:rsidR="005E42D3" w:rsidRDefault="005E42D3" w:rsidP="005E42D3">
      <w:pPr>
        <w:pStyle w:val="Heading4"/>
      </w:pPr>
      <w:r>
        <w:t>Link: Strong collective bargaining weakens automation</w:t>
      </w:r>
    </w:p>
    <w:p w14:paraId="29472B61" w14:textId="77777777" w:rsidR="005E42D3" w:rsidRDefault="005E42D3" w:rsidP="005E42D3">
      <w:r w:rsidRPr="203F5A30">
        <w:rPr>
          <w:rStyle w:val="Style13ptBold"/>
        </w:rPr>
        <w:t xml:space="preserve">Langham, 2024 </w:t>
      </w:r>
      <w:r>
        <w:t xml:space="preserve">(Pamela Langham, 11-21-2024, "AI and Robotics: Unions and Employers Tackle AI and Robotics in the Workplace", No Publication, </w:t>
      </w:r>
      <w:hyperlink r:id="rId18">
        <w:r w:rsidRPr="203F5A30">
          <w:rPr>
            <w:rStyle w:val="Hyperlink"/>
          </w:rPr>
          <w:t>https://www.msba.org/site/site/content/News-and-Publications/News/General-News/AI_and_Robotics_Unions_and_Employers_Tackle_AI_and_Robotics_in_the_Workplace.aspx</w:t>
        </w:r>
      </w:hyperlink>
      <w:r>
        <w:t xml:space="preserve">, </w:t>
      </w:r>
      <w:proofErr w:type="spellStart"/>
      <w:r>
        <w:t>DoA</w:t>
      </w:r>
      <w:proofErr w:type="spellEnd"/>
      <w:r>
        <w:t xml:space="preserve"> 9/3/2025, DVOG) ADA-387</w:t>
      </w:r>
    </w:p>
    <w:p w14:paraId="2A57E442" w14:textId="77777777" w:rsidR="005E42D3" w:rsidRDefault="005E42D3" w:rsidP="005E42D3">
      <w:r>
        <w:t xml:space="preserve">Legal professionals in employment are confronting </w:t>
      </w:r>
      <w:r w:rsidRPr="00F24651">
        <w:rPr>
          <w:b/>
          <w:bCs/>
          <w:u w:val="single"/>
        </w:rPr>
        <w:t xml:space="preserve">multiple issues and </w:t>
      </w:r>
      <w:r w:rsidRPr="004F64B5">
        <w:rPr>
          <w:b/>
          <w:bCs/>
          <w:highlight w:val="green"/>
          <w:u w:val="single"/>
        </w:rPr>
        <w:t>challenges in applying</w:t>
      </w:r>
      <w:r w:rsidRPr="00F24651">
        <w:rPr>
          <w:b/>
          <w:bCs/>
          <w:u w:val="single"/>
        </w:rPr>
        <w:t xml:space="preserve"> traditional </w:t>
      </w:r>
      <w:r w:rsidRPr="004F64B5">
        <w:rPr>
          <w:b/>
          <w:bCs/>
          <w:highlight w:val="green"/>
          <w:u w:val="single"/>
        </w:rPr>
        <w:t>labor law</w:t>
      </w:r>
      <w:r w:rsidRPr="00F24651">
        <w:rPr>
          <w:b/>
          <w:bCs/>
          <w:u w:val="single"/>
        </w:rPr>
        <w:t xml:space="preserve"> frameworks </w:t>
      </w:r>
      <w:r w:rsidRPr="004F64B5">
        <w:rPr>
          <w:b/>
          <w:bCs/>
          <w:highlight w:val="green"/>
          <w:u w:val="single"/>
        </w:rPr>
        <w:t>to AI and robotics</w:t>
      </w:r>
      <w:r>
        <w:t xml:space="preserve">, which can perform complex tasks traditionally reserved for human workers. </w:t>
      </w:r>
      <w:r w:rsidRPr="00F24651">
        <w:rPr>
          <w:b/>
          <w:bCs/>
          <w:u w:val="single"/>
        </w:rPr>
        <w:t xml:space="preserve">Recent </w:t>
      </w:r>
      <w:r w:rsidRPr="004F64B5">
        <w:rPr>
          <w:b/>
          <w:bCs/>
          <w:highlight w:val="green"/>
          <w:u w:val="single"/>
        </w:rPr>
        <w:t>collective bargaining agreements</w:t>
      </w:r>
      <w:r w:rsidRPr="00F24651">
        <w:rPr>
          <w:b/>
          <w:bCs/>
          <w:u w:val="single"/>
        </w:rPr>
        <w:t xml:space="preserve"> provide real-world examples of significant </w:t>
      </w:r>
      <w:r w:rsidRPr="004F64B5">
        <w:rPr>
          <w:b/>
          <w:bCs/>
          <w:highlight w:val="green"/>
          <w:u w:val="single"/>
        </w:rPr>
        <w:t>attempt</w:t>
      </w:r>
      <w:r w:rsidRPr="00F24651">
        <w:rPr>
          <w:b/>
          <w:bCs/>
          <w:u w:val="single"/>
        </w:rPr>
        <w:t xml:space="preserve">s </w:t>
      </w:r>
      <w:r w:rsidRPr="004F64B5">
        <w:rPr>
          <w:b/>
          <w:bCs/>
          <w:highlight w:val="green"/>
          <w:u w:val="single"/>
        </w:rPr>
        <w:t>to</w:t>
      </w:r>
      <w:r w:rsidRPr="00F24651">
        <w:rPr>
          <w:b/>
          <w:bCs/>
          <w:u w:val="single"/>
        </w:rPr>
        <w:t xml:space="preserve"> proactively </w:t>
      </w:r>
      <w:r w:rsidRPr="004F64B5">
        <w:rPr>
          <w:b/>
          <w:bCs/>
          <w:highlight w:val="green"/>
          <w:u w:val="single"/>
        </w:rPr>
        <w:t>address AI</w:t>
      </w:r>
      <w:r w:rsidRPr="00F24651">
        <w:rPr>
          <w:b/>
          <w:bCs/>
          <w:u w:val="single"/>
        </w:rPr>
        <w:t xml:space="preserve">’s potential to alter </w:t>
      </w:r>
      <w:r w:rsidRPr="004F64B5">
        <w:rPr>
          <w:b/>
          <w:bCs/>
          <w:highlight w:val="green"/>
          <w:u w:val="single"/>
        </w:rPr>
        <w:t>job classifications, worker protections, and compensation</w:t>
      </w:r>
      <w:r w:rsidRPr="00F24651">
        <w:rPr>
          <w:b/>
          <w:bCs/>
          <w:u w:val="single"/>
        </w:rPr>
        <w:t xml:space="preserve"> structures</w:t>
      </w:r>
      <w:r>
        <w:t>. Here are a few examples of how unions and employers have handled these technological advances:</w:t>
      </w:r>
    </w:p>
    <w:p w14:paraId="08DC7E6A" w14:textId="77777777" w:rsidR="005E42D3" w:rsidRDefault="005E42D3" w:rsidP="005E42D3">
      <w:r>
        <w:t xml:space="preserve">Writer’s Guild of America. </w:t>
      </w:r>
      <w:r w:rsidRPr="00F24651">
        <w:rPr>
          <w:b/>
          <w:bCs/>
          <w:u w:val="single"/>
        </w:rPr>
        <w:t xml:space="preserve">A new agreement provides several protections for writers. </w:t>
      </w:r>
      <w:r w:rsidRPr="004F64B5">
        <w:rPr>
          <w:b/>
          <w:bCs/>
          <w:highlight w:val="green"/>
          <w:u w:val="single"/>
        </w:rPr>
        <w:t>AI cannot be used to undermine a writer’s credit. Any material</w:t>
      </w:r>
      <w:r w:rsidRPr="00F24651">
        <w:rPr>
          <w:b/>
          <w:bCs/>
          <w:u w:val="single"/>
        </w:rPr>
        <w:t xml:space="preserve"> provided to a writer that was </w:t>
      </w:r>
      <w:r w:rsidRPr="004F64B5">
        <w:rPr>
          <w:b/>
          <w:bCs/>
          <w:highlight w:val="green"/>
          <w:u w:val="single"/>
        </w:rPr>
        <w:t>produced by AI must be disclosed</w:t>
      </w:r>
      <w:r w:rsidRPr="00F24651">
        <w:rPr>
          <w:b/>
          <w:bCs/>
          <w:u w:val="single"/>
        </w:rPr>
        <w:t>.</w:t>
      </w:r>
      <w:r>
        <w:t xml:space="preserve"> Writers are allowed to individually use AI tools if they </w:t>
      </w:r>
      <w:proofErr w:type="gramStart"/>
      <w:r>
        <w:t>choose, but</w:t>
      </w:r>
      <w:proofErr w:type="gramEnd"/>
      <w:r>
        <w:t xml:space="preserve"> cannot be ordered to use them. Additionally, there is a prohibition on assigning credit to AI tools. One unique term from the agreement is that an Oscar Award must be given to a human, not an AI tool.</w:t>
      </w:r>
    </w:p>
    <w:p w14:paraId="0DEA5219" w14:textId="77777777" w:rsidR="005E42D3" w:rsidRDefault="005E42D3" w:rsidP="005E42D3">
      <w:r>
        <w:t xml:space="preserve">Culinary Union in Las Vegas. In a recently negotiated agreement, </w:t>
      </w:r>
      <w:r w:rsidRPr="004F64B5">
        <w:rPr>
          <w:b/>
          <w:bCs/>
          <w:highlight w:val="green"/>
          <w:u w:val="single"/>
        </w:rPr>
        <w:t>casinos must notify the union before introducing</w:t>
      </w:r>
      <w:r w:rsidRPr="00F24651">
        <w:rPr>
          <w:b/>
          <w:bCs/>
          <w:u w:val="single"/>
        </w:rPr>
        <w:t xml:space="preserve"> or modifying new </w:t>
      </w:r>
      <w:r w:rsidRPr="004F64B5">
        <w:rPr>
          <w:b/>
          <w:bCs/>
          <w:highlight w:val="green"/>
          <w:u w:val="single"/>
        </w:rPr>
        <w:t>tech</w:t>
      </w:r>
      <w:r w:rsidRPr="00F24651">
        <w:rPr>
          <w:b/>
          <w:bCs/>
          <w:u w:val="single"/>
        </w:rPr>
        <w:t xml:space="preserve">nology, </w:t>
      </w:r>
      <w:r w:rsidRPr="004F64B5">
        <w:rPr>
          <w:b/>
          <w:bCs/>
          <w:highlight w:val="green"/>
          <w:u w:val="single"/>
        </w:rPr>
        <w:t>including AI and robotics. Casinos must bargain over any tech</w:t>
      </w:r>
      <w:r w:rsidRPr="00F24651">
        <w:rPr>
          <w:b/>
          <w:bCs/>
          <w:u w:val="single"/>
        </w:rPr>
        <w:t xml:space="preserve">nology used for tracking workers or monitoring their performance. </w:t>
      </w:r>
      <w:r w:rsidRPr="004F64B5">
        <w:rPr>
          <w:b/>
          <w:bCs/>
          <w:highlight w:val="green"/>
          <w:u w:val="single"/>
        </w:rPr>
        <w:t>Displaced workers receive protections such as pay, benefits</w:t>
      </w:r>
      <w:r w:rsidRPr="00F24651">
        <w:rPr>
          <w:b/>
          <w:bCs/>
          <w:u w:val="single"/>
        </w:rPr>
        <w:t>, and recall rights</w:t>
      </w:r>
      <w:r>
        <w:t xml:space="preserve">. </w:t>
      </w:r>
    </w:p>
    <w:p w14:paraId="715C3549" w14:textId="77777777" w:rsidR="005E42D3" w:rsidRPr="001208D9" w:rsidRDefault="005E42D3" w:rsidP="005E42D3">
      <w:pPr>
        <w:rPr>
          <w:b/>
          <w:bCs/>
          <w:u w:val="single"/>
        </w:rPr>
      </w:pPr>
      <w:r>
        <w:t xml:space="preserve">International Alliance of Theatrical Stage Employees (IATSE). </w:t>
      </w:r>
      <w:r w:rsidRPr="004F64B5">
        <w:rPr>
          <w:b/>
          <w:bCs/>
          <w:highlight w:val="green"/>
          <w:u w:val="single"/>
        </w:rPr>
        <w:t>The IATSE</w:t>
      </w:r>
      <w:r>
        <w:t xml:space="preserve"> was successful in balancing innovation and the workforce in 2023 when it </w:t>
      </w:r>
      <w:r w:rsidRPr="004F64B5">
        <w:rPr>
          <w:b/>
          <w:bCs/>
          <w:highlight w:val="green"/>
          <w:u w:val="single"/>
        </w:rPr>
        <w:t>created a Commission on</w:t>
      </w:r>
      <w:r w:rsidRPr="001208D9">
        <w:rPr>
          <w:b/>
          <w:bCs/>
          <w:u w:val="single"/>
        </w:rPr>
        <w:t xml:space="preserve"> Artificial Intelligence and issued Core Principles of </w:t>
      </w:r>
      <w:r w:rsidRPr="004F64B5">
        <w:rPr>
          <w:b/>
          <w:bCs/>
          <w:highlight w:val="green"/>
          <w:u w:val="single"/>
        </w:rPr>
        <w:t>AI</w:t>
      </w:r>
      <w:r w:rsidRPr="001208D9">
        <w:rPr>
          <w:b/>
          <w:bCs/>
          <w:u w:val="single"/>
        </w:rPr>
        <w:t xml:space="preserve"> and ML Technology (machine learning), </w:t>
      </w:r>
      <w:r w:rsidRPr="004F64B5">
        <w:rPr>
          <w:b/>
          <w:bCs/>
          <w:highlight w:val="green"/>
          <w:u w:val="single"/>
        </w:rPr>
        <w:t>focusing on ensuring the “fruits of increased productivity through AI are shared equitably among all stakeholders.”</w:t>
      </w:r>
    </w:p>
    <w:p w14:paraId="7975382A" w14:textId="77777777" w:rsidR="005E42D3" w:rsidRDefault="005E42D3" w:rsidP="005E42D3">
      <w:r>
        <w:t xml:space="preserve">AFL-CIO - Commissions and Partnerships. In 2021, </w:t>
      </w:r>
      <w:r w:rsidRPr="004F64B5">
        <w:rPr>
          <w:b/>
          <w:bCs/>
          <w:highlight w:val="green"/>
          <w:u w:val="single"/>
        </w:rPr>
        <w:t>the AFL-CIO created a Commission on the Future of Work and Unions and launched a Technology Institute to bring together unions, universities, think tanks, and other organizations.</w:t>
      </w:r>
      <w:r w:rsidRPr="001208D9">
        <w:rPr>
          <w:b/>
          <w:bCs/>
          <w:u w:val="single"/>
        </w:rPr>
        <w:t xml:space="preserve"> In 2023, the AFL-CIO formed a new partnership with Microsoft to focus on AI in the workplace</w:t>
      </w:r>
      <w:r>
        <w:t>, incorporating worker perspectives, and advocating for public policy on technology skills and the needs of frontline workers.</w:t>
      </w:r>
    </w:p>
    <w:p w14:paraId="20F88CD6" w14:textId="77777777" w:rsidR="005E42D3" w:rsidRPr="001208D9" w:rsidRDefault="005E42D3" w:rsidP="005E42D3">
      <w:pPr>
        <w:rPr>
          <w:b/>
          <w:bCs/>
          <w:u w:val="single"/>
        </w:rPr>
      </w:pPr>
      <w:r>
        <w:t xml:space="preserve">The International Longshoremen’s Association (ILA). </w:t>
      </w:r>
      <w:r w:rsidRPr="004F64B5">
        <w:rPr>
          <w:b/>
          <w:bCs/>
          <w:highlight w:val="green"/>
          <w:u w:val="single"/>
        </w:rPr>
        <w:t>The 2024 longshoreman’s strike</w:t>
      </w:r>
      <w:r>
        <w:t xml:space="preserve"> from October 1-3, 2024, involved 47,000 port workers. The strike </w:t>
      </w:r>
      <w:r w:rsidRPr="004F64B5">
        <w:rPr>
          <w:b/>
          <w:bCs/>
          <w:highlight w:val="green"/>
          <w:u w:val="single"/>
        </w:rPr>
        <w:t>was</w:t>
      </w:r>
      <w:r w:rsidRPr="001208D9">
        <w:rPr>
          <w:b/>
          <w:bCs/>
          <w:u w:val="single"/>
        </w:rPr>
        <w:t xml:space="preserve"> temporarily </w:t>
      </w:r>
      <w:r w:rsidRPr="004F64B5">
        <w:rPr>
          <w:b/>
          <w:bCs/>
          <w:highlight w:val="green"/>
          <w:u w:val="single"/>
        </w:rPr>
        <w:t>resolved with a 62% increase in wages</w:t>
      </w:r>
      <w:r>
        <w:t xml:space="preserve">, pending a new agreement by January 15, 2025.  </w:t>
      </w:r>
      <w:r w:rsidRPr="004F64B5">
        <w:rPr>
          <w:b/>
          <w:bCs/>
          <w:highlight w:val="green"/>
          <w:u w:val="single"/>
        </w:rPr>
        <w:t>The primary issue is that the ILA is fighting automation and seeks a collective bargaining agreement prohibiting it.</w:t>
      </w:r>
      <w:r w:rsidRPr="001208D9">
        <w:rPr>
          <w:b/>
          <w:bCs/>
          <w:u w:val="single"/>
        </w:rPr>
        <w:t xml:space="preserve"> </w:t>
      </w:r>
    </w:p>
    <w:p w14:paraId="7A3F9EAB" w14:textId="77777777" w:rsidR="005E42D3" w:rsidRDefault="005E42D3" w:rsidP="005E42D3">
      <w:r w:rsidRPr="004F64B5">
        <w:rPr>
          <w:b/>
          <w:bCs/>
          <w:highlight w:val="green"/>
          <w:u w:val="single"/>
        </w:rPr>
        <w:t>These collective bargaining agreements</w:t>
      </w:r>
      <w:r w:rsidRPr="002D4249">
        <w:rPr>
          <w:b/>
          <w:bCs/>
          <w:u w:val="single"/>
        </w:rPr>
        <w:t xml:space="preserve"> and actions </w:t>
      </w:r>
      <w:r w:rsidRPr="004F64B5">
        <w:rPr>
          <w:b/>
          <w:bCs/>
          <w:highlight w:val="green"/>
          <w:u w:val="single"/>
        </w:rPr>
        <w:t>illustrate organized labor’s responsive strategy to technological innovation and provide examples of how bargaining might</w:t>
      </w:r>
      <w:r w:rsidRPr="002D4249">
        <w:rPr>
          <w:b/>
          <w:bCs/>
          <w:u w:val="single"/>
        </w:rPr>
        <w:t xml:space="preserve"> preemptively </w:t>
      </w:r>
      <w:r w:rsidRPr="004F64B5">
        <w:rPr>
          <w:b/>
          <w:bCs/>
          <w:highlight w:val="green"/>
          <w:u w:val="single"/>
        </w:rPr>
        <w:t>manage the</w:t>
      </w:r>
      <w:r w:rsidRPr="002D4249">
        <w:rPr>
          <w:b/>
          <w:bCs/>
          <w:u w:val="single"/>
        </w:rPr>
        <w:t xml:space="preserve"> complex </w:t>
      </w:r>
      <w:r w:rsidRPr="004F64B5">
        <w:rPr>
          <w:b/>
          <w:bCs/>
          <w:highlight w:val="green"/>
          <w:u w:val="single"/>
        </w:rPr>
        <w:t>integration of AI and robots into the workplac</w:t>
      </w:r>
      <w:r w:rsidRPr="004F64B5">
        <w:rPr>
          <w:highlight w:val="green"/>
        </w:rPr>
        <w:t>e</w:t>
      </w:r>
      <w:r>
        <w:t>. In Maryland, private and public employees have a right to organize and bargain over wages and other employment conditions. They are also protected from unfair labor practices. These real-world examples may assist Maryland’s employers, employees, and lawyers in negotiating new bargaining agreements.</w:t>
      </w:r>
    </w:p>
    <w:p w14:paraId="75B6F769" w14:textId="77777777" w:rsidR="005E42D3" w:rsidRDefault="005E42D3" w:rsidP="005E42D3">
      <w:r>
        <w:t xml:space="preserve">In conclusion, as AI and robotics continue to transform the workplace, the collaboration between labor organizations and employers is crucial. </w:t>
      </w:r>
      <w:r w:rsidRPr="002D4249">
        <w:rPr>
          <w:b/>
          <w:bCs/>
          <w:u w:val="single"/>
        </w:rPr>
        <w:t xml:space="preserve">Through proactive collective bargaining agreements and strategic partnerships, </w:t>
      </w:r>
      <w:r w:rsidRPr="004F64B5">
        <w:rPr>
          <w:b/>
          <w:bCs/>
          <w:highlight w:val="green"/>
          <w:u w:val="single"/>
        </w:rPr>
        <w:t>unions are striving to ensure that technological advancements do not</w:t>
      </w:r>
      <w:r w:rsidRPr="002D4249">
        <w:rPr>
          <w:b/>
          <w:bCs/>
          <w:u w:val="single"/>
        </w:rPr>
        <w:t xml:space="preserve"> detrimentally </w:t>
      </w:r>
      <w:r w:rsidRPr="004F64B5">
        <w:rPr>
          <w:b/>
          <w:bCs/>
          <w:highlight w:val="green"/>
          <w:u w:val="single"/>
        </w:rPr>
        <w:t>affect worker rights and job security</w:t>
      </w:r>
      <w:r>
        <w:t>. Lawyers representing employers or unions may want to think about the different approaches already taken in this environment. Hopefully, by fostering dialogue and cooperation, both employers and labor organizations can navigate the existing or future complexities of these new technologies.</w:t>
      </w:r>
    </w:p>
    <w:p w14:paraId="073E6990" w14:textId="77777777" w:rsidR="005E42D3" w:rsidRDefault="005E42D3" w:rsidP="005E42D3"/>
    <w:p w14:paraId="00647AE1" w14:textId="77777777" w:rsidR="005E42D3" w:rsidRDefault="005E42D3" w:rsidP="005E42D3">
      <w:pPr>
        <w:pStyle w:val="Heading4"/>
      </w:pPr>
      <w:r>
        <w:t xml:space="preserve">Internal Link: Automation is the keystone to the tech race—losing dominance shifts the balance of power to China. </w:t>
      </w:r>
    </w:p>
    <w:p w14:paraId="29CABABE" w14:textId="77777777" w:rsidR="005E42D3" w:rsidRPr="002305E3" w:rsidRDefault="005E42D3" w:rsidP="005E42D3">
      <w:pPr>
        <w:rPr>
          <w:sz w:val="16"/>
        </w:rPr>
      </w:pPr>
      <w:r w:rsidRPr="002305E3">
        <w:rPr>
          <w:rStyle w:val="Style13ptBold"/>
        </w:rPr>
        <w:t>Atkinson 24</w:t>
      </w:r>
      <w:r>
        <w:t xml:space="preserve">  (Robert,</w:t>
      </w:r>
      <w:r w:rsidRPr="002305E3">
        <w:t xml:space="preserve"> president of the Information Technology and Innovation Foundation</w:t>
      </w:r>
      <w:r>
        <w:t>,</w:t>
      </w:r>
      <w:r w:rsidRPr="002305E3">
        <w:t xml:space="preserve"> </w:t>
      </w:r>
      <w:r w:rsidRPr="00843421">
        <w:t xml:space="preserve">9-16-2024, "China Is Rapidly Becoming a Leading Innovator in Advanced Industries", No Publication, </w:t>
      </w:r>
      <w:hyperlink r:id="rId19">
        <w:r w:rsidRPr="203F5A30">
          <w:rPr>
            <w:rStyle w:val="Hyperlink"/>
          </w:rPr>
          <w:t>https://itif.org/publications/2024/09/16/china-is-rapidly-becoming-a-leading-innovator-in-advanced-industries/</w:t>
        </w:r>
      </w:hyperlink>
      <w:r>
        <w:t xml:space="preserve"> </w:t>
      </w:r>
      <w:proofErr w:type="spellStart"/>
      <w:r>
        <w:t>DoA</w:t>
      </w:r>
      <w:proofErr w:type="spellEnd"/>
      <w:r>
        <w:t xml:space="preserve"> 9/3/2025, DVOG) ADA-388</w:t>
      </w:r>
    </w:p>
    <w:p w14:paraId="616ADCEB" w14:textId="77777777" w:rsidR="005E42D3" w:rsidRPr="001E4F00" w:rsidRDefault="005E42D3" w:rsidP="005E42D3">
      <w:pPr>
        <w:rPr>
          <w:ins w:id="0" w:author="Khan, Marzouq M" w:date="2025-10-11T15:57:00Z" w16du:dateUtc="2025-10-11T15:57:48Z"/>
        </w:rPr>
      </w:pPr>
      <w:r w:rsidRPr="09F30280">
        <w:rPr>
          <w:sz w:val="16"/>
          <w:szCs w:val="16"/>
        </w:rPr>
        <w:t xml:space="preserve">Perhaps </w:t>
      </w:r>
      <w:r w:rsidRPr="09F30280">
        <w:rPr>
          <w:b/>
          <w:bCs/>
          <w:highlight w:val="green"/>
          <w:u w:val="single"/>
        </w:rPr>
        <w:t xml:space="preserve">the most </w:t>
      </w:r>
      <w:r w:rsidRPr="09F30280">
        <w:rPr>
          <w:rStyle w:val="Emphasis"/>
          <w:highlight w:val="green"/>
        </w:rPr>
        <w:t>critical question</w:t>
      </w:r>
      <w:r w:rsidRPr="09F30280">
        <w:rPr>
          <w:sz w:val="16"/>
          <w:szCs w:val="16"/>
        </w:rPr>
        <w:t xml:space="preserve"> for the United States vis-à-vis China’s economic and technology challenge </w:t>
      </w:r>
      <w:r w:rsidRPr="09F30280">
        <w:rPr>
          <w:b/>
          <w:bCs/>
          <w:highlight w:val="green"/>
          <w:u w:val="single"/>
        </w:rPr>
        <w:t xml:space="preserve">is whether </w:t>
      </w:r>
      <w:r w:rsidRPr="09F30280">
        <w:rPr>
          <w:rStyle w:val="Emphasis"/>
          <w:highlight w:val="green"/>
        </w:rPr>
        <w:t>China</w:t>
      </w:r>
      <w:r w:rsidRPr="09F30280">
        <w:rPr>
          <w:b/>
          <w:bCs/>
          <w:highlight w:val="green"/>
          <w:u w:val="single"/>
        </w:rPr>
        <w:t xml:space="preserve"> can become a real </w:t>
      </w:r>
      <w:r w:rsidRPr="09F30280">
        <w:rPr>
          <w:rStyle w:val="Emphasis"/>
          <w:b w:val="0"/>
          <w:highlight w:val="green"/>
        </w:rPr>
        <w:t>i</w:t>
      </w:r>
      <w:r w:rsidRPr="09F30280">
        <w:rPr>
          <w:rStyle w:val="Emphasis"/>
          <w:highlight w:val="green"/>
        </w:rPr>
        <w:t>nnovator</w:t>
      </w:r>
      <w:r w:rsidRPr="09F30280">
        <w:rPr>
          <w:sz w:val="16"/>
          <w:szCs w:val="16"/>
          <w:highlight w:val="green"/>
        </w:rPr>
        <w:t>.</w:t>
      </w:r>
      <w:r w:rsidRPr="09F30280">
        <w:rPr>
          <w:sz w:val="16"/>
          <w:szCs w:val="16"/>
        </w:rPr>
        <w:t xml:space="preserve"> If China has difficulty becoming an innovator and remains largely a copier, then the threat to the United States and other allied technology economies is less. In this case, </w:t>
      </w:r>
      <w:r w:rsidRPr="09F30280">
        <w:rPr>
          <w:b/>
          <w:bCs/>
          <w:highlight w:val="green"/>
          <w:u w:val="single"/>
        </w:rPr>
        <w:t>as long as the</w:t>
      </w:r>
      <w:r w:rsidRPr="09F30280">
        <w:rPr>
          <w:highlight w:val="green"/>
          <w:u w:val="single"/>
        </w:rPr>
        <w:t xml:space="preserve"> </w:t>
      </w:r>
      <w:r w:rsidRPr="09F30280">
        <w:rPr>
          <w:rStyle w:val="Emphasis"/>
          <w:highlight w:val="green"/>
        </w:rPr>
        <w:t>U</w:t>
      </w:r>
      <w:r w:rsidRPr="09F30280">
        <w:rPr>
          <w:highlight w:val="green"/>
          <w:u w:val="single"/>
        </w:rPr>
        <w:t xml:space="preserve">nited </w:t>
      </w:r>
      <w:r w:rsidRPr="09F30280">
        <w:rPr>
          <w:rStyle w:val="Emphasis"/>
          <w:highlight w:val="green"/>
        </w:rPr>
        <w:t>S</w:t>
      </w:r>
      <w:r w:rsidRPr="09F30280">
        <w:rPr>
          <w:highlight w:val="green"/>
          <w:u w:val="single"/>
        </w:rPr>
        <w:t>tates</w:t>
      </w:r>
      <w:r w:rsidRPr="09F30280">
        <w:rPr>
          <w:u w:val="single"/>
        </w:rPr>
        <w:t xml:space="preserve"> </w:t>
      </w:r>
      <w:r w:rsidRPr="09F30280">
        <w:rPr>
          <w:sz w:val="16"/>
          <w:szCs w:val="16"/>
        </w:rPr>
        <w:t xml:space="preserve">(and allies) </w:t>
      </w:r>
      <w:proofErr w:type="spellStart"/>
      <w:r w:rsidRPr="09F30280">
        <w:rPr>
          <w:b/>
          <w:bCs/>
          <w:highlight w:val="green"/>
          <w:u w:val="single"/>
        </w:rPr>
        <w:t>can</w:t>
      </w:r>
      <w:ins w:id="1" w:author="Khan, Marzouq M" w:date="2025-10-11T15:57:00Z">
        <w:r w:rsidRPr="09F30280">
          <w:rPr>
            <w:b/>
            <w:bCs/>
            <w:highlight w:val="green"/>
            <w:u w:val="single"/>
          </w:rPr>
          <w:t>x</w:t>
        </w:r>
      </w:ins>
      <w:proofErr w:type="spellEnd"/>
    </w:p>
    <w:p w14:paraId="5BAA200D" w14:textId="77777777" w:rsidR="005E42D3" w:rsidRPr="001E4F00" w:rsidRDefault="005E42D3" w:rsidP="005E42D3">
      <w:r w:rsidRPr="09F30280">
        <w:rPr>
          <w:b/>
          <w:bCs/>
          <w:highlight w:val="green"/>
          <w:u w:val="single"/>
        </w:rPr>
        <w:t xml:space="preserve"> innovate at a</w:t>
      </w:r>
      <w:r w:rsidRPr="09F30280">
        <w:rPr>
          <w:highlight w:val="green"/>
          <w:u w:val="single"/>
        </w:rPr>
        <w:t xml:space="preserve"> </w:t>
      </w:r>
      <w:r w:rsidRPr="09F30280">
        <w:rPr>
          <w:rStyle w:val="Emphasis"/>
          <w:highlight w:val="green"/>
        </w:rPr>
        <w:t>robust-enough</w:t>
      </w:r>
      <w:r w:rsidRPr="09F30280">
        <w:rPr>
          <w:highlight w:val="green"/>
          <w:u w:val="single"/>
        </w:rPr>
        <w:t xml:space="preserve"> </w:t>
      </w:r>
      <w:r w:rsidRPr="09F30280">
        <w:rPr>
          <w:b/>
          <w:bCs/>
          <w:highlight w:val="green"/>
          <w:u w:val="single"/>
        </w:rPr>
        <w:t>rate</w:t>
      </w:r>
      <w:r w:rsidRPr="09F30280">
        <w:rPr>
          <w:b/>
          <w:bCs/>
          <w:sz w:val="16"/>
          <w:szCs w:val="16"/>
          <w:highlight w:val="green"/>
        </w:rPr>
        <w:t xml:space="preserve">, </w:t>
      </w:r>
      <w:r w:rsidRPr="09F30280">
        <w:rPr>
          <w:b/>
          <w:bCs/>
          <w:highlight w:val="green"/>
          <w:u w:val="single"/>
        </w:rPr>
        <w:t>they can</w:t>
      </w:r>
      <w:r w:rsidRPr="09F30280">
        <w:rPr>
          <w:sz w:val="16"/>
          <w:szCs w:val="16"/>
        </w:rPr>
        <w:t xml:space="preserve"> </w:t>
      </w:r>
      <w:r w:rsidRPr="09F30280">
        <w:rPr>
          <w:b/>
          <w:bCs/>
          <w:sz w:val="16"/>
          <w:szCs w:val="16"/>
          <w:u w:val="single"/>
        </w:rPr>
        <w:t xml:space="preserve">likely </w:t>
      </w:r>
      <w:r w:rsidRPr="09F30280">
        <w:rPr>
          <w:b/>
          <w:bCs/>
          <w:highlight w:val="green"/>
        </w:rPr>
        <w:t>maintain</w:t>
      </w:r>
      <w:r w:rsidRPr="09F30280">
        <w:rPr>
          <w:b/>
          <w:bCs/>
        </w:rPr>
        <w:t xml:space="preserve"> the</w:t>
      </w:r>
      <w:r w:rsidRPr="09F30280">
        <w:rPr>
          <w:u w:val="single"/>
        </w:rPr>
        <w:t xml:space="preserve"> </w:t>
      </w:r>
      <w:r w:rsidRPr="09F30280">
        <w:rPr>
          <w:rStyle w:val="Emphasis"/>
          <w:highlight w:val="green"/>
        </w:rPr>
        <w:t>lead</w:t>
      </w:r>
      <w:r w:rsidRPr="09F30280">
        <w:rPr>
          <w:highlight w:val="green"/>
          <w:u w:val="single"/>
        </w:rPr>
        <w:t xml:space="preserve"> </w:t>
      </w:r>
      <w:r w:rsidRPr="09F30280">
        <w:rPr>
          <w:b/>
          <w:bCs/>
          <w:highlight w:val="green"/>
          <w:u w:val="single"/>
        </w:rPr>
        <w:t>on</w:t>
      </w:r>
      <w:r w:rsidRPr="09F30280">
        <w:rPr>
          <w:highlight w:val="green"/>
          <w:u w:val="single"/>
        </w:rPr>
        <w:t xml:space="preserve"> </w:t>
      </w:r>
      <w:r w:rsidRPr="09F30280">
        <w:rPr>
          <w:rStyle w:val="Emphasis"/>
          <w:highlight w:val="green"/>
        </w:rPr>
        <w:t>advanced technologies</w:t>
      </w:r>
      <w:r w:rsidRPr="09F30280">
        <w:rPr>
          <w:sz w:val="16"/>
          <w:szCs w:val="16"/>
          <w:highlight w:val="green"/>
        </w:rPr>
        <w:t xml:space="preserve">, </w:t>
      </w:r>
      <w:r w:rsidRPr="09F30280">
        <w:rPr>
          <w:b/>
          <w:bCs/>
          <w:highlight w:val="green"/>
          <w:u w:val="single"/>
        </w:rPr>
        <w:t xml:space="preserve">even if </w:t>
      </w:r>
      <w:r w:rsidRPr="09F30280">
        <w:rPr>
          <w:rStyle w:val="Emphasis"/>
          <w:highlight w:val="green"/>
        </w:rPr>
        <w:t>China</w:t>
      </w:r>
      <w:r w:rsidRPr="09F30280">
        <w:rPr>
          <w:b/>
          <w:bCs/>
          <w:highlight w:val="green"/>
          <w:u w:val="single"/>
        </w:rPr>
        <w:t xml:space="preserve"> quickly copies</w:t>
      </w:r>
      <w:r w:rsidRPr="09F30280">
        <w:rPr>
          <w:b/>
          <w:bCs/>
          <w:u w:val="single"/>
        </w:rPr>
        <w:t xml:space="preserve"> foreign innovations</w:t>
      </w:r>
      <w:r w:rsidRPr="09F30280">
        <w:rPr>
          <w:sz w:val="16"/>
          <w:szCs w:val="16"/>
        </w:rPr>
        <w:t xml:space="preserve">. </w:t>
      </w:r>
      <w:r>
        <w:t>But if China can develop new-to-the-world innovations ahead of, or at the nearly the same time as, the United States and allied nations, its potential to</w:t>
      </w:r>
      <w:r w:rsidRPr="09F30280">
        <w:rPr>
          <w:sz w:val="16"/>
          <w:szCs w:val="16"/>
        </w:rPr>
        <w:t xml:space="preserve"> </w:t>
      </w:r>
      <w:r>
        <w:t>displace U.S. (and allied) technology-based companies and capabilities becomes much more likely, especially because China benefits from significant economies of scale and a government laser focused on global best-in-class science and technology policy for competitiveness.</w:t>
      </w:r>
    </w:p>
    <w:p w14:paraId="289C7627" w14:textId="77777777" w:rsidR="005E42D3" w:rsidRPr="001E4F00" w:rsidRDefault="005E42D3" w:rsidP="005E42D3">
      <w:r w:rsidRPr="001E4F00">
        <w:t xml:space="preserve">To date, this issue has been widely discussed, but, </w:t>
      </w:r>
      <w:proofErr w:type="gramStart"/>
      <w:r w:rsidRPr="001E4F00">
        <w:t>with the exception of</w:t>
      </w:r>
      <w:proofErr w:type="gramEnd"/>
      <w:r w:rsidRPr="001E4F00">
        <w:t xml:space="preserve"> analysis of a variety of </w:t>
      </w:r>
      <w:proofErr w:type="gramStart"/>
      <w:r w:rsidRPr="001E4F00">
        <w:t>innovation</w:t>
      </w:r>
      <w:proofErr w:type="gramEnd"/>
      <w:r w:rsidRPr="001E4F00">
        <w:t xml:space="preserve"> input indicators (e.g., research article citations, research and development (R&amp;D) personnel, patents, etc.), it has not been rigorously examined. To remedy that, the Information Technology and Innovation Foundation (ITIF), with the support of the Smith Richardson Foundation, has conducted an analysis of the extent to which Chinese companies are innovating and already possess the capabilities to be global innovation leaders.</w:t>
      </w:r>
    </w:p>
    <w:p w14:paraId="156D916F" w14:textId="77777777" w:rsidR="005E42D3" w:rsidRPr="009F6778" w:rsidRDefault="005E42D3" w:rsidP="005E42D3">
      <w:r w:rsidRPr="009F6778">
        <w:t xml:space="preserve">Overall, we find that, for the most part, </w:t>
      </w:r>
      <w:r w:rsidRPr="0031171E">
        <w:rPr>
          <w:b/>
          <w:bCs/>
          <w:highlight w:val="green"/>
          <w:u w:val="single"/>
        </w:rPr>
        <w:t>while Chinese firms and industries are not as innovative as the</w:t>
      </w:r>
      <w:r w:rsidRPr="009F6778">
        <w:rPr>
          <w:b/>
          <w:bCs/>
          <w:u w:val="single"/>
        </w:rPr>
        <w:t xml:space="preserve"> global leaders in </w:t>
      </w:r>
      <w:r w:rsidRPr="0031171E">
        <w:rPr>
          <w:b/>
          <w:bCs/>
          <w:highlight w:val="green"/>
          <w:u w:val="single"/>
        </w:rPr>
        <w:t>West</w:t>
      </w:r>
      <w:r w:rsidRPr="009F6778">
        <w:rPr>
          <w:b/>
          <w:bCs/>
          <w:u w:val="single"/>
        </w:rPr>
        <w:t>ern nations</w:t>
      </w:r>
      <w:r w:rsidRPr="009F6778">
        <w:t xml:space="preserve"> (defined as developed, democratic nations), </w:t>
      </w:r>
      <w:r w:rsidRPr="0031171E">
        <w:rPr>
          <w:b/>
          <w:bCs/>
          <w:highlight w:val="green"/>
          <w:u w:val="single"/>
        </w:rPr>
        <w:t>they are catching up</w:t>
      </w:r>
      <w:r w:rsidRPr="009F6778">
        <w:rPr>
          <w:b/>
          <w:bCs/>
          <w:u w:val="single"/>
        </w:rPr>
        <w:t xml:space="preserve">, in many cases </w:t>
      </w:r>
      <w:r w:rsidRPr="0031171E">
        <w:rPr>
          <w:b/>
          <w:bCs/>
          <w:highlight w:val="green"/>
          <w:u w:val="single"/>
        </w:rPr>
        <w:t>at an extremely rapid pace</w:t>
      </w:r>
      <w:r w:rsidRPr="009F6778">
        <w:t>—and the scale of their efforts is massive.1 As the China Institutes of Contemporary International Relations wrote somewhat modestly in 2021, “China still has a not insignificant gap to close with the United States in the fields of science and technology, but the [Chinese] growth rate is rapid and there is potential for development.”2 To use an analogy, it’s as if we were to look out at the ocean and see calm waves, but over the horizon is a tsunami of hundreds of strong, innovative, and lower-cost Chinese firms in dozens of industries seeking to grab global market share from established leaders.</w:t>
      </w:r>
    </w:p>
    <w:p w14:paraId="27710BF1" w14:textId="77777777" w:rsidR="005E42D3" w:rsidRPr="009F6778" w:rsidRDefault="005E42D3" w:rsidP="005E42D3">
      <w:r w:rsidRPr="009F6778">
        <w:t xml:space="preserve">These research findings suggest that </w:t>
      </w:r>
      <w:r w:rsidRPr="001E4F00">
        <w:rPr>
          <w:b/>
          <w:bCs/>
          <w:u w:val="single"/>
        </w:rPr>
        <w:t>it’s time to reject the often ideologically based view that “China can’t innovate.”</w:t>
      </w:r>
      <w:r w:rsidRPr="009F6778">
        <w:t xml:space="preserve"> While China is ruled by a communist party, China is not the Soviet Union, and its firms have considerable degrees of freedom to act, </w:t>
      </w:r>
      <w:proofErr w:type="gramStart"/>
      <w:r w:rsidRPr="009F6778">
        <w:t>as long as</w:t>
      </w:r>
      <w:proofErr w:type="gramEnd"/>
      <w:r w:rsidRPr="009F6778">
        <w:t xml:space="preserve"> they are working to achieve the goal of making China the world innovation leader. The reality is that China is much more akin to where the Asian Tigers (Hong Kong, South Korea, Singapore, and Taiwan) were 20 years ago, only in this case, China is not a tiger, but rather a fire-breathing dragon on government-provided steroids.</w:t>
      </w:r>
    </w:p>
    <w:p w14:paraId="36E3F45E" w14:textId="77777777" w:rsidR="005E42D3" w:rsidRPr="003145A9" w:rsidRDefault="005E42D3" w:rsidP="005E42D3">
      <w:pPr>
        <w:rPr>
          <w:sz w:val="16"/>
        </w:rPr>
      </w:pPr>
      <w:r w:rsidRPr="003145A9">
        <w:rPr>
          <w:sz w:val="16"/>
        </w:rPr>
        <w:t>Why This Matters</w:t>
      </w:r>
    </w:p>
    <w:p w14:paraId="62228F7D" w14:textId="77777777" w:rsidR="005E42D3" w:rsidRPr="00962C3E" w:rsidRDefault="005E42D3" w:rsidP="005E42D3">
      <w:r w:rsidRPr="0087739D">
        <w:rPr>
          <w:b/>
          <w:bCs/>
          <w:highlight w:val="green"/>
          <w:u w:val="single"/>
        </w:rPr>
        <w:t>China became the world’s manufacturing workshop</w:t>
      </w:r>
      <w:r w:rsidRPr="00962C3E">
        <w:rPr>
          <w:b/>
          <w:bCs/>
          <w:u w:val="single"/>
        </w:rPr>
        <w:t xml:space="preserve"> </w:t>
      </w:r>
      <w:proofErr w:type="gramStart"/>
      <w:r w:rsidRPr="00962C3E">
        <w:rPr>
          <w:b/>
          <w:bCs/>
          <w:u w:val="single"/>
        </w:rPr>
        <w:t>on the basis of</w:t>
      </w:r>
      <w:proofErr w:type="gramEnd"/>
      <w:r w:rsidRPr="00962C3E">
        <w:rPr>
          <w:b/>
          <w:bCs/>
          <w:u w:val="single"/>
        </w:rPr>
        <w:t xml:space="preserve"> a combination of low costs, a large and rapidly growing domestic market, and aggressive efforts to recruit foreign manufacturers</w:t>
      </w:r>
      <w:r w:rsidRPr="00962C3E">
        <w:t xml:space="preserve">. While that process led to considerable manufacturing decline in the United States, most of it (with the exception of consumer electronics) was in more traditional industries such as plastics, metals, textiles and apparel, toys, and furniture.3 While this was hard on the U.S. workers and communities that lost to China, </w:t>
      </w:r>
      <w:r w:rsidRPr="0087739D">
        <w:rPr>
          <w:b/>
          <w:bCs/>
          <w:highlight w:val="green"/>
          <w:u w:val="single"/>
        </w:rPr>
        <w:t>it did not mean a significant weakening of U.S. techno-economic strength and dual-use (civilian and military) capabilities</w:t>
      </w:r>
      <w:r w:rsidRPr="00D435F0">
        <w:rPr>
          <w:b/>
          <w:bCs/>
          <w:u w:val="single"/>
        </w:rPr>
        <w:t>,</w:t>
      </w:r>
      <w:r w:rsidRPr="00962C3E">
        <w:t xml:space="preserve"> particularly in U.S.-headquartered firms. And it certainly did not mean a high level of strategic dependency on China. </w:t>
      </w:r>
      <w:r w:rsidRPr="00D435F0">
        <w:rPr>
          <w:b/>
          <w:bCs/>
          <w:u w:val="single"/>
        </w:rPr>
        <w:t>If a conflict came, the worst that could happen would be no more McDonald’s Happy Meal toys.</w:t>
      </w:r>
    </w:p>
    <w:p w14:paraId="62E7AA57" w14:textId="77777777" w:rsidR="005E42D3" w:rsidRPr="00962C3E" w:rsidRDefault="005E42D3" w:rsidP="005E42D3">
      <w:r w:rsidRPr="00962C3E">
        <w:t xml:space="preserve">However, </w:t>
      </w:r>
      <w:r w:rsidRPr="00D435F0">
        <w:rPr>
          <w:b/>
          <w:bCs/>
          <w:u w:val="single"/>
        </w:rPr>
        <w:t xml:space="preserve">the last decade has shown that </w:t>
      </w:r>
      <w:r w:rsidRPr="0087739D">
        <w:rPr>
          <w:b/>
          <w:bCs/>
          <w:highlight w:val="green"/>
          <w:u w:val="single"/>
        </w:rPr>
        <w:t>China can be a globally competitive producer of tech</w:t>
      </w:r>
      <w:r w:rsidRPr="0087739D">
        <w:rPr>
          <w:b/>
          <w:bCs/>
          <w:u w:val="single"/>
        </w:rPr>
        <w:t>nologically complex goods</w:t>
      </w:r>
      <w:r w:rsidRPr="00D435F0">
        <w:rPr>
          <w:b/>
          <w:bCs/>
          <w:u w:val="single"/>
        </w:rPr>
        <w:t>,</w:t>
      </w:r>
      <w:r w:rsidRPr="00962C3E">
        <w:t xml:space="preserve"> such as telecom equipment, machine tools, computers, solar panels, high-speed rail, ships, drones, satellites, heavy equipment, and pharmaceuticals. In all these industries, China has gained significant global market share—and it is making rapid strides in emerging industries such as robotics, AI, quantum computing and biotech. Indeed, as ITIF’s Hamilton Index shows, China’s global share of advanced industries has grown dramatically over the last 25 years. (See figure 1.)</w:t>
      </w:r>
    </w:p>
    <w:p w14:paraId="6C7EB614" w14:textId="77777777" w:rsidR="005E42D3" w:rsidRPr="00962C3E" w:rsidRDefault="005E42D3" w:rsidP="005E42D3">
      <w:r w:rsidRPr="00962C3E">
        <w:t xml:space="preserve">In most of these industries, </w:t>
      </w:r>
      <w:r w:rsidRPr="0087739D">
        <w:rPr>
          <w:b/>
          <w:bCs/>
          <w:highlight w:val="green"/>
          <w:u w:val="single"/>
        </w:rPr>
        <w:t>China has been able to gain market share through</w:t>
      </w:r>
      <w:r w:rsidRPr="00D435F0">
        <w:rPr>
          <w:b/>
          <w:bCs/>
          <w:u w:val="single"/>
        </w:rPr>
        <w:t xml:space="preserve"> the advantages of scale economies in </w:t>
      </w:r>
      <w:r w:rsidRPr="0087739D">
        <w:rPr>
          <w:b/>
          <w:bCs/>
          <w:highlight w:val="green"/>
          <w:u w:val="single"/>
        </w:rPr>
        <w:t>its often-protected home market</w:t>
      </w:r>
      <w:r w:rsidRPr="00962C3E">
        <w:t>, combined with significant subsidies to Chinese firms. This is why, in 2020, in 7 of 10 advanced industries, China led in global production, with the United States leading in only 3. (See table 1.)</w:t>
      </w:r>
    </w:p>
    <w:p w14:paraId="541BFB60" w14:textId="77777777" w:rsidR="005E42D3" w:rsidRPr="00AC78DA" w:rsidRDefault="005E42D3" w:rsidP="005E42D3">
      <w:pPr>
        <w:rPr>
          <w:b/>
          <w:bCs/>
          <w:u w:val="single"/>
        </w:rPr>
      </w:pPr>
      <w:r w:rsidRPr="00962C3E">
        <w:t xml:space="preserve">On many measures, </w:t>
      </w:r>
      <w:r w:rsidRPr="0087739D">
        <w:rPr>
          <w:b/>
          <w:bCs/>
          <w:highlight w:val="green"/>
          <w:u w:val="single"/>
        </w:rPr>
        <w:t>China</w:t>
      </w:r>
      <w:r w:rsidRPr="00AC78DA">
        <w:rPr>
          <w:b/>
          <w:bCs/>
          <w:u w:val="single"/>
        </w:rPr>
        <w:t xml:space="preserve"> already leads the United States and </w:t>
      </w:r>
      <w:r w:rsidRPr="0087739D">
        <w:rPr>
          <w:b/>
          <w:bCs/>
          <w:highlight w:val="green"/>
          <w:u w:val="single"/>
        </w:rPr>
        <w:t>can be considered a co-equal economic superpower</w:t>
      </w:r>
      <w:r w:rsidRPr="00962C3E">
        <w:t xml:space="preserve">. </w:t>
      </w:r>
      <w:proofErr w:type="gramStart"/>
      <w:r w:rsidRPr="00962C3E">
        <w:t>It’s</w:t>
      </w:r>
      <w:proofErr w:type="gramEnd"/>
      <w:r w:rsidRPr="00962C3E">
        <w:t xml:space="preserve"> gross domestic product (GDP) is </w:t>
      </w:r>
      <w:proofErr w:type="gramStart"/>
      <w:r w:rsidRPr="00962C3E">
        <w:t>more or less equivalent</w:t>
      </w:r>
      <w:proofErr w:type="gramEnd"/>
      <w:r w:rsidRPr="00962C3E">
        <w:t xml:space="preserve">, it has significantly more exports, and its manufacturing sector is vastly larger. But with all that strength, </w:t>
      </w:r>
      <w:r w:rsidRPr="0087739D">
        <w:rPr>
          <w:b/>
          <w:bCs/>
          <w:highlight w:val="green"/>
          <w:u w:val="single"/>
        </w:rPr>
        <w:t>China still lacks two things: high productivity and the ability to outcompete innovative leaders.</w:t>
      </w:r>
    </w:p>
    <w:p w14:paraId="5087711C" w14:textId="77777777" w:rsidR="005E42D3" w:rsidRPr="00962C3E" w:rsidRDefault="005E42D3" w:rsidP="005E42D3">
      <w:r w:rsidRPr="00962C3E">
        <w:t xml:space="preserve">China’s productivity will no doubt continue to grow faster than the United States’ over the next three decades, probably at least until it gets to about 80 percent of U.S. levels. But that will come about almost entirely through domestic-serving industries (e.g., agriculture, utilities, logistics, business services, retail trade, finance, etc.) using more technology and getting more productive. When that happens, China’s GDP will easily be double if not triple that of the United States. </w:t>
      </w:r>
      <w:r w:rsidRPr="0087739D">
        <w:rPr>
          <w:b/>
          <w:bCs/>
          <w:highlight w:val="green"/>
          <w:u w:val="single"/>
        </w:rPr>
        <w:t>There is little the United States and allies can do to slow China’s productivity growth,</w:t>
      </w:r>
      <w:r w:rsidRPr="009C7A01">
        <w:rPr>
          <w:b/>
          <w:bCs/>
          <w:u w:val="single"/>
        </w:rPr>
        <w:t xml:space="preserve"> because, for the most part, that growth does not depend on any chokepoint technologies controlled by allied nations</w:t>
      </w:r>
      <w:r w:rsidRPr="00962C3E">
        <w:t>. Moreover, that growth could have some benefits for the United States and allied advanced industries not only by boosting Chinese demand but also by creating a vast Chinese middle class that may seek more democratic rights, as was the case in countries such as Japan, South Korea, and Taiwan.</w:t>
      </w:r>
    </w:p>
    <w:p w14:paraId="770B13D6" w14:textId="77777777" w:rsidR="005E42D3" w:rsidRPr="00962C3E" w:rsidRDefault="005E42D3" w:rsidP="005E42D3">
      <w:r w:rsidRPr="0087739D">
        <w:rPr>
          <w:b/>
          <w:bCs/>
          <w:highlight w:val="green"/>
          <w:u w:val="single"/>
        </w:rPr>
        <w:t>It is China’s progress on innovation that poses the more-significant challenge to the United States</w:t>
      </w:r>
      <w:r w:rsidRPr="00962C3E">
        <w:t xml:space="preserve"> and its democratic allies. To date, much of China’s growth has come from copying the leaders and producing products that, while not as high quality, are priced more competitively. This has helped China gain market share, particularly in less-developed countries where price is a more important differentiating factor. This is one reason why China has taken almost all the growth in these industries from nations outside the Organization for Economic Cooperation and Development (OECD). (See figure 2.)</w:t>
      </w:r>
    </w:p>
    <w:p w14:paraId="7F0502AF" w14:textId="77777777" w:rsidR="005E42D3" w:rsidRPr="00962C3E" w:rsidRDefault="005E42D3" w:rsidP="005E42D3">
      <w:r w:rsidRPr="00962C3E">
        <w:t xml:space="preserve">However, going forward, </w:t>
      </w:r>
      <w:r w:rsidRPr="0087739D">
        <w:rPr>
          <w:b/>
          <w:bCs/>
          <w:highlight w:val="green"/>
          <w:u w:val="single"/>
        </w:rPr>
        <w:t>if China can combine its cost advantage with an innovation advantage</w:t>
      </w:r>
      <w:r w:rsidRPr="009C7A01">
        <w:rPr>
          <w:b/>
          <w:bCs/>
          <w:u w:val="single"/>
        </w:rPr>
        <w:t xml:space="preserve">, or at least innovation parity, </w:t>
      </w:r>
      <w:r w:rsidRPr="0087739D">
        <w:rPr>
          <w:b/>
          <w:bCs/>
          <w:highlight w:val="green"/>
          <w:u w:val="single"/>
        </w:rPr>
        <w:t>the challenge</w:t>
      </w:r>
      <w:r w:rsidRPr="009C7A01">
        <w:rPr>
          <w:b/>
          <w:bCs/>
          <w:u w:val="single"/>
        </w:rPr>
        <w:t xml:space="preserve"> to innovative industries in Western nations </w:t>
      </w:r>
      <w:r w:rsidRPr="0087739D">
        <w:rPr>
          <w:b/>
          <w:bCs/>
          <w:highlight w:val="green"/>
          <w:u w:val="single"/>
        </w:rPr>
        <w:t>will become much more significant</w:t>
      </w:r>
      <w:r w:rsidRPr="00962C3E">
        <w:t xml:space="preserve">. As such, a key question for these nations is </w:t>
      </w:r>
      <w:r w:rsidRPr="0087739D">
        <w:rPr>
          <w:b/>
          <w:bCs/>
          <w:highlight w:val="green"/>
          <w:u w:val="single"/>
        </w:rPr>
        <w:t>to what extent China has become or will soon become an innovation leader</w:t>
      </w:r>
      <w:r w:rsidRPr="009C7A01">
        <w:rPr>
          <w:b/>
          <w:bCs/>
          <w:u w:val="single"/>
        </w:rPr>
        <w:t xml:space="preserve">, or at least on par with innovation leaders. </w:t>
      </w:r>
      <w:r w:rsidRPr="0087739D">
        <w:rPr>
          <w:b/>
          <w:bCs/>
          <w:highlight w:val="green"/>
          <w:u w:val="single"/>
        </w:rPr>
        <w:t>If China can become an innovation leader, that development poses a significant threat to Western nations</w:t>
      </w:r>
      <w:r w:rsidRPr="00962C3E">
        <w:t xml:space="preserve"> and their firms because China will be able to combine quality, innovation, and price.</w:t>
      </w:r>
    </w:p>
    <w:p w14:paraId="7E44DCD8" w14:textId="77777777" w:rsidR="005E42D3" w:rsidRPr="00962C3E" w:rsidRDefault="005E42D3" w:rsidP="005E42D3">
      <w:r w:rsidRPr="00962C3E">
        <w:t>This is a key reason why the threat from an innovative China is so significant. Historically, low- and middle-income countries were generally not innovators, and they competed either in more routine, older industries (e.g., textiles, commodity metal products, low-end electronics, assembly of goods, etc.) or in advanced industries by copying and being a generation or two behind the leaders and competing on lower-cost labor. And in this latter case, this was almost always through branch plant operations of firms in higher-income nations. As such, the knowledge diffusion to the host country was somewhat limited, and its domestic capabilities for competitiveness grew slowly, usually at around the same pace as the leaders.</w:t>
      </w:r>
    </w:p>
    <w:p w14:paraId="32D9529D" w14:textId="77777777" w:rsidR="005E42D3" w:rsidRPr="00962C3E" w:rsidRDefault="005E42D3" w:rsidP="005E42D3">
      <w:r w:rsidRPr="00962C3E">
        <w:t>In this sense, there was a global division of labor, with high-income nations (e.g., the United States, Commonwealth nations, the European Union, and, more recently, Japan, South Korea, Singapore, and Taiwan) specializing in industries and products that other countries did not have the technical capabilities to make.4 This was one reason why they could sustain their cost disadvantage. But if China can compete across the board in an array of complex industries and produce new-to-the-world products, while also enjoying a significant cost advantage (Chinese labor costs around 25 to 30 percent of U.S. costs), that will be a major competitive threat to leading global innovation-based companies, and the economies that host them. And without these companies producing in the United States and other advanced economies, these nations’ techno-economic power will decline relatively, as there is simply no way for domestic (and often smaller) firms to take up the slack when multinationals lose significant market share.</w:t>
      </w:r>
    </w:p>
    <w:p w14:paraId="56432C86" w14:textId="77777777" w:rsidR="005E42D3" w:rsidRPr="00962C3E" w:rsidRDefault="005E42D3" w:rsidP="005E42D3">
      <w:r w:rsidRPr="00962C3E">
        <w:t xml:space="preserve">China achieving innovation parity would have two major effects, one in China, and one in Western nations. First, it would mean that China would be much more self-sufficient in advanced industries and much less vulnerable to Western sanctions and other trade tools used </w:t>
      </w:r>
      <w:proofErr w:type="gramStart"/>
      <w:r w:rsidRPr="00962C3E">
        <w:t>in an attempt to</w:t>
      </w:r>
      <w:proofErr w:type="gramEnd"/>
      <w:r w:rsidRPr="00962C3E">
        <w:t xml:space="preserve"> discipline China. At the same time, it would also boost Chinese military capabilities even more, as civil-military fusion becomes stronger, and weapons systems companies could rely on cutting-edge technologies across a range of industries. Just as importantly, this commercial technology strength would also equate to increased power in foreign affairs, just as America dominated the globe for more than </w:t>
      </w:r>
      <w:proofErr w:type="gramStart"/>
      <w:r w:rsidRPr="00962C3E">
        <w:t>a half</w:t>
      </w:r>
      <w:proofErr w:type="gramEnd"/>
      <w:r w:rsidRPr="00962C3E">
        <w:t xml:space="preserve"> century after WWII, as its firms were the unalloyed leaders. It is China that might decide to impose export controls on the allied nations as punishment.</w:t>
      </w:r>
    </w:p>
    <w:p w14:paraId="6A0FE233" w14:textId="77777777" w:rsidR="005E42D3" w:rsidRPr="00662213" w:rsidRDefault="005E42D3" w:rsidP="005E42D3">
      <w:pPr>
        <w:rPr>
          <w:b/>
          <w:bCs/>
          <w:u w:val="single"/>
        </w:rPr>
      </w:pPr>
      <w:r w:rsidRPr="00962C3E">
        <w:t xml:space="preserve">It is these foreign effects, particular on the United States (and other Western nations) that are potentially most important. </w:t>
      </w:r>
      <w:r w:rsidRPr="0087739D">
        <w:rPr>
          <w:b/>
          <w:bCs/>
          <w:highlight w:val="green"/>
          <w:u w:val="single"/>
        </w:rPr>
        <w:t>If China can become an innovative leader in robotics</w:t>
      </w:r>
      <w:r w:rsidRPr="005251B9">
        <w:rPr>
          <w:b/>
          <w:bCs/>
          <w:u w:val="single"/>
        </w:rPr>
        <w:t xml:space="preserve">, </w:t>
      </w:r>
      <w:r w:rsidRPr="007B2FB9">
        <w:t>electric vehicles (EVs),</w:t>
      </w:r>
      <w:r w:rsidRPr="005251B9">
        <w:rPr>
          <w:b/>
          <w:bCs/>
          <w:u w:val="single"/>
        </w:rPr>
        <w:t xml:space="preserve"> </w:t>
      </w:r>
      <w:r w:rsidRPr="00701423">
        <w:t>airplanes, semiconductors, drugs, and more,</w:t>
      </w:r>
      <w:r w:rsidRPr="005251B9">
        <w:rPr>
          <w:b/>
          <w:bCs/>
          <w:u w:val="single"/>
        </w:rPr>
        <w:t xml:space="preserve"> </w:t>
      </w:r>
      <w:r w:rsidRPr="0087739D">
        <w:rPr>
          <w:b/>
          <w:bCs/>
          <w:highlight w:val="green"/>
          <w:u w:val="single"/>
        </w:rPr>
        <w:t>it can dominate the global economy. If China makes serious inroads</w:t>
      </w:r>
      <w:r w:rsidRPr="005251B9">
        <w:rPr>
          <w:b/>
          <w:bCs/>
          <w:u w:val="single"/>
        </w:rPr>
        <w:t xml:space="preserve"> </w:t>
      </w:r>
      <w:r w:rsidRPr="0087739D">
        <w:rPr>
          <w:b/>
          <w:bCs/>
          <w:highlight w:val="green"/>
          <w:u w:val="single"/>
        </w:rPr>
        <w:t>into</w:t>
      </w:r>
      <w:r w:rsidRPr="005251B9">
        <w:rPr>
          <w:b/>
          <w:bCs/>
          <w:u w:val="single"/>
        </w:rPr>
        <w:t xml:space="preserve"> the market share of current </w:t>
      </w:r>
      <w:r w:rsidRPr="0087739D">
        <w:rPr>
          <w:b/>
          <w:bCs/>
          <w:highlight w:val="green"/>
          <w:u w:val="single"/>
        </w:rPr>
        <w:t>tech</w:t>
      </w:r>
      <w:r w:rsidRPr="005251B9">
        <w:rPr>
          <w:b/>
          <w:bCs/>
          <w:u w:val="single"/>
        </w:rPr>
        <w:t>nology leaders</w:t>
      </w:r>
      <w:r w:rsidRPr="00962C3E">
        <w:t xml:space="preserve"> (e.g., ABB in </w:t>
      </w:r>
      <w:r w:rsidRPr="005251B9">
        <w:rPr>
          <w:b/>
          <w:bCs/>
          <w:u w:val="single"/>
        </w:rPr>
        <w:t>robotics,</w:t>
      </w:r>
      <w:r w:rsidRPr="00962C3E">
        <w:t xml:space="preserve"> GM in cars, Boeing in airplanes, Intel in chips, Merck in drugs, etc.), </w:t>
      </w:r>
      <w:r w:rsidRPr="0087739D">
        <w:rPr>
          <w:b/>
          <w:bCs/>
          <w:highlight w:val="green"/>
          <w:u w:val="single"/>
        </w:rPr>
        <w:t>the fundamental nature of the global economy shifts</w:t>
      </w:r>
      <w:r w:rsidRPr="005251B9">
        <w:rPr>
          <w:b/>
          <w:bCs/>
          <w:u w:val="single"/>
        </w:rPr>
        <w:t>. The 200 year-long development of advanced industry in capitalist, democratic nations</w:t>
      </w:r>
      <w:r w:rsidRPr="00962C3E">
        <w:t>—first in the United Kingdom and Western Europe, and then in America, and then Japan, South Korea and Taiwan joining the “club”—</w:t>
      </w:r>
      <w:r w:rsidRPr="005251B9">
        <w:rPr>
          <w:b/>
          <w:bCs/>
          <w:u w:val="single"/>
        </w:rPr>
        <w:t>could radically change.</w:t>
      </w:r>
      <w:r w:rsidRPr="00962C3E">
        <w:t xml:space="preserve"> </w:t>
      </w:r>
      <w:r w:rsidRPr="0087739D">
        <w:rPr>
          <w:b/>
          <w:bCs/>
          <w:highlight w:val="green"/>
          <w:u w:val="single"/>
        </w:rPr>
        <w:t>The West could very well become</w:t>
      </w:r>
      <w:r w:rsidRPr="00962C3E">
        <w:t xml:space="preserve"> what Australia, Canada, the United Kingdom and parts of Europe (</w:t>
      </w:r>
      <w:proofErr w:type="gramStart"/>
      <w:r w:rsidRPr="00962C3E">
        <w:t>e.g..</w:t>
      </w:r>
      <w:proofErr w:type="gramEnd"/>
      <w:r w:rsidRPr="00962C3E">
        <w:t xml:space="preserve"> Greece, Italy, Portugal, and Spain) have already become: </w:t>
      </w:r>
      <w:r w:rsidRPr="0087739D">
        <w:rPr>
          <w:b/>
          <w:bCs/>
          <w:highlight w:val="green"/>
          <w:u w:val="single"/>
        </w:rPr>
        <w:t>largely hollowed-out economies with little advanced manufacturing, a weak technology sector, and an economy propped up by tourism</w:t>
      </w:r>
      <w:r w:rsidRPr="00662213">
        <w:rPr>
          <w:b/>
          <w:bCs/>
          <w:u w:val="single"/>
        </w:rPr>
        <w:t>, finance, agriculture, and natural resources.</w:t>
      </w:r>
      <w:r w:rsidRPr="00962C3E">
        <w:t xml:space="preserve">6 This is the trend for the United States as the U.S. location quotient (the industry output as a share of the U.S. economy over the industry output as a share of the global economy) has fallen. (See figure 3.) With any kind of foresight, </w:t>
      </w:r>
      <w:r w:rsidRPr="0087739D">
        <w:rPr>
          <w:b/>
          <w:bCs/>
          <w:highlight w:val="green"/>
          <w:u w:val="single"/>
        </w:rPr>
        <w:t>it’s easy to see the same fate befalling the United States if China can be an innovation peer.</w:t>
      </w:r>
    </w:p>
    <w:p w14:paraId="7E65B057" w14:textId="77777777" w:rsidR="005E42D3" w:rsidRPr="00962C3E" w:rsidRDefault="005E42D3" w:rsidP="005E42D3">
      <w:r w:rsidRPr="0087739D">
        <w:rPr>
          <w:b/>
          <w:bCs/>
          <w:highlight w:val="green"/>
          <w:u w:val="single"/>
        </w:rPr>
        <w:t>It is impossible to overstate the implications of this potential development, as it would entail a massive switch in the center of global economic power and innovation</w:t>
      </w:r>
      <w:r w:rsidRPr="00662213">
        <w:rPr>
          <w:b/>
          <w:bCs/>
          <w:u w:val="single"/>
        </w:rPr>
        <w:t xml:space="preserve"> from a </w:t>
      </w:r>
      <w:proofErr w:type="spellStart"/>
      <w:r w:rsidRPr="00662213">
        <w:rPr>
          <w:b/>
          <w:bCs/>
          <w:u w:val="single"/>
        </w:rPr>
        <w:t>geopoint</w:t>
      </w:r>
      <w:proofErr w:type="spellEnd"/>
      <w:r w:rsidRPr="00662213">
        <w:rPr>
          <w:b/>
          <w:bCs/>
          <w:u w:val="single"/>
        </w:rPr>
        <w:t xml:space="preserve"> somewhere in the Atlantic Ocean to somewhere in China</w:t>
      </w:r>
      <w:r w:rsidRPr="00962C3E">
        <w:t xml:space="preserve">. To be sure, just as the United Kingdom still has some tech capabilities and firms after its half century of industrial decline, the allied nations will not completely become, as Alexander Hamilton warned, a hewer of water and drawer of wood, dependent on the innovation leader of the time, the United Kingdom. But </w:t>
      </w:r>
      <w:r w:rsidRPr="0087739D">
        <w:rPr>
          <w:b/>
          <w:bCs/>
          <w:highlight w:val="green"/>
          <w:u w:val="single"/>
        </w:rPr>
        <w:t>if China can move to the frontier of global innovation</w:t>
      </w:r>
      <w:r w:rsidRPr="00701423">
        <w:rPr>
          <w:b/>
          <w:bCs/>
          <w:u w:val="single"/>
        </w:rPr>
        <w:t>—a destination all forces in China are pulling toward—</w:t>
      </w:r>
      <w:r w:rsidRPr="0087739D">
        <w:rPr>
          <w:b/>
          <w:bCs/>
          <w:highlight w:val="green"/>
          <w:u w:val="single"/>
        </w:rPr>
        <w:t>the world economy and relative national power will be fundamentally transformed</w:t>
      </w:r>
      <w:r w:rsidRPr="0087739D">
        <w:rPr>
          <w:highlight w:val="green"/>
        </w:rPr>
        <w:t>.</w:t>
      </w:r>
    </w:p>
    <w:p w14:paraId="1E2AF670" w14:textId="77777777" w:rsidR="005E42D3" w:rsidRDefault="005E42D3" w:rsidP="005E42D3"/>
    <w:p w14:paraId="713CF1D7" w14:textId="77777777" w:rsidR="005E42D3" w:rsidRDefault="005E42D3" w:rsidP="005E42D3">
      <w:pPr>
        <w:pStyle w:val="Heading4"/>
      </w:pPr>
      <w:r>
        <w:t xml:space="preserve">Impact: Chinese tech superiority causes nuclear war. </w:t>
      </w:r>
    </w:p>
    <w:p w14:paraId="4A16A610" w14:textId="77777777" w:rsidR="005E42D3" w:rsidRPr="00D336C0" w:rsidRDefault="005E42D3" w:rsidP="005E42D3">
      <w:proofErr w:type="spellStart"/>
      <w:r w:rsidRPr="003F21C2">
        <w:rPr>
          <w:rStyle w:val="Style13ptBold"/>
        </w:rPr>
        <w:t>Kroenig</w:t>
      </w:r>
      <w:proofErr w:type="spellEnd"/>
      <w:r w:rsidRPr="003F21C2">
        <w:rPr>
          <w:rStyle w:val="Style13ptBold"/>
        </w:rPr>
        <w:t xml:space="preserve"> 21</w:t>
      </w:r>
      <w:r>
        <w:t xml:space="preserve"> (Matthew, professor of government and foreign service at Georgetown University and the director of the Scowcroft Strategy Initiative at the Atlantic Council</w:t>
      </w:r>
      <w:r w:rsidRPr="009F68DA">
        <w:t xml:space="preserve">, Winter 2021, “Will Emerging Technology Cause Nuclear War?: Bringing Geopolitics Back In,” </w:t>
      </w:r>
      <w:r w:rsidRPr="00A52556">
        <w:rPr>
          <w:i/>
          <w:iCs/>
        </w:rPr>
        <w:t>Strategic Studies Quarterly</w:t>
      </w:r>
      <w:r w:rsidRPr="009F68DA">
        <w:t xml:space="preserve"> 15(4), </w:t>
      </w:r>
      <w:hyperlink r:id="rId20">
        <w:r w:rsidRPr="203F5A30">
          <w:rPr>
            <w:rStyle w:val="Hyperlink"/>
          </w:rPr>
          <w:t>https://www.airuniversity.af.edu/Portals/10/SSQ/documents/Volume-15_Issue-4/D-Kroenig.pdf</w:t>
        </w:r>
      </w:hyperlink>
      <w:r>
        <w:t>) ADA-389</w:t>
      </w:r>
    </w:p>
    <w:p w14:paraId="61ED8F73" w14:textId="77777777" w:rsidR="005E42D3" w:rsidRPr="007B2FB9" w:rsidRDefault="005E42D3" w:rsidP="005E42D3">
      <w:r w:rsidRPr="007B2FB9">
        <w:t xml:space="preserve">Similarly, Moscow and </w:t>
      </w:r>
      <w:r w:rsidRPr="003766C7">
        <w:rPr>
          <w:b/>
          <w:bCs/>
          <w:highlight w:val="green"/>
          <w:u w:val="single"/>
        </w:rPr>
        <w:t>Beijing would</w:t>
      </w:r>
      <w:r w:rsidRPr="007B2FB9">
        <w:rPr>
          <w:b/>
          <w:bCs/>
          <w:u w:val="single"/>
        </w:rPr>
        <w:t xml:space="preserve"> likely </w:t>
      </w:r>
      <w:r w:rsidRPr="003766C7">
        <w:rPr>
          <w:b/>
          <w:bCs/>
          <w:highlight w:val="green"/>
          <w:u w:val="single"/>
        </w:rPr>
        <w:t>use any newfound military strength to advance their</w:t>
      </w:r>
      <w:r w:rsidRPr="007B2FB9">
        <w:rPr>
          <w:b/>
          <w:bCs/>
          <w:u w:val="single"/>
        </w:rPr>
        <w:t xml:space="preserve"> preexisting </w:t>
      </w:r>
      <w:r w:rsidRPr="003766C7">
        <w:rPr>
          <w:b/>
          <w:bCs/>
          <w:highlight w:val="green"/>
          <w:u w:val="single"/>
        </w:rPr>
        <w:t>geopolitical aims</w:t>
      </w:r>
      <w:r w:rsidRPr="007B2FB9">
        <w:t xml:space="preserve">. Given their very different positions in the international system, however, these states are </w:t>
      </w:r>
      <w:r w:rsidRPr="003766C7">
        <w:rPr>
          <w:b/>
          <w:bCs/>
          <w:highlight w:val="green"/>
          <w:u w:val="single"/>
        </w:rPr>
        <w:t>likely to employ new military technologies in ways that are destabilizing</w:t>
      </w:r>
      <w:r w:rsidRPr="007B2FB9">
        <w:t xml:space="preserve">. These states have </w:t>
      </w:r>
      <w:r w:rsidRPr="007B2FB9">
        <w:rPr>
          <w:b/>
          <w:bCs/>
          <w:u w:val="single"/>
        </w:rPr>
        <w:t>made clear their dissatisfaction with the existing international system and their desire to revise it.</w:t>
      </w:r>
      <w:r w:rsidRPr="007B2FB9">
        <w:t xml:space="preserve"> Both countries have ongoing border disputes with multiple neighboring countries.</w:t>
      </w:r>
    </w:p>
    <w:p w14:paraId="71A50E3C" w14:textId="77777777" w:rsidR="005E42D3" w:rsidRPr="007B2FB9" w:rsidRDefault="005E42D3" w:rsidP="005E42D3">
      <w:r w:rsidRPr="007B2FB9">
        <w:t>If Moscow developed new military technologies and operational concepts that shifted the balance of power in its favor, it would likely use this advantage to pursue revisionist aims. If Moscow acquired a newfound ability to more easily invade and occupy territory in Eastern Europe, for example (or if Putin believed Russia had such a capability), it is more likely Russia would be tempted to engage in aggression.</w:t>
      </w:r>
    </w:p>
    <w:p w14:paraId="641FFD5E" w14:textId="77777777" w:rsidR="005E42D3" w:rsidRPr="007B2FB9" w:rsidRDefault="005E42D3" w:rsidP="005E42D3">
      <w:pPr>
        <w:rPr>
          <w:b/>
          <w:bCs/>
          <w:u w:val="single"/>
        </w:rPr>
      </w:pPr>
      <w:r w:rsidRPr="007B2FB9">
        <w:t xml:space="preserve">Likewise, </w:t>
      </w:r>
      <w:r w:rsidRPr="002377D5">
        <w:rPr>
          <w:b/>
          <w:bCs/>
          <w:highlight w:val="green"/>
          <w:u w:val="single"/>
        </w:rPr>
        <w:t>if China acquired an enhanced ability through new tech</w:t>
      </w:r>
      <w:r w:rsidRPr="007B2FB9">
        <w:rPr>
          <w:b/>
          <w:bCs/>
          <w:u w:val="single"/>
        </w:rPr>
        <w:t xml:space="preserve">nology to invade and occupy Taiwan or contested islands in the East or South China Seas, </w:t>
      </w:r>
      <w:r w:rsidRPr="002377D5">
        <w:rPr>
          <w:b/>
          <w:bCs/>
          <w:highlight w:val="green"/>
          <w:u w:val="single"/>
        </w:rPr>
        <w:t>Beijing’s leaders might also find this opportunity tempting. If new technology enhances either power’s anti-access, area-denial network, then its leaders may be more confident in their ability to achieve a fait accompli attack</w:t>
      </w:r>
      <w:r w:rsidRPr="007B2FB9">
        <w:rPr>
          <w:b/>
          <w:bCs/>
          <w:u w:val="single"/>
        </w:rPr>
        <w:t xml:space="preserve"> against a neighbor </w:t>
      </w:r>
      <w:r w:rsidRPr="002377D5">
        <w:rPr>
          <w:b/>
          <w:bCs/>
          <w:highlight w:val="green"/>
          <w:u w:val="single"/>
        </w:rPr>
        <w:t>and</w:t>
      </w:r>
      <w:r w:rsidRPr="007B2FB9">
        <w:rPr>
          <w:b/>
          <w:bCs/>
          <w:u w:val="single"/>
        </w:rPr>
        <w:t xml:space="preserve"> then </w:t>
      </w:r>
      <w:r w:rsidRPr="002377D5">
        <w:rPr>
          <w:b/>
          <w:bCs/>
          <w:highlight w:val="green"/>
          <w:u w:val="single"/>
        </w:rPr>
        <w:t>block a US-led liberation</w:t>
      </w:r>
      <w:r w:rsidRPr="007B2FB9">
        <w:rPr>
          <w:b/>
          <w:bCs/>
          <w:u w:val="single"/>
        </w:rPr>
        <w:t>.</w:t>
      </w:r>
    </w:p>
    <w:p w14:paraId="3A47FCCE" w14:textId="77777777" w:rsidR="005E42D3" w:rsidRPr="00AB3D8F" w:rsidRDefault="005E42D3" w:rsidP="005E42D3">
      <w:pPr>
        <w:rPr>
          <w:b/>
          <w:bCs/>
          <w:u w:val="single"/>
        </w:rPr>
      </w:pPr>
      <w:r w:rsidRPr="002377D5">
        <w:rPr>
          <w:b/>
          <w:bCs/>
          <w:highlight w:val="green"/>
          <w:u w:val="single"/>
        </w:rPr>
        <w:t>These ar</w:t>
      </w:r>
      <w:r w:rsidRPr="007B2FB9">
        <w:rPr>
          <w:b/>
          <w:bCs/>
          <w:u w:val="single"/>
        </w:rPr>
        <w:t xml:space="preserve">e precisely </w:t>
      </w:r>
      <w:r w:rsidRPr="002377D5">
        <w:rPr>
          <w:b/>
          <w:bCs/>
          <w:highlight w:val="green"/>
          <w:u w:val="single"/>
        </w:rPr>
        <w:t>the types of shifts</w:t>
      </w:r>
      <w:r w:rsidRPr="007B2FB9">
        <w:rPr>
          <w:b/>
          <w:bCs/>
          <w:u w:val="single"/>
        </w:rPr>
        <w:t xml:space="preserve"> in the balance of power </w:t>
      </w:r>
      <w:r w:rsidRPr="002377D5">
        <w:rPr>
          <w:b/>
          <w:bCs/>
          <w:highlight w:val="green"/>
          <w:u w:val="single"/>
        </w:rPr>
        <w:t>that</w:t>
      </w:r>
      <w:r w:rsidRPr="007B2FB9">
        <w:rPr>
          <w:b/>
          <w:bCs/>
          <w:u w:val="single"/>
        </w:rPr>
        <w:t xml:space="preserve"> can </w:t>
      </w:r>
      <w:r w:rsidRPr="002377D5">
        <w:rPr>
          <w:b/>
          <w:bCs/>
          <w:highlight w:val="green"/>
          <w:u w:val="single"/>
        </w:rPr>
        <w:t>lead to war</w:t>
      </w:r>
      <w:r w:rsidRPr="007B2FB9">
        <w:rPr>
          <w:b/>
          <w:bCs/>
          <w:u w:val="single"/>
        </w:rPr>
        <w:t>.</w:t>
      </w:r>
      <w:r w:rsidRPr="007B2FB9">
        <w:t xml:space="preserve"> As mentioned previously, the predominant scholarly theory on the causes of war—the bargaining model—maintains that imperfect information on the balance of power and the balance of resolve and credible commitment problems result in international conflict.52 </w:t>
      </w:r>
      <w:r w:rsidRPr="00EA7C98">
        <w:rPr>
          <w:b/>
          <w:bCs/>
          <w:highlight w:val="green"/>
          <w:u w:val="single"/>
        </w:rPr>
        <w:t>New tech</w:t>
      </w:r>
      <w:r w:rsidRPr="00AB3D8F">
        <w:rPr>
          <w:b/>
          <w:bCs/>
          <w:u w:val="single"/>
        </w:rPr>
        <w:t xml:space="preserve">nology </w:t>
      </w:r>
      <w:r w:rsidRPr="00EA7C98">
        <w:rPr>
          <w:b/>
          <w:bCs/>
          <w:highlight w:val="green"/>
          <w:u w:val="single"/>
        </w:rPr>
        <w:t>can exacerbate these</w:t>
      </w:r>
      <w:r w:rsidRPr="00AB3D8F">
        <w:rPr>
          <w:b/>
          <w:bCs/>
          <w:u w:val="single"/>
        </w:rPr>
        <w:t xml:space="preserve"> causal mechanisms </w:t>
      </w:r>
      <w:r w:rsidRPr="00EA7C98">
        <w:rPr>
          <w:b/>
          <w:bCs/>
          <w:highlight w:val="green"/>
          <w:u w:val="single"/>
        </w:rPr>
        <w:t>by increasing uncertainty about, or causing rapid shifts in, the balance of power.</w:t>
      </w:r>
      <w:r w:rsidRPr="00AB3D8F">
        <w:rPr>
          <w:b/>
          <w:bCs/>
          <w:u w:val="single"/>
        </w:rPr>
        <w:t xml:space="preserve"> </w:t>
      </w:r>
      <w:proofErr w:type="gramStart"/>
      <w:r w:rsidRPr="00AB3D8F">
        <w:rPr>
          <w:b/>
          <w:bCs/>
          <w:u w:val="single"/>
        </w:rPr>
        <w:t>Indeed</w:t>
      </w:r>
      <w:proofErr w:type="gramEnd"/>
      <w:r w:rsidRPr="00AB3D8F">
        <w:rPr>
          <w:b/>
          <w:bCs/>
          <w:u w:val="single"/>
        </w:rPr>
        <w:t xml:space="preserve"> as noted above, new military technology and the development of new operational concepts have shifted the balance of power and resulted in military conflict throughout history.</w:t>
      </w:r>
    </w:p>
    <w:p w14:paraId="76BA35C3" w14:textId="77777777" w:rsidR="005E42D3" w:rsidRPr="00AB3D8F" w:rsidRDefault="005E42D3" w:rsidP="005E42D3">
      <w:pPr>
        <w:rPr>
          <w:b/>
          <w:bCs/>
          <w:u w:val="single"/>
        </w:rPr>
      </w:pPr>
      <w:r w:rsidRPr="007B2FB9">
        <w:t xml:space="preserve">Some may argue emerging military technology is more likely to result in a new tech arms race than in conflict. This is possible. But Moscow and </w:t>
      </w:r>
      <w:r w:rsidRPr="00EA7C98">
        <w:rPr>
          <w:b/>
          <w:bCs/>
          <w:highlight w:val="green"/>
          <w:u w:val="single"/>
        </w:rPr>
        <w:t>Beijing may come to believe</w:t>
      </w:r>
      <w:r w:rsidRPr="00AB3D8F">
        <w:rPr>
          <w:b/>
          <w:bCs/>
          <w:u w:val="single"/>
        </w:rPr>
        <w:t xml:space="preserve"> (correctly or not) </w:t>
      </w:r>
      <w:r w:rsidRPr="00EA7C98">
        <w:rPr>
          <w:b/>
          <w:bCs/>
          <w:highlight w:val="green"/>
          <w:u w:val="single"/>
        </w:rPr>
        <w:t>that new technology provides them a usable military advantage over the United States</w:t>
      </w:r>
      <w:r w:rsidRPr="00AB3D8F">
        <w:rPr>
          <w:b/>
          <w:bCs/>
          <w:u w:val="single"/>
        </w:rPr>
        <w:t xml:space="preserve"> and its Allies and partners. In so doing, </w:t>
      </w:r>
      <w:r w:rsidRPr="00EA7C98">
        <w:rPr>
          <w:b/>
          <w:bCs/>
          <w:highlight w:val="green"/>
          <w:u w:val="single"/>
        </w:rPr>
        <w:t>they may underestimate Washington</w:t>
      </w:r>
      <w:r w:rsidRPr="00AB3D8F">
        <w:rPr>
          <w:b/>
          <w:bCs/>
          <w:u w:val="single"/>
        </w:rPr>
        <w:t>.</w:t>
      </w:r>
    </w:p>
    <w:p w14:paraId="60AD6C41" w14:textId="77777777" w:rsidR="005E42D3" w:rsidRPr="007B2FB9" w:rsidRDefault="005E42D3" w:rsidP="005E42D3">
      <w:r w:rsidRPr="00EA7C98">
        <w:rPr>
          <w:b/>
          <w:bCs/>
          <w:highlight w:val="green"/>
          <w:u w:val="single"/>
        </w:rPr>
        <w:t>If</w:t>
      </w:r>
      <w:r w:rsidRPr="007B2FB9">
        <w:t xml:space="preserve"> Moscow or </w:t>
      </w:r>
      <w:r w:rsidRPr="00EA7C98">
        <w:rPr>
          <w:b/>
          <w:bCs/>
          <w:highlight w:val="green"/>
          <w:u w:val="single"/>
        </w:rPr>
        <w:t>Beijing attacked a vulnerable US Ally or partner</w:t>
      </w:r>
      <w:r w:rsidRPr="00AB3D8F">
        <w:rPr>
          <w:b/>
          <w:bCs/>
          <w:u w:val="single"/>
        </w:rPr>
        <w:t xml:space="preserve"> in their near abroad, therefore, </w:t>
      </w:r>
      <w:r w:rsidRPr="00EA7C98">
        <w:rPr>
          <w:b/>
          <w:bCs/>
          <w:highlight w:val="green"/>
          <w:u w:val="single"/>
        </w:rPr>
        <w:t>there would be a risk of major war with the potential for nuclear escalation</w:t>
      </w:r>
      <w:r w:rsidRPr="007B2FB9">
        <w:t>. The United States has formal treaty commitments with several frontline states as well as an ambiguous defense obligation to Taiwan. If Russia or China were to attack these states, it is likely, or at least possible, that the United States would come to the defense of the victims. While many question the wisdom or credibility of America’s global commitments, it would be difficult for the United States to simply back down. Abandoning a treaty ally could cause fears that America’s global commitments would unravel. Any US president, therefore, would feel great pressure to come to an Ally’s defense and expel Russian or Chinese forces.</w:t>
      </w:r>
    </w:p>
    <w:p w14:paraId="781EE189" w14:textId="77777777" w:rsidR="005E42D3" w:rsidRPr="007B2FB9" w:rsidRDefault="005E42D3" w:rsidP="005E42D3">
      <w:r w:rsidRPr="00EA7C98">
        <w:rPr>
          <w:b/>
          <w:bCs/>
          <w:highlight w:val="green"/>
          <w:u w:val="single"/>
        </w:rPr>
        <w:t>Once the United States and</w:t>
      </w:r>
      <w:r w:rsidRPr="007B2FB9">
        <w:t xml:space="preserve"> Russia or </w:t>
      </w:r>
      <w:r w:rsidRPr="00EA7C98">
        <w:rPr>
          <w:b/>
          <w:bCs/>
          <w:highlight w:val="green"/>
          <w:u w:val="single"/>
        </w:rPr>
        <w:t>China are at war, there would be a risk of nuclear escalation</w:t>
      </w:r>
      <w:r w:rsidRPr="007B2FB9">
        <w:t xml:space="preserve">. As noted previously, experts assess </w:t>
      </w:r>
      <w:r w:rsidRPr="00EA7C98">
        <w:rPr>
          <w:b/>
          <w:bCs/>
          <w:highlight w:val="green"/>
          <w:u w:val="single"/>
        </w:rPr>
        <w:t>the greatest risk of nuclear war</w:t>
      </w:r>
      <w:r w:rsidRPr="007B2FB9">
        <w:t xml:space="preserve"> today does not </w:t>
      </w:r>
      <w:r w:rsidRPr="00EA7C98">
        <w:rPr>
          <w:b/>
          <w:bCs/>
          <w:highlight w:val="green"/>
          <w:u w:val="single"/>
        </w:rPr>
        <w:t>come from</w:t>
      </w:r>
      <w:r w:rsidRPr="007B2FB9">
        <w:t xml:space="preserve"> a bolt-out-of-the-blue strike but from </w:t>
      </w:r>
      <w:r w:rsidRPr="00EA7C98">
        <w:rPr>
          <w:b/>
          <w:bCs/>
          <w:highlight w:val="green"/>
          <w:u w:val="single"/>
        </w:rPr>
        <w:t>nuclear escalation in a regional, conventional conflict</w:t>
      </w:r>
      <w:r w:rsidRPr="007B2FB9">
        <w:t>.53 Russian leaders may believe it is in their interest to use nuclear weapons early in a conflict with the United States and NATO.54 Russia possesses a large and diverse arsenal, including thousands of nonstrategic nuclear weapons, to support this nuclear strategy.</w:t>
      </w:r>
    </w:p>
    <w:p w14:paraId="53BF4280" w14:textId="77777777" w:rsidR="005E42D3" w:rsidRPr="007B2FB9" w:rsidRDefault="005E42D3" w:rsidP="005E42D3">
      <w:r w:rsidRPr="007B2FB9">
        <w:t>In the 2018 Nuclear Posture Review, Washington indicates it could retaliate against any Russian nuclear “de-escalation” strikes with limited nuclear strikes of its own using low-yield nuclear weapons.55 The purpose of US strategy is to deter Russian strikes. If deterrence fails, however, there is a clear pathway to nuclear war between the United States and Russia. As Henry Kissinger pointed out decades ago, there is no guarantee that, once begun, a limited nuclear war stays limited.56</w:t>
      </w:r>
    </w:p>
    <w:p w14:paraId="6B66FA8B" w14:textId="77777777" w:rsidR="005E42D3" w:rsidRDefault="005E42D3" w:rsidP="005E42D3">
      <w:r w:rsidRPr="00613476">
        <w:rPr>
          <w:b/>
          <w:bCs/>
          <w:highlight w:val="green"/>
          <w:u w:val="single"/>
        </w:rPr>
        <w:t>There are similar risks of nuclear escalation in the event of a US-China conflict</w:t>
      </w:r>
      <w:r w:rsidRPr="002F6B46">
        <w:rPr>
          <w:b/>
          <w:bCs/>
          <w:u w:val="single"/>
        </w:rPr>
        <w:t>. China has traditionally possessed a relaxed nuclear posture with a small “lean and effective” deterrent and a formal “no first use” policy. But China is relying more on its strategic forces. It is projected to double—if not triple or quadruple—the size of its nuclear arsenal in the coming decade</w:t>
      </w:r>
      <w:r w:rsidRPr="007B2FB9">
        <w:t>.57</w:t>
      </w:r>
    </w:p>
    <w:p w14:paraId="68A6A2BA" w14:textId="77777777" w:rsidR="005E42D3" w:rsidRPr="009D387C" w:rsidRDefault="005E42D3" w:rsidP="005E42D3">
      <w:pPr>
        <w:pStyle w:val="Heading1"/>
      </w:pPr>
      <w:bookmarkStart w:id="2" w:name="_Toc207789660"/>
      <w:r>
        <w:t xml:space="preserve">Food Price DA </w:t>
      </w:r>
    </w:p>
    <w:p w14:paraId="13BE69F5" w14:textId="77777777" w:rsidR="005E42D3" w:rsidRDefault="005E42D3" w:rsidP="005E42D3">
      <w:pPr>
        <w:pStyle w:val="Heading4"/>
      </w:pPr>
      <w:r>
        <w:t>A. Food prices will continue to decrease and stabilize</w:t>
      </w:r>
    </w:p>
    <w:p w14:paraId="0AF38E22" w14:textId="77777777" w:rsidR="005E42D3" w:rsidRPr="00BF1621" w:rsidRDefault="005E42D3" w:rsidP="005E42D3">
      <w:pPr>
        <w:rPr>
          <w:rStyle w:val="Style13ptBold"/>
        </w:rPr>
      </w:pPr>
      <w:r w:rsidRPr="00BF1621">
        <w:rPr>
          <w:rStyle w:val="Style13ptBold"/>
        </w:rPr>
        <w:t>World Bank, 25</w:t>
      </w:r>
    </w:p>
    <w:p w14:paraId="3CA075AF" w14:textId="77777777" w:rsidR="005E42D3" w:rsidRDefault="005E42D3" w:rsidP="005E42D3">
      <w:r>
        <w:t xml:space="preserve">[John Baffes, Dawit Mekonnen, and Kaltrina Temaj, World Bank, Global food commodity prices ease amid improved supply conditions and trade concerns, May 22, 2025. </w:t>
      </w:r>
      <w:hyperlink r:id="rId21" w:history="1">
        <w:r w:rsidRPr="00510A43">
          <w:rPr>
            <w:rStyle w:val="Hyperlink"/>
          </w:rPr>
          <w:t>https://blogs.worldbank.org/en/opendata/global-food-commodity-prices-ease-amid-improved-supply-condition</w:t>
        </w:r>
      </w:hyperlink>
      <w:r>
        <w:t xml:space="preserve"> ] (NSB) ADA-131</w:t>
      </w:r>
    </w:p>
    <w:p w14:paraId="72CF916A" w14:textId="1803A2F1" w:rsidR="005E42D3" w:rsidRDefault="005E42D3" w:rsidP="005E42D3">
      <w:pPr>
        <w:jc w:val="center"/>
      </w:pPr>
      <w:r w:rsidRPr="00773EAB">
        <w:rPr>
          <w:rStyle w:val="StyleUnderline"/>
          <w:highlight w:val="cyan"/>
        </w:rPr>
        <w:t>Food commodity prices are expected to fall</w:t>
      </w:r>
      <w:r w:rsidRPr="00BF1621">
        <w:rPr>
          <w:rStyle w:val="StyleUnderline"/>
        </w:rPr>
        <w:t xml:space="preserve"> in 2025 and stabilize in 2026</w:t>
      </w:r>
      <w:r>
        <w:t xml:space="preserve">. </w:t>
      </w:r>
      <w:r w:rsidRPr="00773EAB">
        <w:rPr>
          <w:rStyle w:val="StyleUnderline"/>
          <w:highlight w:val="cyan"/>
        </w:rPr>
        <w:t>The World Bank’s food price index is projected to decline</w:t>
      </w:r>
      <w:r>
        <w:t xml:space="preserve"> by 7 percent </w:t>
      </w:r>
      <w:r w:rsidRPr="00BF1621">
        <w:rPr>
          <w:rStyle w:val="StyleUnderline"/>
        </w:rPr>
        <w:t>in 2025</w:t>
      </w:r>
      <w:r>
        <w:t xml:space="preserve"> (y/y) </w:t>
      </w:r>
      <w:r w:rsidRPr="00BF1621">
        <w:rPr>
          <w:rStyle w:val="StyleUnderline"/>
        </w:rPr>
        <w:t xml:space="preserve">and edge </w:t>
      </w:r>
      <w:proofErr w:type="spellStart"/>
      <w:r w:rsidRPr="00BF1621">
        <w:rPr>
          <w:rStyle w:val="StyleUnderline"/>
        </w:rPr>
        <w:t>s</w:t>
      </w:r>
      <w:r>
        <w:rPr>
          <w:rStyle w:val="StyleUnderline"/>
        </w:rPr>
        <w:t>z</w:t>
      </w:r>
      <w:r w:rsidRPr="00BF1621">
        <w:rPr>
          <w:rStyle w:val="StyleUnderline"/>
        </w:rPr>
        <w:t>lightly</w:t>
      </w:r>
      <w:proofErr w:type="spellEnd"/>
      <w:r w:rsidRPr="00BF1621">
        <w:rPr>
          <w:rStyle w:val="StyleUnderline"/>
        </w:rPr>
        <w:t xml:space="preserve"> lower in 2026</w:t>
      </w:r>
      <w:r>
        <w:t xml:space="preserve">. </w:t>
      </w:r>
      <w:r w:rsidRPr="00BF1621">
        <w:rPr>
          <w:rStyle w:val="StyleUnderline"/>
        </w:rPr>
        <w:t>All components of the index are expected to decrease in 2025</w:t>
      </w:r>
      <w:r>
        <w:t xml:space="preserve">—grain prices by 11 percent, oils and meals by 7 percent, and other foods by 5 percent. </w:t>
      </w:r>
      <w:r w:rsidRPr="00BF1621">
        <w:rPr>
          <w:rStyle w:val="StyleUnderline"/>
        </w:rPr>
        <w:t>In 2026, prices across these sub-indices are forecast to remain broadly stable</w:t>
      </w:r>
      <w:r>
        <w:t xml:space="preserve">. </w:t>
      </w:r>
    </w:p>
    <w:p w14:paraId="200A7D5B" w14:textId="77777777" w:rsidR="005E42D3" w:rsidRDefault="005E42D3" w:rsidP="005E42D3">
      <w:pPr>
        <w:pStyle w:val="Heading4"/>
      </w:pPr>
      <w:r>
        <w:t>B. Increased labor costs have a significant impact on food prices</w:t>
      </w:r>
    </w:p>
    <w:p w14:paraId="4D77CAA0" w14:textId="77777777" w:rsidR="005E42D3" w:rsidRPr="00DD3ECF" w:rsidRDefault="005E42D3" w:rsidP="005E42D3">
      <w:pPr>
        <w:rPr>
          <w:rStyle w:val="Style13ptBold"/>
        </w:rPr>
      </w:pPr>
      <w:r w:rsidRPr="00DD3ECF">
        <w:rPr>
          <w:rStyle w:val="Style13ptBold"/>
        </w:rPr>
        <w:t>Widdows, 24</w:t>
      </w:r>
    </w:p>
    <w:p w14:paraId="07A5294E" w14:textId="77777777" w:rsidR="005E42D3" w:rsidRDefault="005E42D3" w:rsidP="005E42D3">
      <w:r>
        <w:t xml:space="preserve">[Jeff Widdows, Marsh McLennan Agency, </w:t>
      </w:r>
      <w:proofErr w:type="gramStart"/>
      <w:r>
        <w:t>Navigating</w:t>
      </w:r>
      <w:proofErr w:type="gramEnd"/>
      <w:r>
        <w:t xml:space="preserve"> inflation and how it impacts agriculture businesses, May 3, 2024. </w:t>
      </w:r>
      <w:hyperlink r:id="rId22" w:anchor=":~:text=The%20rising%20cost%20of%20inputs,farmers%20to%20make%20a%20profit" w:history="1">
        <w:r w:rsidRPr="009D004D">
          <w:rPr>
            <w:rStyle w:val="Hyperlink"/>
          </w:rPr>
          <w:t>https://www.marshmma.com/us/insights/details/navigating-inflation-and-how-it-impacts-agriculture-businesses.html#:~:text=The%20rising%20cost%20of%20inputs,farmers%20to%20make%20a%20profit</w:t>
        </w:r>
      </w:hyperlink>
      <w:proofErr w:type="gramStart"/>
      <w:r>
        <w:t>. ]</w:t>
      </w:r>
      <w:proofErr w:type="gramEnd"/>
      <w:r>
        <w:t xml:space="preserve"> (NSB) ADA-132 </w:t>
      </w:r>
    </w:p>
    <w:p w14:paraId="662E4C42" w14:textId="5E8EC16E" w:rsidR="005E42D3" w:rsidRDefault="005E42D3" w:rsidP="005E42D3">
      <w:pPr>
        <w:jc w:val="center"/>
      </w:pPr>
      <w:r w:rsidRPr="00DD3ECF">
        <w:rPr>
          <w:rStyle w:val="StyleUnderline"/>
        </w:rPr>
        <w:t xml:space="preserve">The </w:t>
      </w:r>
      <w:r w:rsidRPr="00DC627E">
        <w:rPr>
          <w:rStyle w:val="StyleUnderline"/>
          <w:highlight w:val="cyan"/>
        </w:rPr>
        <w:t>agriculture</w:t>
      </w:r>
      <w:r w:rsidRPr="00DD3ECF">
        <w:rPr>
          <w:rStyle w:val="StyleUnderline"/>
        </w:rPr>
        <w:t xml:space="preserve"> industry is </w:t>
      </w:r>
      <w:r w:rsidRPr="00DC627E">
        <w:rPr>
          <w:rStyle w:val="StyleUnderline"/>
          <w:highlight w:val="cyan"/>
        </w:rPr>
        <w:t>facing a multitude of challenges</w:t>
      </w:r>
      <w:r>
        <w:t xml:space="preserve">, including climate change, water scarcity, and market volatility, </w:t>
      </w:r>
      <w:r w:rsidRPr="00DD3ECF">
        <w:rPr>
          <w:rStyle w:val="StyleUnderline"/>
        </w:rPr>
        <w:t xml:space="preserve">and now, </w:t>
      </w:r>
      <w:r w:rsidRPr="00DC627E">
        <w:rPr>
          <w:rStyle w:val="StyleUnderline"/>
          <w:highlight w:val="cyan"/>
        </w:rPr>
        <w:t>inflation</w:t>
      </w:r>
      <w:r w:rsidRPr="00DD3ECF">
        <w:rPr>
          <w:rStyle w:val="StyleUnderline"/>
        </w:rPr>
        <w:t xml:space="preserve"> has </w:t>
      </w:r>
      <w:r w:rsidRPr="00DC627E">
        <w:rPr>
          <w:rStyle w:val="StyleUnderline"/>
          <w:highlight w:val="cyan"/>
        </w:rPr>
        <w:t>emerged</w:t>
      </w:r>
      <w:r w:rsidRPr="00DD3ECF">
        <w:rPr>
          <w:rStyle w:val="StyleUnderline"/>
        </w:rPr>
        <w:t xml:space="preserve"> as a </w:t>
      </w:r>
      <w:r w:rsidRPr="00DC627E">
        <w:rPr>
          <w:rStyle w:val="StyleUnderline"/>
          <w:highlight w:val="cyan"/>
        </w:rPr>
        <w:t>significant concern</w:t>
      </w:r>
      <w:r w:rsidRPr="00DD3ECF">
        <w:rPr>
          <w:rStyle w:val="StyleUnderline"/>
        </w:rPr>
        <w:t xml:space="preserve">. The </w:t>
      </w:r>
      <w:r w:rsidRPr="00DC627E">
        <w:rPr>
          <w:rStyle w:val="StyleUnderline"/>
          <w:highlight w:val="cyan"/>
        </w:rPr>
        <w:t>rising cost</w:t>
      </w:r>
      <w:r w:rsidRPr="00DD3ECF">
        <w:rPr>
          <w:rStyle w:val="StyleUnderline"/>
        </w:rPr>
        <w:t xml:space="preserve"> of inputs like</w:t>
      </w:r>
      <w:r>
        <w:t xml:space="preserve"> </w:t>
      </w:r>
      <w:r w:rsidRPr="00DC627E">
        <w:rPr>
          <w:highlight w:val="cyan"/>
        </w:rPr>
        <w:t>feed</w:t>
      </w:r>
      <w:r>
        <w:t xml:space="preserve">, </w:t>
      </w:r>
      <w:r w:rsidRPr="00DC627E">
        <w:rPr>
          <w:highlight w:val="cyan"/>
        </w:rPr>
        <w:t>fertilizers</w:t>
      </w:r>
      <w:r>
        <w:t xml:space="preserve">, </w:t>
      </w:r>
      <w:r w:rsidRPr="00DC627E">
        <w:rPr>
          <w:highlight w:val="cyan"/>
        </w:rPr>
        <w:t>fuel</w:t>
      </w:r>
      <w:r>
        <w:t xml:space="preserve">, </w:t>
      </w:r>
      <w:r w:rsidRPr="00DC627E">
        <w:rPr>
          <w:rStyle w:val="StyleUnderline"/>
          <w:highlight w:val="cyan"/>
        </w:rPr>
        <w:t>labor</w:t>
      </w:r>
      <w:r>
        <w:t xml:space="preserve">, etc., </w:t>
      </w:r>
      <w:r w:rsidRPr="00DD3ECF">
        <w:rPr>
          <w:rStyle w:val="StyleUnderline"/>
        </w:rPr>
        <w:t xml:space="preserve">can </w:t>
      </w:r>
      <w:r w:rsidRPr="00DC627E">
        <w:rPr>
          <w:rStyle w:val="StyleUnderline"/>
          <w:highlight w:val="cyan"/>
        </w:rPr>
        <w:t>make</w:t>
      </w:r>
      <w:r w:rsidRPr="00DD3ECF">
        <w:rPr>
          <w:rStyle w:val="StyleUnderline"/>
        </w:rPr>
        <w:t xml:space="preserve"> it </w:t>
      </w:r>
      <w:r w:rsidRPr="00DC627E">
        <w:rPr>
          <w:rStyle w:val="StyleUnderline"/>
          <w:highlight w:val="cyan"/>
        </w:rPr>
        <w:t>difficult</w:t>
      </w:r>
      <w:r w:rsidRPr="00DD3ECF">
        <w:rPr>
          <w:rStyle w:val="StyleUnderline"/>
        </w:rPr>
        <w:t xml:space="preserve"> for farmers </w:t>
      </w:r>
      <w:r w:rsidRPr="00DC627E">
        <w:rPr>
          <w:rStyle w:val="StyleUnderline"/>
          <w:highlight w:val="cyan"/>
        </w:rPr>
        <w:t>to make a profit</w:t>
      </w:r>
      <w:r w:rsidRPr="00DD3ECF">
        <w:rPr>
          <w:rStyle w:val="StyleUnderline"/>
        </w:rPr>
        <w:t xml:space="preserve">. This trend can also lead to </w:t>
      </w:r>
      <w:r w:rsidRPr="00DC627E">
        <w:rPr>
          <w:rStyle w:val="StyleUnderline"/>
          <w:highlight w:val="cyan"/>
        </w:rPr>
        <w:t>food inflation,</w:t>
      </w:r>
      <w:r w:rsidRPr="00DD3ECF">
        <w:rPr>
          <w:rStyle w:val="StyleUnderline"/>
        </w:rPr>
        <w:t xml:space="preserve"> which can be </w:t>
      </w:r>
      <w:r w:rsidRPr="00DC627E">
        <w:rPr>
          <w:rStyle w:val="StyleUnderline"/>
          <w:highlight w:val="cyan"/>
        </w:rPr>
        <w:t>detrimental</w:t>
      </w:r>
      <w:r w:rsidRPr="00DD3ECF">
        <w:rPr>
          <w:rStyle w:val="StyleUnderline"/>
        </w:rPr>
        <w:t xml:space="preserve"> to </w:t>
      </w:r>
      <w:r w:rsidRPr="00DC627E">
        <w:rPr>
          <w:rStyle w:val="StyleUnderline"/>
          <w:highlight w:val="cyan"/>
        </w:rPr>
        <w:t>both farmers and consumers</w:t>
      </w:r>
      <w:r w:rsidRPr="00DD3ECF">
        <w:rPr>
          <w:rStyle w:val="StyleUnderline"/>
        </w:rPr>
        <w:t xml:space="preserve">. It’s an important topic to understand because it can have a </w:t>
      </w:r>
      <w:r w:rsidRPr="00DC627E">
        <w:rPr>
          <w:rStyle w:val="StyleUnderline"/>
          <w:highlight w:val="cyan"/>
        </w:rPr>
        <w:t>significant impact on food prices</w:t>
      </w:r>
      <w:r w:rsidRPr="00DD3ECF">
        <w:rPr>
          <w:rStyle w:val="StyleUnderline"/>
        </w:rPr>
        <w:t xml:space="preserve"> </w:t>
      </w:r>
      <w:r w:rsidRPr="00DC627E">
        <w:rPr>
          <w:rStyle w:val="StyleUnderline"/>
          <w:highlight w:val="cyan"/>
        </w:rPr>
        <w:t>and</w:t>
      </w:r>
      <w:r w:rsidRPr="00DD3ECF">
        <w:rPr>
          <w:rStyle w:val="StyleUnderline"/>
        </w:rPr>
        <w:t xml:space="preserve"> the </w:t>
      </w:r>
      <w:r w:rsidRPr="00DC627E">
        <w:rPr>
          <w:rStyle w:val="StyleUnderline"/>
          <w:highlight w:val="cyan"/>
        </w:rPr>
        <w:t>future</w:t>
      </w:r>
      <w:r w:rsidRPr="00DD3ECF">
        <w:rPr>
          <w:rStyle w:val="StyleUnderline"/>
        </w:rPr>
        <w:t xml:space="preserve"> of the industry</w:t>
      </w:r>
      <w:r>
        <w:t>.</w:t>
      </w:r>
      <w:r>
        <w:br/>
      </w:r>
    </w:p>
    <w:p w14:paraId="4BC12EC3" w14:textId="10B83D59" w:rsidR="00F1206E" w:rsidRPr="00615B81" w:rsidRDefault="009F3C4E" w:rsidP="00F1206E">
      <w:pPr>
        <w:keepNext/>
        <w:keepLines/>
        <w:spacing w:before="40" w:after="0"/>
        <w:outlineLvl w:val="3"/>
        <w:rPr>
          <w:rFonts w:eastAsia="Calibri"/>
          <w:b/>
          <w:bCs/>
          <w:color w:val="000000"/>
          <w:sz w:val="26"/>
          <w:szCs w:val="26"/>
        </w:rPr>
      </w:pPr>
      <w:r>
        <w:rPr>
          <w:rFonts w:eastAsia="Calibri"/>
          <w:b/>
          <w:bCs/>
          <w:color w:val="000000"/>
          <w:sz w:val="26"/>
          <w:szCs w:val="26"/>
        </w:rPr>
        <w:t xml:space="preserve">** TURNS THEIR … </w:t>
      </w:r>
      <w:r w:rsidR="00F1206E" w:rsidRPr="00615B81">
        <w:rPr>
          <w:rFonts w:eastAsia="Calibri"/>
          <w:b/>
          <w:bCs/>
          <w:color w:val="000000"/>
          <w:sz w:val="26"/>
          <w:szCs w:val="26"/>
        </w:rPr>
        <w:t>US price increases put hundreds of millions at risk globally</w:t>
      </w:r>
    </w:p>
    <w:p w14:paraId="4D2BD890" w14:textId="77777777" w:rsidR="00F1206E" w:rsidRPr="00615B81" w:rsidRDefault="00F1206E" w:rsidP="00F1206E">
      <w:pPr>
        <w:rPr>
          <w:rFonts w:eastAsia="Calibri"/>
          <w:color w:val="000000"/>
          <w:sz w:val="26"/>
          <w:szCs w:val="26"/>
        </w:rPr>
      </w:pPr>
      <w:proofErr w:type="spellStart"/>
      <w:r w:rsidRPr="00615B81">
        <w:rPr>
          <w:rFonts w:eastAsia="Calibri"/>
          <w:b/>
          <w:bCs/>
          <w:color w:val="000000"/>
          <w:sz w:val="26"/>
          <w:szCs w:val="26"/>
        </w:rPr>
        <w:t>Emediegwu</w:t>
      </w:r>
      <w:proofErr w:type="spellEnd"/>
      <w:r w:rsidRPr="00615B81">
        <w:rPr>
          <w:rFonts w:eastAsia="Calibri"/>
          <w:b/>
          <w:bCs/>
          <w:color w:val="000000"/>
          <w:sz w:val="26"/>
          <w:szCs w:val="26"/>
        </w:rPr>
        <w:t xml:space="preserve">, 25 </w:t>
      </w:r>
    </w:p>
    <w:p w14:paraId="261FF178" w14:textId="77777777" w:rsidR="00F1206E" w:rsidRPr="00615B81" w:rsidRDefault="00F1206E" w:rsidP="00F1206E">
      <w:pPr>
        <w:rPr>
          <w:rFonts w:eastAsia="Calibri"/>
          <w:color w:val="000000"/>
          <w:lang w:val="es-ES"/>
        </w:rPr>
      </w:pPr>
      <w:r w:rsidRPr="00615B81">
        <w:rPr>
          <w:rFonts w:eastAsia="Calibri"/>
          <w:color w:val="000000"/>
        </w:rPr>
        <w:t xml:space="preserve">[Lotanna </w:t>
      </w:r>
      <w:proofErr w:type="spellStart"/>
      <w:r w:rsidRPr="00615B81">
        <w:rPr>
          <w:rFonts w:eastAsia="Calibri"/>
          <w:color w:val="000000"/>
        </w:rPr>
        <w:t>Emediegwu</w:t>
      </w:r>
      <w:proofErr w:type="spellEnd"/>
      <w:r w:rsidRPr="00615B81">
        <w:rPr>
          <w:rFonts w:eastAsia="Calibri"/>
          <w:color w:val="000000"/>
        </w:rPr>
        <w:t xml:space="preserve"> is a senior lecturer in economics at Manchester Metropolitan University, Why Donald Trump’s trade tariffs are a threat to global food security, The Conversation, May 1, 2025. </w:t>
      </w:r>
      <w:proofErr w:type="gramStart"/>
      <w:r w:rsidRPr="00615B81">
        <w:rPr>
          <w:rFonts w:eastAsia="Calibri"/>
          <w:color w:val="467886"/>
          <w:u w:val="single"/>
          <w:lang w:val="es-ES"/>
        </w:rPr>
        <w:t>https://theconversation.com/why-donald-trumps-trade-tariffs-are-a-threat-to-global-food-security-255064</w:t>
      </w:r>
      <w:r w:rsidRPr="00615B81">
        <w:rPr>
          <w:rFonts w:eastAsia="Calibri"/>
          <w:color w:val="000000"/>
          <w:lang w:val="es-ES"/>
        </w:rPr>
        <w:t xml:space="preserve"> ]</w:t>
      </w:r>
      <w:proofErr w:type="gramEnd"/>
      <w:r w:rsidRPr="00615B81">
        <w:rPr>
          <w:rFonts w:eastAsia="Calibri"/>
          <w:color w:val="000000"/>
          <w:lang w:val="es-ES"/>
        </w:rPr>
        <w:t xml:space="preserve">   (NSB) ADA-8 ADA-</w:t>
      </w:r>
    </w:p>
    <w:p w14:paraId="53492D91" w14:textId="77777777" w:rsidR="00F2340F" w:rsidRPr="00615B81" w:rsidRDefault="00F2340F" w:rsidP="00F2340F">
      <w:pPr>
        <w:rPr>
          <w:rFonts w:eastAsia="Calibri"/>
          <w:color w:val="000000"/>
        </w:rPr>
      </w:pPr>
      <w:proofErr w:type="gramStart"/>
      <w:r w:rsidRPr="00615B81">
        <w:rPr>
          <w:rFonts w:eastAsia="Calibri"/>
          <w:color w:val="000000"/>
        </w:rPr>
        <w:t>So</w:t>
      </w:r>
      <w:proofErr w:type="gramEnd"/>
      <w:r w:rsidRPr="00615B81">
        <w:rPr>
          <w:rFonts w:eastAsia="Calibri"/>
          <w:color w:val="000000"/>
        </w:rPr>
        <w:t xml:space="preserve"> grocery bills for American families, especially for fresh produce (and processed foods dependent on foreign ingredients) will get higher. But </w:t>
      </w:r>
      <w:r w:rsidRPr="00615B81">
        <w:rPr>
          <w:rFonts w:eastAsia="Calibri"/>
          <w:color w:val="000000"/>
          <w:highlight w:val="cyan"/>
          <w:u w:val="single"/>
        </w:rPr>
        <w:t>there will</w:t>
      </w:r>
      <w:r w:rsidRPr="00615B81">
        <w:rPr>
          <w:rFonts w:eastAsia="Calibri"/>
          <w:color w:val="000000"/>
          <w:u w:val="single"/>
        </w:rPr>
        <w:t xml:space="preserve"> also be </w:t>
      </w:r>
      <w:r w:rsidRPr="00615B81">
        <w:rPr>
          <w:rFonts w:eastAsia="Calibri"/>
          <w:color w:val="000000"/>
          <w:highlight w:val="cyan"/>
          <w:u w:val="single"/>
        </w:rPr>
        <w:t xml:space="preserve">a </w:t>
      </w:r>
      <w:r w:rsidRPr="00615B81">
        <w:rPr>
          <w:rFonts w:eastAsia="Calibri"/>
          <w:b/>
          <w:bCs/>
          <w:color w:val="000000"/>
          <w:highlight w:val="cyan"/>
          <w:u w:val="single"/>
        </w:rPr>
        <w:t>noticeable effect on food prices outside</w:t>
      </w:r>
      <w:r w:rsidRPr="00615B81">
        <w:rPr>
          <w:rFonts w:eastAsia="Calibri"/>
          <w:b/>
          <w:bCs/>
          <w:color w:val="000000"/>
          <w:u w:val="single"/>
        </w:rPr>
        <w:t xml:space="preserve"> the </w:t>
      </w:r>
      <w:r w:rsidRPr="00615B81">
        <w:rPr>
          <w:rFonts w:eastAsia="Calibri"/>
          <w:b/>
          <w:bCs/>
          <w:color w:val="000000"/>
          <w:highlight w:val="cyan"/>
          <w:u w:val="single"/>
        </w:rPr>
        <w:t>US.</w:t>
      </w:r>
    </w:p>
    <w:p w14:paraId="3965FAB4" w14:textId="77777777" w:rsidR="00F2340F" w:rsidRPr="00615B81" w:rsidRDefault="00F2340F" w:rsidP="00F2340F">
      <w:pPr>
        <w:rPr>
          <w:rFonts w:eastAsia="Calibri"/>
          <w:color w:val="000000"/>
        </w:rPr>
      </w:pPr>
      <w:r w:rsidRPr="00615B81">
        <w:rPr>
          <w:rFonts w:eastAsia="Calibri"/>
          <w:color w:val="000000"/>
          <w:u w:val="single"/>
        </w:rPr>
        <w:t xml:space="preserve">The </w:t>
      </w:r>
      <w:r w:rsidRPr="00615B81">
        <w:rPr>
          <w:rFonts w:eastAsia="Calibri"/>
          <w:b/>
          <w:bCs/>
          <w:color w:val="000000"/>
          <w:highlight w:val="cyan"/>
          <w:u w:val="single"/>
        </w:rPr>
        <w:t>consequences</w:t>
      </w:r>
      <w:r w:rsidRPr="00615B81">
        <w:rPr>
          <w:rFonts w:eastAsia="Calibri"/>
          <w:b/>
          <w:bCs/>
          <w:color w:val="000000"/>
          <w:u w:val="single"/>
        </w:rPr>
        <w:t xml:space="preserve"> </w:t>
      </w:r>
      <w:r w:rsidRPr="00615B81">
        <w:rPr>
          <w:rFonts w:eastAsia="Calibri"/>
          <w:color w:val="000000"/>
          <w:u w:val="single"/>
        </w:rPr>
        <w:t xml:space="preserve">could be particularly </w:t>
      </w:r>
      <w:r w:rsidRPr="00615B81">
        <w:rPr>
          <w:rFonts w:eastAsia="Calibri"/>
          <w:b/>
          <w:bCs/>
          <w:color w:val="000000"/>
          <w:highlight w:val="cyan"/>
          <w:u w:val="single"/>
        </w:rPr>
        <w:t xml:space="preserve">serious </w:t>
      </w:r>
      <w:r w:rsidRPr="00615B81">
        <w:rPr>
          <w:rFonts w:eastAsia="Calibri"/>
          <w:color w:val="000000"/>
          <w:highlight w:val="cyan"/>
          <w:u w:val="single"/>
        </w:rPr>
        <w:t xml:space="preserve">for </w:t>
      </w:r>
      <w:r w:rsidRPr="00615B81">
        <w:rPr>
          <w:rFonts w:eastAsia="Calibri"/>
          <w:b/>
          <w:bCs/>
          <w:color w:val="000000"/>
          <w:highlight w:val="cyan"/>
          <w:u w:val="single"/>
        </w:rPr>
        <w:t>developing economies</w:t>
      </w:r>
      <w:r w:rsidRPr="00615B81">
        <w:rPr>
          <w:rFonts w:eastAsia="Calibri"/>
          <w:color w:val="000000"/>
        </w:rPr>
        <w:t xml:space="preserve"> </w:t>
      </w:r>
      <w:r w:rsidRPr="00615B81">
        <w:rPr>
          <w:rFonts w:eastAsia="Calibri"/>
          <w:color w:val="000000"/>
          <w:u w:val="single"/>
        </w:rPr>
        <w:t xml:space="preserve">that rely on stable international prices to secure affordable food imports. The </w:t>
      </w:r>
      <w:r w:rsidRPr="00615B81">
        <w:rPr>
          <w:rFonts w:eastAsia="Calibri"/>
          <w:b/>
          <w:bCs/>
          <w:color w:val="000000"/>
          <w:highlight w:val="cyan"/>
          <w:u w:val="single"/>
        </w:rPr>
        <w:t>prices of</w:t>
      </w:r>
      <w:r w:rsidRPr="00615B81">
        <w:rPr>
          <w:rFonts w:eastAsia="Calibri"/>
          <w:b/>
          <w:bCs/>
          <w:color w:val="000000"/>
          <w:u w:val="single"/>
        </w:rPr>
        <w:t xml:space="preserve"> many </w:t>
      </w:r>
      <w:r w:rsidRPr="00615B81">
        <w:rPr>
          <w:rFonts w:eastAsia="Calibri"/>
          <w:b/>
          <w:bCs/>
          <w:color w:val="000000"/>
          <w:highlight w:val="cyan"/>
          <w:u w:val="single"/>
        </w:rPr>
        <w:t>global staples</w:t>
      </w:r>
      <w:r w:rsidRPr="00615B81">
        <w:rPr>
          <w:rFonts w:eastAsia="Calibri"/>
          <w:color w:val="000000"/>
          <w:u w:val="single"/>
        </w:rPr>
        <w:t xml:space="preserve"> including maize, wheat and soybeans are </w:t>
      </w:r>
      <w:r w:rsidRPr="00615B81">
        <w:rPr>
          <w:rFonts w:eastAsia="Calibri"/>
          <w:b/>
          <w:bCs/>
          <w:color w:val="000000"/>
          <w:u w:val="single"/>
        </w:rPr>
        <w:t>benchmarked against US markets</w:t>
      </w:r>
      <w:r w:rsidRPr="00615B81">
        <w:rPr>
          <w:rFonts w:eastAsia="Calibri"/>
          <w:color w:val="000000"/>
          <w:u w:val="single"/>
        </w:rPr>
        <w:t xml:space="preserve"> </w:t>
      </w:r>
      <w:r w:rsidRPr="00615B81">
        <w:rPr>
          <w:rFonts w:eastAsia="Calibri"/>
          <w:b/>
          <w:bCs/>
          <w:color w:val="000000"/>
          <w:u w:val="single"/>
        </w:rPr>
        <w:t xml:space="preserve">so when disruptions occur, they </w:t>
      </w:r>
      <w:r w:rsidRPr="00615B81">
        <w:rPr>
          <w:rFonts w:eastAsia="Calibri"/>
          <w:b/>
          <w:bCs/>
          <w:color w:val="000000"/>
          <w:highlight w:val="cyan"/>
          <w:u w:val="single"/>
        </w:rPr>
        <w:t>reverberate globally</w:t>
      </w:r>
      <w:r w:rsidRPr="00615B81">
        <w:rPr>
          <w:rFonts w:eastAsia="Calibri"/>
          <w:b/>
          <w:bCs/>
          <w:color w:val="000000"/>
          <w:highlight w:val="cyan"/>
        </w:rPr>
        <w:t>.</w:t>
      </w:r>
    </w:p>
    <w:p w14:paraId="184F9BDE" w14:textId="77777777" w:rsidR="00F2340F" w:rsidRPr="00615B81" w:rsidRDefault="00F2340F" w:rsidP="00F2340F">
      <w:pPr>
        <w:rPr>
          <w:rFonts w:eastAsia="Calibri"/>
          <w:color w:val="000000"/>
        </w:rPr>
      </w:pPr>
      <w:r w:rsidRPr="00615B81">
        <w:rPr>
          <w:rFonts w:eastAsia="Calibri"/>
          <w:color w:val="000000"/>
        </w:rPr>
        <w:t xml:space="preserve">Research I conducted with a colleague found that </w:t>
      </w:r>
      <w:r w:rsidRPr="00615B81">
        <w:rPr>
          <w:rFonts w:eastAsia="Calibri"/>
          <w:b/>
          <w:bCs/>
          <w:color w:val="000000"/>
          <w:highlight w:val="cyan"/>
          <w:u w:val="single"/>
        </w:rPr>
        <w:t>when international prices are disturbed, local food prices</w:t>
      </w:r>
      <w:r w:rsidRPr="00615B81">
        <w:rPr>
          <w:rFonts w:eastAsia="Calibri"/>
          <w:b/>
          <w:bCs/>
          <w:color w:val="000000"/>
          <w:u w:val="single"/>
        </w:rPr>
        <w:t xml:space="preserve">, especially in developing countries, </w:t>
      </w:r>
      <w:r w:rsidRPr="00615B81">
        <w:rPr>
          <w:rFonts w:eastAsia="Calibri"/>
          <w:b/>
          <w:bCs/>
          <w:color w:val="000000"/>
          <w:highlight w:val="cyan"/>
          <w:u w:val="single"/>
        </w:rPr>
        <w:t>go up</w:t>
      </w:r>
      <w:r w:rsidRPr="00615B81">
        <w:rPr>
          <w:rFonts w:eastAsia="Calibri"/>
          <w:b/>
          <w:bCs/>
          <w:color w:val="000000"/>
          <w:highlight w:val="cyan"/>
        </w:rPr>
        <w:t>.</w:t>
      </w:r>
    </w:p>
    <w:p w14:paraId="411B4A45" w14:textId="77777777" w:rsidR="00F2340F" w:rsidRPr="00615B81" w:rsidRDefault="00F2340F" w:rsidP="00F2340F">
      <w:pPr>
        <w:rPr>
          <w:rFonts w:eastAsia="Calibri"/>
          <w:color w:val="000000"/>
        </w:rPr>
      </w:pPr>
      <w:r w:rsidRPr="00615B81">
        <w:rPr>
          <w:rFonts w:eastAsia="Calibri"/>
          <w:color w:val="000000"/>
          <w:u w:val="single"/>
        </w:rPr>
        <w:t>Take global maize prices</w:t>
      </w:r>
      <w:r w:rsidRPr="00615B81">
        <w:rPr>
          <w:rFonts w:eastAsia="Calibri"/>
          <w:color w:val="000000"/>
        </w:rPr>
        <w:t xml:space="preserve">, which this year rose by 7% between April 2 (Trump’s “liberation day”) and April 11. </w:t>
      </w:r>
      <w:r w:rsidRPr="00615B81">
        <w:rPr>
          <w:rFonts w:eastAsia="Calibri"/>
          <w:color w:val="000000"/>
          <w:u w:val="single"/>
        </w:rPr>
        <w:t xml:space="preserve">Our study suggests this </w:t>
      </w:r>
      <w:r w:rsidRPr="000F444E">
        <w:rPr>
          <w:rFonts w:eastAsia="Calibri"/>
          <w:color w:val="000000" w:themeColor="text1"/>
          <w:highlight w:val="cyan"/>
          <w:u w:val="single"/>
        </w:rPr>
        <w:t xml:space="preserve">will </w:t>
      </w:r>
      <w:r w:rsidRPr="000F444E">
        <w:rPr>
          <w:rFonts w:eastAsia="Calibri"/>
          <w:b/>
          <w:bCs/>
          <w:color w:val="000000" w:themeColor="text1"/>
          <w:highlight w:val="cyan"/>
          <w:u w:val="single"/>
        </w:rPr>
        <w:t>immediately lead to a similar increase</w:t>
      </w:r>
      <w:r w:rsidRPr="000F444E">
        <w:rPr>
          <w:rFonts w:eastAsia="Calibri"/>
          <w:b/>
          <w:bCs/>
          <w:color w:val="000000" w:themeColor="text1"/>
          <w:u w:val="single"/>
        </w:rPr>
        <w:t xml:space="preserve"> </w:t>
      </w:r>
      <w:r w:rsidRPr="00615B81">
        <w:rPr>
          <w:rFonts w:eastAsia="Calibri"/>
          <w:color w:val="000000"/>
          <w:u w:val="single"/>
        </w:rPr>
        <w:t xml:space="preserve">in local maize prices in </w:t>
      </w:r>
      <w:r w:rsidRPr="000F444E">
        <w:rPr>
          <w:rFonts w:eastAsia="Calibri"/>
          <w:color w:val="000000"/>
          <w:highlight w:val="cyan"/>
          <w:u w:val="single"/>
        </w:rPr>
        <w:t>places</w:t>
      </w:r>
      <w:r w:rsidRPr="00615B81">
        <w:rPr>
          <w:rFonts w:eastAsia="Calibri"/>
          <w:color w:val="000000"/>
          <w:u w:val="single"/>
        </w:rPr>
        <w:t xml:space="preserve"> like </w:t>
      </w:r>
      <w:r w:rsidRPr="000F444E">
        <w:rPr>
          <w:rFonts w:eastAsia="Calibri"/>
          <w:b/>
          <w:bCs/>
          <w:color w:val="000000"/>
          <w:highlight w:val="cyan"/>
          <w:u w:val="single"/>
        </w:rPr>
        <w:t>sub-Saharan Africa</w:t>
      </w:r>
      <w:r w:rsidRPr="00615B81">
        <w:rPr>
          <w:rFonts w:eastAsia="Calibri"/>
          <w:color w:val="000000"/>
        </w:rPr>
        <w:t>.</w:t>
      </w:r>
    </w:p>
    <w:p w14:paraId="4EFD22DD" w14:textId="77777777" w:rsidR="00F2340F" w:rsidRDefault="00F2340F" w:rsidP="00F2340F">
      <w:pPr>
        <w:rPr>
          <w:rFonts w:eastAsia="Calibri"/>
          <w:color w:val="000000"/>
        </w:rPr>
      </w:pPr>
      <w:r w:rsidRPr="00615B81">
        <w:rPr>
          <w:rFonts w:eastAsia="Calibri"/>
          <w:color w:val="000000"/>
          <w:u w:val="single"/>
        </w:rPr>
        <w:t xml:space="preserve">This is </w:t>
      </w:r>
      <w:r w:rsidRPr="000F444E">
        <w:rPr>
          <w:rFonts w:eastAsia="Calibri"/>
          <w:color w:val="000000"/>
          <w:highlight w:val="cyan"/>
          <w:u w:val="single"/>
        </w:rPr>
        <w:t xml:space="preserve">where </w:t>
      </w:r>
      <w:r w:rsidRPr="000F444E">
        <w:rPr>
          <w:rFonts w:eastAsia="Calibri"/>
          <w:b/>
          <w:bCs/>
          <w:color w:val="000000"/>
          <w:highlight w:val="cyan"/>
          <w:u w:val="single"/>
        </w:rPr>
        <w:t>many of the world’s poorest people live</w:t>
      </w:r>
      <w:r w:rsidRPr="00615B81">
        <w:rPr>
          <w:rFonts w:eastAsia="Calibri"/>
          <w:color w:val="000000"/>
          <w:u w:val="single"/>
        </w:rPr>
        <w:t xml:space="preserve">, with </w:t>
      </w:r>
      <w:r w:rsidRPr="000F444E">
        <w:rPr>
          <w:rFonts w:eastAsia="Calibri"/>
          <w:color w:val="000000"/>
          <w:highlight w:val="cyan"/>
          <w:u w:val="single"/>
        </w:rPr>
        <w:t>hundreds of millions</w:t>
      </w:r>
      <w:r w:rsidRPr="00615B81">
        <w:rPr>
          <w:rFonts w:eastAsia="Calibri"/>
          <w:color w:val="000000"/>
          <w:u w:val="single"/>
        </w:rPr>
        <w:t xml:space="preserve"> in households </w:t>
      </w:r>
      <w:r w:rsidRPr="000F444E">
        <w:rPr>
          <w:rFonts w:eastAsia="Calibri"/>
          <w:b/>
          <w:bCs/>
          <w:color w:val="000000"/>
          <w:highlight w:val="cyan"/>
          <w:u w:val="single"/>
        </w:rPr>
        <w:t>earning</w:t>
      </w:r>
      <w:r w:rsidRPr="00615B81">
        <w:rPr>
          <w:rFonts w:eastAsia="Calibri"/>
          <w:b/>
          <w:bCs/>
          <w:color w:val="000000"/>
          <w:u w:val="single"/>
        </w:rPr>
        <w:t xml:space="preserve"> </w:t>
      </w:r>
      <w:r w:rsidRPr="000F444E">
        <w:rPr>
          <w:rFonts w:eastAsia="Calibri"/>
          <w:b/>
          <w:bCs/>
          <w:color w:val="000000"/>
          <w:highlight w:val="cyan"/>
          <w:u w:val="single"/>
        </w:rPr>
        <w:t>below</w:t>
      </w:r>
      <w:r w:rsidRPr="00615B81">
        <w:rPr>
          <w:rFonts w:eastAsia="Calibri"/>
          <w:b/>
          <w:bCs/>
          <w:color w:val="000000"/>
          <w:u w:val="single"/>
        </w:rPr>
        <w:t xml:space="preserve"> the World Bank’s </w:t>
      </w:r>
      <w:r w:rsidRPr="000F444E">
        <w:rPr>
          <w:rFonts w:eastAsia="Calibri"/>
          <w:b/>
          <w:bCs/>
          <w:color w:val="000000"/>
          <w:highlight w:val="cyan"/>
          <w:u w:val="single"/>
        </w:rPr>
        <w:t>poverty</w:t>
      </w:r>
      <w:r w:rsidRPr="00615B81">
        <w:rPr>
          <w:rFonts w:eastAsia="Calibri"/>
          <w:b/>
          <w:bCs/>
          <w:color w:val="000000"/>
          <w:u w:val="single"/>
        </w:rPr>
        <w:t xml:space="preserve"> line</w:t>
      </w:r>
      <w:r w:rsidRPr="00615B81">
        <w:rPr>
          <w:rFonts w:eastAsia="Calibri"/>
          <w:b/>
          <w:bCs/>
          <w:color w:val="000000"/>
        </w:rPr>
        <w:t xml:space="preserve"> of US$2.15 (£1.61) per day</w:t>
      </w:r>
      <w:r w:rsidRPr="00615B81">
        <w:rPr>
          <w:rFonts w:eastAsia="Calibri"/>
          <w:color w:val="000000"/>
        </w:rPr>
        <w:t xml:space="preserve">. </w:t>
      </w:r>
      <w:r w:rsidRPr="00615B81">
        <w:rPr>
          <w:rFonts w:eastAsia="Calibri"/>
          <w:color w:val="000000"/>
          <w:u w:val="single"/>
        </w:rPr>
        <w:t xml:space="preserve">When much of that income is spent on food, a </w:t>
      </w:r>
      <w:r w:rsidRPr="000F444E">
        <w:rPr>
          <w:rFonts w:eastAsia="Calibri"/>
          <w:b/>
          <w:bCs/>
          <w:color w:val="000000"/>
          <w:highlight w:val="cyan"/>
          <w:u w:val="single"/>
        </w:rPr>
        <w:t>7% increase</w:t>
      </w:r>
      <w:r w:rsidRPr="00615B81">
        <w:rPr>
          <w:rFonts w:eastAsia="Calibri"/>
          <w:b/>
          <w:bCs/>
          <w:color w:val="000000"/>
          <w:u w:val="single"/>
        </w:rPr>
        <w:t xml:space="preserve"> in the price of maize </w:t>
      </w:r>
      <w:r w:rsidRPr="000F444E">
        <w:rPr>
          <w:rFonts w:eastAsia="Calibri"/>
          <w:b/>
          <w:bCs/>
          <w:color w:val="000000"/>
          <w:highlight w:val="cyan"/>
          <w:u w:val="single"/>
        </w:rPr>
        <w:t>could be devastating</w:t>
      </w:r>
      <w:r w:rsidRPr="00615B81">
        <w:rPr>
          <w:rFonts w:eastAsia="Calibri"/>
          <w:color w:val="000000"/>
        </w:rPr>
        <w:t>.</w:t>
      </w:r>
    </w:p>
    <w:p w14:paraId="1D2EA5EC" w14:textId="77777777" w:rsidR="005E42D3" w:rsidRDefault="005E42D3" w:rsidP="00F1206E">
      <w:pPr>
        <w:pStyle w:val="Heading4"/>
      </w:pPr>
    </w:p>
    <w:p w14:paraId="21A016BE" w14:textId="77777777" w:rsidR="005E42D3" w:rsidRDefault="005E42D3" w:rsidP="005E42D3"/>
    <w:bookmarkEnd w:id="2"/>
    <w:p w14:paraId="289586F6" w14:textId="77777777" w:rsidR="005E42D3" w:rsidRPr="003C1B88" w:rsidRDefault="005E42D3" w:rsidP="005E42D3">
      <w:pPr>
        <w:pStyle w:val="Heading1"/>
      </w:pPr>
      <w:r>
        <w:t>Case</w:t>
      </w:r>
    </w:p>
    <w:p w14:paraId="0B6757DF" w14:textId="77777777" w:rsidR="005E42D3" w:rsidRDefault="005E42D3" w:rsidP="005E42D3">
      <w:pPr>
        <w:pStyle w:val="Heading3"/>
      </w:pPr>
      <w:r>
        <w:t>Union Solvency</w:t>
      </w:r>
    </w:p>
    <w:p w14:paraId="16A2CAF3" w14:textId="77777777" w:rsidR="005E42D3" w:rsidRDefault="005E42D3" w:rsidP="005E42D3"/>
    <w:p w14:paraId="7E5083F2" w14:textId="77777777" w:rsidR="005E42D3" w:rsidRPr="004213D9" w:rsidRDefault="005E42D3" w:rsidP="005E42D3">
      <w:pPr>
        <w:pStyle w:val="Heading4"/>
      </w:pPr>
      <w:r w:rsidRPr="004213D9">
        <w:t>Multiple factors undermine unions</w:t>
      </w:r>
    </w:p>
    <w:p w14:paraId="71E2D98A" w14:textId="77777777" w:rsidR="005E42D3" w:rsidRPr="004213D9" w:rsidRDefault="005E42D3" w:rsidP="005E42D3">
      <w:pPr>
        <w:rPr>
          <w:rStyle w:val="Style13ptBold"/>
        </w:rPr>
      </w:pPr>
      <w:proofErr w:type="spellStart"/>
      <w:r w:rsidRPr="004213D9">
        <w:rPr>
          <w:rStyle w:val="Style13ptBold"/>
        </w:rPr>
        <w:t>Wozniacka</w:t>
      </w:r>
      <w:proofErr w:type="spellEnd"/>
      <w:r w:rsidRPr="004213D9">
        <w:rPr>
          <w:rStyle w:val="Style13ptBold"/>
        </w:rPr>
        <w:t>, 19</w:t>
      </w:r>
    </w:p>
    <w:p w14:paraId="26C08270" w14:textId="77777777" w:rsidR="005E42D3" w:rsidRPr="004213D9" w:rsidRDefault="005E42D3" w:rsidP="005E42D3">
      <w:r w:rsidRPr="004213D9">
        <w:t xml:space="preserve">[Gosia </w:t>
      </w:r>
      <w:proofErr w:type="spellStart"/>
      <w:r w:rsidRPr="004213D9">
        <w:t>Wozniacka</w:t>
      </w:r>
      <w:proofErr w:type="spellEnd"/>
      <w:r w:rsidRPr="004213D9">
        <w:t xml:space="preserve">, senior reporter at Civil Eats, </w:t>
      </w:r>
      <w:proofErr w:type="gramStart"/>
      <w:r w:rsidRPr="004213D9">
        <w:t>Less</w:t>
      </w:r>
      <w:proofErr w:type="gramEnd"/>
      <w:r w:rsidRPr="004213D9">
        <w:t xml:space="preserve"> than 1 Percent of US Farmworkers Belong to a Union. Here’s Why, May 7, 2019. </w:t>
      </w:r>
      <w:hyperlink r:id="rId23" w:history="1">
        <w:r w:rsidRPr="004213D9">
          <w:rPr>
            <w:rStyle w:val="Hyperlink"/>
          </w:rPr>
          <w:t>https://civileats.com/2019/05/07/less-than-1-percent-of-us-farmworkers-belong-to-a-union-heres-why/</w:t>
        </w:r>
      </w:hyperlink>
      <w:r w:rsidRPr="004213D9">
        <w:t xml:space="preserve"> ] (NSB) ADA-153</w:t>
      </w:r>
    </w:p>
    <w:p w14:paraId="63D21294" w14:textId="2BA24016" w:rsidR="005E42D3" w:rsidRDefault="005E42D3" w:rsidP="005E42D3">
      <w:r w:rsidRPr="004213D9">
        <w:t xml:space="preserve">According to the UFW, there are a number of </w:t>
      </w:r>
      <w:r w:rsidRPr="004213D9">
        <w:rPr>
          <w:highlight w:val="yellow"/>
        </w:rPr>
        <w:t>reasons</w:t>
      </w:r>
      <w:r w:rsidRPr="004213D9">
        <w:t xml:space="preserve"> why California’s half a million </w:t>
      </w:r>
      <w:r w:rsidRPr="004213D9">
        <w:rPr>
          <w:highlight w:val="yellow"/>
        </w:rPr>
        <w:t>farmworkers no longer turn to the union for support</w:t>
      </w:r>
      <w:r w:rsidRPr="004213D9">
        <w:t xml:space="preserve">, including employer </w:t>
      </w:r>
      <w:r w:rsidRPr="004213D9">
        <w:rPr>
          <w:highlight w:val="yellow"/>
        </w:rPr>
        <w:t>intimidation</w:t>
      </w:r>
      <w:r w:rsidRPr="004213D9">
        <w:t xml:space="preserve">, high worker </w:t>
      </w:r>
      <w:r w:rsidRPr="004213D9">
        <w:rPr>
          <w:highlight w:val="yellow"/>
        </w:rPr>
        <w:t>turnover</w:t>
      </w:r>
      <w:r w:rsidRPr="004213D9">
        <w:t xml:space="preserve">, the involvement of farm labor contractors in hiring, and the fact that half of agricultural laborers are undocumented </w:t>
      </w:r>
      <w:r w:rsidRPr="00254BE0">
        <w:rPr>
          <w:highlight w:val="yellow"/>
        </w:rPr>
        <w:t>and</w:t>
      </w:r>
      <w:r w:rsidRPr="004213D9">
        <w:t xml:space="preserve"> </w:t>
      </w:r>
      <w:r w:rsidRPr="00254BE0">
        <w:rPr>
          <w:highlight w:val="yellow"/>
        </w:rPr>
        <w:t>don’t want to take risks for fear of deportation or losing work.</w:t>
      </w:r>
    </w:p>
    <w:p w14:paraId="74E4D9B3" w14:textId="77777777" w:rsidR="00FC39DF" w:rsidRDefault="00FC39DF" w:rsidP="005E42D3"/>
    <w:p w14:paraId="4876534F" w14:textId="77777777" w:rsidR="00FC39DF" w:rsidRDefault="00FC39DF" w:rsidP="00FC39DF">
      <w:pPr>
        <w:pStyle w:val="Heading4"/>
      </w:pPr>
      <w:r>
        <w:t>No Impact. Farm wages are increasing already</w:t>
      </w:r>
    </w:p>
    <w:p w14:paraId="7E66C900" w14:textId="77777777" w:rsidR="00FC39DF" w:rsidRPr="00AD5879" w:rsidRDefault="00FC39DF" w:rsidP="00FC39DF">
      <w:pPr>
        <w:rPr>
          <w:rStyle w:val="Style13ptBold"/>
        </w:rPr>
      </w:pPr>
      <w:r w:rsidRPr="00AD5879">
        <w:rPr>
          <w:rStyle w:val="Style13ptBold"/>
        </w:rPr>
        <w:t>Gifford Center, 25</w:t>
      </w:r>
    </w:p>
    <w:p w14:paraId="4839FF5C" w14:textId="77777777" w:rsidR="00FC39DF" w:rsidRDefault="00FC39DF" w:rsidP="00FC39DF">
      <w:r>
        <w:t>[UC Davis Gifford Center for Population Studies, Farm Labor Issues in the 2020s - Summary Report, April 4, 2024, updated June 09, 2025. https://gifford.ucdavis.edu/events/past/april-4-2024-farm-labor-issues-in-the-2020s/farm-labor-issues-in-the-2020s-summary-report/] (NSB) ADA-183</w:t>
      </w:r>
    </w:p>
    <w:p w14:paraId="740637B9" w14:textId="77777777" w:rsidR="00FC39DF" w:rsidRDefault="00FC39DF" w:rsidP="00FC39DF">
      <w:r>
        <w:t xml:space="preserve">Average hourly farm earnings, which were about half of the earnings of nonfarm production workers for most of the past half century, are </w:t>
      </w:r>
      <w:r w:rsidRPr="00FC39DF">
        <w:rPr>
          <w:highlight w:val="cyan"/>
        </w:rPr>
        <w:t>rising faster than nonfarm earnings and closing the farm-nonfarm earnings gap.</w:t>
      </w:r>
      <w:r>
        <w:t xml:space="preserve"> The average hourly earnings of crop and livestock workers were $15 in 2020, </w:t>
      </w:r>
      <w:r w:rsidRPr="00FC39DF">
        <w:rPr>
          <w:highlight w:val="cyan"/>
        </w:rPr>
        <w:t>60 percent of the $25 nonfarm average and rising.</w:t>
      </w:r>
    </w:p>
    <w:p w14:paraId="0158D880" w14:textId="77777777" w:rsidR="00FC39DF" w:rsidRDefault="00FC39DF" w:rsidP="005E42D3"/>
    <w:p w14:paraId="0D1FA3BE" w14:textId="77777777" w:rsidR="005E42D3" w:rsidRDefault="005E42D3" w:rsidP="005E42D3"/>
    <w:p w14:paraId="11D959B0" w14:textId="77777777" w:rsidR="005E42D3" w:rsidRDefault="005E42D3" w:rsidP="005E42D3">
      <w:pPr>
        <w:pStyle w:val="Heading3"/>
      </w:pPr>
      <w:bookmarkStart w:id="3" w:name="_Toc207789662"/>
      <w:r>
        <w:t>Pesticides Advantage</w:t>
      </w:r>
      <w:bookmarkEnd w:id="3"/>
    </w:p>
    <w:p w14:paraId="5A52681D" w14:textId="77777777" w:rsidR="005E42D3" w:rsidRDefault="005E42D3" w:rsidP="005E42D3">
      <w:pPr>
        <w:pStyle w:val="Heading4"/>
      </w:pPr>
      <w:r>
        <w:t>Current pesticide use is safe. They undergo extensive safety testing.</w:t>
      </w:r>
    </w:p>
    <w:p w14:paraId="2670FCB3" w14:textId="77777777" w:rsidR="005E42D3" w:rsidRPr="001F4B41" w:rsidRDefault="005E42D3" w:rsidP="005E42D3">
      <w:pPr>
        <w:rPr>
          <w:rStyle w:val="Style13ptBold"/>
        </w:rPr>
      </w:pPr>
      <w:r w:rsidRPr="001F4B41">
        <w:rPr>
          <w:rStyle w:val="Style13ptBold"/>
        </w:rPr>
        <w:t>AFBF, 25</w:t>
      </w:r>
    </w:p>
    <w:p w14:paraId="579B2289" w14:textId="77777777" w:rsidR="005E42D3" w:rsidRDefault="005E42D3" w:rsidP="005E42D3">
      <w:r>
        <w:t>[American Farm Bureau Federation, Safe Pesticide Use, 2025. https://www.fb.org/issue/other/safe-pesticide-use] (NSB) ADA-157</w:t>
      </w:r>
    </w:p>
    <w:p w14:paraId="7588D4DB" w14:textId="77777777" w:rsidR="005E42D3" w:rsidRDefault="005E42D3" w:rsidP="005E42D3">
      <w:r w:rsidRPr="00F933EC">
        <w:t>Pesticides are so heavily scrutinized by</w:t>
      </w:r>
      <w:r>
        <w:t xml:space="preserve"> scientists that approval takes approximately 11 years </w:t>
      </w:r>
      <w:r w:rsidRPr="00F933EC">
        <w:t xml:space="preserve">and, on average, only one in 10,000 discoveries </w:t>
      </w:r>
      <w:proofErr w:type="gramStart"/>
      <w:r w:rsidRPr="00F933EC">
        <w:t>makes</w:t>
      </w:r>
      <w:proofErr w:type="gramEnd"/>
      <w:r w:rsidRPr="00F933EC">
        <w:t xml:space="preserve"> it from the lab to approval for use in the field. These products are thoroughly vetted by food, health, and environmental scientists, plus subjected to extensive public scrutiny and independent scientific peer review.</w:t>
      </w:r>
    </w:p>
    <w:p w14:paraId="1D5AD5C3" w14:textId="77777777" w:rsidR="005E42D3" w:rsidRDefault="005E42D3" w:rsidP="005E42D3">
      <w:r w:rsidRPr="00F933EC">
        <w:rPr>
          <w:highlight w:val="yellow"/>
        </w:rPr>
        <w:t>Pesticides are highly regulated</w:t>
      </w:r>
      <w:r>
        <w:t xml:space="preserve"> </w:t>
      </w:r>
      <w:r w:rsidRPr="00F933EC">
        <w:rPr>
          <w:highlight w:val="yellow"/>
        </w:rPr>
        <w:t>and</w:t>
      </w:r>
      <w:r>
        <w:t xml:space="preserve"> undergo years of testing before they are approved for use on farms, golf courses and backyards, to ensure they can be </w:t>
      </w:r>
      <w:r w:rsidRPr="00F933EC">
        <w:rPr>
          <w:highlight w:val="yellow"/>
        </w:rPr>
        <w:t>safely applied.</w:t>
      </w:r>
    </w:p>
    <w:p w14:paraId="40C76B96" w14:textId="77777777" w:rsidR="005E42D3" w:rsidRDefault="005E42D3" w:rsidP="005E42D3"/>
    <w:p w14:paraId="3D7739DA" w14:textId="77777777" w:rsidR="005E42D3" w:rsidRDefault="005E42D3" w:rsidP="005E42D3">
      <w:pPr>
        <w:pStyle w:val="Heading4"/>
      </w:pPr>
      <w:r>
        <w:t>Newer farming tech allows pinpoint applications</w:t>
      </w:r>
    </w:p>
    <w:p w14:paraId="21F32A4D" w14:textId="77777777" w:rsidR="005E42D3" w:rsidRPr="001F4B41" w:rsidRDefault="005E42D3" w:rsidP="005E42D3">
      <w:pPr>
        <w:rPr>
          <w:rStyle w:val="Style13ptBold"/>
        </w:rPr>
      </w:pPr>
      <w:r w:rsidRPr="001F4B41">
        <w:rPr>
          <w:rStyle w:val="Style13ptBold"/>
        </w:rPr>
        <w:t>AFBF, 25</w:t>
      </w:r>
    </w:p>
    <w:p w14:paraId="08AA981A" w14:textId="77777777" w:rsidR="005E42D3" w:rsidRDefault="005E42D3" w:rsidP="005E42D3">
      <w:r>
        <w:t>[American Farm Bureau Federation, Safe Pesticide Use, 2025. https://www.fb.org/issue/other/safe-pesticide-use] (NSB) ADA-158</w:t>
      </w:r>
    </w:p>
    <w:p w14:paraId="1399E5E7" w14:textId="77777777" w:rsidR="005E42D3" w:rsidRDefault="005E42D3" w:rsidP="005E42D3">
      <w:r w:rsidRPr="009E6B15">
        <w:rPr>
          <w:highlight w:val="yellow"/>
        </w:rPr>
        <w:t>Pesticides play a key role in regenerative farming practices such as no-till and cover cropping.</w:t>
      </w:r>
      <w:r>
        <w:t xml:space="preserve"> Without pesticides, farmers would lose these critical practices, which help absorb carbon and protect against soil erosion and </w:t>
      </w:r>
      <w:proofErr w:type="gramStart"/>
      <w:r>
        <w:t>fertilizer runoff</w:t>
      </w:r>
      <w:proofErr w:type="gramEnd"/>
      <w:r>
        <w:t xml:space="preserve">. </w:t>
      </w:r>
      <w:r w:rsidRPr="00EE776C">
        <w:rPr>
          <w:highlight w:val="yellow"/>
        </w:rPr>
        <w:t>Today’s precision agriculture equipment</w:t>
      </w:r>
      <w:r>
        <w:t xml:space="preserve"> </w:t>
      </w:r>
      <w:r w:rsidRPr="00EE776C">
        <w:rPr>
          <w:highlight w:val="yellow"/>
        </w:rPr>
        <w:t>allows</w:t>
      </w:r>
      <w:r>
        <w:t xml:space="preserve"> </w:t>
      </w:r>
      <w:r w:rsidRPr="00EE776C">
        <w:rPr>
          <w:highlight w:val="yellow"/>
        </w:rPr>
        <w:t>farmers to</w:t>
      </w:r>
      <w:r>
        <w:t xml:space="preserve"> monitor crop health down to the plant, use less water, and </w:t>
      </w:r>
      <w:r w:rsidRPr="00EE776C">
        <w:rPr>
          <w:highlight w:val="yellow"/>
        </w:rPr>
        <w:t>pinpoint pesticide</w:t>
      </w:r>
      <w:r>
        <w:t xml:space="preserve"> and fertilizer </w:t>
      </w:r>
      <w:r w:rsidRPr="00EE776C">
        <w:rPr>
          <w:highlight w:val="yellow"/>
        </w:rPr>
        <w:t>application</w:t>
      </w:r>
      <w:r>
        <w:t xml:space="preserve">. </w:t>
      </w:r>
    </w:p>
    <w:p w14:paraId="2BA47974" w14:textId="77777777" w:rsidR="00165A19" w:rsidRDefault="00165A19" w:rsidP="005E42D3"/>
    <w:p w14:paraId="32278D81" w14:textId="77777777" w:rsidR="00165A19" w:rsidRDefault="00165A19" w:rsidP="00165A19">
      <w:pPr>
        <w:pStyle w:val="Heading4"/>
      </w:pPr>
      <w:r>
        <w:t>EPA has comprehensive regulations on neonics</w:t>
      </w:r>
    </w:p>
    <w:p w14:paraId="326C6262" w14:textId="77777777" w:rsidR="00165A19" w:rsidRPr="00AC416C" w:rsidRDefault="00165A19" w:rsidP="00165A19">
      <w:pPr>
        <w:rPr>
          <w:rStyle w:val="Style13ptBold"/>
        </w:rPr>
      </w:pPr>
      <w:r w:rsidRPr="00AC416C">
        <w:rPr>
          <w:rStyle w:val="Style13ptBold"/>
        </w:rPr>
        <w:t>EPA, 25</w:t>
      </w:r>
    </w:p>
    <w:p w14:paraId="03071F40" w14:textId="77777777" w:rsidR="00165A19" w:rsidRDefault="00165A19" w:rsidP="00165A19">
      <w:r>
        <w:t>[EPA, EPA Actions to Protect Pollinators, June 2, 2025. https://www.epa.gov/pollinator-protection/epa-actions-protect-pollinators] (NSB) ADA-159</w:t>
      </w:r>
    </w:p>
    <w:p w14:paraId="43467EF7" w14:textId="77777777" w:rsidR="00165A19" w:rsidRDefault="00165A19" w:rsidP="00165A19">
      <w:r>
        <w:t>Proposed Interim Decision on Neonicotinoids</w:t>
      </w:r>
    </w:p>
    <w:p w14:paraId="0281A3BA" w14:textId="77777777" w:rsidR="00165A19" w:rsidRDefault="00165A19" w:rsidP="00165A19">
      <w:r>
        <w:t xml:space="preserve">In January 2020, EPA released proposed interim decisions for acetamiprid, clothianidin, dinotefuran, imidacloprid, and thiamethoxam. These chemicals, collectively known as neonicotinoids, are a group of insecticides used on a wide variety of crops, turf, ornamentals, pets (for flea treatment), and other residential and commercial indoor and outdoor uses. In the proposed interim decisions, </w:t>
      </w:r>
      <w:r w:rsidRPr="00165A19">
        <w:rPr>
          <w:rStyle w:val="StyleUnderline"/>
          <w:highlight w:val="cyan"/>
        </w:rPr>
        <w:t>EPA is proposing</w:t>
      </w:r>
      <w:r>
        <w:t>:</w:t>
      </w:r>
    </w:p>
    <w:p w14:paraId="4272C075" w14:textId="77777777" w:rsidR="00165A19" w:rsidRPr="00AC416C" w:rsidRDefault="00165A19" w:rsidP="00165A19">
      <w:pPr>
        <w:rPr>
          <w:rStyle w:val="StyleUnderline"/>
        </w:rPr>
      </w:pPr>
      <w:r w:rsidRPr="00165A19">
        <w:rPr>
          <w:rStyle w:val="StyleUnderline"/>
          <w:highlight w:val="cyan"/>
        </w:rPr>
        <w:t>management</w:t>
      </w:r>
      <w:r w:rsidRPr="00AC416C">
        <w:rPr>
          <w:rStyle w:val="StyleUnderline"/>
        </w:rPr>
        <w:t xml:space="preserve"> measures to help keep pesticides on the intended target and </w:t>
      </w:r>
      <w:r w:rsidRPr="00165A19">
        <w:rPr>
          <w:rStyle w:val="StyleUnderline"/>
          <w:highlight w:val="cyan"/>
        </w:rPr>
        <w:t>reduce the amount</w:t>
      </w:r>
      <w:r w:rsidRPr="00AC416C">
        <w:rPr>
          <w:rStyle w:val="StyleUnderline"/>
        </w:rPr>
        <w:t xml:space="preserve"> used on crops associated with potential ecological </w:t>
      </w:r>
      <w:proofErr w:type="gramStart"/>
      <w:r w:rsidRPr="00AC416C">
        <w:rPr>
          <w:rStyle w:val="StyleUnderline"/>
        </w:rPr>
        <w:t>risks;</w:t>
      </w:r>
      <w:proofErr w:type="gramEnd"/>
    </w:p>
    <w:p w14:paraId="474E1096" w14:textId="77777777" w:rsidR="00165A19" w:rsidRPr="00AC416C" w:rsidRDefault="00165A19" w:rsidP="00165A19">
      <w:pPr>
        <w:rPr>
          <w:rStyle w:val="StyleUnderline"/>
        </w:rPr>
      </w:pPr>
      <w:r w:rsidRPr="00AC416C">
        <w:rPr>
          <w:rStyle w:val="StyleUnderline"/>
        </w:rPr>
        <w:t xml:space="preserve">requiring the use of additional personal protective equipment to address potential occupational </w:t>
      </w:r>
      <w:proofErr w:type="gramStart"/>
      <w:r w:rsidRPr="00AC416C">
        <w:rPr>
          <w:rStyle w:val="StyleUnderline"/>
        </w:rPr>
        <w:t>risks;</w:t>
      </w:r>
      <w:proofErr w:type="gramEnd"/>
    </w:p>
    <w:p w14:paraId="18DF314C" w14:textId="77777777" w:rsidR="00165A19" w:rsidRDefault="00165A19" w:rsidP="00165A19">
      <w:r w:rsidRPr="00165A19">
        <w:rPr>
          <w:rStyle w:val="StyleUnderline"/>
          <w:highlight w:val="cyan"/>
        </w:rPr>
        <w:t>restrictions</w:t>
      </w:r>
      <w:r w:rsidRPr="00AC416C">
        <w:rPr>
          <w:rStyle w:val="StyleUnderline"/>
        </w:rPr>
        <w:t xml:space="preserve"> on </w:t>
      </w:r>
      <w:r w:rsidRPr="00165A19">
        <w:rPr>
          <w:rStyle w:val="StyleUnderline"/>
          <w:highlight w:val="cyan"/>
        </w:rPr>
        <w:t>when</w:t>
      </w:r>
      <w:r w:rsidRPr="00AC416C">
        <w:rPr>
          <w:rStyle w:val="StyleUnderline"/>
        </w:rPr>
        <w:t xml:space="preserve"> pesticides </w:t>
      </w:r>
      <w:r w:rsidRPr="00165A19">
        <w:rPr>
          <w:rStyle w:val="StyleUnderline"/>
          <w:highlight w:val="cyan"/>
        </w:rPr>
        <w:t>can be applied</w:t>
      </w:r>
      <w:r w:rsidRPr="00AC416C">
        <w:rPr>
          <w:rStyle w:val="StyleUnderline"/>
        </w:rPr>
        <w:t xml:space="preserve"> to blooming crops </w:t>
      </w:r>
      <w:proofErr w:type="gramStart"/>
      <w:r w:rsidRPr="00AC416C">
        <w:rPr>
          <w:rStyle w:val="StyleUnderline"/>
        </w:rPr>
        <w:t>in order to</w:t>
      </w:r>
      <w:proofErr w:type="gramEnd"/>
      <w:r w:rsidRPr="00AC416C">
        <w:rPr>
          <w:rStyle w:val="StyleUnderline"/>
        </w:rPr>
        <w:t xml:space="preserve"> limit exposure to </w:t>
      </w:r>
      <w:proofErr w:type="gramStart"/>
      <w:r w:rsidRPr="00AC416C">
        <w:rPr>
          <w:rStyle w:val="StyleUnderline"/>
        </w:rPr>
        <w:t>bees</w:t>
      </w:r>
      <w:r>
        <w:t>;</w:t>
      </w:r>
      <w:proofErr w:type="gramEnd"/>
    </w:p>
    <w:p w14:paraId="4572EC2D" w14:textId="77777777" w:rsidR="00165A19" w:rsidRDefault="00165A19" w:rsidP="00165A19">
      <w:r>
        <w:t>language on the label that advises homeowners not to use neonicotinoid products; and</w:t>
      </w:r>
    </w:p>
    <w:p w14:paraId="64DB63B2" w14:textId="77777777" w:rsidR="00165A19" w:rsidRDefault="00165A19" w:rsidP="00165A19">
      <w:r>
        <w:t>cancelling spray uses of imidacloprid on residential turf due to health concerns.</w:t>
      </w:r>
    </w:p>
    <w:p w14:paraId="4F8C8C57" w14:textId="77777777" w:rsidR="00165A19" w:rsidRDefault="00165A19" w:rsidP="00165A19">
      <w:r w:rsidRPr="00AC416C">
        <w:rPr>
          <w:rStyle w:val="StyleUnderline"/>
        </w:rPr>
        <w:t xml:space="preserve">Additionally, the </w:t>
      </w:r>
      <w:r w:rsidRPr="00165A19">
        <w:rPr>
          <w:rStyle w:val="StyleUnderline"/>
          <w:highlight w:val="cyan"/>
        </w:rPr>
        <w:t>agency</w:t>
      </w:r>
      <w:r w:rsidRPr="00AC416C">
        <w:rPr>
          <w:rStyle w:val="StyleUnderline"/>
        </w:rPr>
        <w:t xml:space="preserve"> is </w:t>
      </w:r>
      <w:r w:rsidRPr="00165A19">
        <w:rPr>
          <w:rStyle w:val="StyleUnderline"/>
          <w:highlight w:val="cyan"/>
        </w:rPr>
        <w:t>working</w:t>
      </w:r>
      <w:r w:rsidRPr="00AC416C">
        <w:rPr>
          <w:rStyle w:val="StyleUnderline"/>
        </w:rPr>
        <w:t xml:space="preserve"> with industry on developing and implementing stewardship and </w:t>
      </w:r>
      <w:r w:rsidRPr="00165A19">
        <w:rPr>
          <w:rStyle w:val="StyleUnderline"/>
          <w:highlight w:val="cyan"/>
        </w:rPr>
        <w:t>best management practices</w:t>
      </w:r>
      <w:r>
        <w:t>.</w:t>
      </w:r>
    </w:p>
    <w:p w14:paraId="5DF0B5ED" w14:textId="77777777" w:rsidR="00165A19" w:rsidRDefault="00165A19" w:rsidP="00165A19"/>
    <w:p w14:paraId="76803A82" w14:textId="77777777" w:rsidR="00165A19" w:rsidRDefault="00165A19" w:rsidP="00165A19">
      <w:pPr>
        <w:pStyle w:val="Heading4"/>
      </w:pPr>
      <w:r>
        <w:t>Farmers are careful with pesticides—it affects them and their families directly</w:t>
      </w:r>
    </w:p>
    <w:p w14:paraId="30517F45" w14:textId="77777777" w:rsidR="00165A19" w:rsidRPr="001F4B41" w:rsidRDefault="00165A19" w:rsidP="00165A19">
      <w:pPr>
        <w:rPr>
          <w:rStyle w:val="Style13ptBold"/>
        </w:rPr>
      </w:pPr>
      <w:r w:rsidRPr="001F4B41">
        <w:rPr>
          <w:rStyle w:val="Style13ptBold"/>
        </w:rPr>
        <w:t>AFBF, 25</w:t>
      </w:r>
    </w:p>
    <w:p w14:paraId="418C3F3A" w14:textId="77777777" w:rsidR="00165A19" w:rsidRDefault="00165A19" w:rsidP="00165A19">
      <w:r>
        <w:t>[American Farm Bureau Federation, Safe Pesticide Use, 2025. https://www.fb.org/issue/other/safe-pesticide-use] (NSB) ADA-160</w:t>
      </w:r>
    </w:p>
    <w:p w14:paraId="3C6260A6" w14:textId="77777777" w:rsidR="00165A19" w:rsidRDefault="00165A19" w:rsidP="00165A19">
      <w:r w:rsidRPr="00165A19">
        <w:rPr>
          <w:highlight w:val="cyan"/>
        </w:rPr>
        <w:t>Farmers</w:t>
      </w:r>
      <w:r>
        <w:t xml:space="preserve"> are committed to safely using these products, which often </w:t>
      </w:r>
      <w:r w:rsidRPr="00165A19">
        <w:rPr>
          <w:highlight w:val="cyan"/>
        </w:rPr>
        <w:t>require additional extra training and certification</w:t>
      </w:r>
      <w:r>
        <w:t xml:space="preserve">. Many farmers live and work on the same land where they raise their children, and they feed their families the same food as they </w:t>
      </w:r>
      <w:proofErr w:type="gramStart"/>
      <w:r>
        <w:t>are growing</w:t>
      </w:r>
      <w:proofErr w:type="gramEnd"/>
      <w:r>
        <w:t xml:space="preserve"> for rest of the country. </w:t>
      </w:r>
      <w:r w:rsidRPr="00165A19">
        <w:rPr>
          <w:highlight w:val="cyan"/>
        </w:rPr>
        <w:t>Without pesticides, our crop health would suffer</w:t>
      </w:r>
      <w:r>
        <w:t xml:space="preserve">, leading to </w:t>
      </w:r>
      <w:r w:rsidRPr="00165A19">
        <w:rPr>
          <w:highlight w:val="cyan"/>
        </w:rPr>
        <w:t>more</w:t>
      </w:r>
      <w:r>
        <w:t xml:space="preserve"> </w:t>
      </w:r>
      <w:r w:rsidRPr="00165A19">
        <w:rPr>
          <w:highlight w:val="cyan"/>
        </w:rPr>
        <w:t>waste</w:t>
      </w:r>
      <w:r>
        <w:t xml:space="preserve">, and </w:t>
      </w:r>
      <w:r w:rsidRPr="00165A19">
        <w:rPr>
          <w:highlight w:val="cyan"/>
        </w:rPr>
        <w:t>we</w:t>
      </w:r>
      <w:r>
        <w:t xml:space="preserve"> would </w:t>
      </w:r>
      <w:r w:rsidRPr="00165A19">
        <w:rPr>
          <w:highlight w:val="cyan"/>
        </w:rPr>
        <w:t>lose</w:t>
      </w:r>
      <w:r>
        <w:t xml:space="preserve"> important </w:t>
      </w:r>
      <w:r w:rsidRPr="00165A19">
        <w:rPr>
          <w:highlight w:val="cyan"/>
        </w:rPr>
        <w:t>regenerative</w:t>
      </w:r>
      <w:r>
        <w:t xml:space="preserve"> </w:t>
      </w:r>
      <w:r w:rsidRPr="00165A19">
        <w:rPr>
          <w:highlight w:val="cyan"/>
        </w:rPr>
        <w:t>practices</w:t>
      </w:r>
      <w:r>
        <w:t>.</w:t>
      </w:r>
    </w:p>
    <w:p w14:paraId="684B772B" w14:textId="77777777" w:rsidR="00165A19" w:rsidRDefault="00165A19" w:rsidP="005E42D3"/>
    <w:p w14:paraId="12159B33" w14:textId="77777777" w:rsidR="005E42D3" w:rsidRDefault="005E42D3" w:rsidP="005E42D3"/>
    <w:p w14:paraId="61EFA38E" w14:textId="77777777" w:rsidR="005E42D3" w:rsidRDefault="005E42D3" w:rsidP="005E42D3">
      <w:pPr>
        <w:pStyle w:val="Heading3"/>
      </w:pPr>
      <w:bookmarkStart w:id="4" w:name="_Toc207789665"/>
      <w:r>
        <w:t>Food Supply Advantage</w:t>
      </w:r>
      <w:bookmarkEnd w:id="4"/>
    </w:p>
    <w:p w14:paraId="416268FC" w14:textId="77777777" w:rsidR="005E42D3" w:rsidRDefault="005E42D3" w:rsidP="005E42D3"/>
    <w:p w14:paraId="776262AF" w14:textId="77777777" w:rsidR="005E42D3" w:rsidRDefault="005E42D3" w:rsidP="005E42D3">
      <w:pPr>
        <w:pStyle w:val="Heading4"/>
      </w:pPr>
      <w:r>
        <w:t>Turn: Strikes could threaten the food supply</w:t>
      </w:r>
    </w:p>
    <w:p w14:paraId="1470DD4C" w14:textId="77777777" w:rsidR="005E42D3" w:rsidRPr="001C5D0A" w:rsidRDefault="005E42D3" w:rsidP="005E42D3">
      <w:pPr>
        <w:rPr>
          <w:rStyle w:val="Style13ptBold"/>
        </w:rPr>
      </w:pPr>
      <w:r w:rsidRPr="001C5D0A">
        <w:rPr>
          <w:rStyle w:val="Style13ptBold"/>
        </w:rPr>
        <w:t>Reilly, 2004</w:t>
      </w:r>
    </w:p>
    <w:p w14:paraId="48E65AB1" w14:textId="77777777" w:rsidR="005E42D3" w:rsidRDefault="005E42D3" w:rsidP="005E42D3">
      <w:r>
        <w:t xml:space="preserve">[Jaclyn Reilly, Agricultural Laborers: Their Inability to Unionize Under the National Labor Relations Act, Penn State Law Review, 2004. https://pennstatelaw.psu.edu/_file/aglaw/Publications_Library/Agricultural_ </w:t>
      </w:r>
      <w:proofErr w:type="gramStart"/>
      <w:r>
        <w:t>Laborers.pdf]  (</w:t>
      </w:r>
      <w:proofErr w:type="gramEnd"/>
      <w:r>
        <w:t>NSB) ADA-171</w:t>
      </w:r>
    </w:p>
    <w:p w14:paraId="483206FA" w14:textId="77777777" w:rsidR="005E42D3" w:rsidRDefault="005E42D3" w:rsidP="005E42D3">
      <w:r>
        <w:t xml:space="preserve">Unions have been met with great opposition in most industries and agriculture has not proven to be any different. </w:t>
      </w:r>
      <w:r w:rsidRPr="00AC2CB2">
        <w:rPr>
          <w:highlight w:val="yellow"/>
        </w:rPr>
        <w:t xml:space="preserve">Farmers do not want unions in their fields, the most important reason being that unions go on strike. Harvesting crops is very </w:t>
      </w:r>
      <w:proofErr w:type="gramStart"/>
      <w:r w:rsidRPr="00AC2CB2">
        <w:rPr>
          <w:highlight w:val="yellow"/>
        </w:rPr>
        <w:t>time sensitive</w:t>
      </w:r>
      <w:proofErr w:type="gramEnd"/>
      <w:r w:rsidRPr="00AC2CB2">
        <w:rPr>
          <w:highlight w:val="yellow"/>
        </w:rPr>
        <w:t xml:space="preserve"> and crops are perishable, if unions go on strike both farmers and the public could be adversely affected.</w:t>
      </w:r>
    </w:p>
    <w:p w14:paraId="42427405" w14:textId="77777777" w:rsidR="005E42D3" w:rsidRDefault="005E42D3" w:rsidP="005E42D3"/>
    <w:p w14:paraId="0A69BD6F" w14:textId="77777777" w:rsidR="005E42D3" w:rsidRDefault="005E42D3" w:rsidP="005E42D3">
      <w:pPr>
        <w:pStyle w:val="Heading3"/>
      </w:pPr>
      <w:bookmarkStart w:id="5" w:name="_Toc207789670"/>
      <w:r>
        <w:t>Farm Worker Poverty</w:t>
      </w:r>
      <w:bookmarkEnd w:id="5"/>
      <w:r>
        <w:t xml:space="preserve"> Advantage</w:t>
      </w:r>
    </w:p>
    <w:p w14:paraId="15950818" w14:textId="77777777" w:rsidR="005E42D3" w:rsidRDefault="005E42D3" w:rsidP="005E42D3"/>
    <w:p w14:paraId="1164401C" w14:textId="77777777" w:rsidR="005E42D3" w:rsidRDefault="005E42D3" w:rsidP="005E42D3"/>
    <w:p w14:paraId="4DFC3F46" w14:textId="77777777" w:rsidR="005E42D3" w:rsidRDefault="005E42D3" w:rsidP="005E42D3">
      <w:pPr>
        <w:pStyle w:val="Heading4"/>
      </w:pPr>
      <w:r>
        <w:t>Removing the exemption alone is not enough</w:t>
      </w:r>
    </w:p>
    <w:p w14:paraId="611436BF" w14:textId="77777777" w:rsidR="005E42D3" w:rsidRPr="00F136E1" w:rsidRDefault="005E42D3" w:rsidP="005E42D3">
      <w:pPr>
        <w:rPr>
          <w:rStyle w:val="Style13ptBold"/>
        </w:rPr>
      </w:pPr>
      <w:r w:rsidRPr="00F136E1">
        <w:rPr>
          <w:rStyle w:val="Style13ptBold"/>
        </w:rPr>
        <w:t>Coffman, 22</w:t>
      </w:r>
    </w:p>
    <w:p w14:paraId="5F8520D1" w14:textId="77777777" w:rsidR="005E42D3" w:rsidRDefault="005E42D3" w:rsidP="005E42D3">
      <w:r>
        <w:t>[Dustin Coffman, JD Drake University Law School, The Excluded Workers: The NLRA, Farm Laborers, and a Lineage of Exploitation, Drake Journal of Agricultural Law, Spring 2022. (27.1) https://aglawjournal.wp.drake.edu/wp-content/uploads/sites/66/2023/01/220531_Coffman_Final_Macro1.pdf] (NSB) ADA-188</w:t>
      </w:r>
    </w:p>
    <w:p w14:paraId="1148CD31" w14:textId="77777777" w:rsidR="005E42D3" w:rsidRDefault="005E42D3" w:rsidP="005E42D3">
      <w:r>
        <w:t xml:space="preserve">Despite the need </w:t>
      </w:r>
      <w:proofErr w:type="gramStart"/>
      <w:r>
        <w:t>for removing</w:t>
      </w:r>
      <w:proofErr w:type="gramEnd"/>
      <w:r>
        <w:t xml:space="preserve"> exclusionary language, there are legitimate concerns with a simple amendment extending the NLRA’s protections to farm workers. </w:t>
      </w:r>
      <w:r w:rsidRPr="00AC2CB2">
        <w:rPr>
          <w:highlight w:val="yellow"/>
        </w:rPr>
        <w:t>The structure and processes within the NLRA may not fit perfectly—without modification and flexibility—to every farm laborer’s circumstances</w:t>
      </w:r>
      <w:r>
        <w:t xml:space="preserve">. For example, there are certain crops in specific regions that are only harvested for a few weeks a year. This would be difficult to implement some of the NLRA’s rigid representation procedures. However, such an approach presupposes that the right to unionize—and the steps required to form a union—would be respected by solitary farms. Instead, a farm labor union could—and arguably should—exist externally to any single farm, such that union elections, for example, are not held at or solely binding on isolated farms. There does not appear to be any obstacle which would prevent Congress from both amending the NLRA to remove the </w:t>
      </w:r>
      <w:proofErr w:type="gramStart"/>
      <w:r>
        <w:t>farm worker exception</w:t>
      </w:r>
      <w:proofErr w:type="gramEnd"/>
      <w:r>
        <w:t xml:space="preserve"> and tailor the remainder of the statute to fit the specific needs of agricultural work.</w:t>
      </w:r>
    </w:p>
    <w:p w14:paraId="30F48D6B" w14:textId="77777777" w:rsidR="005E42D3" w:rsidRDefault="005E42D3" w:rsidP="005E42D3"/>
    <w:p w14:paraId="30E219B0" w14:textId="77777777" w:rsidR="005E42D3" w:rsidRDefault="005E42D3" w:rsidP="005E42D3"/>
    <w:p w14:paraId="6D004A47" w14:textId="77777777" w:rsidR="005E42D3" w:rsidRDefault="005E42D3" w:rsidP="005E42D3">
      <w:pPr>
        <w:pStyle w:val="Heading3"/>
      </w:pPr>
      <w:bookmarkStart w:id="6" w:name="_Toc207789676"/>
      <w:r>
        <w:t>Farm Worker Health</w:t>
      </w:r>
      <w:bookmarkEnd w:id="6"/>
      <w:r>
        <w:t xml:space="preserve"> Advantage</w:t>
      </w:r>
    </w:p>
    <w:p w14:paraId="3F2E81BA" w14:textId="77777777" w:rsidR="005E42D3" w:rsidRDefault="005E42D3" w:rsidP="005E42D3"/>
    <w:p w14:paraId="763380D4" w14:textId="77777777" w:rsidR="005E42D3" w:rsidRDefault="005E42D3" w:rsidP="005E42D3"/>
    <w:p w14:paraId="30E23110" w14:textId="77777777" w:rsidR="005E42D3" w:rsidRDefault="005E42D3" w:rsidP="005E42D3">
      <w:pPr>
        <w:pStyle w:val="Heading4"/>
      </w:pPr>
      <w:r>
        <w:t xml:space="preserve">Plan won’t </w:t>
      </w:r>
      <w:proofErr w:type="gramStart"/>
      <w:r>
        <w:t>solve</w:t>
      </w:r>
      <w:proofErr w:type="gramEnd"/>
      <w:r>
        <w:t>. Their author advocates 11 actions. The plan only does 1</w:t>
      </w:r>
    </w:p>
    <w:p w14:paraId="708109F4" w14:textId="77777777" w:rsidR="005E42D3" w:rsidRPr="000F0C5B" w:rsidRDefault="005E42D3" w:rsidP="005E42D3">
      <w:pPr>
        <w:rPr>
          <w:rStyle w:val="Style13ptBold"/>
        </w:rPr>
      </w:pPr>
      <w:r w:rsidRPr="000F0C5B">
        <w:rPr>
          <w:rStyle w:val="Style13ptBold"/>
        </w:rPr>
        <w:t>APHA, 17</w:t>
      </w:r>
    </w:p>
    <w:p w14:paraId="2167B8FF" w14:textId="77777777" w:rsidR="005E42D3" w:rsidRDefault="005E42D3" w:rsidP="005E42D3">
      <w:r>
        <w:t>[American Public Health Association, Improving Working Conditions for U.S. Farmworkers and Food Production Workers, November 7, 2017. https://www.apha.org/policy-and-advocacy/public-health-policy-briefs/policy-database/2018/01/18/improving-working-conditions] (NSB) ADA-203</w:t>
      </w:r>
    </w:p>
    <w:p w14:paraId="2330E315" w14:textId="77777777" w:rsidR="005E42D3" w:rsidRDefault="005E42D3" w:rsidP="005E42D3">
      <w:r>
        <w:t>Action Steps</w:t>
      </w:r>
    </w:p>
    <w:p w14:paraId="25846B4E" w14:textId="77777777" w:rsidR="005E42D3" w:rsidRDefault="005E42D3" w:rsidP="005E42D3">
      <w:r w:rsidRPr="00F009EC">
        <w:rPr>
          <w:highlight w:val="yellow"/>
        </w:rPr>
        <w:t>APHA urges:</w:t>
      </w:r>
    </w:p>
    <w:p w14:paraId="64155E89" w14:textId="77777777" w:rsidR="005E42D3" w:rsidRDefault="005E42D3" w:rsidP="005E42D3">
      <w:pPr>
        <w:pStyle w:val="ListParagraph"/>
        <w:numPr>
          <w:ilvl w:val="0"/>
          <w:numId w:val="45"/>
        </w:numPr>
      </w:pPr>
      <w:r w:rsidRPr="00F009EC">
        <w:rPr>
          <w:highlight w:val="yellow"/>
        </w:rPr>
        <w:t>Congress to eliminate language</w:t>
      </w:r>
      <w:r>
        <w:t xml:space="preserve"> in OSHA’s annual appropriation that excludes small farms from OSHA oversight and pass legislation to cover </w:t>
      </w:r>
      <w:proofErr w:type="gramStart"/>
      <w:r>
        <w:t>farmworkers</w:t>
      </w:r>
      <w:proofErr w:type="gramEnd"/>
      <w:r>
        <w:t xml:space="preserve"> under the Fair Labor Standards Act.</w:t>
      </w:r>
    </w:p>
    <w:p w14:paraId="22D88763" w14:textId="77777777" w:rsidR="005E42D3" w:rsidRDefault="005E42D3" w:rsidP="005E42D3">
      <w:pPr>
        <w:pStyle w:val="ListParagraph"/>
        <w:numPr>
          <w:ilvl w:val="0"/>
          <w:numId w:val="45"/>
        </w:numPr>
      </w:pPr>
      <w:r w:rsidRPr="00F009EC">
        <w:rPr>
          <w:highlight w:val="yellow"/>
        </w:rPr>
        <w:t xml:space="preserve">The EPA to fully </w:t>
      </w:r>
      <w:proofErr w:type="gramStart"/>
      <w:r w:rsidRPr="00F009EC">
        <w:rPr>
          <w:highlight w:val="yellow"/>
        </w:rPr>
        <w:t>implement</w:t>
      </w:r>
      <w:proofErr w:type="gramEnd"/>
      <w:r w:rsidRPr="00F009EC">
        <w:rPr>
          <w:highlight w:val="yellow"/>
        </w:rPr>
        <w:t xml:space="preserve"> and </w:t>
      </w:r>
      <w:proofErr w:type="gramStart"/>
      <w:r w:rsidRPr="00F009EC">
        <w:rPr>
          <w:highlight w:val="yellow"/>
        </w:rPr>
        <w:t>enforce</w:t>
      </w:r>
      <w:proofErr w:type="gramEnd"/>
      <w:r w:rsidRPr="00F009EC">
        <w:rPr>
          <w:highlight w:val="yellow"/>
        </w:rPr>
        <w:t xml:space="preserve"> the newly revised Worker Protection Standard</w:t>
      </w:r>
      <w:r>
        <w:t xml:space="preserve"> and the revised Certification of Pesticide Applicators Rule. </w:t>
      </w:r>
    </w:p>
    <w:p w14:paraId="67CE9DBB" w14:textId="77777777" w:rsidR="005E42D3" w:rsidRDefault="005E42D3" w:rsidP="005E42D3">
      <w:pPr>
        <w:pStyle w:val="ListParagraph"/>
        <w:numPr>
          <w:ilvl w:val="0"/>
          <w:numId w:val="45"/>
        </w:numPr>
      </w:pPr>
      <w:r>
        <w:t xml:space="preserve">OSHA and state OSHA programs to maintain strong enforcement of standards and a budget that reflects this commitment. </w:t>
      </w:r>
    </w:p>
    <w:p w14:paraId="7C85F4AF" w14:textId="77777777" w:rsidR="005E42D3" w:rsidRDefault="005E42D3" w:rsidP="005E42D3">
      <w:pPr>
        <w:pStyle w:val="ListParagraph"/>
        <w:numPr>
          <w:ilvl w:val="0"/>
          <w:numId w:val="45"/>
        </w:numPr>
      </w:pPr>
      <w:r>
        <w:t xml:space="preserve">The U.S. Department of Labor and state agencies to increase oversight and enforcement of wage and hour violations by employers in the agriculture and food production industries. </w:t>
      </w:r>
    </w:p>
    <w:p w14:paraId="3A08D10A" w14:textId="77777777" w:rsidR="005E42D3" w:rsidRDefault="005E42D3" w:rsidP="005E42D3">
      <w:pPr>
        <w:pStyle w:val="ListParagraph"/>
        <w:numPr>
          <w:ilvl w:val="0"/>
          <w:numId w:val="45"/>
        </w:numPr>
      </w:pPr>
      <w:r w:rsidRPr="00F009EC">
        <w:rPr>
          <w:highlight w:val="yellow"/>
        </w:rPr>
        <w:t>OSHA to adopt a regulation</w:t>
      </w:r>
      <w:r>
        <w:t xml:space="preserve"> that requires employers engaged in food production to address hazards associated with musculoskeletal injuries. </w:t>
      </w:r>
    </w:p>
    <w:p w14:paraId="7F484306" w14:textId="77777777" w:rsidR="005E42D3" w:rsidRDefault="005E42D3" w:rsidP="005E42D3">
      <w:pPr>
        <w:pStyle w:val="ListParagraph"/>
        <w:numPr>
          <w:ilvl w:val="0"/>
          <w:numId w:val="45"/>
        </w:numPr>
      </w:pPr>
      <w:r>
        <w:t xml:space="preserve">The U.S. Department of Agriculture to coordinate with OSHA and the National Institute for Occupational Safety and Health in an analysis of the health impact of food safety regulations to ensure that these regulations do not adversely affect workers’ health. </w:t>
      </w:r>
    </w:p>
    <w:p w14:paraId="12402795" w14:textId="77777777" w:rsidR="005E42D3" w:rsidRDefault="005E42D3" w:rsidP="005E42D3">
      <w:pPr>
        <w:pStyle w:val="ListParagraph"/>
        <w:numPr>
          <w:ilvl w:val="0"/>
          <w:numId w:val="45"/>
        </w:numPr>
      </w:pPr>
      <w:r>
        <w:t xml:space="preserve">The Centers for Disease Control and Prevention and OSHA to collaborate with the National Association of State Public Health Veterinarians and district and state public health offices in addressing </w:t>
      </w:r>
      <w:proofErr w:type="gramStart"/>
      <w:r>
        <w:t>farmworkers’</w:t>
      </w:r>
      <w:proofErr w:type="gramEnd"/>
      <w:r>
        <w:t xml:space="preserve"> and food production workers’ exposure to zoonotic diseases.</w:t>
      </w:r>
    </w:p>
    <w:p w14:paraId="423B2FE8" w14:textId="77777777" w:rsidR="005E42D3" w:rsidRDefault="005E42D3" w:rsidP="005E42D3">
      <w:pPr>
        <w:pStyle w:val="ListParagraph"/>
        <w:numPr>
          <w:ilvl w:val="0"/>
          <w:numId w:val="45"/>
        </w:numPr>
      </w:pPr>
      <w:r w:rsidRPr="00F009EC">
        <w:rPr>
          <w:highlight w:val="yellow"/>
        </w:rPr>
        <w:t>Organizations involved in establishing metrics to evaluate</w:t>
      </w:r>
      <w:r>
        <w:t xml:space="preserve"> the sustainability of businesses’ food production practices to include measures assessing the health impact of labor practices. Sustainable food initiatives and movements should be modeled after existing initiatives that include labor standards and fair working conditions. </w:t>
      </w:r>
    </w:p>
    <w:p w14:paraId="73A9BAA2" w14:textId="77777777" w:rsidR="005E42D3" w:rsidRDefault="005E42D3" w:rsidP="005E42D3">
      <w:pPr>
        <w:pStyle w:val="ListParagraph"/>
        <w:numPr>
          <w:ilvl w:val="0"/>
          <w:numId w:val="45"/>
        </w:numPr>
      </w:pPr>
      <w:r>
        <w:t xml:space="preserve">Businesses involved in food production, including meat, poultry, and seafood processing, to integrate equitable labor practices into their corporate environmental sustainability programs. </w:t>
      </w:r>
    </w:p>
    <w:p w14:paraId="5169D382" w14:textId="77777777" w:rsidR="005E42D3" w:rsidRDefault="005E42D3" w:rsidP="005E42D3">
      <w:pPr>
        <w:pStyle w:val="ListParagraph"/>
        <w:numPr>
          <w:ilvl w:val="0"/>
          <w:numId w:val="45"/>
        </w:numPr>
      </w:pPr>
      <w:r>
        <w:t xml:space="preserve">The U.S. Department of Agriculture, food production businesses, and organizations involved in establishing metrics evaluating food production to increase consumer education and awareness regarding the human cost of food production </w:t>
      </w:r>
      <w:proofErr w:type="gramStart"/>
      <w:r>
        <w:t>as a way to</w:t>
      </w:r>
      <w:proofErr w:type="gramEnd"/>
      <w:r>
        <w:t xml:space="preserve"> incentivize meaningful consumption and recognition of workers. </w:t>
      </w:r>
    </w:p>
    <w:p w14:paraId="63E40967" w14:textId="77777777" w:rsidR="005E42D3" w:rsidRDefault="005E42D3" w:rsidP="005E42D3">
      <w:pPr>
        <w:pStyle w:val="ListParagraph"/>
        <w:numPr>
          <w:ilvl w:val="0"/>
          <w:numId w:val="45"/>
        </w:numPr>
      </w:pPr>
      <w:r w:rsidRPr="00F009EC">
        <w:rPr>
          <w:highlight w:val="yellow"/>
        </w:rPr>
        <w:t>State and local leaders to work to change state legislation</w:t>
      </w:r>
      <w:r>
        <w:t xml:space="preserve"> that excludes agricultural workers from wage laws, collective bargaining, and workers’ compensation protections so that these inequities are eliminated and agricultural workers are afforded the same protections as other workers. </w:t>
      </w:r>
    </w:p>
    <w:p w14:paraId="3E4992D4" w14:textId="77777777" w:rsidR="005E42D3" w:rsidRDefault="005E42D3" w:rsidP="005E42D3"/>
    <w:p w14:paraId="2792A3C3" w14:textId="77777777" w:rsidR="005E42D3" w:rsidRDefault="005E42D3" w:rsidP="005E42D3"/>
    <w:p w14:paraId="15953FDB" w14:textId="77777777" w:rsidR="005E42D3" w:rsidRDefault="005E42D3" w:rsidP="005E42D3">
      <w:pPr>
        <w:pStyle w:val="Heading2"/>
      </w:pPr>
    </w:p>
    <w:p w14:paraId="352FCC0B" w14:textId="77777777" w:rsidR="005E42D3" w:rsidRPr="005D388F" w:rsidRDefault="005E42D3" w:rsidP="005D388F"/>
    <w:sectPr w:rsidR="005E42D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DF607" w14:textId="77777777" w:rsidR="00023437" w:rsidRDefault="00023437" w:rsidP="00066D2C">
      <w:pPr>
        <w:spacing w:after="0" w:line="240" w:lineRule="auto"/>
      </w:pPr>
      <w:r>
        <w:separator/>
      </w:r>
    </w:p>
  </w:endnote>
  <w:endnote w:type="continuationSeparator" w:id="0">
    <w:p w14:paraId="50B8BE2E" w14:textId="77777777" w:rsidR="00023437" w:rsidRDefault="0002343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C1077" w14:textId="77777777" w:rsidR="00023437" w:rsidRDefault="00023437" w:rsidP="00066D2C">
      <w:pPr>
        <w:spacing w:after="0" w:line="240" w:lineRule="auto"/>
      </w:pPr>
      <w:r>
        <w:separator/>
      </w:r>
    </w:p>
  </w:footnote>
  <w:footnote w:type="continuationSeparator" w:id="0">
    <w:p w14:paraId="6708B4C6" w14:textId="77777777" w:rsidR="00023437" w:rsidRDefault="0002343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336D93"/>
    <w:multiLevelType w:val="hybridMultilevel"/>
    <w:tmpl w:val="BA421E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8886881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12767"/>
    <w:rsid w:val="00001C7E"/>
    <w:rsid w:val="0000487C"/>
    <w:rsid w:val="00011FEF"/>
    <w:rsid w:val="00013C8B"/>
    <w:rsid w:val="000218BF"/>
    <w:rsid w:val="00023437"/>
    <w:rsid w:val="00023AEF"/>
    <w:rsid w:val="000250CA"/>
    <w:rsid w:val="00032119"/>
    <w:rsid w:val="000427BD"/>
    <w:rsid w:val="00043C82"/>
    <w:rsid w:val="00050713"/>
    <w:rsid w:val="00053D0F"/>
    <w:rsid w:val="0005483F"/>
    <w:rsid w:val="00056966"/>
    <w:rsid w:val="000615B0"/>
    <w:rsid w:val="00063921"/>
    <w:rsid w:val="00063BD0"/>
    <w:rsid w:val="000657E9"/>
    <w:rsid w:val="00066D2C"/>
    <w:rsid w:val="0007328F"/>
    <w:rsid w:val="00074F1E"/>
    <w:rsid w:val="0007573B"/>
    <w:rsid w:val="0007578B"/>
    <w:rsid w:val="0007692C"/>
    <w:rsid w:val="00076EA7"/>
    <w:rsid w:val="00080E37"/>
    <w:rsid w:val="00080F27"/>
    <w:rsid w:val="0008668E"/>
    <w:rsid w:val="000912B1"/>
    <w:rsid w:val="00093AB9"/>
    <w:rsid w:val="00094DF4"/>
    <w:rsid w:val="000961CD"/>
    <w:rsid w:val="000A0198"/>
    <w:rsid w:val="000A0585"/>
    <w:rsid w:val="000A218A"/>
    <w:rsid w:val="000A239C"/>
    <w:rsid w:val="000A4AE6"/>
    <w:rsid w:val="000A5EE1"/>
    <w:rsid w:val="000B3425"/>
    <w:rsid w:val="000B4E43"/>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767"/>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13E1"/>
    <w:rsid w:val="00152BF7"/>
    <w:rsid w:val="00163574"/>
    <w:rsid w:val="001645D4"/>
    <w:rsid w:val="0016567B"/>
    <w:rsid w:val="0016568A"/>
    <w:rsid w:val="00165A19"/>
    <w:rsid w:val="00170A72"/>
    <w:rsid w:val="00171A2A"/>
    <w:rsid w:val="001723BA"/>
    <w:rsid w:val="00175A0C"/>
    <w:rsid w:val="00180A4E"/>
    <w:rsid w:val="00181F58"/>
    <w:rsid w:val="00186B65"/>
    <w:rsid w:val="00190CDA"/>
    <w:rsid w:val="00196816"/>
    <w:rsid w:val="00196EC7"/>
    <w:rsid w:val="0019779A"/>
    <w:rsid w:val="001977CD"/>
    <w:rsid w:val="0019782C"/>
    <w:rsid w:val="001A07A2"/>
    <w:rsid w:val="001A1422"/>
    <w:rsid w:val="001A1F74"/>
    <w:rsid w:val="001A3079"/>
    <w:rsid w:val="001A4D9A"/>
    <w:rsid w:val="001A6960"/>
    <w:rsid w:val="001B1595"/>
    <w:rsid w:val="001B1762"/>
    <w:rsid w:val="001B18CF"/>
    <w:rsid w:val="001B23DA"/>
    <w:rsid w:val="001B2C27"/>
    <w:rsid w:val="001C0A69"/>
    <w:rsid w:val="001C48D7"/>
    <w:rsid w:val="001D1994"/>
    <w:rsid w:val="001D6D5C"/>
    <w:rsid w:val="001D7A6D"/>
    <w:rsid w:val="001E4A64"/>
    <w:rsid w:val="001E61F5"/>
    <w:rsid w:val="001F029E"/>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36CF5"/>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2EDC"/>
    <w:rsid w:val="002D3647"/>
    <w:rsid w:val="002D418C"/>
    <w:rsid w:val="002E241F"/>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689"/>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2DDD"/>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6D0"/>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031D"/>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3964"/>
    <w:rsid w:val="00575723"/>
    <w:rsid w:val="005810A1"/>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2D3"/>
    <w:rsid w:val="005E43F7"/>
    <w:rsid w:val="005E5941"/>
    <w:rsid w:val="005E78A2"/>
    <w:rsid w:val="005F5E14"/>
    <w:rsid w:val="00621931"/>
    <w:rsid w:val="00621C3C"/>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6F5"/>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821"/>
    <w:rsid w:val="00841CCC"/>
    <w:rsid w:val="00844377"/>
    <w:rsid w:val="008443EF"/>
    <w:rsid w:val="00846F90"/>
    <w:rsid w:val="00852FB9"/>
    <w:rsid w:val="008536B7"/>
    <w:rsid w:val="00860F34"/>
    <w:rsid w:val="008614BB"/>
    <w:rsid w:val="00862AC4"/>
    <w:rsid w:val="0086319B"/>
    <w:rsid w:val="008674A6"/>
    <w:rsid w:val="0087210F"/>
    <w:rsid w:val="0087564D"/>
    <w:rsid w:val="00876000"/>
    <w:rsid w:val="0089108B"/>
    <w:rsid w:val="00892EE6"/>
    <w:rsid w:val="008931B4"/>
    <w:rsid w:val="008973A2"/>
    <w:rsid w:val="008A0E76"/>
    <w:rsid w:val="008A2DBF"/>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205"/>
    <w:rsid w:val="00910B12"/>
    <w:rsid w:val="00912404"/>
    <w:rsid w:val="00920B9A"/>
    <w:rsid w:val="009249C5"/>
    <w:rsid w:val="00925558"/>
    <w:rsid w:val="00925B25"/>
    <w:rsid w:val="009263C9"/>
    <w:rsid w:val="00930B2A"/>
    <w:rsid w:val="00936C0A"/>
    <w:rsid w:val="00936F03"/>
    <w:rsid w:val="0094018B"/>
    <w:rsid w:val="009418E3"/>
    <w:rsid w:val="009435BB"/>
    <w:rsid w:val="00943B02"/>
    <w:rsid w:val="0094719E"/>
    <w:rsid w:val="00947890"/>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3C4E"/>
    <w:rsid w:val="009F479E"/>
    <w:rsid w:val="009F66D9"/>
    <w:rsid w:val="00A035A3"/>
    <w:rsid w:val="00A10F06"/>
    <w:rsid w:val="00A1128F"/>
    <w:rsid w:val="00A16440"/>
    <w:rsid w:val="00A169AC"/>
    <w:rsid w:val="00A2231D"/>
    <w:rsid w:val="00A2334F"/>
    <w:rsid w:val="00A250AA"/>
    <w:rsid w:val="00A277E6"/>
    <w:rsid w:val="00A30A8F"/>
    <w:rsid w:val="00A3174A"/>
    <w:rsid w:val="00A35A28"/>
    <w:rsid w:val="00A368EF"/>
    <w:rsid w:val="00A41505"/>
    <w:rsid w:val="00A4414C"/>
    <w:rsid w:val="00A47DA4"/>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775"/>
    <w:rsid w:val="00A90163"/>
    <w:rsid w:val="00AA1AC0"/>
    <w:rsid w:val="00AA3B66"/>
    <w:rsid w:val="00AA5803"/>
    <w:rsid w:val="00AA584F"/>
    <w:rsid w:val="00AB2843"/>
    <w:rsid w:val="00AB3118"/>
    <w:rsid w:val="00AB6F32"/>
    <w:rsid w:val="00AC46C7"/>
    <w:rsid w:val="00AC4A74"/>
    <w:rsid w:val="00AC5B71"/>
    <w:rsid w:val="00AC5F18"/>
    <w:rsid w:val="00AC6ED5"/>
    <w:rsid w:val="00AD7D51"/>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583"/>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752A"/>
    <w:rsid w:val="00D24268"/>
    <w:rsid w:val="00D25BE6"/>
    <w:rsid w:val="00D30297"/>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627E"/>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49CF"/>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206E"/>
    <w:rsid w:val="00F14A61"/>
    <w:rsid w:val="00F17B58"/>
    <w:rsid w:val="00F2340F"/>
    <w:rsid w:val="00F24B23"/>
    <w:rsid w:val="00F25A3F"/>
    <w:rsid w:val="00F27353"/>
    <w:rsid w:val="00F31B7D"/>
    <w:rsid w:val="00F32A17"/>
    <w:rsid w:val="00F349CE"/>
    <w:rsid w:val="00F34BAA"/>
    <w:rsid w:val="00F35345"/>
    <w:rsid w:val="00F355CA"/>
    <w:rsid w:val="00F355FB"/>
    <w:rsid w:val="00F370BF"/>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3580"/>
    <w:rsid w:val="00FC39D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4BED15"/>
  <w15:chartTrackingRefBased/>
  <w15:docId w15:val="{2D9C7C4E-F79E-4DAB-8140-A01BF8F23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E42D3"/>
    <w:rPr>
      <w:rFonts w:ascii="Calibri" w:hAnsi="Calibri" w:cs="Calibri"/>
    </w:rPr>
  </w:style>
  <w:style w:type="paragraph" w:styleId="Heading1">
    <w:name w:val="heading 1"/>
    <w:aliases w:val="Pocket"/>
    <w:basedOn w:val="Normal"/>
    <w:next w:val="Normal"/>
    <w:link w:val="Heading1Char"/>
    <w:qFormat/>
    <w:rsid w:val="0011276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1276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1276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11276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1276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127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2767"/>
  </w:style>
  <w:style w:type="character" w:styleId="Emphasis">
    <w:name w:val="Emphasis"/>
    <w:aliases w:val="Evidence,Minimized,minimized,Highlighted,tag2,Size 10,emphasis in card,CD Card,ED - Tag,emphasis,Underlined,Emphasis!!,small,Qualifications,normal card text,Shrunk,qualifications in card,qualifications,Style1,Box,bold underline,Debate,B,Text 8"/>
    <w:basedOn w:val="DefaultParagraphFont"/>
    <w:link w:val="textbold"/>
    <w:uiPriority w:val="8"/>
    <w:qFormat/>
    <w:rsid w:val="00112767"/>
    <w:rPr>
      <w:rFonts w:ascii="Calibri" w:hAnsi="Calibri" w:cs="Calibri"/>
      <w:b/>
      <w:iCs/>
      <w:u w:val="single"/>
    </w:rPr>
  </w:style>
  <w:style w:type="character" w:styleId="FollowedHyperlink">
    <w:name w:val="FollowedHyperlink"/>
    <w:basedOn w:val="DefaultParagraphFont"/>
    <w:uiPriority w:val="99"/>
    <w:semiHidden/>
    <w:unhideWhenUsed/>
    <w:rsid w:val="00112767"/>
    <w:rPr>
      <w:color w:val="auto"/>
      <w:u w:val="none"/>
    </w:rPr>
  </w:style>
  <w:style w:type="character" w:customStyle="1" w:styleId="Heading1Char">
    <w:name w:val="Heading 1 Char"/>
    <w:aliases w:val="Pocket Char"/>
    <w:basedOn w:val="DefaultParagraphFont"/>
    <w:link w:val="Heading1"/>
    <w:rsid w:val="0011276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1276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1276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11276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12767"/>
    <w:rPr>
      <w:b/>
      <w:bCs/>
      <w:sz w:val="26"/>
      <w:u w:val="none"/>
    </w:rPr>
  </w:style>
  <w:style w:type="character" w:customStyle="1" w:styleId="StyleUnderline">
    <w:name w:val="Style Underline"/>
    <w:aliases w:val="Underline"/>
    <w:basedOn w:val="DefaultParagraphFont"/>
    <w:uiPriority w:val="7"/>
    <w:qFormat/>
    <w:rsid w:val="00112767"/>
    <w:rPr>
      <w:b w:val="0"/>
      <w:sz w:val="22"/>
      <w:u w:val="single"/>
    </w:rPr>
  </w:style>
  <w:style w:type="character" w:styleId="Strong">
    <w:name w:val="Strong"/>
    <w:basedOn w:val="DefaultParagraphFont"/>
    <w:uiPriority w:val="22"/>
    <w:semiHidden/>
    <w:qFormat/>
    <w:rsid w:val="00112767"/>
    <w:rPr>
      <w:b/>
      <w:bCs/>
    </w:rPr>
  </w:style>
  <w:style w:type="character" w:styleId="BookTitle">
    <w:name w:val="Book Title"/>
    <w:basedOn w:val="DefaultParagraphFont"/>
    <w:uiPriority w:val="33"/>
    <w:semiHidden/>
    <w:qFormat/>
    <w:rsid w:val="00112767"/>
    <w:rPr>
      <w:b/>
      <w:bCs/>
      <w:i/>
      <w:iCs/>
      <w:spacing w:val="5"/>
    </w:rPr>
  </w:style>
  <w:style w:type="character" w:customStyle="1" w:styleId="Heading5Char">
    <w:name w:val="Heading 5 Char"/>
    <w:basedOn w:val="DefaultParagraphFont"/>
    <w:link w:val="Heading5"/>
    <w:uiPriority w:val="9"/>
    <w:semiHidden/>
    <w:rsid w:val="0011276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12767"/>
  </w:style>
  <w:style w:type="paragraph" w:styleId="Header">
    <w:name w:val="header"/>
    <w:basedOn w:val="Normal"/>
    <w:link w:val="HeaderChar"/>
    <w:uiPriority w:val="99"/>
    <w:semiHidden/>
    <w:rsid w:val="0011276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12767"/>
    <w:rPr>
      <w:rFonts w:ascii="Calibri" w:hAnsi="Calibri" w:cs="Calibri"/>
    </w:rPr>
  </w:style>
  <w:style w:type="paragraph" w:styleId="Footer">
    <w:name w:val="footer"/>
    <w:basedOn w:val="Normal"/>
    <w:link w:val="FooterChar"/>
    <w:uiPriority w:val="99"/>
    <w:semiHidden/>
    <w:rsid w:val="0011276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12767"/>
    <w:rPr>
      <w:rFonts w:ascii="Calibri" w:hAnsi="Calibri" w:cs="Calibri"/>
    </w:rPr>
  </w:style>
  <w:style w:type="paragraph" w:styleId="BodyText">
    <w:name w:val="Body Text"/>
    <w:basedOn w:val="Normal"/>
    <w:link w:val="BodyTextChar"/>
    <w:uiPriority w:val="99"/>
    <w:semiHidden/>
    <w:unhideWhenUsed/>
    <w:rsid w:val="00112767"/>
    <w:pPr>
      <w:spacing w:after="120"/>
    </w:pPr>
  </w:style>
  <w:style w:type="character" w:customStyle="1" w:styleId="BodyTextChar">
    <w:name w:val="Body Text Char"/>
    <w:basedOn w:val="DefaultParagraphFont"/>
    <w:link w:val="BodyText"/>
    <w:uiPriority w:val="99"/>
    <w:semiHidden/>
    <w:rsid w:val="00112767"/>
    <w:rPr>
      <w:rFonts w:ascii="Calibri" w:hAnsi="Calibri" w:cs="Calibri"/>
    </w:rPr>
  </w:style>
  <w:style w:type="paragraph" w:styleId="NoSpacing">
    <w:name w:val="No Spacing"/>
    <w:link w:val="NoSpacingChar"/>
    <w:uiPriority w:val="99"/>
    <w:semiHidden/>
    <w:unhideWhenUsed/>
    <w:qFormat/>
    <w:rsid w:val="0011276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12767"/>
    <w:rPr>
      <w:rFonts w:ascii="Calibri" w:hAnsi="Calibri" w:cs="Calibri"/>
    </w:rPr>
  </w:style>
  <w:style w:type="character" w:styleId="Hyperlink">
    <w:name w:val="Hyperlink"/>
    <w:basedOn w:val="DefaultParagraphFont"/>
    <w:uiPriority w:val="99"/>
    <w:unhideWhenUsed/>
    <w:rsid w:val="00112767"/>
    <w:rPr>
      <w:color w:val="0563C1" w:themeColor="hyperlink"/>
      <w:u w:val="single"/>
    </w:rPr>
  </w:style>
  <w:style w:type="character" w:styleId="UnresolvedMention">
    <w:name w:val="Unresolved Mention"/>
    <w:basedOn w:val="DefaultParagraphFont"/>
    <w:uiPriority w:val="99"/>
    <w:semiHidden/>
    <w:unhideWhenUsed/>
    <w:rsid w:val="00112767"/>
    <w:rPr>
      <w:color w:val="605E5C"/>
      <w:shd w:val="clear" w:color="auto" w:fill="E1DFDD"/>
    </w:rPr>
  </w:style>
  <w:style w:type="paragraph" w:customStyle="1" w:styleId="textbold">
    <w:name w:val="text bold"/>
    <w:basedOn w:val="Normal"/>
    <w:link w:val="Emphasis"/>
    <w:uiPriority w:val="8"/>
    <w:qFormat/>
    <w:rsid w:val="005E42D3"/>
    <w:pPr>
      <w:spacing w:after="0" w:line="240" w:lineRule="auto"/>
      <w:ind w:left="720"/>
      <w:jc w:val="both"/>
    </w:pPr>
    <w:rPr>
      <w:b/>
      <w:iCs/>
      <w:u w:val="single"/>
    </w:rPr>
  </w:style>
  <w:style w:type="paragraph" w:styleId="ListParagraph">
    <w:name w:val="List Paragraph"/>
    <w:basedOn w:val="Normal"/>
    <w:uiPriority w:val="99"/>
    <w:unhideWhenUsed/>
    <w:qFormat/>
    <w:rsid w:val="005E42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perma.cc/3HFQ-BUNE" TargetMode="External"/><Relationship Id="rId18" Type="http://schemas.openxmlformats.org/officeDocument/2006/relationships/hyperlink" Target="https://www.msba.org/site/site/content/News-and-Publications/News/General-News/AI_and_Robotics_Unions_and_Employers_Tackle_AI_and_Robotics_in_the_Workplace.aspx" TargetMode="External"/><Relationship Id="rId3" Type="http://schemas.openxmlformats.org/officeDocument/2006/relationships/customXml" Target="../customXml/item3.xml"/><Relationship Id="rId21" Type="http://schemas.openxmlformats.org/officeDocument/2006/relationships/hyperlink" Target="https://blogs.worldbank.org/en/opendata/global-food-commodity-prices-ease-amid-improved-supply-condition" TargetMode="External"/><Relationship Id="rId7" Type="http://schemas.openxmlformats.org/officeDocument/2006/relationships/settings" Target="settings.xml"/><Relationship Id="rId12" Type="http://schemas.openxmlformats.org/officeDocument/2006/relationships/hyperlink" Target="https://www.agweb.com/news/business/what-farm-lenders-really-think-about-ag-economy-right-now" TargetMode="External"/><Relationship Id="rId17" Type="http://schemas.openxmlformats.org/officeDocument/2006/relationships/hyperlink" Target="https://prism.sustainability-directory.com/scenario/the-future-of-farm-labor-in-automated-agriculture/"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asia.nikkei.com/opinion/the-u.s.-and-china-must-avert-a-nuclear-standoff" TargetMode="External"/><Relationship Id="rId20" Type="http://schemas.openxmlformats.org/officeDocument/2006/relationships/hyperlink" Target="https://www.airuniversity.af.edu/Portals/10/SSQ/documents/Volume-15_Issue-4/D-Kroenig.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iedmontcrescentcapital.com/easing-pressures-clear-the-runway-for-growth/"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nationaldefensemagazine.org/articles/2024/9/4/deterrence-can-only-return-with-regained--economic-might" TargetMode="External"/><Relationship Id="rId23" Type="http://schemas.openxmlformats.org/officeDocument/2006/relationships/hyperlink" Target="https://civileats.com/2019/05/07/less-than-1-percent-of-us-farmworkers-belong-to-a-union-heres-why/" TargetMode="External"/><Relationship Id="rId10" Type="http://schemas.openxmlformats.org/officeDocument/2006/relationships/endnotes" Target="endnotes.xml"/><Relationship Id="rId19" Type="http://schemas.openxmlformats.org/officeDocument/2006/relationships/hyperlink" Target="https://itif.org/publications/2024/09/16/china-is-rapidly-becoming-a-leading-innovator-in-advanced-industri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foodbusinessnews.net/articles/27943-food-agriculture-industry-seen-as-backbone-of-us-economy" TargetMode="External"/><Relationship Id="rId22" Type="http://schemas.openxmlformats.org/officeDocument/2006/relationships/hyperlink" Target="https://www.marshmma.com/us/insights/details/navigating-inflation-and-how-it-impacts-agriculture-businesse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in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8c234484dc977618f37e9d6fadc9b0b7">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ac80f59be20b5bb22380d435f210948f"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0A8D8E2B-C422-4066-811E-31C71760B9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B57EB84-ABA1-4DB6-8310-86E896A0E4F2}">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customXml/itemProps4.xml><?xml version="1.0" encoding="utf-8"?>
<ds:datastoreItem xmlns:ds="http://schemas.openxmlformats.org/officeDocument/2006/customXml" ds:itemID="{66EDCB87-DB57-4B6F-ABBC-0D18D757C93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37</TotalTime>
  <Pages>1</Pages>
  <Words>8796</Words>
  <Characters>53128</Characters>
  <Application>Microsoft Office Word</Application>
  <DocSecurity>4</DocSecurity>
  <Lines>885</Lines>
  <Paragraphs>320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61604</CharactersWithSpaces>
  <SharedDoc>false</SharedDoc>
  <HLinks>
    <vt:vector size="78" baseType="variant">
      <vt:variant>
        <vt:i4>3735676</vt:i4>
      </vt:variant>
      <vt:variant>
        <vt:i4>36</vt:i4>
      </vt:variant>
      <vt:variant>
        <vt:i4>0</vt:i4>
      </vt:variant>
      <vt:variant>
        <vt:i4>5</vt:i4>
      </vt:variant>
      <vt:variant>
        <vt:lpwstr>https://civileats.com/2019/05/07/less-than-1-percent-of-us-farmworkers-belong-to-a-union-heres-why/</vt:lpwstr>
      </vt:variant>
      <vt:variant>
        <vt:lpwstr/>
      </vt:variant>
      <vt:variant>
        <vt:i4>6291518</vt:i4>
      </vt:variant>
      <vt:variant>
        <vt:i4>33</vt:i4>
      </vt:variant>
      <vt:variant>
        <vt:i4>0</vt:i4>
      </vt:variant>
      <vt:variant>
        <vt:i4>5</vt:i4>
      </vt:variant>
      <vt:variant>
        <vt:lpwstr>https://www.marshmma.com/us/insights/details/navigating-inflation-and-how-it-impacts-agriculture-businesses.html</vt:lpwstr>
      </vt:variant>
      <vt:variant>
        <vt:lpwstr>:~:text=The%20rising%20cost%20of%20inputs,farmers%20to%20make%20a%20profit</vt:lpwstr>
      </vt:variant>
      <vt:variant>
        <vt:i4>1769496</vt:i4>
      </vt:variant>
      <vt:variant>
        <vt:i4>30</vt:i4>
      </vt:variant>
      <vt:variant>
        <vt:i4>0</vt:i4>
      </vt:variant>
      <vt:variant>
        <vt:i4>5</vt:i4>
      </vt:variant>
      <vt:variant>
        <vt:lpwstr>https://blogs.worldbank.org/en/opendata/global-food-commodity-prices-ease-amid-improved-supply-condition</vt:lpwstr>
      </vt:variant>
      <vt:variant>
        <vt:lpwstr/>
      </vt:variant>
      <vt:variant>
        <vt:i4>8192013</vt:i4>
      </vt:variant>
      <vt:variant>
        <vt:i4>27</vt:i4>
      </vt:variant>
      <vt:variant>
        <vt:i4>0</vt:i4>
      </vt:variant>
      <vt:variant>
        <vt:i4>5</vt:i4>
      </vt:variant>
      <vt:variant>
        <vt:lpwstr>https://www.airuniversity.af.edu/Portals/10/SSQ/documents/Volume-15_Issue-4/D-Kroenig.pdf</vt:lpwstr>
      </vt:variant>
      <vt:variant>
        <vt:lpwstr/>
      </vt:variant>
      <vt:variant>
        <vt:i4>6488102</vt:i4>
      </vt:variant>
      <vt:variant>
        <vt:i4>24</vt:i4>
      </vt:variant>
      <vt:variant>
        <vt:i4>0</vt:i4>
      </vt:variant>
      <vt:variant>
        <vt:i4>5</vt:i4>
      </vt:variant>
      <vt:variant>
        <vt:lpwstr>https://itif.org/publications/2024/09/16/china-is-rapidly-becoming-a-leading-innovator-in-advanced-industries/</vt:lpwstr>
      </vt:variant>
      <vt:variant>
        <vt:lpwstr/>
      </vt:variant>
      <vt:variant>
        <vt:i4>6946932</vt:i4>
      </vt:variant>
      <vt:variant>
        <vt:i4>21</vt:i4>
      </vt:variant>
      <vt:variant>
        <vt:i4>0</vt:i4>
      </vt:variant>
      <vt:variant>
        <vt:i4>5</vt:i4>
      </vt:variant>
      <vt:variant>
        <vt:lpwstr>https://www.msba.org/site/site/content/News-and-Publications/News/General-News/AI_and_Robotics_Unions_and_Employers_Tackle_AI_and_Robotics_in_the_Workplace.aspx</vt:lpwstr>
      </vt:variant>
      <vt:variant>
        <vt:lpwstr/>
      </vt:variant>
      <vt:variant>
        <vt:i4>2424882</vt:i4>
      </vt:variant>
      <vt:variant>
        <vt:i4>18</vt:i4>
      </vt:variant>
      <vt:variant>
        <vt:i4>0</vt:i4>
      </vt:variant>
      <vt:variant>
        <vt:i4>5</vt:i4>
      </vt:variant>
      <vt:variant>
        <vt:lpwstr>https://prism.sustainability-directory.com/scenario/the-future-of-farm-labor-in-automated-agriculture/</vt:lpwstr>
      </vt:variant>
      <vt:variant>
        <vt:lpwstr/>
      </vt:variant>
      <vt:variant>
        <vt:i4>589898</vt:i4>
      </vt:variant>
      <vt:variant>
        <vt:i4>15</vt:i4>
      </vt:variant>
      <vt:variant>
        <vt:i4>0</vt:i4>
      </vt:variant>
      <vt:variant>
        <vt:i4>5</vt:i4>
      </vt:variant>
      <vt:variant>
        <vt:lpwstr>https://asia.nikkei.com/opinion/the-u.s.-and-china-must-avert-a-nuclear-standoff</vt:lpwstr>
      </vt:variant>
      <vt:variant>
        <vt:lpwstr/>
      </vt:variant>
      <vt:variant>
        <vt:i4>2293810</vt:i4>
      </vt:variant>
      <vt:variant>
        <vt:i4>12</vt:i4>
      </vt:variant>
      <vt:variant>
        <vt:i4>0</vt:i4>
      </vt:variant>
      <vt:variant>
        <vt:i4>5</vt:i4>
      </vt:variant>
      <vt:variant>
        <vt:lpwstr>https://www.nationaldefensemagazine.org/articles/2024/9/4/deterrence-can-only-return-with-regained--economic-might</vt:lpwstr>
      </vt:variant>
      <vt:variant>
        <vt:lpwstr/>
      </vt:variant>
      <vt:variant>
        <vt:i4>1769552</vt:i4>
      </vt:variant>
      <vt:variant>
        <vt:i4>9</vt:i4>
      </vt:variant>
      <vt:variant>
        <vt:i4>0</vt:i4>
      </vt:variant>
      <vt:variant>
        <vt:i4>5</vt:i4>
      </vt:variant>
      <vt:variant>
        <vt:lpwstr>https://www.foodbusinessnews.net/articles/27943-food-agriculture-industry-seen-as-backbone-of-us-economy</vt:lpwstr>
      </vt:variant>
      <vt:variant>
        <vt:lpwstr/>
      </vt:variant>
      <vt:variant>
        <vt:i4>3932282</vt:i4>
      </vt:variant>
      <vt:variant>
        <vt:i4>6</vt:i4>
      </vt:variant>
      <vt:variant>
        <vt:i4>0</vt:i4>
      </vt:variant>
      <vt:variant>
        <vt:i4>5</vt:i4>
      </vt:variant>
      <vt:variant>
        <vt:lpwstr>https://perma.cc/3HFQ-BUNE</vt:lpwstr>
      </vt:variant>
      <vt:variant>
        <vt:lpwstr/>
      </vt:variant>
      <vt:variant>
        <vt:i4>5505042</vt:i4>
      </vt:variant>
      <vt:variant>
        <vt:i4>3</vt:i4>
      </vt:variant>
      <vt:variant>
        <vt:i4>0</vt:i4>
      </vt:variant>
      <vt:variant>
        <vt:i4>5</vt:i4>
      </vt:variant>
      <vt:variant>
        <vt:lpwstr>https://www.agweb.com/news/business/what-farm-lenders-really-think-about-ag-economy-right-now</vt:lpwstr>
      </vt:variant>
      <vt:variant>
        <vt:lpwstr/>
      </vt:variant>
      <vt:variant>
        <vt:i4>131143</vt:i4>
      </vt:variant>
      <vt:variant>
        <vt:i4>0</vt:i4>
      </vt:variant>
      <vt:variant>
        <vt:i4>0</vt:i4>
      </vt:variant>
      <vt:variant>
        <vt:i4>5</vt:i4>
      </vt:variant>
      <vt:variant>
        <vt:lpwstr>https://piedmontcrescentcapital.com/easing-pressures-clear-the-runway-for-growth/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 minus</dc:creator>
  <cp:keywords>6.0.0</cp:keywords>
  <dc:description/>
  <cp:lastModifiedBy>Osama, Abde F</cp:lastModifiedBy>
  <cp:revision>25</cp:revision>
  <dcterms:created xsi:type="dcterms:W3CDTF">2025-10-31T19:52:00Z</dcterms:created>
  <dcterms:modified xsi:type="dcterms:W3CDTF">2025-10-31T20:45:00Z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