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730E" w14:textId="1BC5C570" w:rsidR="005D388F" w:rsidRDefault="00FB3B1C" w:rsidP="00FB3B1C">
      <w:pPr>
        <w:pStyle w:val="Heading1"/>
      </w:pPr>
      <w:r>
        <w:t>1NC vs K state DR</w:t>
      </w:r>
    </w:p>
    <w:p w14:paraId="22AD21A1" w14:textId="140308EC" w:rsidR="00FB3B1C" w:rsidRDefault="00FB3B1C" w:rsidP="00FB3B1C">
      <w:pPr>
        <w:pStyle w:val="Heading2"/>
      </w:pPr>
      <w:r>
        <w:t>OFF</w:t>
      </w:r>
    </w:p>
    <w:p w14:paraId="0B26499A" w14:textId="56E244C7" w:rsidR="00FB3B1C" w:rsidRDefault="00FB3B1C" w:rsidP="00FB3B1C">
      <w:pPr>
        <w:pStyle w:val="Heading3"/>
      </w:pPr>
      <w:r>
        <w:t>1</w:t>
      </w:r>
    </w:p>
    <w:p w14:paraId="4D26FDD8" w14:textId="77777777" w:rsidR="00FB3B1C" w:rsidRPr="00EF4F3F" w:rsidRDefault="00FB3B1C" w:rsidP="00FB3B1C">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6BE5372F" w14:textId="77777777" w:rsidR="00FB3B1C" w:rsidRPr="00EF4F3F" w:rsidRDefault="00FB3B1C" w:rsidP="00FB3B1C">
      <w:pPr>
        <w:rPr>
          <w:rStyle w:val="Style13ptBold"/>
          <w:rFonts w:asciiTheme="minorHAnsi" w:hAnsiTheme="minorHAnsi" w:cstheme="minorHAnsi"/>
        </w:rPr>
      </w:pPr>
      <w:r w:rsidRPr="00EF4F3F">
        <w:rPr>
          <w:rStyle w:val="Style13ptBold"/>
          <w:rFonts w:asciiTheme="minorHAnsi" w:hAnsiTheme="minorHAnsi" w:cstheme="minorHAnsi"/>
        </w:rPr>
        <w:t>JMP ‘21</w:t>
      </w:r>
    </w:p>
    <w:p w14:paraId="5382FF9B" w14:textId="77777777" w:rsidR="00FB3B1C" w:rsidRPr="00EF4F3F" w:rsidRDefault="00FB3B1C" w:rsidP="00FB3B1C">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08/15/2021. “Reflections about ‘</w:t>
      </w:r>
      <w:r w:rsidRPr="00EF4F3F">
        <w:rPr>
          <w:rFonts w:asciiTheme="minorHAnsi" w:hAnsiTheme="minorHAnsi" w:cstheme="minorHAnsi"/>
          <w:i/>
          <w:iCs/>
          <w:sz w:val="16"/>
          <w:szCs w:val="16"/>
        </w:rPr>
        <w:t xml:space="preserve">On </w:t>
      </w:r>
      <w:proofErr w:type="spellStart"/>
      <w:r w:rsidRPr="00EF4F3F">
        <w:rPr>
          <w:rFonts w:asciiTheme="minorHAnsi" w:hAnsiTheme="minorHAnsi" w:cstheme="minorHAnsi"/>
          <w:i/>
          <w:iCs/>
          <w:sz w:val="16"/>
          <w:szCs w:val="16"/>
        </w:rPr>
        <w:t>Necrocapitalism</w:t>
      </w:r>
      <w:proofErr w:type="spellEnd"/>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6394CF1F" w14:textId="77777777" w:rsidR="00FB3B1C" w:rsidRPr="00EF4F3F" w:rsidRDefault="00FB3B1C" w:rsidP="00FB3B1C">
      <w:pPr>
        <w:rPr>
          <w:rFonts w:asciiTheme="minorHAnsi" w:hAnsiTheme="minorHAnsi" w:cstheme="minorHAnsi"/>
          <w:sz w:val="10"/>
        </w:rPr>
      </w:pPr>
      <w:r w:rsidRPr="00EF4F3F">
        <w:rPr>
          <w:rStyle w:val="StyleUnderline"/>
          <w:rFonts w:asciiTheme="minorHAnsi" w:hAnsiTheme="minorHAnsi" w:cstheme="minorHAnsi"/>
        </w:rPr>
        <w:t>The term “</w:t>
      </w:r>
      <w:proofErr w:type="spellStart"/>
      <w:r w:rsidRPr="00EF4F3F">
        <w:rPr>
          <w:rStyle w:val="StyleUnderline"/>
          <w:rFonts w:asciiTheme="minorHAnsi" w:hAnsiTheme="minorHAnsi" w:cstheme="minorHAnsi"/>
        </w:rPr>
        <w:t>necrocapitalism</w:t>
      </w:r>
      <w:proofErr w:type="spellEnd"/>
      <w:r w:rsidRPr="00EF4F3F">
        <w:rPr>
          <w:rStyle w:val="StyleUnderline"/>
          <w:rFonts w:asciiTheme="minorHAnsi" w:hAnsiTheme="minorHAnsi" w:cstheme="minorHAnsi"/>
        </w:rPr>
        <w:t xml:space="preserve">” is one that has had a variety of </w:t>
      </w:r>
      <w:proofErr w:type="spellStart"/>
      <w:r w:rsidRPr="00EF4F3F">
        <w:rPr>
          <w:rStyle w:val="StyleUnderline"/>
          <w:rFonts w:asciiTheme="minorHAnsi" w:hAnsiTheme="minorHAnsi" w:cstheme="minorHAnsi"/>
        </w:rPr>
        <w:t>coinings</w:t>
      </w:r>
      <w:proofErr w:type="spellEnd"/>
      <w:r w:rsidRPr="00EF4F3F">
        <w:rPr>
          <w:rStyle w:val="StyleUnderline"/>
          <w:rFonts w:asciiTheme="minorHAnsi" w:hAnsiTheme="minorHAnsi" w:cstheme="minorHAnsi"/>
        </w:rPr>
        <w:t xml:space="preserve"> and </w:t>
      </w:r>
      <w:proofErr w:type="spellStart"/>
      <w:r w:rsidRPr="00EF4F3F">
        <w:rPr>
          <w:rStyle w:val="StyleUnderline"/>
          <w:rFonts w:asciiTheme="minorHAnsi" w:hAnsiTheme="minorHAnsi" w:cstheme="minorHAnsi"/>
        </w:rPr>
        <w:t>recoinings</w:t>
      </w:r>
      <w:proofErr w:type="spellEnd"/>
      <w:r w:rsidRPr="00EF4F3F">
        <w:rPr>
          <w:rStyle w:val="StyleUnderline"/>
          <w:rFonts w:asciiTheme="minorHAnsi" w:hAnsiTheme="minorHAnsi" w:cstheme="minorHAnsi"/>
        </w:rPr>
        <w:t xml:space="preserve">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EF4F3F">
        <w:rPr>
          <w:rStyle w:val="StyleUnderline"/>
          <w:rFonts w:asciiTheme="minorHAnsi" w:hAnsiTheme="minorHAnsi" w:cstheme="minorHAnsi"/>
          <w:highlight w:val="gree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a term that best explained </w:t>
      </w:r>
      <w:r w:rsidRPr="00EF4F3F">
        <w:rPr>
          <w:rStyle w:val="Emphasis"/>
          <w:rFonts w:asciiTheme="minorHAnsi" w:hAnsiTheme="minorHAnsi" w:cstheme="minorHAnsi"/>
          <w:highlight w:val="green"/>
        </w:rPr>
        <w:t>a permanent characteristic of capitalism</w:t>
      </w:r>
      <w:r w:rsidRPr="00EF4F3F">
        <w:rPr>
          <w:rFonts w:asciiTheme="minorHAnsi" w:hAnsiTheme="minorHAnsi" w:cstheme="minorHAnsi"/>
          <w:sz w:val="10"/>
        </w:rPr>
        <w:t xml:space="preserve">. We were not trying to extend Banerjee’s critique, although we noted at the outset that his term was the most appropriate one for our project, but merely using it as synonymous with other terms (such as </w:t>
      </w:r>
      <w:proofErr w:type="spellStart"/>
      <w:r w:rsidRPr="00EF4F3F">
        <w:rPr>
          <w:rFonts w:asciiTheme="minorHAnsi" w:hAnsiTheme="minorHAnsi" w:cstheme="minorHAnsi"/>
          <w:sz w:val="10"/>
        </w:rPr>
        <w:t>Sayek</w:t>
      </w:r>
      <w:proofErr w:type="spellEnd"/>
      <w:r w:rsidRPr="00EF4F3F">
        <w:rPr>
          <w:rFonts w:asciiTheme="minorHAnsi" w:hAnsiTheme="minorHAnsi" w:cstheme="minorHAnsi"/>
          <w:sz w:val="10"/>
        </w:rPr>
        <w:t xml:space="preserve"> Valencia’s “gore capitalism” or Mark Steven’s “splatter capital” or Robert Biel’s “</w:t>
      </w:r>
      <w:proofErr w:type="spellStart"/>
      <w:r w:rsidRPr="00EF4F3F">
        <w:rPr>
          <w:rFonts w:asciiTheme="minorHAnsi" w:hAnsiTheme="minorHAnsi" w:cstheme="minorHAnsi"/>
          <w:sz w:val="10"/>
        </w:rPr>
        <w:t>exterminism</w:t>
      </w:r>
      <w:proofErr w:type="spellEnd"/>
      <w:r w:rsidRPr="00EF4F3F">
        <w:rPr>
          <w:rFonts w:asciiTheme="minorHAnsi" w:hAnsiTheme="minorHAnsi" w:cstheme="minorHAnsi"/>
          <w:sz w:val="10"/>
        </w:rPr>
        <w:t>” or Achille Mbembe’s “</w:t>
      </w:r>
      <w:proofErr w:type="spellStart"/>
      <w:r w:rsidRPr="00EF4F3F">
        <w:rPr>
          <w:rFonts w:asciiTheme="minorHAnsi" w:hAnsiTheme="minorHAnsi" w:cstheme="minorHAnsi"/>
          <w:sz w:val="10"/>
        </w:rPr>
        <w:t>necropolitics</w:t>
      </w:r>
      <w:proofErr w:type="spellEnd"/>
      <w:r w:rsidRPr="00EF4F3F">
        <w:rPr>
          <w:rFonts w:asciiTheme="minorHAnsi" w:hAnsiTheme="minorHAnsi" w:cstheme="minorHAnsi"/>
          <w:sz w:val="10"/>
        </w:rPr>
        <w:t>”) to think the permanent violence of capitalism as it manifested in the time of pandemic.</w:t>
      </w:r>
    </w:p>
    <w:p w14:paraId="5EDAD517" w14:textId="77777777" w:rsidR="00FB3B1C" w:rsidRPr="00EF4F3F" w:rsidRDefault="00FB3B1C" w:rsidP="00FB3B1C">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0C2DC4BA" w14:textId="77777777" w:rsidR="00FB3B1C" w:rsidRPr="00EF4F3F" w:rsidRDefault="00FB3B1C" w:rsidP="00FB3B1C">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EF4F3F">
        <w:rPr>
          <w:rFonts w:asciiTheme="minorHAnsi" w:hAnsiTheme="minorHAnsi" w:cstheme="minorHAnsi"/>
          <w:sz w:val="10"/>
        </w:rPr>
        <w:t>repopularized</w:t>
      </w:r>
      <w:proofErr w:type="spellEnd"/>
      <w:r w:rsidRPr="00EF4F3F">
        <w:rPr>
          <w:rFonts w:asciiTheme="minorHAnsi" w:hAnsiTheme="minorHAnsi" w:cstheme="minorHAnsi"/>
          <w:sz w:val="10"/>
        </w:rPr>
        <w:t xml:space="preserve"> it) in “From Neoliberalism to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in 20 Years”. </w:t>
      </w:r>
      <w:r w:rsidRPr="00EF4F3F">
        <w:rPr>
          <w:rStyle w:val="StyleUnderline"/>
          <w:rFonts w:asciiTheme="minorHAnsi" w:hAnsiTheme="minorHAnsi" w:cstheme="minorHAnsi"/>
          <w:highlight w:val="gree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to imagine</w:t>
      </w:r>
      <w:r w:rsidRPr="00EF4F3F">
        <w:rPr>
          <w:rStyle w:val="StyleUnderline"/>
          <w:rFonts w:asciiTheme="minorHAnsi" w:hAnsiTheme="minorHAnsi" w:cstheme="minorHAnsi"/>
        </w:rPr>
        <w:t xml:space="preserve"> that capitalism had entered </w:t>
      </w:r>
      <w:r w:rsidRPr="00EF4F3F">
        <w:rPr>
          <w:rStyle w:val="StyleUnderline"/>
          <w:rFonts w:asciiTheme="minorHAnsi" w:hAnsiTheme="minorHAnsi" w:cstheme="minorHAnsi"/>
          <w:highlight w:val="green"/>
        </w:rPr>
        <w:t>a new phase</w:t>
      </w:r>
      <w:r w:rsidRPr="00EF4F3F">
        <w:rPr>
          <w:rFonts w:asciiTheme="minorHAnsi" w:hAnsiTheme="minorHAnsi" w:cstheme="minorHAnsi"/>
          <w:sz w:val="10"/>
        </w:rPr>
        <w:t>––no longer “neoliberal” but instead “</w:t>
      </w:r>
      <w:proofErr w:type="spellStart"/>
      <w:proofErr w:type="gramStart"/>
      <w:r w:rsidRPr="00EF4F3F">
        <w:rPr>
          <w:rFonts w:asciiTheme="minorHAnsi" w:hAnsiTheme="minorHAnsi" w:cstheme="minorHAnsi"/>
          <w:sz w:val="10"/>
        </w:rPr>
        <w:t>necrocapitalist</w:t>
      </w:r>
      <w:proofErr w:type="spellEnd"/>
      <w:r w:rsidRPr="00EF4F3F">
        <w:rPr>
          <w:rFonts w:asciiTheme="minorHAnsi" w:hAnsiTheme="minorHAnsi" w:cstheme="minorHAnsi"/>
          <w:sz w:val="10"/>
        </w:rPr>
        <w:t>”––</w:t>
      </w:r>
      <w:proofErr w:type="gramEnd"/>
      <w:r w:rsidRPr="00EF4F3F">
        <w:rPr>
          <w:rStyle w:val="StyleUnderline"/>
          <w:rFonts w:asciiTheme="minorHAnsi" w:hAnsiTheme="minorHAnsi" w:cstheme="minorHAnsi"/>
          <w:highlight w:val="green"/>
        </w:rPr>
        <w:t>rather than realize</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capitalism has always been necrotic</w:t>
      </w:r>
      <w:r w:rsidRPr="00EF4F3F">
        <w:rPr>
          <w:rFonts w:asciiTheme="minorHAnsi" w:hAnsiTheme="minorHAnsi" w:cstheme="minorHAnsi"/>
          <w:sz w:val="10"/>
        </w:rPr>
        <w:t>.</w:t>
      </w:r>
    </w:p>
    <w:p w14:paraId="52E0C03A" w14:textId="77777777" w:rsidR="00FB3B1C" w:rsidRPr="00EF4F3F" w:rsidRDefault="00FB3B1C" w:rsidP="00FB3B1C">
      <w:pPr>
        <w:rPr>
          <w:rFonts w:asciiTheme="minorHAnsi" w:hAnsiTheme="minorHAnsi" w:cstheme="minorHAnsi"/>
          <w:sz w:val="10"/>
        </w:rPr>
      </w:pPr>
      <w:r w:rsidRPr="00EF4F3F">
        <w:rPr>
          <w:rFonts w:asciiTheme="minorHAnsi" w:hAnsiTheme="minorHAnsi" w:cstheme="minorHAnsi"/>
          <w:sz w:val="10"/>
        </w:rPr>
        <w:t xml:space="preserve">As Marx noted in Capital,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so-called </w:t>
      </w:r>
      <w:r w:rsidRPr="00EF4F3F">
        <w:rPr>
          <w:rStyle w:val="StyleUnderline"/>
          <w:rFonts w:asciiTheme="minorHAnsi" w:hAnsiTheme="minorHAnsi" w:cstheme="minorHAnsi"/>
          <w:highlight w:val="green"/>
        </w:rPr>
        <w:t>“rosy dawn”</w:t>
      </w:r>
      <w:r w:rsidRPr="00EF4F3F">
        <w:rPr>
          <w:rStyle w:val="StyleUnderline"/>
          <w:rFonts w:asciiTheme="minorHAnsi" w:hAnsiTheme="minorHAnsi" w:cstheme="minorHAnsi"/>
        </w:rPr>
        <w:t xml:space="preserve"> of capitalism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one of </w:t>
      </w:r>
      <w:r w:rsidRPr="00EF4F3F">
        <w:rPr>
          <w:rStyle w:val="StyleUnderline"/>
          <w:rFonts w:asciiTheme="minorHAnsi" w:hAnsiTheme="minorHAnsi" w:cstheme="minorHAnsi"/>
          <w:highlight w:val="gree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its ongoing </w:t>
      </w:r>
      <w:r w:rsidRPr="00EF4F3F">
        <w:rPr>
          <w:rStyle w:val="StyleUnderline"/>
          <w:rFonts w:asciiTheme="minorHAnsi" w:hAnsiTheme="minorHAnsi" w:cstheme="minorHAnsi"/>
          <w:highlight w:val="green"/>
        </w:rPr>
        <w:t>connection to settler-colonialism and imperialism</w:t>
      </w:r>
      <w:r w:rsidRPr="00EF4F3F">
        <w:rPr>
          <w:rFonts w:asciiTheme="minorHAnsi" w:hAnsiTheme="minorHAnsi" w:cstheme="minorHAnsi"/>
          <w:sz w:val="10"/>
        </w:rPr>
        <w:t xml:space="preserve">, </w:t>
      </w:r>
      <w:proofErr w:type="gramStart"/>
      <w:r w:rsidRPr="00EF4F3F">
        <w:rPr>
          <w:rStyle w:val="StyleUnderline"/>
          <w:rFonts w:asciiTheme="minorHAnsi" w:hAnsiTheme="minorHAnsi" w:cstheme="minorHAnsi"/>
        </w:rPr>
        <w:t>when</w:t>
      </w:r>
      <w:proofErr w:type="gramEnd"/>
      <w:r w:rsidRPr="00EF4F3F">
        <w:rPr>
          <w:rStyle w:val="StyleUnderline"/>
          <w:rFonts w:asciiTheme="minorHAnsi" w:hAnsiTheme="minorHAnsi" w:cstheme="minorHAnsi"/>
        </w:rPr>
        <w:t xml:space="preserve"> capitalism was not </w:t>
      </w:r>
      <w:proofErr w:type="spellStart"/>
      <w:r w:rsidRPr="00EF4F3F">
        <w:rPr>
          <w:rStyle w:val="StyleUnderline"/>
          <w:rFonts w:asciiTheme="minorHAnsi" w:hAnsiTheme="minorHAnsi" w:cstheme="minorHAnsi"/>
        </w:rPr>
        <w:t>necrocapitalism</w:t>
      </w:r>
      <w:proofErr w:type="spellEnd"/>
      <w:r w:rsidRPr="00EF4F3F">
        <w:rPr>
          <w:rFonts w:asciiTheme="minorHAnsi" w:hAnsiTheme="minorHAnsi" w:cstheme="minorHAnsi"/>
          <w:sz w:val="10"/>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When we fail to grasp this reality, then we end up hoping for a return to a kinder/gentler capitalism that has only ever existed in bourgeois mythology and for some people but at the expense of most of the world.</w:t>
      </w:r>
    </w:p>
    <w:p w14:paraId="133B54CE" w14:textId="77777777" w:rsidR="00FB3B1C" w:rsidRPr="00EF4F3F" w:rsidRDefault="00FB3B1C" w:rsidP="00FB3B1C">
      <w:pPr>
        <w:rPr>
          <w:rFonts w:asciiTheme="minorHAnsi" w:hAnsiTheme="minorHAnsi" w:cstheme="minorHAnsi"/>
          <w:sz w:val="10"/>
        </w:rPr>
      </w:pPr>
      <w:r w:rsidRPr="00EF4F3F">
        <w:rPr>
          <w:rFonts w:asciiTheme="minorHAnsi" w:hAnsiTheme="minorHAnsi" w:cstheme="minorHAnsi"/>
          <w:sz w:val="10"/>
        </w:rPr>
        <w:t xml:space="preserve">In any case, what these multiple </w:t>
      </w:r>
      <w:proofErr w:type="spellStart"/>
      <w:r w:rsidRPr="00EF4F3F">
        <w:rPr>
          <w:rFonts w:asciiTheme="minorHAnsi" w:hAnsiTheme="minorHAnsi" w:cstheme="minorHAnsi"/>
          <w:sz w:val="10"/>
        </w:rPr>
        <w:t>coinings</w:t>
      </w:r>
      <w:proofErr w:type="spellEnd"/>
      <w:r w:rsidRPr="00EF4F3F">
        <w:rPr>
          <w:rFonts w:asciiTheme="minorHAnsi" w:hAnsiTheme="minorHAnsi" w:cstheme="minorHAnsi"/>
          <w:sz w:val="10"/>
        </w:rPr>
        <w:t xml:space="preserve"> of the term perhaps reveal is the inescapable revelation that capitalism means death and has always meant death. </w:t>
      </w:r>
      <w:r w:rsidRPr="00EF4F3F">
        <w:rPr>
          <w:rStyle w:val="StyleUnderline"/>
          <w:rFonts w:asciiTheme="minorHAnsi" w:hAnsiTheme="minorHAnsi" w:cstheme="minorHAnsi"/>
          <w:highlight w:val="green"/>
        </w:rPr>
        <w:t>If</w:t>
      </w:r>
      <w:r w:rsidRPr="00EF4F3F">
        <w:rPr>
          <w:rStyle w:val="StyleUnderline"/>
          <w:rFonts w:asciiTheme="minorHAnsi" w:hAnsiTheme="minorHAnsi" w:cstheme="minorHAnsi"/>
        </w:rPr>
        <w:t xml:space="preserve"> the hideous mismanagement of </w:t>
      </w:r>
      <w:r w:rsidRPr="00EF4F3F">
        <w:rPr>
          <w:rStyle w:val="StyleUnderline"/>
          <w:rFonts w:asciiTheme="minorHAnsi" w:hAnsiTheme="minorHAnsi" w:cstheme="minorHAnsi"/>
          <w:highlight w:val="green"/>
        </w:rPr>
        <w:t>the pandemic</w:t>
      </w:r>
      <w:r w:rsidRPr="00EF4F3F">
        <w:rPr>
          <w:rStyle w:val="StyleUnderline"/>
          <w:rFonts w:asciiTheme="minorHAnsi" w:hAnsiTheme="minorHAnsi" w:cstheme="minorHAnsi"/>
        </w:rPr>
        <w:t xml:space="preserve"> by the most powerful capitalist nation-states </w:t>
      </w:r>
      <w:r w:rsidRPr="00EF4F3F">
        <w:rPr>
          <w:rStyle w:val="StyleUnderline"/>
          <w:rFonts w:asciiTheme="minorHAnsi" w:hAnsiTheme="minorHAnsi" w:cstheme="minorHAnsi"/>
          <w:highlight w:val="gree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F4F3F">
        <w:rPr>
          <w:rStyle w:val="StyleUnderline"/>
          <w:rFonts w:asciiTheme="minorHAnsi" w:hAnsiTheme="minorHAnsi" w:cstheme="minorHAnsi"/>
          <w:highlight w:val="gree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F4F3F">
        <w:rPr>
          <w:rStyle w:val="StyleUnderline"/>
          <w:rFonts w:asciiTheme="minorHAnsi" w:hAnsiTheme="minorHAnsi" w:cstheme="minorHAnsi"/>
          <w:highlight w:val="green"/>
        </w:rPr>
        <w:t>should</w:t>
      </w:r>
      <w:r w:rsidRPr="00EF4F3F">
        <w:rPr>
          <w:rStyle w:val="StyleUnderline"/>
          <w:rFonts w:asciiTheme="minorHAnsi" w:hAnsiTheme="minorHAnsi" w:cstheme="minorHAnsi"/>
        </w:rPr>
        <w:t xml:space="preserve"> surely </w:t>
      </w:r>
      <w:r w:rsidRPr="00EF4F3F">
        <w:rPr>
          <w:rStyle w:val="StyleUnderline"/>
          <w:rFonts w:asciiTheme="minorHAnsi" w:hAnsiTheme="minorHAnsi" w:cstheme="minorHAnsi"/>
          <w:highlight w:val="gree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F4F3F">
        <w:rPr>
          <w:rStyle w:val="Emphasis"/>
          <w:rFonts w:asciiTheme="minorHAnsi" w:hAnsiTheme="minorHAnsi" w:cstheme="minorHAnsi"/>
          <w:highlight w:val="green"/>
        </w:rPr>
        <w:t>capitalism has orientated our entire species towards death</w:t>
      </w:r>
      <w:r w:rsidRPr="00EF4F3F">
        <w:rPr>
          <w:rFonts w:asciiTheme="minorHAnsi" w:hAnsiTheme="minorHAnsi" w:cstheme="minorHAnsi"/>
          <w:sz w:val="10"/>
        </w:rPr>
        <w:t>.</w:t>
      </w:r>
    </w:p>
    <w:p w14:paraId="66310D3E" w14:textId="77777777" w:rsidR="00FB3B1C" w:rsidRPr="00EF4F3F" w:rsidRDefault="00FB3B1C" w:rsidP="00FB3B1C">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02D5FC63" w14:textId="77777777" w:rsidR="00FB3B1C" w:rsidRPr="00EF4F3F" w:rsidRDefault="00FB3B1C" w:rsidP="00FB3B1C">
      <w:pPr>
        <w:rPr>
          <w:rFonts w:asciiTheme="minorHAnsi" w:hAnsiTheme="minorHAnsi" w:cstheme="minorHAnsi"/>
          <w:sz w:val="10"/>
          <w:szCs w:val="8"/>
        </w:rPr>
      </w:pPr>
      <w:r w:rsidRPr="00EF4F3F">
        <w:rPr>
          <w:rFonts w:asciiTheme="minorHAnsi" w:hAnsiTheme="minorHAnsi" w:cstheme="minorHAnsi"/>
          <w:sz w:val="10"/>
          <w:szCs w:val="8"/>
        </w:rPr>
        <w:t xml:space="preserve">There have been, of course, many attempted collective writing projects that have fallen apart because those involved could not work with each other. These are also informative because they teach </w:t>
      </w:r>
      <w:proofErr w:type="gramStart"/>
      <w:r w:rsidRPr="00EF4F3F">
        <w:rPr>
          <w:rFonts w:asciiTheme="minorHAnsi" w:hAnsiTheme="minorHAnsi" w:cstheme="minorHAnsi"/>
          <w:sz w:val="10"/>
          <w:szCs w:val="8"/>
        </w:rPr>
        <w:t>us of</w:t>
      </w:r>
      <w:proofErr w:type="gramEnd"/>
      <w:r w:rsidRPr="00EF4F3F">
        <w:rPr>
          <w:rFonts w:asciiTheme="minorHAnsi" w:hAnsiTheme="minorHAnsi" w:cstheme="minorHAnsi"/>
          <w:sz w:val="10"/>
          <w:szCs w:val="8"/>
        </w:rPr>
        <w:t xml:space="preserve"> the ways in which bourgeois/petty-bourgeois individualism can get in the way of cooperation. Thankfully, we did not have this problem with On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For myself, at least, it was a joy to participate in a </w:t>
      </w:r>
      <w:proofErr w:type="spellStart"/>
      <w:r w:rsidRPr="00EF4F3F">
        <w:rPr>
          <w:rFonts w:asciiTheme="minorHAnsi" w:hAnsiTheme="minorHAnsi" w:cstheme="minorHAnsi"/>
          <w:sz w:val="10"/>
          <w:szCs w:val="8"/>
        </w:rPr>
        <w:t>year long</w:t>
      </w:r>
      <w:proofErr w:type="spellEnd"/>
      <w:r w:rsidRPr="00EF4F3F">
        <w:rPr>
          <w:rFonts w:asciiTheme="minorHAnsi" w:hAnsiTheme="minorHAnsi" w:cstheme="minorHAnsi"/>
          <w:sz w:val="10"/>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664014EA" w14:textId="77777777" w:rsidR="00FB3B1C" w:rsidRPr="00EF4F3F" w:rsidRDefault="00FB3B1C" w:rsidP="00FB3B1C">
      <w:pPr>
        <w:rPr>
          <w:rFonts w:asciiTheme="minorHAnsi" w:hAnsiTheme="minorHAnsi" w:cstheme="minorHAnsi"/>
          <w:sz w:val="10"/>
          <w:szCs w:val="8"/>
        </w:rPr>
      </w:pPr>
      <w:r w:rsidRPr="00EF4F3F">
        <w:rPr>
          <w:rFonts w:asciiTheme="minorHAnsi" w:hAnsiTheme="minorHAnsi"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EF4F3F">
        <w:rPr>
          <w:rFonts w:asciiTheme="minorHAnsi" w:hAnsiTheme="minorHAnsi" w:cstheme="minorHAnsi"/>
          <w:sz w:val="10"/>
          <w:szCs w:val="8"/>
        </w:rPr>
        <w:t>Such a</w:t>
      </w:r>
      <w:proofErr w:type="gramEnd"/>
      <w:r w:rsidRPr="00EF4F3F">
        <w:rPr>
          <w:rFonts w:asciiTheme="minorHAnsi" w:hAnsiTheme="minorHAnsi" w:cstheme="minorHAnsi"/>
          <w:sz w:val="10"/>
          <w:szCs w:val="8"/>
        </w:rPr>
        <w:t xml:space="preserve"> joy is always conditioned by conversations I have with my partner, friends, colleagues, and comrades. I work out ideas in conversation and </w:t>
      </w:r>
      <w:proofErr w:type="gramStart"/>
      <w:r w:rsidRPr="00EF4F3F">
        <w:rPr>
          <w:rFonts w:asciiTheme="minorHAnsi" w:hAnsiTheme="minorHAnsi" w:cstheme="minorHAnsi"/>
          <w:sz w:val="10"/>
          <w:szCs w:val="8"/>
        </w:rPr>
        <w:t>debate,</w:t>
      </w:r>
      <w:proofErr w:type="gramEnd"/>
      <w:r w:rsidRPr="00EF4F3F">
        <w:rPr>
          <w:rFonts w:asciiTheme="minorHAnsi" w:hAnsiTheme="minorHAnsi" w:cstheme="minorHAnsi"/>
          <w:sz w:val="10"/>
          <w:szCs w:val="8"/>
        </w:rPr>
        <w:t xml:space="preserve"> I assess and reassess what I have written with those close to me. Hence, collaborative and collective writing is something I have tried to make space for.</w:t>
      </w:r>
    </w:p>
    <w:p w14:paraId="436F42A1" w14:textId="77777777" w:rsidR="00FB3B1C" w:rsidRPr="00EF4F3F" w:rsidRDefault="00FB3B1C" w:rsidP="00FB3B1C">
      <w:pPr>
        <w:rPr>
          <w:rFonts w:asciiTheme="minorHAnsi" w:hAnsiTheme="minorHAnsi" w:cstheme="minorHAnsi"/>
          <w:sz w:val="10"/>
          <w:szCs w:val="8"/>
        </w:rPr>
      </w:pPr>
      <w:r w:rsidRPr="00EF4F3F">
        <w:rPr>
          <w:rFonts w:asciiTheme="minorHAnsi" w:hAnsiTheme="minorHAnsi" w:cstheme="minorHAnsi"/>
          <w:sz w:val="10"/>
          <w:szCs w:val="8"/>
        </w:rPr>
        <w:t xml:space="preserve">Years before this project I worked with </w:t>
      </w:r>
      <w:proofErr w:type="spellStart"/>
      <w:r w:rsidRPr="00EF4F3F">
        <w:rPr>
          <w:rFonts w:asciiTheme="minorHAnsi" w:hAnsiTheme="minorHAnsi" w:cstheme="minorHAnsi"/>
          <w:sz w:val="10"/>
          <w:szCs w:val="8"/>
        </w:rPr>
        <w:t>Benjanun</w:t>
      </w:r>
      <w:proofErr w:type="spellEnd"/>
      <w:r w:rsidRPr="00EF4F3F">
        <w:rPr>
          <w:rFonts w:asciiTheme="minorHAnsi" w:hAnsiTheme="minorHAnsi" w:cstheme="minorHAnsi"/>
          <w:sz w:val="10"/>
          <w:szCs w:val="8"/>
        </w:rPr>
        <w:t xml:space="preserve"> Sriduangkaew on Methods Devour Themselves, and I learned and grew as a writer and thinker. </w:t>
      </w:r>
      <w:proofErr w:type="gramStart"/>
      <w:r w:rsidRPr="00EF4F3F">
        <w:rPr>
          <w:rFonts w:asciiTheme="minorHAnsi" w:hAnsiTheme="minorHAnsi" w:cstheme="minorHAnsi"/>
          <w:sz w:val="10"/>
          <w:szCs w:val="8"/>
        </w:rPr>
        <w:t>So</w:t>
      </w:r>
      <w:proofErr w:type="gramEnd"/>
      <w:r w:rsidRPr="00EF4F3F">
        <w:rPr>
          <w:rFonts w:asciiTheme="minorHAnsi" w:hAnsiTheme="minorHAnsi" w:cstheme="minorHAnsi"/>
          <w:sz w:val="10"/>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1E5C015E" w14:textId="77777777" w:rsidR="00FB3B1C" w:rsidRPr="00EF4F3F" w:rsidRDefault="00FB3B1C" w:rsidP="00FB3B1C">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w:t>
      </w:r>
      <w:proofErr w:type="spellStart"/>
      <w:r w:rsidRPr="00EF4F3F">
        <w:rPr>
          <w:rFonts w:asciiTheme="minorHAnsi" w:hAnsiTheme="minorHAnsi" w:cstheme="minorHAnsi"/>
          <w:sz w:val="10"/>
        </w:rPr>
        <w:t>resubjectivize</w:t>
      </w:r>
      <w:proofErr w:type="spellEnd"/>
      <w:r w:rsidRPr="00EF4F3F">
        <w:rPr>
          <w:rFonts w:asciiTheme="minorHAnsi" w:hAnsiTheme="minorHAnsi" w:cstheme="minorHAnsi"/>
          <w:sz w:val="10"/>
        </w:rPr>
        <w:t xml:space="preserve"> ourselves into collective beings. We learn from each other, we learn to respect each other, we hopefully figure out how to kill the bourgeois individual within us. Which, in the case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should be a very meaningful practice. For </w:t>
      </w:r>
      <w:r w:rsidRPr="00EF4F3F">
        <w:rPr>
          <w:rStyle w:val="StyleUnderline"/>
          <w:rFonts w:asciiTheme="minorHAnsi" w:hAnsiTheme="minorHAnsi" w:cstheme="minorHAnsi"/>
        </w:rPr>
        <w:t xml:space="preserve">if there is a </w:t>
      </w:r>
      <w:r w:rsidRPr="00EF4F3F">
        <w:rPr>
          <w:rStyle w:val="StyleUnderline"/>
          <w:rFonts w:asciiTheme="minorHAnsi" w:hAnsiTheme="minorHAnsi" w:cstheme="minorHAnsi"/>
          <w:highlight w:val="green"/>
        </w:rPr>
        <w:t>hope of escaping</w:t>
      </w:r>
      <w:r w:rsidRPr="00EF4F3F">
        <w:rPr>
          <w:rStyle w:val="StyleUnderline"/>
          <w:rFonts w:asciiTheme="minorHAnsi" w:hAnsiTheme="minorHAnsi" w:cstheme="minorHAnsi"/>
        </w:rPr>
        <w:t xml:space="preserve"> the nightmare logic of capitalism then it </w:t>
      </w:r>
      <w:r w:rsidRPr="00EF4F3F">
        <w:rPr>
          <w:rStyle w:val="StyleUnderline"/>
          <w:rFonts w:asciiTheme="minorHAnsi" w:hAnsiTheme="minorHAnsi" w:cstheme="minorHAnsi"/>
          <w:highlight w:val="gree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F4F3F">
        <w:rPr>
          <w:rStyle w:val="Emphasis"/>
          <w:rFonts w:asciiTheme="minorHAnsi" w:hAnsiTheme="minorHAnsi" w:cstheme="minorHAnsi"/>
          <w:highlight w:val="green"/>
        </w:rPr>
        <w:t>collective</w:t>
      </w:r>
      <w:r w:rsidRPr="00EF4F3F">
        <w:rPr>
          <w:rStyle w:val="Emphasis"/>
          <w:rFonts w:asciiTheme="minorHAnsi" w:hAnsiTheme="minorHAnsi" w:cstheme="minorHAnsi"/>
        </w:rPr>
        <w:t xml:space="preserve"> partisan </w:t>
      </w:r>
      <w:r w:rsidRPr="00EF4F3F">
        <w:rPr>
          <w:rStyle w:val="Emphasis"/>
          <w:rFonts w:asciiTheme="minorHAnsi" w:hAnsiTheme="minorHAnsi" w:cstheme="minorHAnsi"/>
          <w:highlight w:val="green"/>
        </w:rPr>
        <w:t>organizing</w:t>
      </w:r>
      <w:r w:rsidRPr="00EF4F3F">
        <w:rPr>
          <w:rFonts w:asciiTheme="minorHAnsi" w:hAnsiTheme="minorHAnsi" w:cstheme="minorHAnsi"/>
          <w:sz w:val="10"/>
        </w:rPr>
        <w:t>.</w:t>
      </w:r>
    </w:p>
    <w:p w14:paraId="4AAD35AF" w14:textId="77777777" w:rsidR="00FB3B1C" w:rsidRPr="00EF4F3F" w:rsidRDefault="00FB3B1C" w:rsidP="00FB3B1C">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71F15FCD" w14:textId="77777777" w:rsidR="00FB3B1C" w:rsidRPr="00EF4F3F" w:rsidRDefault="00FB3B1C" w:rsidP="00FB3B1C">
      <w:pPr>
        <w:rPr>
          <w:rFonts w:asciiTheme="minorHAnsi" w:hAnsiTheme="minorHAnsi" w:cstheme="minorHAnsi"/>
          <w:sz w:val="10"/>
        </w:rPr>
      </w:pPr>
      <w:r w:rsidRPr="00EF4F3F">
        <w:rPr>
          <w:rStyle w:val="StyleUnderline"/>
          <w:rFonts w:asciiTheme="minorHAnsi" w:hAnsiTheme="minorHAnsi" w:cstheme="minorHAnsi"/>
        </w:rPr>
        <w:t xml:space="preserve">If there is one thing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world’s </w:t>
      </w:r>
      <w:r w:rsidRPr="00EF4F3F">
        <w:rPr>
          <w:rStyle w:val="StyleUnderline"/>
          <w:rFonts w:asciiTheme="minorHAnsi" w:hAnsiTheme="minorHAnsi" w:cstheme="minorHAnsi"/>
          <w:highlight w:val="gree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EF4F3F">
        <w:rPr>
          <w:rStyle w:val="StyleUnderline"/>
          <w:rFonts w:asciiTheme="minorHAnsi" w:hAnsiTheme="minorHAnsi" w:cstheme="minorHAnsi"/>
          <w:highlight w:val="gree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EF4F3F">
        <w:rPr>
          <w:rStyle w:val="StyleUnderline"/>
          <w:rFonts w:asciiTheme="minorHAnsi" w:hAnsiTheme="minorHAnsi" w:cstheme="minorHAnsi"/>
          <w:highlight w:val="gree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EF4F3F">
        <w:rPr>
          <w:rFonts w:asciiTheme="minorHAnsi" w:hAnsiTheme="minorHAnsi" w:cstheme="minorHAnsi"/>
          <w:sz w:val="10"/>
        </w:rPr>
        <w:t>to</w:t>
      </w:r>
      <w:proofErr w:type="gramEnd"/>
      <w:r w:rsidRPr="00EF4F3F">
        <w:rPr>
          <w:rFonts w:asciiTheme="minorHAnsi" w:hAnsiTheme="minorHAnsi" w:cstheme="minorHAnsi"/>
          <w:sz w:val="10"/>
        </w:rPr>
        <w:t xml:space="preserve">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ongoing</w:t>
      </w:r>
      <w:r w:rsidRPr="00EF4F3F">
        <w:rPr>
          <w:rStyle w:val="StyleUnderline"/>
          <w:rFonts w:asciiTheme="minorHAnsi" w:hAnsiTheme="minorHAnsi" w:cstheme="minorHAnsi"/>
        </w:rPr>
        <w:t xml:space="preserve"> and unavoidable </w:t>
      </w:r>
      <w:r w:rsidRPr="00EF4F3F">
        <w:rPr>
          <w:rStyle w:val="StyleUnderline"/>
          <w:rFonts w:asciiTheme="minorHAnsi" w:hAnsiTheme="minorHAnsi" w:cstheme="minorHAnsi"/>
          <w:highlight w:val="green"/>
        </w:rPr>
        <w:t>violence</w:t>
      </w:r>
      <w:r w:rsidRPr="00EF4F3F">
        <w:rPr>
          <w:rStyle w:val="StyleUnderline"/>
          <w:rFonts w:asciiTheme="minorHAnsi" w:hAnsiTheme="minorHAnsi" w:cstheme="minorHAnsi"/>
        </w:rPr>
        <w:t xml:space="preserve"> of multiple capitalist states of affairs </w:t>
      </w:r>
      <w:r w:rsidRPr="00EF4F3F">
        <w:rPr>
          <w:rStyle w:val="StyleUnderline"/>
          <w:rFonts w:asciiTheme="minorHAnsi" w:hAnsiTheme="minorHAnsi" w:cstheme="minorHAnsi"/>
          <w:highlight w:val="gree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F4F3F">
        <w:rPr>
          <w:rStyle w:val="Emphasis"/>
          <w:rFonts w:asciiTheme="minorHAnsi" w:hAnsiTheme="minorHAnsi" w:cstheme="minorHAnsi"/>
          <w:highlight w:val="gree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53F52485" w14:textId="77777777" w:rsidR="00FB3B1C" w:rsidRPr="00EF4F3F" w:rsidRDefault="00FB3B1C" w:rsidP="00FB3B1C">
      <w:pPr>
        <w:rPr>
          <w:rFonts w:asciiTheme="minorHAnsi" w:hAnsiTheme="minorHAnsi" w:cstheme="minorHAnsi"/>
          <w:sz w:val="10"/>
        </w:rPr>
      </w:pPr>
      <w:r w:rsidRPr="00EF4F3F">
        <w:rPr>
          <w:rFonts w:asciiTheme="minorHAnsi" w:hAnsiTheme="minorHAnsi" w:cstheme="minorHAnsi"/>
          <w:sz w:val="10"/>
        </w:rPr>
        <w:t xml:space="preserve">So how is it, </w:t>
      </w:r>
      <w:proofErr w:type="gramStart"/>
      <w:r w:rsidRPr="00EF4F3F">
        <w:rPr>
          <w:rFonts w:asciiTheme="minorHAnsi" w:hAnsiTheme="minorHAnsi" w:cstheme="minorHAnsi"/>
          <w:sz w:val="10"/>
        </w:rPr>
        <w:t>in the midst of</w:t>
      </w:r>
      <w:proofErr w:type="gramEnd"/>
      <w:r w:rsidRPr="00EF4F3F">
        <w:rPr>
          <w:rFonts w:asciiTheme="minorHAnsi" w:hAnsiTheme="minorHAnsi" w:cstheme="minorHAnsi"/>
          <w:sz w:val="10"/>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F4F3F">
        <w:rPr>
          <w:rStyle w:val="StyleUnderline"/>
          <w:rFonts w:asciiTheme="minorHAnsi" w:hAnsiTheme="minorHAnsi" w:cstheme="minorHAnsi"/>
          <w:highlight w:val="green"/>
        </w:rPr>
        <w:t>The capitalist imaginary has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even when</w:t>
      </w:r>
      <w:r w:rsidRPr="00EF4F3F">
        <w:rPr>
          <w:rStyle w:val="StyleUnderline"/>
          <w:rFonts w:asciiTheme="minorHAnsi" w:hAnsiTheme="minorHAnsi" w:cstheme="minorHAnsi"/>
        </w:rPr>
        <w:t xml:space="preserve"> it is constantly </w:t>
      </w:r>
      <w:r w:rsidRPr="00EF4F3F">
        <w:rPr>
          <w:rStyle w:val="StyleUnderline"/>
          <w:rFonts w:asciiTheme="minorHAnsi" w:hAnsiTheme="minorHAnsi" w:cstheme="minorHAnsi"/>
          <w:highlight w:val="green"/>
        </w:rPr>
        <w:t>revealing</w:t>
      </w:r>
      <w:r w:rsidRPr="00EF4F3F">
        <w:rPr>
          <w:rStyle w:val="StyleUnderline"/>
          <w:rFonts w:asciiTheme="minorHAnsi" w:hAnsiTheme="minorHAnsi" w:cstheme="minorHAnsi"/>
        </w:rPr>
        <w:t xml:space="preserve"> itself to mean </w:t>
      </w:r>
      <w:r w:rsidRPr="00EF4F3F">
        <w:rPr>
          <w:rStyle w:val="StyleUnderline"/>
          <w:rFonts w:asciiTheme="minorHAnsi" w:hAnsiTheme="minorHAnsi" w:cstheme="minorHAnsi"/>
          <w:highlight w:val="gree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w:t>
      </w:r>
      <w:proofErr w:type="gramStart"/>
      <w:r w:rsidRPr="00EF4F3F">
        <w:rPr>
          <w:rFonts w:asciiTheme="minorHAnsi" w:hAnsiTheme="minorHAnsi" w:cstheme="minorHAnsi"/>
          <w:sz w:val="10"/>
        </w:rPr>
        <w:t>so as to</w:t>
      </w:r>
      <w:proofErr w:type="gramEnd"/>
      <w:r w:rsidRPr="00EF4F3F">
        <w:rPr>
          <w:rFonts w:asciiTheme="minorHAnsi" w:hAnsiTheme="minorHAnsi" w:cstheme="minorHAnsi"/>
          <w:sz w:val="10"/>
        </w:rPr>
        <w:t xml:space="preserve"> emphasize that the horrendous violence––what Fanon called “an avalanche of </w:t>
      </w:r>
      <w:proofErr w:type="gramStart"/>
      <w:r w:rsidRPr="00EF4F3F">
        <w:rPr>
          <w:rFonts w:asciiTheme="minorHAnsi" w:hAnsiTheme="minorHAnsi" w:cstheme="minorHAnsi"/>
          <w:sz w:val="10"/>
        </w:rPr>
        <w:t>murders”––</w:t>
      </w:r>
      <w:proofErr w:type="gramEnd"/>
      <w:r w:rsidRPr="00EF4F3F">
        <w:rPr>
          <w:rFonts w:asciiTheme="minorHAnsi" w:hAnsiTheme="minorHAnsi" w:cstheme="minorHAnsi"/>
          <w:sz w:val="10"/>
        </w:rPr>
        <w:t xml:space="preserve">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EF4F3F">
        <w:rPr>
          <w:rStyle w:val="StyleUnderline"/>
          <w:rFonts w:asciiTheme="minorHAnsi" w:hAnsiTheme="minorHAnsi" w:cstheme="minorHAnsi"/>
          <w:highlight w:val="gree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opt for nihilism</w:t>
      </w:r>
      <w:r w:rsidRPr="00EF4F3F">
        <w:rPr>
          <w:rFonts w:asciiTheme="minorHAnsi" w:hAnsiTheme="minorHAnsi" w:cstheme="minorHAnsi"/>
          <w:sz w:val="10"/>
        </w:rPr>
        <w:t>.</w:t>
      </w:r>
    </w:p>
    <w:p w14:paraId="7E86F5A1" w14:textId="77777777" w:rsidR="00FB3B1C" w:rsidRPr="00EF4F3F" w:rsidRDefault="00FB3B1C" w:rsidP="00FB3B1C">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F4F3F">
        <w:rPr>
          <w:rStyle w:val="StyleUnderline"/>
          <w:rFonts w:asciiTheme="minorHAnsi" w:hAnsiTheme="minorHAnsi" w:cstheme="minorHAnsi"/>
          <w:highlight w:val="green"/>
        </w:rPr>
        <w:t>what is needed</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more than analyses</w:t>
      </w:r>
      <w:r w:rsidRPr="00EF4F3F">
        <w:rPr>
          <w:rStyle w:val="StyleUnderline"/>
          <w:rFonts w:asciiTheme="minorHAnsi" w:hAnsiTheme="minorHAnsi" w:cstheme="minorHAnsi"/>
        </w:rPr>
        <w:t xml:space="preserve"> and diatribes about the </w:t>
      </w:r>
      <w:proofErr w:type="gramStart"/>
      <w:r w:rsidRPr="00EF4F3F">
        <w:rPr>
          <w:rStyle w:val="StyleUnderline"/>
          <w:rFonts w:asciiTheme="minorHAnsi" w:hAnsiTheme="minorHAnsi" w:cstheme="minorHAnsi"/>
        </w:rPr>
        <w:t>state of affairs</w:t>
      </w:r>
      <w:proofErr w:type="gramEnd"/>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 xml:space="preserve">are </w:t>
      </w:r>
      <w:r w:rsidRPr="00EF4F3F">
        <w:rPr>
          <w:rStyle w:val="Emphasis"/>
          <w:rFonts w:asciiTheme="minorHAnsi" w:hAnsiTheme="minorHAnsi" w:cstheme="minorHAnsi"/>
          <w:highlight w:val="gree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xml:space="preserve">. Such movements can (and have and do!) link “the ruthless criticism of all that exists” with a practice designed to bring about another existence, unleashing another imaginary. The uniqueness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1A8A103C" w14:textId="77777777" w:rsidR="00FB3B1C" w:rsidRPr="00EF4F3F" w:rsidRDefault="00FB3B1C" w:rsidP="00FB3B1C">
      <w:pPr>
        <w:rPr>
          <w:rFonts w:asciiTheme="minorHAnsi" w:hAnsiTheme="minorHAnsi" w:cstheme="minorHAnsi"/>
          <w:sz w:val="10"/>
          <w:szCs w:val="8"/>
        </w:rPr>
      </w:pPr>
      <w:r w:rsidRPr="00EF4F3F">
        <w:rPr>
          <w:rFonts w:asciiTheme="minorHAnsi" w:hAnsiTheme="minorHAnsi" w:cstheme="minorHAnsi"/>
          <w:sz w:val="10"/>
          <w:szCs w:val="8"/>
        </w:rPr>
        <w:t xml:space="preserve">In any case, whatever prolonged/protracted exposure of capitalism’s warped logic </w:t>
      </w:r>
      <w:proofErr w:type="gramStart"/>
      <w:r w:rsidRPr="00EF4F3F">
        <w:rPr>
          <w:rFonts w:asciiTheme="minorHAnsi" w:hAnsiTheme="minorHAnsi" w:cstheme="minorHAnsi"/>
          <w:sz w:val="10"/>
          <w:szCs w:val="8"/>
        </w:rPr>
        <w:t>that On</w:t>
      </w:r>
      <w:proofErr w:type="gramEnd"/>
      <w:r w:rsidRPr="00EF4F3F">
        <w:rPr>
          <w:rFonts w:asciiTheme="minorHAnsi" w:hAnsiTheme="minorHAnsi" w:cstheme="minorHAnsi"/>
          <w:sz w:val="10"/>
          <w:szCs w:val="8"/>
        </w:rPr>
        <w:t xml:space="preserve">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EF4F3F">
        <w:rPr>
          <w:rFonts w:asciiTheme="minorHAnsi" w:hAnsiTheme="minorHAnsi" w:cstheme="minorHAnsi"/>
          <w:sz w:val="10"/>
          <w:szCs w:val="8"/>
        </w:rPr>
        <w:t>And,</w:t>
      </w:r>
      <w:proofErr w:type="gramEnd"/>
      <w:r w:rsidRPr="00EF4F3F">
        <w:rPr>
          <w:rFonts w:asciiTheme="minorHAnsi" w:hAnsiTheme="minorHAnsi" w:cstheme="minorHAnsi"/>
          <w:sz w:val="10"/>
          <w:szCs w:val="8"/>
        </w:rPr>
        <w:t xml:space="preserve"> as should be obvious, “the living theory of struggle” means the theory that originates from and develops within what Marx and Engels called “the real movement which abolishes the present state of things.”</w:t>
      </w:r>
    </w:p>
    <w:p w14:paraId="3D9D9342" w14:textId="77777777" w:rsidR="00FB3B1C" w:rsidRPr="00EF4F3F" w:rsidRDefault="00FB3B1C" w:rsidP="00FB3B1C">
      <w:pPr>
        <w:rPr>
          <w:rFonts w:asciiTheme="minorHAnsi" w:hAnsiTheme="minorHAnsi" w:cstheme="minorHAnsi"/>
          <w:sz w:val="10"/>
          <w:szCs w:val="8"/>
        </w:rPr>
      </w:pPr>
      <w:r w:rsidRPr="00EF4F3F">
        <w:rPr>
          <w:rFonts w:asciiTheme="minorHAnsi" w:hAnsiTheme="minorHAnsi" w:cstheme="minorHAnsi"/>
          <w:sz w:val="10"/>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EF4F3F">
        <w:rPr>
          <w:rFonts w:asciiTheme="minorHAnsi" w:hAnsiTheme="minorHAnsi" w:cstheme="minorHAnsi"/>
          <w:sz w:val="10"/>
          <w:szCs w:val="8"/>
        </w:rPr>
        <w:t>is in fact</w:t>
      </w:r>
      <w:proofErr w:type="gramEnd"/>
      <w:r w:rsidRPr="00EF4F3F">
        <w:rPr>
          <w:rFonts w:asciiTheme="minorHAnsi" w:hAnsiTheme="minorHAnsi" w:cstheme="minorHAnsi"/>
          <w:sz w:val="10"/>
          <w:szCs w:val="8"/>
        </w:rPr>
        <w:t xml:space="preserve"> intensely ideological. Fuck that: the politics of the real is immediate, it necessitates polemics, and anyone not outraged by the </w:t>
      </w:r>
      <w:proofErr w:type="gramStart"/>
      <w:r w:rsidRPr="00EF4F3F">
        <w:rPr>
          <w:rFonts w:asciiTheme="minorHAnsi" w:hAnsiTheme="minorHAnsi" w:cstheme="minorHAnsi"/>
          <w:sz w:val="10"/>
          <w:szCs w:val="8"/>
        </w:rPr>
        <w:t>state of affairs</w:t>
      </w:r>
      <w:proofErr w:type="gramEnd"/>
      <w:r w:rsidRPr="00EF4F3F">
        <w:rPr>
          <w:rFonts w:asciiTheme="minorHAnsi" w:hAnsiTheme="minorHAnsi" w:cstheme="minorHAnsi"/>
          <w:sz w:val="10"/>
          <w:szCs w:val="8"/>
        </w:rPr>
        <w:t xml:space="preserve"> is a collaborator.</w:t>
      </w:r>
    </w:p>
    <w:p w14:paraId="61270D10" w14:textId="77777777" w:rsidR="00FB3B1C" w:rsidRPr="00EF4F3F" w:rsidRDefault="00FB3B1C" w:rsidP="00FB3B1C">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F4F3F">
        <w:rPr>
          <w:rStyle w:val="StyleUnderline"/>
          <w:rFonts w:asciiTheme="minorHAnsi" w:hAnsiTheme="minorHAnsi" w:cstheme="minorHAnsi"/>
          <w:highlight w:val="gree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incarcerate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xml:space="preserve">.” And we must also never forget the ways in which people organized, during this pandemic, against state violence and for mutual aid. At the very least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322D0098" w14:textId="77777777" w:rsidR="00FB3B1C" w:rsidRDefault="00FB3B1C" w:rsidP="00FB3B1C">
      <w:pPr>
        <w:rPr>
          <w:rFonts w:asciiTheme="minorHAnsi" w:hAnsiTheme="minorHAnsi" w:cstheme="minorHAnsi"/>
        </w:rPr>
      </w:pPr>
    </w:p>
    <w:p w14:paraId="27BCC487" w14:textId="77777777" w:rsidR="00B741D3" w:rsidRPr="00EF4F3F" w:rsidRDefault="00B741D3" w:rsidP="00B741D3">
      <w:pPr>
        <w:pStyle w:val="Heading4"/>
        <w:rPr>
          <w:rFonts w:asciiTheme="minorHAnsi" w:hAnsiTheme="minorHAnsi" w:cstheme="minorHAnsi"/>
        </w:rPr>
      </w:pPr>
      <w:r w:rsidRPr="00EF4F3F">
        <w:rPr>
          <w:rFonts w:asciiTheme="minorHAnsi" w:hAnsiTheme="minorHAnsi" w:cstheme="minorHAnsi"/>
        </w:rPr>
        <w:t xml:space="preserve">The </w:t>
      </w:r>
      <w:proofErr w:type="spellStart"/>
      <w:r w:rsidRPr="00EF4F3F">
        <w:rPr>
          <w:rFonts w:asciiTheme="minorHAnsi" w:hAnsiTheme="minorHAnsi" w:cstheme="minorHAnsi"/>
        </w:rPr>
        <w:t>aff’s</w:t>
      </w:r>
      <w:proofErr w:type="spellEnd"/>
      <w:r w:rsidRPr="00EF4F3F">
        <w:rPr>
          <w:rFonts w:asciiTheme="minorHAnsi" w:hAnsiTheme="minorHAnsi" w:cstheme="minorHAnsi"/>
        </w:rPr>
        <w:t xml:space="preserve"> eclectic theorization of gender is not radical, but a </w:t>
      </w:r>
      <w:r w:rsidRPr="00EF4F3F">
        <w:rPr>
          <w:rFonts w:asciiTheme="minorHAnsi" w:hAnsiTheme="minorHAnsi" w:cstheme="minorHAnsi"/>
          <w:u w:val="single"/>
        </w:rPr>
        <w:t>refusal</w:t>
      </w:r>
      <w:r w:rsidRPr="00EF4F3F">
        <w:rPr>
          <w:rFonts w:asciiTheme="minorHAnsi" w:hAnsiTheme="minorHAnsi" w:cstheme="minorHAnsi"/>
        </w:rPr>
        <w:t xml:space="preserve"> to situate patriarchy within political economy – accounting for the </w:t>
      </w:r>
      <w:r w:rsidRPr="00EF4F3F">
        <w:rPr>
          <w:rFonts w:asciiTheme="minorHAnsi" w:hAnsiTheme="minorHAnsi" w:cstheme="minorHAnsi"/>
          <w:u w:val="single"/>
        </w:rPr>
        <w:t>imperial</w:t>
      </w:r>
      <w:r w:rsidRPr="00EF4F3F">
        <w:rPr>
          <w:rFonts w:asciiTheme="minorHAnsi" w:hAnsiTheme="minorHAnsi" w:cstheme="minorHAnsi"/>
        </w:rPr>
        <w:t xml:space="preserve"> and </w:t>
      </w:r>
      <w:r w:rsidRPr="00EF4F3F">
        <w:rPr>
          <w:rFonts w:asciiTheme="minorHAnsi" w:hAnsiTheme="minorHAnsi" w:cstheme="minorHAnsi"/>
          <w:u w:val="single"/>
        </w:rPr>
        <w:t>racial</w:t>
      </w:r>
      <w:r w:rsidRPr="00EF4F3F">
        <w:rPr>
          <w:rFonts w:asciiTheme="minorHAnsi" w:hAnsiTheme="minorHAnsi" w:cstheme="minorHAnsi"/>
        </w:rPr>
        <w:t xml:space="preserve"> dimensions of gendered violence requires a </w:t>
      </w:r>
      <w:r w:rsidRPr="00EF4F3F">
        <w:rPr>
          <w:rFonts w:asciiTheme="minorHAnsi" w:hAnsiTheme="minorHAnsi" w:cstheme="minorHAnsi"/>
          <w:u w:val="single"/>
        </w:rPr>
        <w:t>materialist</w:t>
      </w:r>
      <w:r w:rsidRPr="00EF4F3F">
        <w:rPr>
          <w:rFonts w:asciiTheme="minorHAnsi" w:hAnsiTheme="minorHAnsi" w:cstheme="minorHAnsi"/>
        </w:rPr>
        <w:t xml:space="preserve">, </w:t>
      </w:r>
      <w:r w:rsidRPr="00EF4F3F">
        <w:rPr>
          <w:rFonts w:asciiTheme="minorHAnsi" w:hAnsiTheme="minorHAnsi" w:cstheme="minorHAnsi"/>
          <w:u w:val="single"/>
        </w:rPr>
        <w:t>not aesthetic</w:t>
      </w:r>
      <w:r w:rsidRPr="00EF4F3F">
        <w:rPr>
          <w:rFonts w:asciiTheme="minorHAnsi" w:hAnsiTheme="minorHAnsi" w:cstheme="minorHAnsi"/>
        </w:rPr>
        <w:t xml:space="preserve"> approach.</w:t>
      </w:r>
    </w:p>
    <w:p w14:paraId="0FCC37BA" w14:textId="77777777" w:rsidR="00B741D3" w:rsidRPr="00EF4F3F" w:rsidRDefault="00B741D3" w:rsidP="00B741D3">
      <w:pPr>
        <w:rPr>
          <w:rStyle w:val="Style13ptBold"/>
          <w:rFonts w:asciiTheme="minorHAnsi" w:hAnsiTheme="minorHAnsi" w:cstheme="minorHAnsi"/>
        </w:rPr>
      </w:pPr>
      <w:r w:rsidRPr="00EF4F3F">
        <w:rPr>
          <w:rStyle w:val="Style13ptBold"/>
          <w:rFonts w:asciiTheme="minorHAnsi" w:hAnsiTheme="minorHAnsi" w:cstheme="minorHAnsi"/>
        </w:rPr>
        <w:t>Escalante ‘18</w:t>
      </w:r>
    </w:p>
    <w:p w14:paraId="28829564" w14:textId="77777777" w:rsidR="00B741D3" w:rsidRPr="00EF4F3F" w:rsidRDefault="00B741D3" w:rsidP="00B741D3">
      <w:pPr>
        <w:rPr>
          <w:rFonts w:asciiTheme="minorHAnsi" w:hAnsiTheme="minorHAnsi" w:cstheme="minorHAnsi"/>
          <w:sz w:val="16"/>
          <w:szCs w:val="16"/>
        </w:rPr>
      </w:pPr>
      <w:r w:rsidRPr="00EF4F3F">
        <w:rPr>
          <w:rFonts w:asciiTheme="minorHAnsi" w:hAnsiTheme="minorHAnsi" w:cstheme="minorHAnsi"/>
          <w:sz w:val="16"/>
          <w:szCs w:val="16"/>
        </w:rPr>
        <w:t>[Alyson, former academic, trans Marxist-Leninist</w:t>
      </w:r>
      <w:proofErr w:type="gramStart"/>
      <w:r w:rsidRPr="00EF4F3F">
        <w:rPr>
          <w:rFonts w:asciiTheme="minorHAnsi" w:hAnsiTheme="minorHAnsi" w:cstheme="minorHAnsi"/>
          <w:sz w:val="16"/>
          <w:szCs w:val="16"/>
        </w:rPr>
        <w:t>-(</w:t>
      </w:r>
      <w:proofErr w:type="gramEnd"/>
      <w:r w:rsidRPr="00EF4F3F">
        <w:rPr>
          <w:rFonts w:asciiTheme="minorHAnsi" w:hAnsiTheme="minorHAnsi" w:cstheme="minorHAnsi"/>
          <w:sz w:val="16"/>
          <w:szCs w:val="16"/>
        </w:rPr>
        <w:t xml:space="preserve">Maoist? idk if she’s rocking with the Maoists these </w:t>
      </w:r>
      <w:proofErr w:type="gramStart"/>
      <w:r w:rsidRPr="00EF4F3F">
        <w:rPr>
          <w:rFonts w:asciiTheme="minorHAnsi" w:hAnsiTheme="minorHAnsi" w:cstheme="minorHAnsi"/>
          <w:sz w:val="16"/>
          <w:szCs w:val="16"/>
        </w:rPr>
        <w:t>days</w:t>
      </w:r>
      <w:proofErr w:type="gramEnd"/>
      <w:r w:rsidRPr="00EF4F3F">
        <w:rPr>
          <w:rFonts w:asciiTheme="minorHAnsi" w:hAnsiTheme="minorHAnsi" w:cstheme="minorHAnsi"/>
          <w:sz w:val="16"/>
          <w:szCs w:val="16"/>
        </w:rPr>
        <w:t xml:space="preserve"> I feel like she probably is but can’t confirm), co-host on the Red Menace podcast. Her work focuses on presenting accessible introductions to revolutionary theory that </w:t>
      </w:r>
      <w:proofErr w:type="gramStart"/>
      <w:r w:rsidRPr="00EF4F3F">
        <w:rPr>
          <w:rFonts w:asciiTheme="minorHAnsi" w:hAnsiTheme="minorHAnsi" w:cstheme="minorHAnsi"/>
          <w:sz w:val="16"/>
          <w:szCs w:val="16"/>
        </w:rPr>
        <w:t>emphasizing</w:t>
      </w:r>
      <w:proofErr w:type="gramEnd"/>
      <w:r w:rsidRPr="00EF4F3F">
        <w:rPr>
          <w:rFonts w:asciiTheme="minorHAnsi" w:hAnsiTheme="minorHAnsi" w:cstheme="minorHAnsi"/>
          <w:sz w:val="16"/>
          <w:szCs w:val="16"/>
        </w:rPr>
        <w:t xml:space="preserve"> the relevance of revolutionary classics to our current moment of crisis. 11/04/2018. “How </w:t>
      </w:r>
      <w:proofErr w:type="spellStart"/>
      <w:r w:rsidRPr="00EF4F3F">
        <w:rPr>
          <w:rFonts w:asciiTheme="minorHAnsi" w:hAnsiTheme="minorHAnsi" w:cstheme="minorHAnsi"/>
          <w:sz w:val="16"/>
          <w:szCs w:val="16"/>
        </w:rPr>
        <w:t>Contrapoints</w:t>
      </w:r>
      <w:proofErr w:type="spellEnd"/>
      <w:r w:rsidRPr="00EF4F3F">
        <w:rPr>
          <w:rFonts w:asciiTheme="minorHAnsi" w:hAnsiTheme="minorHAnsi" w:cstheme="minorHAnsi"/>
          <w:sz w:val="16"/>
          <w:szCs w:val="16"/>
        </w:rPr>
        <w:t xml:space="preserve"> Misunderstands Gender”,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12" w:history="1">
        <w:r w:rsidRPr="00EF4F3F">
          <w:rPr>
            <w:rStyle w:val="Hyperlink"/>
            <w:rFonts w:asciiTheme="minorHAnsi" w:hAnsiTheme="minorHAnsi" w:cstheme="minorHAnsi"/>
            <w:sz w:val="16"/>
            <w:szCs w:val="16"/>
          </w:rPr>
          <w:t>https://alyesque.medium.com/how-contrapoints-misunderstands-gender-bd833cc6d8c8</w:t>
        </w:r>
      </w:hyperlink>
      <w:r w:rsidRPr="00EF4F3F">
        <w:rPr>
          <w:rFonts w:asciiTheme="minorHAnsi" w:hAnsiTheme="minorHAnsi" w:cstheme="minorHAnsi"/>
          <w:sz w:val="16"/>
          <w:szCs w:val="16"/>
        </w:rPr>
        <w:t>] pat</w:t>
      </w:r>
    </w:p>
    <w:p w14:paraId="34A9E75C"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Natalie goes on to argue that sex and gender are separate phenomena, and that gender is itself a social construct. She takes special caution to insist that calling gender a social construct is not to insist that “it is has no reality, that </w:t>
      </w:r>
      <w:proofErr w:type="spellStart"/>
      <w:proofErr w:type="gramStart"/>
      <w:r w:rsidRPr="00EF4F3F">
        <w:rPr>
          <w:rFonts w:asciiTheme="minorHAnsi" w:hAnsiTheme="minorHAnsi" w:cstheme="minorHAnsi"/>
          <w:sz w:val="12"/>
        </w:rPr>
        <w:t>its</w:t>
      </w:r>
      <w:proofErr w:type="spellEnd"/>
      <w:proofErr w:type="gramEnd"/>
      <w:r w:rsidRPr="00EF4F3F">
        <w:rPr>
          <w:rFonts w:asciiTheme="minorHAnsi" w:hAnsiTheme="minorHAnsi" w:cstheme="minorHAnsi"/>
          <w:sz w:val="12"/>
        </w:rPr>
        <w:t xml:space="preserve"> just a figment of the imagination.” She argues that Money is itself a social construct, but it is not any less real because of this, and that it is a social construct that structures and shapes our lives. For Natalie, to say something is a social construct is to say that it is “contingent on certain human behaviors and beliefs.” Thus, </w:t>
      </w:r>
      <w:r w:rsidRPr="00EF4F3F">
        <w:rPr>
          <w:rStyle w:val="StyleUnderline"/>
          <w:rFonts w:asciiTheme="minorHAnsi" w:hAnsiTheme="minorHAnsi" w:cstheme="minorHAnsi"/>
          <w:highlight w:val="green"/>
        </w:rPr>
        <w:t>gender</w:t>
      </w:r>
      <w:r w:rsidRPr="00EF4F3F">
        <w:rPr>
          <w:rStyle w:val="StyleUnderline"/>
          <w:rFonts w:asciiTheme="minorHAnsi" w:hAnsiTheme="minorHAnsi" w:cstheme="minorHAnsi"/>
        </w:rPr>
        <w:t xml:space="preserve"> is not derived or imposed directly from the natural reality of </w:t>
      </w:r>
      <w:proofErr w:type="gramStart"/>
      <w:r w:rsidRPr="00EF4F3F">
        <w:rPr>
          <w:rStyle w:val="StyleUnderline"/>
          <w:rFonts w:asciiTheme="minorHAnsi" w:hAnsiTheme="minorHAnsi" w:cstheme="minorHAnsi"/>
        </w:rPr>
        <w:t>sex</w:t>
      </w:r>
      <w:r w:rsidRPr="00EF4F3F">
        <w:rPr>
          <w:rFonts w:asciiTheme="minorHAnsi" w:hAnsiTheme="minorHAnsi" w:cstheme="minorHAnsi"/>
          <w:sz w:val="12"/>
        </w:rPr>
        <w:t xml:space="preserve">, </w:t>
      </w:r>
      <w:r w:rsidRPr="00EF4F3F">
        <w:rPr>
          <w:rStyle w:val="StyleUnderline"/>
          <w:rFonts w:asciiTheme="minorHAnsi" w:hAnsiTheme="minorHAnsi" w:cstheme="minorHAnsi"/>
        </w:rPr>
        <w:t>but</w:t>
      </w:r>
      <w:proofErr w:type="gramEnd"/>
      <w:r w:rsidRPr="00EF4F3F">
        <w:rPr>
          <w:rStyle w:val="StyleUnderline"/>
          <w:rFonts w:asciiTheme="minorHAnsi" w:hAnsiTheme="minorHAnsi" w:cstheme="minorHAnsi"/>
        </w:rPr>
        <w:t xml:space="preserve"> rather exists </w:t>
      </w:r>
      <w:r w:rsidRPr="00EF4F3F">
        <w:rPr>
          <w:rStyle w:val="StyleUnderline"/>
          <w:rFonts w:asciiTheme="minorHAnsi" w:hAnsiTheme="minorHAnsi" w:cstheme="minorHAnsi"/>
          <w:highlight w:val="green"/>
        </w:rPr>
        <w:t>as a set of practices</w:t>
      </w:r>
      <w:r w:rsidRPr="00EF4F3F">
        <w:rPr>
          <w:rStyle w:val="StyleUnderline"/>
          <w:rFonts w:asciiTheme="minorHAnsi" w:hAnsiTheme="minorHAnsi" w:cstheme="minorHAnsi"/>
        </w:rPr>
        <w:t xml:space="preserve"> and behaviors which are historically and socially specific to a given context</w:t>
      </w:r>
      <w:r w:rsidRPr="00EF4F3F">
        <w:rPr>
          <w:rFonts w:asciiTheme="minorHAnsi" w:hAnsiTheme="minorHAnsi" w:cstheme="minorHAnsi"/>
          <w:sz w:val="12"/>
        </w:rPr>
        <w:t xml:space="preserve">. There is no direct correlation between sex and gender in this view. Natalie insists that “chromosomes and genitals will not tell you which gender wears lipstick or raises the children…sometimes people with XY chromosomes have soft smooth skin…” As such, social practices of gender must be understood and investigated as social phenomena, not natural phenomena. </w:t>
      </w:r>
      <w:r w:rsidRPr="00EF4F3F">
        <w:rPr>
          <w:rStyle w:val="StyleUnderline"/>
          <w:rFonts w:asciiTheme="minorHAnsi" w:hAnsiTheme="minorHAnsi" w:cstheme="minorHAnsi"/>
        </w:rPr>
        <w:t>So far</w:t>
      </w:r>
      <w:r w:rsidRPr="00EF4F3F">
        <w:rPr>
          <w:rFonts w:asciiTheme="minorHAnsi" w:hAnsiTheme="minorHAnsi" w:cstheme="minorHAnsi"/>
          <w:sz w:val="12"/>
        </w:rPr>
        <w:t xml:space="preserve">, </w:t>
      </w:r>
      <w:r w:rsidRPr="00EF4F3F">
        <w:rPr>
          <w:rStyle w:val="StyleUnderline"/>
          <w:rFonts w:asciiTheme="minorHAnsi" w:hAnsiTheme="minorHAnsi" w:cstheme="minorHAnsi"/>
        </w:rPr>
        <w:t>so good</w:t>
      </w:r>
      <w:r w:rsidRPr="00EF4F3F">
        <w:rPr>
          <w:rFonts w:asciiTheme="minorHAnsi" w:hAnsiTheme="minorHAnsi" w:cstheme="minorHAnsi"/>
          <w:sz w:val="12"/>
        </w:rPr>
        <w:t>.</w:t>
      </w:r>
    </w:p>
    <w:p w14:paraId="751D7994"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After taking a brief detour to investigate “half-woke” theories of gender, Natalie moves on to the final section of her video, titled Feminist Perspectives. Natalie acknowledges that feminist theorists need a theory of womanhood </w:t>
      </w:r>
      <w:proofErr w:type="gramStart"/>
      <w:r w:rsidRPr="00EF4F3F">
        <w:rPr>
          <w:rFonts w:asciiTheme="minorHAnsi" w:hAnsiTheme="minorHAnsi" w:cstheme="minorHAnsi"/>
          <w:sz w:val="8"/>
          <w:szCs w:val="8"/>
        </w:rPr>
        <w:t>in order to</w:t>
      </w:r>
      <w:proofErr w:type="gramEnd"/>
      <w:r w:rsidRPr="00EF4F3F">
        <w:rPr>
          <w:rFonts w:asciiTheme="minorHAnsi" w:hAnsiTheme="minorHAnsi" w:cstheme="minorHAnsi"/>
          <w:sz w:val="8"/>
          <w:szCs w:val="8"/>
        </w:rPr>
        <w:t xml:space="preserve"> seek the political emancipation of women. She briefly looks at a several feminist theories of gender. First the radical feminist theory, which she summarizes as “gender is the institutional sexual dominance of women by men,” a view which she attributes to Catherine MacKinnon. Second the queer theory which she summarizes as “Gender is a performance, a series of imitative behaviors,” which she attributes to Judith Butler. Finally, the trans theory, which she summarizes as “Gender is a psychological state: a feeling of belonging in a woman’s body or social role,” which she fails to attribute to any specific theorist.</w:t>
      </w:r>
    </w:p>
    <w:p w14:paraId="06CE15B6"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Upon posing the question of which theory is correct, Natalie explains that each of them is correct in a way. In an oddly pragmatic move, she argues that the first view makes sense when arguing for abortion rights, that the second view makes sense when “when talking about the way women are treated in public spaces,” though she is silent about an instance in which the third view might be useful.</w:t>
      </w:r>
    </w:p>
    <w:p w14:paraId="2B238CCF"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Natalie is smart enough to predict that her audience will find this answer lacking. After all, this hardly answers the question that the video title poses: </w:t>
      </w:r>
      <w:r w:rsidRPr="00EF4F3F">
        <w:rPr>
          <w:rStyle w:val="StyleUnderline"/>
          <w:rFonts w:asciiTheme="minorHAnsi" w:hAnsiTheme="minorHAnsi" w:cstheme="minorHAnsi"/>
        </w:rPr>
        <w:t>What Is Gender?</w:t>
      </w:r>
      <w:r w:rsidRPr="00EF4F3F">
        <w:rPr>
          <w:rFonts w:asciiTheme="minorHAnsi" w:hAnsiTheme="minorHAnsi" w:cstheme="minorHAnsi"/>
          <w:sz w:val="12"/>
        </w:rPr>
        <w:t xml:space="preserve"> In response to this dissatisfaction, </w:t>
      </w:r>
      <w:r w:rsidRPr="00EF4F3F">
        <w:rPr>
          <w:rStyle w:val="StyleUnderline"/>
          <w:rFonts w:asciiTheme="minorHAnsi" w:hAnsiTheme="minorHAnsi" w:cstheme="minorHAnsi"/>
        </w:rPr>
        <w:t xml:space="preserve">Natalie simply </w:t>
      </w:r>
      <w:r w:rsidRPr="00EF4F3F">
        <w:rPr>
          <w:rStyle w:val="StyleUnderline"/>
          <w:rFonts w:asciiTheme="minorHAnsi" w:hAnsiTheme="minorHAnsi" w:cstheme="minorHAnsi"/>
          <w:highlight w:val="green"/>
        </w:rPr>
        <w:t>states that</w:t>
      </w:r>
      <w:r w:rsidRPr="00EF4F3F">
        <w:rPr>
          <w:rFonts w:asciiTheme="minorHAnsi" w:hAnsiTheme="minorHAnsi" w:cstheme="minorHAnsi"/>
          <w:sz w:val="12"/>
        </w:rPr>
        <w:t>, “</w:t>
      </w:r>
      <w:r w:rsidRPr="00EF4F3F">
        <w:rPr>
          <w:rStyle w:val="StyleUnderline"/>
          <w:rFonts w:asciiTheme="minorHAnsi" w:hAnsiTheme="minorHAnsi" w:cstheme="minorHAnsi"/>
        </w:rPr>
        <w:t xml:space="preserve">these are </w:t>
      </w:r>
      <w:r w:rsidRPr="00EF4F3F">
        <w:rPr>
          <w:rStyle w:val="StyleUnderline"/>
          <w:rFonts w:asciiTheme="minorHAnsi" w:hAnsiTheme="minorHAnsi" w:cstheme="minorHAnsi"/>
          <w:highlight w:val="green"/>
        </w:rPr>
        <w:t>philosophical questions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defining feature of philosophical questions is that they </w:t>
      </w:r>
      <w:r w:rsidRPr="00EF4F3F">
        <w:rPr>
          <w:rStyle w:val="StyleUnderline"/>
          <w:rFonts w:asciiTheme="minorHAnsi" w:hAnsiTheme="minorHAnsi" w:cstheme="minorHAnsi"/>
          <w:highlight w:val="green"/>
        </w:rPr>
        <w:t xml:space="preserve">have </w:t>
      </w:r>
      <w:r w:rsidRPr="00EF4F3F">
        <w:rPr>
          <w:rStyle w:val="Emphasis"/>
          <w:rFonts w:asciiTheme="minorHAnsi" w:hAnsiTheme="minorHAnsi" w:cstheme="minorHAnsi"/>
          <w:highlight w:val="green"/>
        </w:rPr>
        <w:t>no final answer</w:t>
      </w:r>
      <w:r w:rsidRPr="00EF4F3F">
        <w:rPr>
          <w:rFonts w:asciiTheme="minorHAnsi" w:hAnsiTheme="minorHAnsi" w:cstheme="minorHAnsi"/>
          <w:sz w:val="12"/>
        </w:rPr>
        <w:t>.”</w:t>
      </w:r>
    </w:p>
    <w:p w14:paraId="0DDDA2B1"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 xml:space="preserve">I suspect that most viewers do not find this trite explanation of the final impossibility of philosophical inquiry to be satisfying. By offering a pragmatist and operational account of gender, Natalie suggests that there is not an underlying theory of gender which is needed </w:t>
      </w:r>
      <w:proofErr w:type="gramStart"/>
      <w:r w:rsidRPr="00EF4F3F">
        <w:rPr>
          <w:rFonts w:asciiTheme="minorHAnsi" w:hAnsiTheme="minorHAnsi" w:cstheme="minorHAnsi"/>
          <w:sz w:val="4"/>
          <w:szCs w:val="4"/>
        </w:rPr>
        <w:t>in order to</w:t>
      </w:r>
      <w:proofErr w:type="gramEnd"/>
      <w:r w:rsidRPr="00EF4F3F">
        <w:rPr>
          <w:rFonts w:asciiTheme="minorHAnsi" w:hAnsiTheme="minorHAnsi" w:cstheme="minorHAnsi"/>
          <w:sz w:val="4"/>
          <w:szCs w:val="4"/>
        </w:rPr>
        <w:t xml:space="preserve"> understand how we might achieve the feminist aims of women’s liberation. Rather, eclectic reflexivity, a refusal to settle on a unified theory, is offered as a radical alternative. I will critique this eclecticism in the next section of this piece, but I want to point it out, because I think it influences Natalie’s theory of gender in her later videos.</w:t>
      </w:r>
    </w:p>
    <w:p w14:paraId="0AB70A57"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 xml:space="preserve">In her next video to spend significant amount of time discussing </w:t>
      </w:r>
      <w:proofErr w:type="gramStart"/>
      <w:r w:rsidRPr="00EF4F3F">
        <w:rPr>
          <w:rFonts w:asciiTheme="minorHAnsi" w:hAnsiTheme="minorHAnsi" w:cstheme="minorHAnsi"/>
          <w:sz w:val="4"/>
          <w:szCs w:val="4"/>
        </w:rPr>
        <w:t>theories of gender</w:t>
      </w:r>
      <w:proofErr w:type="gramEnd"/>
      <w:r w:rsidRPr="00EF4F3F">
        <w:rPr>
          <w:rFonts w:asciiTheme="minorHAnsi" w:hAnsiTheme="minorHAnsi" w:cstheme="minorHAnsi"/>
          <w:sz w:val="4"/>
          <w:szCs w:val="4"/>
        </w:rPr>
        <w:t xml:space="preserve">, titled </w:t>
      </w:r>
      <w:proofErr w:type="spellStart"/>
      <w:r w:rsidRPr="00EF4F3F">
        <w:rPr>
          <w:rFonts w:asciiTheme="minorHAnsi" w:hAnsiTheme="minorHAnsi" w:cstheme="minorHAnsi"/>
          <w:sz w:val="4"/>
          <w:szCs w:val="4"/>
        </w:rPr>
        <w:t>Terfs</w:t>
      </w:r>
      <w:proofErr w:type="spellEnd"/>
      <w:r w:rsidRPr="00EF4F3F">
        <w:rPr>
          <w:rFonts w:asciiTheme="minorHAnsi" w:hAnsiTheme="minorHAnsi" w:cstheme="minorHAnsi"/>
          <w:sz w:val="4"/>
          <w:szCs w:val="4"/>
        </w:rPr>
        <w:t>, Natalie begins to develop her theory in a slightly more coherent manner. The video features a character named Tiffany Tumbles, portrayed as a stereotyped trans youtuber with an odd emphasis on passing. Natalie puts Tiffany in dialogue with a character meant to represent a trans exclusionary radical feminist, with a third debate host character occasionally chiming in to ridicule Tiffany.</w:t>
      </w:r>
    </w:p>
    <w:p w14:paraId="2B145B43"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 xml:space="preserve">In this video, Tiffany argues that she is in fact a woman because her experiences within a patriarchal society are the experiences of women. She asserts that, “I am a woman, I live my life as a woman, I experience misogyny as a woman.” In this formulation, womanhood is determined primarily by how one is taken up in society. When Tiffany’s TERF interlocutor points out that this is untrue, as women are oppressed </w:t>
      </w:r>
      <w:proofErr w:type="gramStart"/>
      <w:r w:rsidRPr="00EF4F3F">
        <w:rPr>
          <w:rFonts w:asciiTheme="minorHAnsi" w:hAnsiTheme="minorHAnsi" w:cstheme="minorHAnsi"/>
          <w:sz w:val="4"/>
          <w:szCs w:val="4"/>
        </w:rPr>
        <w:t>on the basis of</w:t>
      </w:r>
      <w:proofErr w:type="gramEnd"/>
      <w:r w:rsidRPr="00EF4F3F">
        <w:rPr>
          <w:rFonts w:asciiTheme="minorHAnsi" w:hAnsiTheme="minorHAnsi" w:cstheme="minorHAnsi"/>
          <w:sz w:val="4"/>
          <w:szCs w:val="4"/>
        </w:rPr>
        <w:t xml:space="preserve"> male control of female reproduction, Tiffany replies, “What about infertile cis women, men don’t want to control their </w:t>
      </w:r>
      <w:proofErr w:type="gramStart"/>
      <w:r w:rsidRPr="00EF4F3F">
        <w:rPr>
          <w:rFonts w:asciiTheme="minorHAnsi" w:hAnsiTheme="minorHAnsi" w:cstheme="minorHAnsi"/>
          <w:sz w:val="4"/>
          <w:szCs w:val="4"/>
        </w:rPr>
        <w:t>wombs</w:t>
      </w:r>
      <w:proofErr w:type="gramEnd"/>
      <w:r w:rsidRPr="00EF4F3F">
        <w:rPr>
          <w:rFonts w:asciiTheme="minorHAnsi" w:hAnsiTheme="minorHAnsi" w:cstheme="minorHAnsi"/>
          <w:sz w:val="4"/>
          <w:szCs w:val="4"/>
        </w:rPr>
        <w:t xml:space="preserve"> but they still experience sexism?” In this reply we can see her continuing to make the argument that individual properties of womanhood are not necessary or sufficient for womanhood, and that one can be a woman while lacking certain properties (in this instance, a womb).</w:t>
      </w:r>
    </w:p>
    <w:p w14:paraId="46FDE0E5"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 xml:space="preserve">Having rejected an essential definition of womanhood, Tiffany once again asserts that her experiences of oppression can attest to her status as a woman. She insists, “I am not a man pretending to be a woman, when men catcall trans women, when they rape us, when they harass us, when they deny us </w:t>
      </w:r>
      <w:proofErr w:type="gramStart"/>
      <w:r w:rsidRPr="00EF4F3F">
        <w:rPr>
          <w:rFonts w:asciiTheme="minorHAnsi" w:hAnsiTheme="minorHAnsi" w:cstheme="minorHAnsi"/>
          <w:sz w:val="4"/>
          <w:szCs w:val="4"/>
        </w:rPr>
        <w:t>employment</w:t>
      </w:r>
      <w:proofErr w:type="gramEnd"/>
      <w:r w:rsidRPr="00EF4F3F">
        <w:rPr>
          <w:rFonts w:asciiTheme="minorHAnsi" w:hAnsiTheme="minorHAnsi" w:cstheme="minorHAnsi"/>
          <w:sz w:val="4"/>
          <w:szCs w:val="4"/>
        </w:rPr>
        <w:t xml:space="preserve"> they don’t care that we don’t have a womb they only care that we are women.” Tiffany is on to something interesting here. She begins to develop a notion of womanhood based on one’s relationship to male violence and oppression and the hands of men. This is the first moment where we see Natalie begin to play with the relationship between gender and power.</w:t>
      </w:r>
    </w:p>
    <w:p w14:paraId="14A99CF1"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When the host of the debate suggests that Tiffany is forwarding a notion of womanhood based on “fulfilling the social role of a woman,” Tiffany responds by insisting that “you can reject the conventional social roles while still being a woman.” To explain this, she suggests that a psychological theory of gender is also needed. Such a theory would account for whether one is “ill-at-ease” with the experiences of either male or female embodiment. This theory is never expanded upon or reconciled with the experiential and social account of womanhood Tiffany offers a few minutes earlier. The debate moves back on the how society conceptualizes women, with an experiential emphasis.</w:t>
      </w:r>
    </w:p>
    <w:p w14:paraId="49F684AB"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 xml:space="preserve">While this video introduces a notion of power and social roles into Natalie’s theory of gender, it does not attempt to theorize how that power functions, what base produces it, or why those social roles emerge. Furthermore, Natalie continues to offer an eclectic emphasis on the need for multiple theories, without sufficient analysis of how those theories can possibly coexist. Natalie simultaneously makes appeals to womanhood </w:t>
      </w:r>
      <w:proofErr w:type="gramStart"/>
      <w:r w:rsidRPr="00EF4F3F">
        <w:rPr>
          <w:rFonts w:asciiTheme="minorHAnsi" w:hAnsiTheme="minorHAnsi" w:cstheme="minorHAnsi"/>
          <w:sz w:val="4"/>
          <w:szCs w:val="4"/>
        </w:rPr>
        <w:t>on the basis of</w:t>
      </w:r>
      <w:proofErr w:type="gramEnd"/>
      <w:r w:rsidRPr="00EF4F3F">
        <w:rPr>
          <w:rFonts w:asciiTheme="minorHAnsi" w:hAnsiTheme="minorHAnsi" w:cstheme="minorHAnsi"/>
          <w:sz w:val="4"/>
          <w:szCs w:val="4"/>
        </w:rPr>
        <w:t xml:space="preserve"> being taken up socially as a woman, while also insisting that psychological discomfort with male embodiment might make one a woman despite not being taken up socially as a woman. How exactly can these two views coexist? Natalie does not provide an answer, or a unifying theory to connect them.</w:t>
      </w:r>
    </w:p>
    <w:p w14:paraId="114C7A07"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 xml:space="preserve">As the video continues, the debate between Tiffany and her TERF opponent shifts to a debate about definitions. Tiffany insists that providing definitions of womanhood, and later definitions of gender identity, which function as universal and final definitions is impossible. She </w:t>
      </w:r>
      <w:proofErr w:type="gramStart"/>
      <w:r w:rsidRPr="00EF4F3F">
        <w:rPr>
          <w:rFonts w:asciiTheme="minorHAnsi" w:hAnsiTheme="minorHAnsi" w:cstheme="minorHAnsi"/>
          <w:sz w:val="4"/>
          <w:szCs w:val="4"/>
        </w:rPr>
        <w:t>continues on</w:t>
      </w:r>
      <w:proofErr w:type="gramEnd"/>
      <w:r w:rsidRPr="00EF4F3F">
        <w:rPr>
          <w:rFonts w:asciiTheme="minorHAnsi" w:hAnsiTheme="minorHAnsi" w:cstheme="minorHAnsi"/>
          <w:sz w:val="4"/>
          <w:szCs w:val="4"/>
        </w:rPr>
        <w:t xml:space="preserve"> to focus on the way in which any definition leaves exceptions. She asserts that, “every definition is perfect if you ignore everything that doesn’t fit the definition.” She further suggests that the definitional debate is an intentional misdirection by TERFs to justify the dismissal of trans women’s experiences.</w:t>
      </w:r>
    </w:p>
    <w:p w14:paraId="3DF21338"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 xml:space="preserve">This rejection of the necessity of, and the simultaneous embrace of the impossibility of, a universal definition of womanhood allows Natalie to once again assert an eclectic view wherein our definitions </w:t>
      </w:r>
      <w:proofErr w:type="gramStart"/>
      <w:r w:rsidRPr="00EF4F3F">
        <w:rPr>
          <w:rFonts w:asciiTheme="minorHAnsi" w:hAnsiTheme="minorHAnsi" w:cstheme="minorHAnsi"/>
          <w:sz w:val="4"/>
          <w:szCs w:val="4"/>
        </w:rPr>
        <w:t>have to</w:t>
      </w:r>
      <w:proofErr w:type="gramEnd"/>
      <w:r w:rsidRPr="00EF4F3F">
        <w:rPr>
          <w:rFonts w:asciiTheme="minorHAnsi" w:hAnsiTheme="minorHAnsi" w:cstheme="minorHAnsi"/>
          <w:sz w:val="4"/>
          <w:szCs w:val="4"/>
        </w:rPr>
        <w:t xml:space="preserve"> be contextually derived. While Natalie is correct to note that the TERF obsession with definitions serves as a justification for bigotry, she fails to adequately explain how we might account for gender in the absence of universal definitions. We are left only with an unsubstantiated assumption that we can strategically deploy contradictory definitions when necessary to achieve specific political goals. We might wonder how we can determine the correct political goals without a universal and non-contradictory theory of gender, but Natalie denies us an explanation.</w:t>
      </w:r>
    </w:p>
    <w:p w14:paraId="0AD8196C"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 xml:space="preserve">Now that we have begun to explicate the theory of </w:t>
      </w:r>
      <w:proofErr w:type="gramStart"/>
      <w:r w:rsidRPr="00EF4F3F">
        <w:rPr>
          <w:rFonts w:asciiTheme="minorHAnsi" w:hAnsiTheme="minorHAnsi" w:cstheme="minorHAnsi"/>
          <w:sz w:val="4"/>
          <w:szCs w:val="4"/>
        </w:rPr>
        <w:t>gender underlying</w:t>
      </w:r>
      <w:proofErr w:type="gramEnd"/>
      <w:r w:rsidRPr="00EF4F3F">
        <w:rPr>
          <w:rFonts w:asciiTheme="minorHAnsi" w:hAnsiTheme="minorHAnsi" w:cstheme="minorHAnsi"/>
          <w:sz w:val="4"/>
          <w:szCs w:val="4"/>
        </w:rPr>
        <w:t xml:space="preserve"> Natalie’s work, we can see how this theory manifests and continues to develop in her controversial video The Aesthetic. This video once again adopts the pretense of a debate between two of Natalie's characters. The first character is named Tabby: a furry who wears an antifa pin and represents a caricature of radical leftist trans women. Tabby is uninterested in passing, uninterested in appealing to cis people’s sensibilities and expectations, and focused on political militancy. In stark contrast to Tabby is the second character in this video: Justine, a conventionally passing trans woman with an emphasis on passing and appealing to dominant notions of gender.</w:t>
      </w:r>
    </w:p>
    <w:p w14:paraId="1F54020D"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 xml:space="preserve">While Natalie has insisted that neither character speaks for her, it is worth noting that one is dressed as a cat and regularly grooms herself throughout the video, while the other is a conventionally attractive trans woman who </w:t>
      </w:r>
      <w:proofErr w:type="gramStart"/>
      <w:r w:rsidRPr="00EF4F3F">
        <w:rPr>
          <w:rFonts w:asciiTheme="minorHAnsi" w:hAnsiTheme="minorHAnsi" w:cstheme="minorHAnsi"/>
          <w:sz w:val="4"/>
          <w:szCs w:val="4"/>
        </w:rPr>
        <w:t>more or less argues</w:t>
      </w:r>
      <w:proofErr w:type="gramEnd"/>
      <w:r w:rsidRPr="00EF4F3F">
        <w:rPr>
          <w:rFonts w:asciiTheme="minorHAnsi" w:hAnsiTheme="minorHAnsi" w:cstheme="minorHAnsi"/>
          <w:sz w:val="4"/>
          <w:szCs w:val="4"/>
        </w:rPr>
        <w:t xml:space="preserve"> that cis people’s expectations ought to be taken seriously. Natalie can insist that Justine does not speak for her, but the framing of Tabby as a pathetic and patently absurd caricature of radicalism already frames her position as comical and naive. Meanwhile, Justine reflects the views that a cis audience would already bring to the table and is also coded as serious and rational. This frames her view in a favorable manner. Regardless of Natalie’s intentions, Justine is framed as a protagonist in this conversation. Moreover, the views that Justine puts forward fit in well with Natalie’s previous theory of gender and </w:t>
      </w:r>
      <w:proofErr w:type="gramStart"/>
      <w:r w:rsidRPr="00EF4F3F">
        <w:rPr>
          <w:rFonts w:asciiTheme="minorHAnsi" w:hAnsiTheme="minorHAnsi" w:cstheme="minorHAnsi"/>
          <w:sz w:val="4"/>
          <w:szCs w:val="4"/>
        </w:rPr>
        <w:t>appears</w:t>
      </w:r>
      <w:proofErr w:type="gramEnd"/>
      <w:r w:rsidRPr="00EF4F3F">
        <w:rPr>
          <w:rFonts w:asciiTheme="minorHAnsi" w:hAnsiTheme="minorHAnsi" w:cstheme="minorHAnsi"/>
          <w:sz w:val="4"/>
          <w:szCs w:val="4"/>
        </w:rPr>
        <w:t xml:space="preserve"> to reflect some of Natalie’s own views.</w:t>
      </w:r>
    </w:p>
    <w:p w14:paraId="74DF80F0" w14:textId="77777777" w:rsidR="00B741D3" w:rsidRPr="00EF4F3F" w:rsidRDefault="00B741D3" w:rsidP="00B741D3">
      <w:pPr>
        <w:rPr>
          <w:rFonts w:asciiTheme="minorHAnsi" w:hAnsiTheme="minorHAnsi" w:cstheme="minorHAnsi"/>
          <w:sz w:val="4"/>
          <w:szCs w:val="4"/>
        </w:rPr>
      </w:pPr>
      <w:r w:rsidRPr="00EF4F3F">
        <w:rPr>
          <w:rFonts w:asciiTheme="minorHAnsi" w:hAnsiTheme="minorHAnsi" w:cstheme="minorHAnsi"/>
          <w:sz w:val="4"/>
          <w:szCs w:val="4"/>
        </w:rPr>
        <w:t>The main part of the video begins with Justine chastising Tabby for her “ridiculous” appearance in a previous debate with another character: Dr. Abigail Cockbane. In this previous debate Tabby responds to misgendering at the hands of Abigail by exclaiming “that’s a human rights violation” before lifting a baseball bat and threatening to “smash your fucking face.” While it is obvious that this is a satirical depiction of trans radicals, we might wonder why Natalie feels the need to use caricatures of angry trans women for laughs.</w:t>
      </w:r>
    </w:p>
    <w:p w14:paraId="3D627DAF"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Justine insists that Tabby ought to wear a dress because, “if you want to get misgendered less, it helps to femme it up a little.” She continues to object to Tabby’s behavior in this previous debate, arguing that it constitutes a bad representation of trans women. When Tabby replies that, “it is not morally wrong to stand up to your oppressors,” Justine retorts that it is not “much worse than morally wrong, it was aesthetically wrong… it’s bad optics, it’s bad aesthetics.” </w:t>
      </w:r>
      <w:proofErr w:type="gramStart"/>
      <w:r w:rsidRPr="00EF4F3F">
        <w:rPr>
          <w:rFonts w:asciiTheme="minorHAnsi" w:hAnsiTheme="minorHAnsi" w:cstheme="minorHAnsi"/>
          <w:sz w:val="12"/>
        </w:rPr>
        <w:t>Tabby,</w:t>
      </w:r>
      <w:proofErr w:type="gramEnd"/>
      <w:r w:rsidRPr="00EF4F3F">
        <w:rPr>
          <w:rFonts w:asciiTheme="minorHAnsi" w:hAnsiTheme="minorHAnsi" w:cstheme="minorHAnsi"/>
          <w:sz w:val="12"/>
        </w:rPr>
        <w:t xml:space="preserve"> predictably responds that not everything is about optics and that she is a woman even though she is unfeminine and not socially perceived as a woman. She insists that her womanhood is a matter of reality. To this, Justine asserts the central claim in her argument: “</w:t>
      </w:r>
      <w:r w:rsidRPr="00EF4F3F">
        <w:rPr>
          <w:rStyle w:val="StyleUnderline"/>
          <w:rFonts w:asciiTheme="minorHAnsi" w:hAnsiTheme="minorHAnsi" w:cstheme="minorHAnsi"/>
          <w:highlight w:val="green"/>
        </w:rPr>
        <w:t>Reality plays no role</w:t>
      </w:r>
      <w:r w:rsidRPr="00EF4F3F">
        <w:rPr>
          <w:rStyle w:val="StyleUnderline"/>
          <w:rFonts w:asciiTheme="minorHAnsi" w:hAnsiTheme="minorHAnsi" w:cstheme="minorHAnsi"/>
        </w:rPr>
        <w:t xml:space="preserve"> in politics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politics is aesthetics</w:t>
      </w:r>
      <w:r w:rsidRPr="00EF4F3F">
        <w:rPr>
          <w:rFonts w:asciiTheme="minorHAnsi" w:hAnsiTheme="minorHAnsi" w:cstheme="minorHAnsi"/>
          <w:sz w:val="12"/>
        </w:rPr>
        <w:t>.”</w:t>
      </w:r>
    </w:p>
    <w:p w14:paraId="067C7E37"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To substantiate this thesis, </w:t>
      </w:r>
      <w:r w:rsidRPr="00EF4F3F">
        <w:rPr>
          <w:rStyle w:val="StyleUnderline"/>
          <w:rFonts w:asciiTheme="minorHAnsi" w:hAnsiTheme="minorHAnsi" w:cstheme="minorHAnsi"/>
        </w:rPr>
        <w:t xml:space="preserve">Justine argues that politics is not driven by philosophy </w:t>
      </w:r>
      <w:proofErr w:type="gramStart"/>
      <w:r w:rsidRPr="00EF4F3F">
        <w:rPr>
          <w:rStyle w:val="StyleUnderline"/>
          <w:rFonts w:asciiTheme="minorHAnsi" w:hAnsiTheme="minorHAnsi" w:cstheme="minorHAnsi"/>
        </w:rPr>
        <w:t>but is</w:t>
      </w:r>
      <w:proofErr w:type="gramEnd"/>
      <w:r w:rsidRPr="00EF4F3F">
        <w:rPr>
          <w:rStyle w:val="StyleUnderline"/>
          <w:rFonts w:asciiTheme="minorHAnsi" w:hAnsiTheme="minorHAnsi" w:cstheme="minorHAnsi"/>
        </w:rPr>
        <w:t xml:space="preserve"> driven by aesthetics and pageantry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She </w:t>
      </w:r>
      <w:r w:rsidRPr="00EF4F3F">
        <w:rPr>
          <w:rStyle w:val="StyleUnderline"/>
          <w:rFonts w:asciiTheme="minorHAnsi" w:hAnsiTheme="minorHAnsi" w:cstheme="minorHAnsi"/>
          <w:highlight w:val="green"/>
        </w:rPr>
        <w:t>concludes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politics needs to be undertaken by trans women through</w:t>
      </w:r>
      <w:r w:rsidRPr="00EF4F3F">
        <w:rPr>
          <w:rStyle w:val="StyleUnderline"/>
          <w:rFonts w:asciiTheme="minorHAnsi" w:hAnsiTheme="minorHAnsi" w:cstheme="minorHAnsi"/>
        </w:rPr>
        <w:t xml:space="preserve"> their own involvement in </w:t>
      </w:r>
      <w:r w:rsidRPr="00EF4F3F">
        <w:rPr>
          <w:rStyle w:val="StyleUnderline"/>
          <w:rFonts w:asciiTheme="minorHAnsi" w:hAnsiTheme="minorHAnsi" w:cstheme="minorHAnsi"/>
          <w:highlight w:val="green"/>
        </w:rPr>
        <w:t>pageantry</w:t>
      </w:r>
      <w:r w:rsidRPr="00EF4F3F">
        <w:rPr>
          <w:rStyle w:val="StyleUnderline"/>
          <w:rFonts w:asciiTheme="minorHAnsi" w:hAnsiTheme="minorHAnsi" w:cstheme="minorHAnsi"/>
        </w:rPr>
        <w:t xml:space="preserve"> and aesthetic production</w:t>
      </w:r>
      <w:r w:rsidRPr="00EF4F3F">
        <w:rPr>
          <w:rFonts w:asciiTheme="minorHAnsi" w:hAnsiTheme="minorHAnsi" w:cstheme="minorHAnsi"/>
          <w:sz w:val="12"/>
        </w:rPr>
        <w:t xml:space="preserve">. Justine points to the ascendancy of Trump as </w:t>
      </w:r>
      <w:proofErr w:type="spellStart"/>
      <w:proofErr w:type="gramStart"/>
      <w:r w:rsidRPr="00EF4F3F">
        <w:rPr>
          <w:rFonts w:asciiTheme="minorHAnsi" w:hAnsiTheme="minorHAnsi" w:cstheme="minorHAnsi"/>
          <w:sz w:val="12"/>
        </w:rPr>
        <w:t>a</w:t>
      </w:r>
      <w:proofErr w:type="spellEnd"/>
      <w:proofErr w:type="gramEnd"/>
      <w:r w:rsidRPr="00EF4F3F">
        <w:rPr>
          <w:rFonts w:asciiTheme="minorHAnsi" w:hAnsiTheme="minorHAnsi" w:cstheme="minorHAnsi"/>
          <w:sz w:val="12"/>
        </w:rPr>
        <w:t xml:space="preserve"> evidence for the dominance of aesthetics and spectacle within the political sphere. The rise of a “reality show president” is understood as indicative of the fact that we live in an age of spectacle, not an age of reason. Justine points to a live stream debate that Natalie previously had with Blair White to prove her point. She argues that while Natalie had better arguments, this was irrelevant because Blair looked in charge and passed, while Natalie “looked like an awkward dude in an anime wig.” While this is an obviously cynical interpretation of events, it reflects Justine’s central thesis that politics is not about reason.</w:t>
      </w:r>
    </w:p>
    <w:p w14:paraId="7102BD13" w14:textId="77777777" w:rsidR="00B741D3" w:rsidRPr="00EF4F3F" w:rsidRDefault="00B741D3" w:rsidP="00B741D3">
      <w:pPr>
        <w:rPr>
          <w:rFonts w:asciiTheme="minorHAnsi" w:hAnsiTheme="minorHAnsi" w:cstheme="minorHAnsi"/>
          <w:sz w:val="12"/>
          <w:szCs w:val="12"/>
        </w:rPr>
      </w:pPr>
      <w:r w:rsidRPr="00EF4F3F">
        <w:rPr>
          <w:rStyle w:val="StyleUnderline"/>
          <w:rFonts w:asciiTheme="minorHAnsi" w:hAnsiTheme="minorHAnsi" w:cstheme="minorHAnsi"/>
          <w:highlight w:val="green"/>
        </w:rPr>
        <w:t>This leads</w:t>
      </w:r>
      <w:r w:rsidRPr="00EF4F3F">
        <w:rPr>
          <w:rStyle w:val="StyleUnderline"/>
          <w:rFonts w:asciiTheme="minorHAnsi" w:hAnsiTheme="minorHAnsi" w:cstheme="minorHAnsi"/>
        </w:rPr>
        <w:t xml:space="preserve"> Justine </w:t>
      </w:r>
      <w:r w:rsidRPr="00EF4F3F">
        <w:rPr>
          <w:rStyle w:val="StyleUnderline"/>
          <w:rFonts w:asciiTheme="minorHAnsi" w:hAnsiTheme="minorHAnsi" w:cstheme="minorHAnsi"/>
          <w:highlight w:val="green"/>
        </w:rPr>
        <w:t>to</w:t>
      </w:r>
      <w:r w:rsidRPr="00EF4F3F">
        <w:rPr>
          <w:rStyle w:val="StyleUnderline"/>
          <w:rFonts w:asciiTheme="minorHAnsi" w:hAnsiTheme="minorHAnsi" w:cstheme="minorHAnsi"/>
        </w:rPr>
        <w:t xml:space="preserve"> assert </w:t>
      </w:r>
      <w:r w:rsidRPr="00EF4F3F">
        <w:rPr>
          <w:rStyle w:val="StyleUnderline"/>
          <w:rFonts w:asciiTheme="minorHAnsi" w:hAnsiTheme="minorHAnsi" w:cstheme="minorHAnsi"/>
          <w:highlight w:val="green"/>
        </w:rPr>
        <w:t>another cynical claim</w:t>
      </w:r>
      <w:r w:rsidRPr="00EF4F3F">
        <w:rPr>
          <w:rFonts w:asciiTheme="minorHAnsi" w:hAnsiTheme="minorHAnsi" w:cstheme="minorHAnsi"/>
          <w:sz w:val="12"/>
          <w:szCs w:val="12"/>
        </w:rPr>
        <w:t xml:space="preserve">: </w:t>
      </w:r>
      <w:r w:rsidRPr="00EF4F3F">
        <w:rPr>
          <w:rStyle w:val="StyleUnderline"/>
          <w:rFonts w:asciiTheme="minorHAnsi" w:hAnsiTheme="minorHAnsi" w:cstheme="minorHAnsi"/>
          <w:highlight w:val="green"/>
        </w:rPr>
        <w:t>to be a trans woman</w:t>
      </w:r>
      <w:r w:rsidRPr="00EF4F3F">
        <w:rPr>
          <w:rStyle w:val="StyleUnderline"/>
          <w:rFonts w:asciiTheme="minorHAnsi" w:hAnsiTheme="minorHAnsi" w:cstheme="minorHAnsi"/>
        </w:rPr>
        <w:t xml:space="preserve"> with a sizable public following</w:t>
      </w:r>
      <w:r w:rsidRPr="00EF4F3F">
        <w:rPr>
          <w:rFonts w:asciiTheme="minorHAnsi" w:hAnsiTheme="minorHAnsi" w:cstheme="minorHAnsi"/>
          <w:sz w:val="16"/>
          <w:szCs w:val="16"/>
        </w:rPr>
        <w:t xml:space="preserve">, </w:t>
      </w:r>
      <w:r w:rsidRPr="00EF4F3F">
        <w:rPr>
          <w:rStyle w:val="Emphasis"/>
          <w:rFonts w:asciiTheme="minorHAnsi" w:hAnsiTheme="minorHAnsi" w:cstheme="minorHAnsi"/>
          <w:highlight w:val="green"/>
        </w:rPr>
        <w:t xml:space="preserve">you </w:t>
      </w:r>
      <w:proofErr w:type="gramStart"/>
      <w:r w:rsidRPr="00EF4F3F">
        <w:rPr>
          <w:rStyle w:val="Emphasis"/>
          <w:rFonts w:asciiTheme="minorHAnsi" w:hAnsiTheme="minorHAnsi" w:cstheme="minorHAnsi"/>
          <w:highlight w:val="green"/>
        </w:rPr>
        <w:t>have to</w:t>
      </w:r>
      <w:proofErr w:type="gramEnd"/>
      <w:r w:rsidRPr="00EF4F3F">
        <w:rPr>
          <w:rStyle w:val="Emphasis"/>
          <w:rFonts w:asciiTheme="minorHAnsi" w:hAnsiTheme="minorHAnsi" w:cstheme="minorHAnsi"/>
          <w:highlight w:val="green"/>
        </w:rPr>
        <w:t xml:space="preserve"> “look like a</w:t>
      </w:r>
      <w:r w:rsidRPr="00EF4F3F">
        <w:rPr>
          <w:rStyle w:val="Emphasis"/>
          <w:rFonts w:asciiTheme="minorHAnsi" w:hAnsiTheme="minorHAnsi" w:cstheme="minorHAnsi"/>
        </w:rPr>
        <w:t xml:space="preserve"> fucking </w:t>
      </w:r>
      <w:r w:rsidRPr="00EF4F3F">
        <w:rPr>
          <w:rStyle w:val="Emphasis"/>
          <w:rFonts w:asciiTheme="minorHAnsi" w:hAnsiTheme="minorHAnsi" w:cstheme="minorHAnsi"/>
          <w:highlight w:val="green"/>
        </w:rPr>
        <w:t>woman</w:t>
      </w:r>
      <w:r w:rsidRPr="00EF4F3F">
        <w:rPr>
          <w:rFonts w:asciiTheme="minorHAnsi" w:hAnsiTheme="minorHAnsi" w:cstheme="minorHAnsi"/>
          <w:sz w:val="12"/>
          <w:szCs w:val="12"/>
        </w:rPr>
        <w:t>.” Tabby responds by pointing out that this is meaningless because women can have a variety of visual appearance that can include beards or baldness. In response, Justine points out that society has a very low opinion of those women.</w:t>
      </w:r>
    </w:p>
    <w:p w14:paraId="111C6B7B"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The video then devolves into a comic back and forth between Tabby and Justine before returning to the philosophical content of Justine’s argument. She suggests that Tabby ought to read up on Judith Butler (previously mentioned in What is Gender), who she interprets as saying that “gender is performance… womanhood is not what you are, it is what you do.” She argues that there is a sense in which trans women are pretending to be women, precisely because being a woman is to perform an ideal notion of womanhood. Furthermore, she explains that gender nonconforming cis women are punished by society precisely for their failure to perform correctly. For Justine, womanhood is </w:t>
      </w:r>
      <w:proofErr w:type="gramStart"/>
      <w:r w:rsidRPr="00EF4F3F">
        <w:rPr>
          <w:rFonts w:asciiTheme="minorHAnsi" w:hAnsiTheme="minorHAnsi" w:cstheme="minorHAnsi"/>
          <w:sz w:val="8"/>
          <w:szCs w:val="8"/>
        </w:rPr>
        <w:t>defined</w:t>
      </w:r>
      <w:proofErr w:type="gramEnd"/>
      <w:r w:rsidRPr="00EF4F3F">
        <w:rPr>
          <w:rFonts w:asciiTheme="minorHAnsi" w:hAnsiTheme="minorHAnsi" w:cstheme="minorHAnsi"/>
          <w:sz w:val="8"/>
          <w:szCs w:val="8"/>
        </w:rPr>
        <w:t xml:space="preserve"> experiential, but that experience is conceptualized primarily in terms of </w:t>
      </w:r>
      <w:proofErr w:type="gramStart"/>
      <w:r w:rsidRPr="00EF4F3F">
        <w:rPr>
          <w:rFonts w:asciiTheme="minorHAnsi" w:hAnsiTheme="minorHAnsi" w:cstheme="minorHAnsi"/>
          <w:sz w:val="8"/>
          <w:szCs w:val="8"/>
        </w:rPr>
        <w:t>performativity</w:t>
      </w:r>
      <w:proofErr w:type="gramEnd"/>
      <w:r w:rsidRPr="00EF4F3F">
        <w:rPr>
          <w:rFonts w:asciiTheme="minorHAnsi" w:hAnsiTheme="minorHAnsi" w:cstheme="minorHAnsi"/>
          <w:sz w:val="8"/>
          <w:szCs w:val="8"/>
        </w:rPr>
        <w:t xml:space="preserve">. In this sense, Justine develops the experiential theory of gender previously deployed in both What Is Gender and </w:t>
      </w:r>
      <w:proofErr w:type="spellStart"/>
      <w:r w:rsidRPr="00EF4F3F">
        <w:rPr>
          <w:rFonts w:asciiTheme="minorHAnsi" w:hAnsiTheme="minorHAnsi" w:cstheme="minorHAnsi"/>
          <w:sz w:val="8"/>
          <w:szCs w:val="8"/>
        </w:rPr>
        <w:t>Terfs</w:t>
      </w:r>
      <w:proofErr w:type="spellEnd"/>
      <w:r w:rsidRPr="00EF4F3F">
        <w:rPr>
          <w:rFonts w:asciiTheme="minorHAnsi" w:hAnsiTheme="minorHAnsi" w:cstheme="minorHAnsi"/>
          <w:sz w:val="8"/>
          <w:szCs w:val="8"/>
        </w:rPr>
        <w:t>.</w:t>
      </w:r>
    </w:p>
    <w:p w14:paraId="0A53FE9E"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Of course, Justine is not the only character presenting a theory of gender in this video. Throughout the video, Tabby asserts that identity has meaning beyond how one is socially taken up. In this sense, Tabby develops the identity and psychological theory of gender that Natalie has previously employed. She insists that “it is identity, not performance, that makes us women.” She further asserts that identifying as a woman is a “psychological reality.” Justine responds to this by saying that a private definition of woman derived from </w:t>
      </w:r>
      <w:proofErr w:type="spellStart"/>
      <w:r w:rsidRPr="00EF4F3F">
        <w:rPr>
          <w:rFonts w:asciiTheme="minorHAnsi" w:hAnsiTheme="minorHAnsi" w:cstheme="minorHAnsi"/>
          <w:sz w:val="8"/>
          <w:szCs w:val="8"/>
        </w:rPr>
        <w:t>self identification</w:t>
      </w:r>
      <w:proofErr w:type="spellEnd"/>
      <w:r w:rsidRPr="00EF4F3F">
        <w:rPr>
          <w:rFonts w:asciiTheme="minorHAnsi" w:hAnsiTheme="minorHAnsi" w:cstheme="minorHAnsi"/>
          <w:sz w:val="8"/>
          <w:szCs w:val="8"/>
        </w:rPr>
        <w:t xml:space="preserve"> is functionally meaningless if no one perceives you as a woman. She jokes that “you might as well identify as an attack helicopter.” It is here that we see Natalie finally begin to admit that the psychological theory of gender and the social experiential theory of gender are at odds with each other.</w:t>
      </w:r>
    </w:p>
    <w:p w14:paraId="535B97F6"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Towards the end of the video, Tabby is finally given a moment to offer a lengthy retort to Justine. She argues that Justine misunderstands aesthetics by demanding that Tabby </w:t>
      </w:r>
      <w:proofErr w:type="gramStart"/>
      <w:r w:rsidRPr="00EF4F3F">
        <w:rPr>
          <w:rFonts w:asciiTheme="minorHAnsi" w:hAnsiTheme="minorHAnsi" w:cstheme="minorHAnsi"/>
          <w:sz w:val="8"/>
          <w:szCs w:val="8"/>
        </w:rPr>
        <w:t>by</w:t>
      </w:r>
      <w:proofErr w:type="gramEnd"/>
      <w:r w:rsidRPr="00EF4F3F">
        <w:rPr>
          <w:rFonts w:asciiTheme="minorHAnsi" w:hAnsiTheme="minorHAnsi" w:cstheme="minorHAnsi"/>
          <w:sz w:val="8"/>
          <w:szCs w:val="8"/>
        </w:rPr>
        <w:t xml:space="preserve"> more feminine. Instead, she argues that “aesthetics is the expression of an inner truth” and insists that at least she is “willing to stand up to the people who oppress us.” In response to this, Justine begrudgingly concedes that Tabby should be herself but suggests that she should care more about femininity. Justine gives up and simply says “I guess we can’t win. Wanna chill out and watch </w:t>
      </w:r>
      <w:proofErr w:type="spellStart"/>
      <w:r w:rsidRPr="00EF4F3F">
        <w:rPr>
          <w:rFonts w:asciiTheme="minorHAnsi" w:hAnsiTheme="minorHAnsi" w:cstheme="minorHAnsi"/>
          <w:sz w:val="8"/>
          <w:szCs w:val="8"/>
        </w:rPr>
        <w:t>Youtube</w:t>
      </w:r>
      <w:proofErr w:type="spellEnd"/>
      <w:r w:rsidRPr="00EF4F3F">
        <w:rPr>
          <w:rFonts w:asciiTheme="minorHAnsi" w:hAnsiTheme="minorHAnsi" w:cstheme="minorHAnsi"/>
          <w:sz w:val="8"/>
          <w:szCs w:val="8"/>
        </w:rPr>
        <w:t xml:space="preserve"> videos?” We are left with their disagreement unresolved, mirroring Natalie’s conclusion in What Is Gender.</w:t>
      </w:r>
    </w:p>
    <w:p w14:paraId="7BE1AAC8"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In response to this video, </w:t>
      </w:r>
      <w:proofErr w:type="gramStart"/>
      <w:r w:rsidRPr="00EF4F3F">
        <w:rPr>
          <w:rFonts w:asciiTheme="minorHAnsi" w:hAnsiTheme="minorHAnsi" w:cstheme="minorHAnsi"/>
          <w:sz w:val="8"/>
          <w:szCs w:val="8"/>
        </w:rPr>
        <w:t>myself and others</w:t>
      </w:r>
      <w:proofErr w:type="gramEnd"/>
      <w:r w:rsidRPr="00EF4F3F">
        <w:rPr>
          <w:rFonts w:asciiTheme="minorHAnsi" w:hAnsiTheme="minorHAnsi" w:cstheme="minorHAnsi"/>
          <w:sz w:val="8"/>
          <w:szCs w:val="8"/>
        </w:rPr>
        <w:t xml:space="preserve"> have focused on the extent to which Justine seems to reflect Natalie’s own views on gender. While I think this is true, I want to focus on something else. In a now deleted twitter thread, Natalie argued that she shares concerns with Justine, but that Justine is not a mouthpiece for her own views. She suggests that the video can be read as humanizing Tabby, and that she reads Justine as deeply concerned for the </w:t>
      </w:r>
      <w:proofErr w:type="spellStart"/>
      <w:r w:rsidRPr="00EF4F3F">
        <w:rPr>
          <w:rFonts w:asciiTheme="minorHAnsi" w:hAnsiTheme="minorHAnsi" w:cstheme="minorHAnsi"/>
          <w:sz w:val="8"/>
          <w:szCs w:val="8"/>
        </w:rPr>
        <w:t>well being</w:t>
      </w:r>
      <w:proofErr w:type="spellEnd"/>
      <w:r w:rsidRPr="00EF4F3F">
        <w:rPr>
          <w:rFonts w:asciiTheme="minorHAnsi" w:hAnsiTheme="minorHAnsi" w:cstheme="minorHAnsi"/>
          <w:sz w:val="8"/>
          <w:szCs w:val="8"/>
        </w:rPr>
        <w:t xml:space="preserve"> of Tabby. In this sense, Natalie elides some responsibility for Justine’s statement and suggests that Tabby is not totally incorrect. We are left with an understanding that both characters bring some true ideas to the table.</w:t>
      </w:r>
    </w:p>
    <w:p w14:paraId="1B61A282"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Although Natalie insists that Justine and Tabby both offer truths, their frameworks are inherently at odds, and Natalie gives us no way to reconcile them. In this sense, Natalie’s defense of the video has simply reasserted her theoretical eclecticism and belies her failure to think about gender systemically. The social experiential view forwarded by Justine cannot coexist with Tabby’s view. The video’s refusal to take a side represents a continuing pattern in Natalie’s videos.</w:t>
      </w:r>
    </w:p>
    <w:p w14:paraId="0BA425C7"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So, what is the theory of gender that underlies Natalie’s </w:t>
      </w:r>
      <w:proofErr w:type="spellStart"/>
      <w:r w:rsidRPr="00EF4F3F">
        <w:rPr>
          <w:rFonts w:asciiTheme="minorHAnsi" w:hAnsiTheme="minorHAnsi" w:cstheme="minorHAnsi"/>
          <w:sz w:val="12"/>
        </w:rPr>
        <w:t>Contrapoints</w:t>
      </w:r>
      <w:proofErr w:type="spellEnd"/>
      <w:r w:rsidRPr="00EF4F3F">
        <w:rPr>
          <w:rFonts w:asciiTheme="minorHAnsi" w:hAnsiTheme="minorHAnsi" w:cstheme="minorHAnsi"/>
          <w:sz w:val="12"/>
        </w:rPr>
        <w:t xml:space="preserve"> videos? </w:t>
      </w:r>
      <w:r w:rsidRPr="00EF4F3F">
        <w:rPr>
          <w:rStyle w:val="StyleUnderline"/>
          <w:rFonts w:asciiTheme="minorHAnsi" w:hAnsiTheme="minorHAnsi" w:cstheme="minorHAnsi"/>
        </w:rPr>
        <w:t xml:space="preserve">I argue that it is </w:t>
      </w:r>
      <w:r w:rsidRPr="00EF4F3F">
        <w:rPr>
          <w:rStyle w:val="StyleUnderline"/>
          <w:rFonts w:asciiTheme="minorHAnsi" w:hAnsiTheme="minorHAnsi" w:cstheme="minorHAnsi"/>
          <w:highlight w:val="green"/>
        </w:rPr>
        <w:t>a</w:t>
      </w:r>
      <w:r w:rsidRPr="00EF4F3F">
        <w:rPr>
          <w:rStyle w:val="StyleUnderline"/>
          <w:rFonts w:asciiTheme="minorHAnsi" w:hAnsiTheme="minorHAnsi" w:cstheme="minorHAnsi"/>
        </w:rPr>
        <w:t xml:space="preserve"> pragmatic </w:t>
      </w:r>
      <w:r w:rsidRPr="00EF4F3F">
        <w:rPr>
          <w:rStyle w:val="StyleUnderline"/>
          <w:rFonts w:asciiTheme="minorHAnsi" w:hAnsiTheme="minorHAnsi" w:cstheme="minorHAnsi"/>
          <w:highlight w:val="green"/>
        </w:rPr>
        <w:t>theory of gender that refuses</w:t>
      </w:r>
      <w:r w:rsidRPr="00EF4F3F">
        <w:rPr>
          <w:rStyle w:val="StyleUnderline"/>
          <w:rFonts w:asciiTheme="minorHAnsi" w:hAnsiTheme="minorHAnsi" w:cstheme="minorHAnsi"/>
        </w:rPr>
        <w:t xml:space="preserve"> the possibility of </w:t>
      </w:r>
      <w:r w:rsidRPr="00EF4F3F">
        <w:rPr>
          <w:rStyle w:val="StyleUnderline"/>
          <w:rFonts w:asciiTheme="minorHAnsi" w:hAnsiTheme="minorHAnsi" w:cstheme="minorHAnsi"/>
          <w:highlight w:val="green"/>
        </w:rPr>
        <w:t>universal theories</w:t>
      </w:r>
      <w:r w:rsidRPr="00EF4F3F">
        <w:rPr>
          <w:rFonts w:asciiTheme="minorHAnsi" w:hAnsiTheme="minorHAnsi" w:cstheme="minorHAnsi"/>
          <w:sz w:val="12"/>
        </w:rPr>
        <w:t xml:space="preserve">. Natalie continually refuses to reconcile contradictory views, because she believes that these views might have utility in certain contexts. As I have already hinted at, </w:t>
      </w:r>
      <w:r w:rsidRPr="00EF4F3F">
        <w:rPr>
          <w:rStyle w:val="StyleUnderline"/>
          <w:rFonts w:asciiTheme="minorHAnsi" w:hAnsiTheme="minorHAnsi" w:cstheme="minorHAnsi"/>
        </w:rPr>
        <w:t xml:space="preserve">I find this view to be insufficient because it </w:t>
      </w:r>
      <w:r w:rsidRPr="00EF4F3F">
        <w:rPr>
          <w:rStyle w:val="StyleUnderline"/>
          <w:rFonts w:asciiTheme="minorHAnsi" w:hAnsiTheme="minorHAnsi" w:cstheme="minorHAnsi"/>
          <w:highlight w:val="green"/>
        </w:rPr>
        <w:t>cannot provide strategic insight</w:t>
      </w:r>
      <w:r w:rsidRPr="00EF4F3F">
        <w:rPr>
          <w:rStyle w:val="StyleUnderline"/>
          <w:rFonts w:asciiTheme="minorHAnsi" w:hAnsiTheme="minorHAnsi" w:cstheme="minorHAnsi"/>
        </w:rPr>
        <w:t xml:space="preserve"> into what views are useful in which situations</w:t>
      </w:r>
      <w:r w:rsidRPr="00EF4F3F">
        <w:rPr>
          <w:rFonts w:asciiTheme="minorHAnsi" w:hAnsiTheme="minorHAnsi" w:cstheme="minorHAnsi"/>
          <w:sz w:val="12"/>
        </w:rPr>
        <w:t xml:space="preserve">. Without a comprehensive theory of gender, we cannot possibly determine what social changes need to be enacted to lead to women’s liberation. </w:t>
      </w:r>
      <w:r w:rsidRPr="00EF4F3F">
        <w:rPr>
          <w:rStyle w:val="StyleUnderline"/>
          <w:rFonts w:asciiTheme="minorHAnsi" w:hAnsiTheme="minorHAnsi" w:cstheme="minorHAnsi"/>
        </w:rPr>
        <w:t xml:space="preserve">An </w:t>
      </w:r>
      <w:r w:rsidRPr="00EF4F3F">
        <w:rPr>
          <w:rStyle w:val="StyleUnderline"/>
          <w:rFonts w:asciiTheme="minorHAnsi" w:hAnsiTheme="minorHAnsi" w:cstheme="minorHAnsi"/>
          <w:highlight w:val="green"/>
        </w:rPr>
        <w:t>eclectic mix</w:t>
      </w:r>
      <w:r w:rsidRPr="00EF4F3F">
        <w:rPr>
          <w:rStyle w:val="StyleUnderline"/>
          <w:rFonts w:asciiTheme="minorHAnsi" w:hAnsiTheme="minorHAnsi" w:cstheme="minorHAnsi"/>
        </w:rPr>
        <w:t xml:space="preserve"> of incompatible feminist theories </w:t>
      </w:r>
      <w:r w:rsidRPr="00EF4F3F">
        <w:rPr>
          <w:rStyle w:val="StyleUnderline"/>
          <w:rFonts w:asciiTheme="minorHAnsi" w:hAnsiTheme="minorHAnsi" w:cstheme="minorHAnsi"/>
          <w:highlight w:val="green"/>
        </w:rPr>
        <w:t>does not offer</w:t>
      </w:r>
      <w:r w:rsidRPr="00EF4F3F">
        <w:rPr>
          <w:rStyle w:val="StyleUnderline"/>
          <w:rFonts w:asciiTheme="minorHAnsi" w:hAnsiTheme="minorHAnsi" w:cstheme="minorHAnsi"/>
        </w:rPr>
        <w:t xml:space="preserve"> us </w:t>
      </w:r>
      <w:r w:rsidRPr="00EF4F3F">
        <w:rPr>
          <w:rStyle w:val="StyleUnderline"/>
          <w:rFonts w:asciiTheme="minorHAnsi" w:hAnsiTheme="minorHAnsi" w:cstheme="minorHAnsi"/>
          <w:highlight w:val="green"/>
        </w:rPr>
        <w:t>anything</w:t>
      </w:r>
      <w:r w:rsidRPr="00EF4F3F">
        <w:rPr>
          <w:rStyle w:val="StyleUnderline"/>
          <w:rFonts w:asciiTheme="minorHAnsi" w:hAnsiTheme="minorHAnsi" w:cstheme="minorHAnsi"/>
        </w:rPr>
        <w:t xml:space="preserve"> if we don’t have an underlying unified theory to tell us which views to deploy in which instances</w:t>
      </w:r>
      <w:r w:rsidRPr="00EF4F3F">
        <w:rPr>
          <w:rFonts w:asciiTheme="minorHAnsi" w:hAnsiTheme="minorHAnsi" w:cstheme="minorHAnsi"/>
          <w:sz w:val="12"/>
        </w:rPr>
        <w:t>.</w:t>
      </w:r>
    </w:p>
    <w:p w14:paraId="334A00E3"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Natalie seems to be most sympathetic to the social experiential </w:t>
      </w:r>
      <w:proofErr w:type="gramStart"/>
      <w:r w:rsidRPr="00EF4F3F">
        <w:rPr>
          <w:rFonts w:asciiTheme="minorHAnsi" w:hAnsiTheme="minorHAnsi" w:cstheme="minorHAnsi"/>
          <w:sz w:val="8"/>
          <w:szCs w:val="8"/>
        </w:rPr>
        <w:t>view, but</w:t>
      </w:r>
      <w:proofErr w:type="gramEnd"/>
      <w:r w:rsidRPr="00EF4F3F">
        <w:rPr>
          <w:rFonts w:asciiTheme="minorHAnsi" w:hAnsiTheme="minorHAnsi" w:cstheme="minorHAnsi"/>
          <w:sz w:val="8"/>
          <w:szCs w:val="8"/>
        </w:rPr>
        <w:t xml:space="preserve"> does not develop this view in a particularly concrete direction. She recognizes that woman is a social </w:t>
      </w:r>
      <w:proofErr w:type="gramStart"/>
      <w:r w:rsidRPr="00EF4F3F">
        <w:rPr>
          <w:rFonts w:asciiTheme="minorHAnsi" w:hAnsiTheme="minorHAnsi" w:cstheme="minorHAnsi"/>
          <w:sz w:val="8"/>
          <w:szCs w:val="8"/>
        </w:rPr>
        <w:t>role, but</w:t>
      </w:r>
      <w:proofErr w:type="gramEnd"/>
      <w:r w:rsidRPr="00EF4F3F">
        <w:rPr>
          <w:rFonts w:asciiTheme="minorHAnsi" w:hAnsiTheme="minorHAnsi" w:cstheme="minorHAnsi"/>
          <w:sz w:val="8"/>
          <w:szCs w:val="8"/>
        </w:rPr>
        <w:t xml:space="preserve"> does not explain the origins of that social role. If we understand Justine’s arguments </w:t>
      </w:r>
      <w:proofErr w:type="gramStart"/>
      <w:r w:rsidRPr="00EF4F3F">
        <w:rPr>
          <w:rFonts w:asciiTheme="minorHAnsi" w:hAnsiTheme="minorHAnsi" w:cstheme="minorHAnsi"/>
          <w:sz w:val="8"/>
          <w:szCs w:val="8"/>
        </w:rPr>
        <w:t>to reflect</w:t>
      </w:r>
      <w:proofErr w:type="gramEnd"/>
      <w:r w:rsidRPr="00EF4F3F">
        <w:rPr>
          <w:rFonts w:asciiTheme="minorHAnsi" w:hAnsiTheme="minorHAnsi" w:cstheme="minorHAnsi"/>
          <w:sz w:val="8"/>
          <w:szCs w:val="8"/>
        </w:rPr>
        <w:t xml:space="preserve"> Natalie’s own perspective, we might also claim that Natalie has no real critique of those social roles. In Natalie’s interpretation of the social experiential theory of gender, the point of political engagement seems to be assimilation into womanhood, rather than a systemic critique of the ways the social role of womanhood is built around oppression of women. Ultimately, the theory of gender that emerges from Natalie’s videos lacks a central coherent approach to understanding gendered social phenomena. As a result, it lacks a critique of gendered social phenomena, instead deploying contradictory theories to argue for some loose and undefined idea of liberation.</w:t>
      </w:r>
    </w:p>
    <w:p w14:paraId="3910C3C8"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What is Wrong </w:t>
      </w:r>
      <w:proofErr w:type="gramStart"/>
      <w:r w:rsidRPr="00EF4F3F">
        <w:rPr>
          <w:rFonts w:asciiTheme="minorHAnsi" w:hAnsiTheme="minorHAnsi" w:cstheme="minorHAnsi"/>
          <w:sz w:val="8"/>
          <w:szCs w:val="8"/>
        </w:rPr>
        <w:t>With</w:t>
      </w:r>
      <w:proofErr w:type="gramEnd"/>
      <w:r w:rsidRPr="00EF4F3F">
        <w:rPr>
          <w:rFonts w:asciiTheme="minorHAnsi" w:hAnsiTheme="minorHAnsi" w:cstheme="minorHAnsi"/>
          <w:sz w:val="8"/>
          <w:szCs w:val="8"/>
        </w:rPr>
        <w:t xml:space="preserve"> Natalie’s Theory of Gender?</w:t>
      </w:r>
    </w:p>
    <w:p w14:paraId="533395CA"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Now that I have spent far too much time doing a close reading of Natalie’s videos, I want to explain precisely what is wrong with her theory of </w:t>
      </w:r>
      <w:proofErr w:type="gramStart"/>
      <w:r w:rsidRPr="00EF4F3F">
        <w:rPr>
          <w:rFonts w:asciiTheme="minorHAnsi" w:hAnsiTheme="minorHAnsi" w:cstheme="minorHAnsi"/>
          <w:sz w:val="8"/>
          <w:szCs w:val="8"/>
        </w:rPr>
        <w:t>gender, and</w:t>
      </w:r>
      <w:proofErr w:type="gramEnd"/>
      <w:r w:rsidRPr="00EF4F3F">
        <w:rPr>
          <w:rFonts w:asciiTheme="minorHAnsi" w:hAnsiTheme="minorHAnsi" w:cstheme="minorHAnsi"/>
          <w:sz w:val="8"/>
          <w:szCs w:val="8"/>
        </w:rPr>
        <w:t xml:space="preserve"> offer an alternative.</w:t>
      </w:r>
    </w:p>
    <w:p w14:paraId="7D0640D1"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First, I want to suggest that Natalie is correct in her video What Is Gender when she suggests that the question of gender and womanhood is crucial to feminist theory. If we cannot theorize these two phenomena, then we cannot develop a praxis for women’s liberation. The problem is that Natalie’s theory of gender fails to </w:t>
      </w:r>
      <w:proofErr w:type="gramStart"/>
      <w:r w:rsidRPr="00EF4F3F">
        <w:rPr>
          <w:rFonts w:asciiTheme="minorHAnsi" w:hAnsiTheme="minorHAnsi" w:cstheme="minorHAnsi"/>
          <w:sz w:val="8"/>
          <w:szCs w:val="8"/>
        </w:rPr>
        <w:t>actually provide</w:t>
      </w:r>
      <w:proofErr w:type="gramEnd"/>
      <w:r w:rsidRPr="00EF4F3F">
        <w:rPr>
          <w:rFonts w:asciiTheme="minorHAnsi" w:hAnsiTheme="minorHAnsi" w:cstheme="minorHAnsi"/>
          <w:sz w:val="8"/>
          <w:szCs w:val="8"/>
        </w:rPr>
        <w:t xml:space="preserve"> a useful answer to these questions. In fact, it seems that Natalie thinks the answer to these questions is “whatever theory is most useful for the point I am trying to make at the moment.” While I find this extremely frustrating, you might ask what is so wrong with this relativist approach.</w:t>
      </w:r>
    </w:p>
    <w:p w14:paraId="73F19B57" w14:textId="77777777" w:rsidR="00B741D3" w:rsidRPr="00EF4F3F" w:rsidRDefault="00B741D3" w:rsidP="00B741D3">
      <w:pPr>
        <w:rPr>
          <w:rFonts w:asciiTheme="minorHAnsi" w:hAnsiTheme="minorHAnsi" w:cstheme="minorHAnsi"/>
          <w:sz w:val="12"/>
        </w:rPr>
      </w:pPr>
      <w:proofErr w:type="gramStart"/>
      <w:r w:rsidRPr="00EF4F3F">
        <w:rPr>
          <w:rFonts w:asciiTheme="minorHAnsi" w:hAnsiTheme="minorHAnsi" w:cstheme="minorHAnsi"/>
          <w:sz w:val="12"/>
        </w:rPr>
        <w:t>In order to</w:t>
      </w:r>
      <w:proofErr w:type="gramEnd"/>
      <w:r w:rsidRPr="00EF4F3F">
        <w:rPr>
          <w:rFonts w:asciiTheme="minorHAnsi" w:hAnsiTheme="minorHAnsi" w:cstheme="minorHAnsi"/>
          <w:sz w:val="12"/>
        </w:rPr>
        <w:t xml:space="preserve"> answer that question, </w:t>
      </w:r>
      <w:r w:rsidRPr="00EF4F3F">
        <w:rPr>
          <w:rStyle w:val="StyleUnderline"/>
          <w:rFonts w:asciiTheme="minorHAnsi" w:hAnsiTheme="minorHAnsi" w:cstheme="minorHAnsi"/>
        </w:rPr>
        <w:t xml:space="preserve">I want to </w:t>
      </w:r>
      <w:r w:rsidRPr="00EF4F3F">
        <w:rPr>
          <w:rStyle w:val="StyleUnderline"/>
          <w:rFonts w:asciiTheme="minorHAnsi" w:hAnsiTheme="minorHAnsi" w:cstheme="minorHAnsi"/>
          <w:highlight w:val="green"/>
        </w:rPr>
        <w:t>focus</w:t>
      </w:r>
      <w:r w:rsidRPr="00EF4F3F">
        <w:rPr>
          <w:rStyle w:val="StyleUnderline"/>
          <w:rFonts w:asciiTheme="minorHAnsi" w:hAnsiTheme="minorHAnsi" w:cstheme="minorHAnsi"/>
        </w:rPr>
        <w:t xml:space="preserve"> briefly </w:t>
      </w:r>
      <w:r w:rsidRPr="00EF4F3F">
        <w:rPr>
          <w:rStyle w:val="StyleUnderline"/>
          <w:rFonts w:asciiTheme="minorHAnsi" w:hAnsiTheme="minorHAnsi" w:cstheme="minorHAnsi"/>
          <w:highlight w:val="green"/>
        </w:rPr>
        <w:t xml:space="preserve">on </w:t>
      </w:r>
      <w:r w:rsidRPr="00EF4F3F">
        <w:rPr>
          <w:rStyle w:val="Emphasis"/>
          <w:rFonts w:asciiTheme="minorHAnsi" w:hAnsiTheme="minorHAnsi" w:cstheme="minorHAnsi"/>
          <w:highlight w:val="green"/>
        </w:rPr>
        <w:t>what is at stake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Gender</w:t>
      </w:r>
      <w:r w:rsidRPr="00EF4F3F">
        <w:rPr>
          <w:rStyle w:val="StyleUnderline"/>
          <w:rFonts w:asciiTheme="minorHAnsi" w:hAnsiTheme="minorHAnsi" w:cstheme="minorHAnsi"/>
        </w:rPr>
        <w:t xml:space="preserve"> creates a basis for a massive amount of suffering and oppression</w:t>
      </w:r>
      <w:r w:rsidRPr="00EF4F3F">
        <w:rPr>
          <w:rFonts w:asciiTheme="minorHAnsi" w:hAnsiTheme="minorHAnsi" w:cstheme="minorHAnsi"/>
          <w:sz w:val="12"/>
        </w:rPr>
        <w:t xml:space="preserve">. Women’s subjugation to men has created a horrific reality in which, to varying degrees, women have been reduced to objects for possession by men. While progress has been made in combating the most extreme forms of social dispossession of women, contemporary feminists have outlined the way that even supposedly progressive democratic societies perpetuate cultures of rape and oppression of women at the hands of men. Furthermore, </w:t>
      </w:r>
      <w:r w:rsidRPr="00EF4F3F">
        <w:rPr>
          <w:rStyle w:val="StyleUnderline"/>
          <w:rFonts w:asciiTheme="minorHAnsi" w:hAnsiTheme="minorHAnsi" w:cstheme="minorHAnsi"/>
          <w:highlight w:val="green"/>
        </w:rPr>
        <w:t>essentialist theories</w:t>
      </w:r>
      <w:r w:rsidRPr="00EF4F3F">
        <w:rPr>
          <w:rStyle w:val="StyleUnderline"/>
          <w:rFonts w:asciiTheme="minorHAnsi" w:hAnsiTheme="minorHAnsi" w:cstheme="minorHAnsi"/>
        </w:rPr>
        <w:t xml:space="preserve"> of gender </w:t>
      </w:r>
      <w:proofErr w:type="gramStart"/>
      <w:r w:rsidRPr="00EF4F3F">
        <w:rPr>
          <w:rStyle w:val="StyleUnderline"/>
          <w:rFonts w:asciiTheme="minorHAnsi" w:hAnsiTheme="minorHAnsi" w:cstheme="minorHAnsi"/>
          <w:highlight w:val="green"/>
        </w:rPr>
        <w:t>provide</w:t>
      </w:r>
      <w:r w:rsidRPr="00EF4F3F">
        <w:rPr>
          <w:rFonts w:asciiTheme="minorHAnsi" w:hAnsiTheme="minorHAnsi" w:cstheme="minorHAnsi"/>
          <w:sz w:val="12"/>
          <w:szCs w:val="12"/>
        </w:rPr>
        <w:t>s</w:t>
      </w:r>
      <w:proofErr w:type="gramEnd"/>
      <w:r w:rsidRPr="00EF4F3F">
        <w:rPr>
          <w:rFonts w:asciiTheme="minorHAnsi" w:hAnsiTheme="minorHAnsi" w:cstheme="minorHAnsi"/>
          <w:sz w:val="12"/>
          <w:szCs w:val="12"/>
        </w:rPr>
        <w:t xml:space="preserve"> </w:t>
      </w:r>
      <w:r w:rsidRPr="00EF4F3F">
        <w:rPr>
          <w:rStyle w:val="StyleUnderline"/>
          <w:rFonts w:asciiTheme="minorHAnsi" w:hAnsiTheme="minorHAnsi" w:cstheme="minorHAnsi"/>
        </w:rPr>
        <w:t xml:space="preserve">a </w:t>
      </w:r>
      <w:r w:rsidRPr="00EF4F3F">
        <w:rPr>
          <w:rStyle w:val="StyleUnderline"/>
          <w:rFonts w:asciiTheme="minorHAnsi" w:hAnsiTheme="minorHAnsi" w:cstheme="minorHAnsi"/>
          <w:highlight w:val="green"/>
        </w:rPr>
        <w:t xml:space="preserve">justification for </w:t>
      </w:r>
      <w:r w:rsidRPr="00EF4F3F">
        <w:rPr>
          <w:rStyle w:val="Emphasis"/>
          <w:rFonts w:asciiTheme="minorHAnsi" w:hAnsiTheme="minorHAnsi" w:cstheme="minorHAnsi"/>
          <w:highlight w:val="green"/>
        </w:rPr>
        <w:t>horrific</w:t>
      </w:r>
      <w:r w:rsidRPr="00EF4F3F">
        <w:rPr>
          <w:rStyle w:val="Emphasis"/>
          <w:rFonts w:asciiTheme="minorHAnsi" w:hAnsiTheme="minorHAnsi" w:cstheme="minorHAnsi"/>
        </w:rPr>
        <w:t xml:space="preserve"> social </w:t>
      </w:r>
      <w:r w:rsidRPr="00EF4F3F">
        <w:rPr>
          <w:rStyle w:val="Emphasis"/>
          <w:rFonts w:asciiTheme="minorHAnsi" w:hAnsiTheme="minorHAnsi" w:cstheme="minorHAnsi"/>
          <w:highlight w:val="green"/>
        </w:rPr>
        <w:t>violence</w:t>
      </w:r>
      <w:r w:rsidRPr="00EF4F3F">
        <w:rPr>
          <w:rStyle w:val="Emphasis"/>
          <w:rFonts w:asciiTheme="minorHAnsi" w:hAnsiTheme="minorHAnsi" w:cstheme="minorHAnsi"/>
        </w:rPr>
        <w:t xml:space="preserve"> against transgender and lesbian, gay, and bisexual individuals</w:t>
      </w:r>
      <w:r w:rsidRPr="00EF4F3F">
        <w:rPr>
          <w:rFonts w:asciiTheme="minorHAnsi" w:hAnsiTheme="minorHAnsi" w:cstheme="minorHAnsi"/>
          <w:sz w:val="12"/>
        </w:rPr>
        <w:t xml:space="preserve">. Lesbian feminists </w:t>
      </w:r>
      <w:proofErr w:type="gramStart"/>
      <w:r w:rsidRPr="00EF4F3F">
        <w:rPr>
          <w:rFonts w:asciiTheme="minorHAnsi" w:hAnsiTheme="minorHAnsi" w:cstheme="minorHAnsi"/>
          <w:sz w:val="12"/>
        </w:rPr>
        <w:t>in particular have</w:t>
      </w:r>
      <w:proofErr w:type="gramEnd"/>
      <w:r w:rsidRPr="00EF4F3F">
        <w:rPr>
          <w:rFonts w:asciiTheme="minorHAnsi" w:hAnsiTheme="minorHAnsi" w:cstheme="minorHAnsi"/>
          <w:sz w:val="12"/>
        </w:rPr>
        <w:t xml:space="preserve"> highlighted the ways in which patriarchal society uses theories of gender to enforce heterosexuality and to social subservience of women.</w:t>
      </w:r>
    </w:p>
    <w:p w14:paraId="16E15DE8"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There are real stakes to these debates.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consequences</w:t>
      </w:r>
      <w:r w:rsidRPr="00EF4F3F">
        <w:rPr>
          <w:rStyle w:val="StyleUnderline"/>
          <w:rFonts w:asciiTheme="minorHAnsi" w:hAnsiTheme="minorHAnsi" w:cstheme="minorHAnsi"/>
        </w:rPr>
        <w:t xml:space="preserve"> of our theories of gender </w:t>
      </w:r>
      <w:r w:rsidRPr="00EF4F3F">
        <w:rPr>
          <w:rStyle w:val="StyleUnderline"/>
          <w:rFonts w:asciiTheme="minorHAnsi" w:hAnsiTheme="minorHAnsi" w:cstheme="minorHAnsi"/>
          <w:highlight w:val="green"/>
        </w:rPr>
        <w:t>are life and death</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especially </w:t>
      </w:r>
      <w:r w:rsidRPr="00EF4F3F">
        <w:rPr>
          <w:rStyle w:val="StyleUnderline"/>
          <w:rFonts w:asciiTheme="minorHAnsi" w:hAnsiTheme="minorHAnsi" w:cstheme="minorHAnsi"/>
          <w:highlight w:val="green"/>
        </w:rPr>
        <w:t>for poor</w:t>
      </w:r>
      <w:r w:rsidRPr="00EF4F3F">
        <w:rPr>
          <w:rStyle w:val="StyleUnderline"/>
          <w:rFonts w:asciiTheme="minorHAnsi" w:hAnsiTheme="minorHAnsi" w:cstheme="minorHAnsi"/>
        </w:rPr>
        <w:t xml:space="preserve"> women and </w:t>
      </w:r>
      <w:r w:rsidRPr="00EF4F3F">
        <w:rPr>
          <w:rStyle w:val="StyleUnderline"/>
          <w:rFonts w:asciiTheme="minorHAnsi" w:hAnsiTheme="minorHAnsi" w:cstheme="minorHAnsi"/>
          <w:highlight w:val="green"/>
        </w:rPr>
        <w:t>women of color</w:t>
      </w:r>
      <w:r w:rsidRPr="00EF4F3F">
        <w:rPr>
          <w:rFonts w:asciiTheme="minorHAnsi" w:hAnsiTheme="minorHAnsi" w:cstheme="minorHAnsi"/>
          <w:sz w:val="12"/>
        </w:rPr>
        <w:t xml:space="preserve">, </w:t>
      </w:r>
      <w:r w:rsidRPr="00EF4F3F">
        <w:rPr>
          <w:rStyle w:val="StyleUnderline"/>
          <w:rFonts w:asciiTheme="minorHAnsi" w:hAnsiTheme="minorHAnsi" w:cstheme="minorHAnsi"/>
        </w:rPr>
        <w:t>for whom patriarchal violence is intensified</w:t>
      </w:r>
      <w:r w:rsidRPr="00EF4F3F">
        <w:rPr>
          <w:rFonts w:asciiTheme="minorHAnsi" w:hAnsiTheme="minorHAnsi" w:cstheme="minorHAnsi"/>
          <w:sz w:val="12"/>
        </w:rPr>
        <w:t xml:space="preserve">. These stakes are not felt evenly by all women. </w:t>
      </w:r>
      <w:r w:rsidRPr="00EF4F3F">
        <w:rPr>
          <w:rStyle w:val="StyleUnderline"/>
          <w:rFonts w:asciiTheme="minorHAnsi" w:hAnsiTheme="minorHAnsi" w:cstheme="minorHAnsi"/>
        </w:rPr>
        <w:t xml:space="preserve">Natalie’s </w:t>
      </w:r>
      <w:r w:rsidRPr="00EF4F3F">
        <w:rPr>
          <w:rStyle w:val="StyleUnderline"/>
          <w:rFonts w:asciiTheme="minorHAnsi" w:hAnsiTheme="minorHAnsi" w:cstheme="minorHAnsi"/>
          <w:highlight w:val="green"/>
        </w:rPr>
        <w:t>eclectic refusal</w:t>
      </w:r>
      <w:r w:rsidRPr="00EF4F3F">
        <w:rPr>
          <w:rStyle w:val="StyleUnderline"/>
          <w:rFonts w:asciiTheme="minorHAnsi" w:hAnsiTheme="minorHAnsi" w:cstheme="minorHAnsi"/>
        </w:rPr>
        <w:t xml:space="preserve"> to settle on a unified theory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much </w:t>
      </w:r>
      <w:r w:rsidRPr="00EF4F3F">
        <w:rPr>
          <w:rStyle w:val="StyleUnderline"/>
          <w:rFonts w:asciiTheme="minorHAnsi" w:hAnsiTheme="minorHAnsi" w:cstheme="minorHAnsi"/>
          <w:highlight w:val="green"/>
        </w:rPr>
        <w:t>easier</w:t>
      </w:r>
      <w:r w:rsidRPr="00EF4F3F">
        <w:rPr>
          <w:rStyle w:val="StyleUnderline"/>
          <w:rFonts w:asciiTheme="minorHAnsi" w:hAnsiTheme="minorHAnsi" w:cstheme="minorHAnsi"/>
        </w:rPr>
        <w:t xml:space="preserve"> to make </w:t>
      </w:r>
      <w:r w:rsidRPr="00EF4F3F">
        <w:rPr>
          <w:rStyle w:val="StyleUnderline"/>
          <w:rFonts w:asciiTheme="minorHAnsi" w:hAnsiTheme="minorHAnsi" w:cstheme="minorHAnsi"/>
          <w:highlight w:val="green"/>
        </w:rPr>
        <w:t>as a petty-bourgeois white woman</w:t>
      </w:r>
      <w:r w:rsidRPr="00EF4F3F">
        <w:rPr>
          <w:rStyle w:val="StyleUnderline"/>
          <w:rFonts w:asciiTheme="minorHAnsi" w:hAnsiTheme="minorHAnsi" w:cstheme="minorHAnsi"/>
        </w:rPr>
        <w:t xml:space="preserve"> than it would be for women </w:t>
      </w:r>
      <w:proofErr w:type="gramStart"/>
      <w:r w:rsidRPr="00EF4F3F">
        <w:rPr>
          <w:rStyle w:val="StyleUnderline"/>
          <w:rFonts w:asciiTheme="minorHAnsi" w:hAnsiTheme="minorHAnsi" w:cstheme="minorHAnsi"/>
        </w:rPr>
        <w:t>who’s</w:t>
      </w:r>
      <w:proofErr w:type="gramEnd"/>
      <w:r w:rsidRPr="00EF4F3F">
        <w:rPr>
          <w:rStyle w:val="StyleUnderline"/>
          <w:rFonts w:asciiTheme="minorHAnsi" w:hAnsiTheme="minorHAnsi" w:cstheme="minorHAnsi"/>
        </w:rPr>
        <w:t xml:space="preserve"> very existence is contingent on resistance to gendered oppression</w:t>
      </w:r>
      <w:r w:rsidRPr="00EF4F3F">
        <w:rPr>
          <w:rFonts w:asciiTheme="minorHAnsi" w:hAnsiTheme="minorHAnsi" w:cstheme="minorHAnsi"/>
          <w:sz w:val="12"/>
        </w:rPr>
        <w:t>.</w:t>
      </w:r>
    </w:p>
    <w:p w14:paraId="5EDC4626"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As a result of her own class position and whiteness, Natalie seems to primarily be concerned with providing a definition of womanhood and gender that allows her to frame herself as a woman.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goal is not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abolition</w:t>
      </w:r>
      <w:r w:rsidRPr="00EF4F3F">
        <w:rPr>
          <w:rStyle w:val="StyleUnderline"/>
          <w:rFonts w:asciiTheme="minorHAnsi" w:hAnsiTheme="minorHAnsi" w:cstheme="minorHAnsi"/>
        </w:rPr>
        <w:t xml:space="preserve"> of gendered violence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 assimilation</w:t>
      </w:r>
      <w:r w:rsidRPr="00EF4F3F">
        <w:rPr>
          <w:rStyle w:val="StyleUnderline"/>
          <w:rFonts w:asciiTheme="minorHAnsi" w:hAnsiTheme="minorHAnsi" w:cstheme="minorHAnsi"/>
        </w:rPr>
        <w:t xml:space="preserve"> into the social role of womanhood</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Obviously</w:t>
      </w:r>
      <w:proofErr w:type="gramEnd"/>
      <w:r w:rsidRPr="00EF4F3F">
        <w:rPr>
          <w:rFonts w:asciiTheme="minorHAnsi" w:hAnsiTheme="minorHAnsi" w:cstheme="minorHAnsi"/>
          <w:sz w:val="12"/>
        </w:rPr>
        <w:t xml:space="preserve"> all trans women have a vested interest in this project </w:t>
      </w:r>
      <w:proofErr w:type="gramStart"/>
      <w:r w:rsidRPr="00EF4F3F">
        <w:rPr>
          <w:rFonts w:asciiTheme="minorHAnsi" w:hAnsiTheme="minorHAnsi" w:cstheme="minorHAnsi"/>
          <w:sz w:val="12"/>
        </w:rPr>
        <w:t>inasmuch as</w:t>
      </w:r>
      <w:proofErr w:type="gramEnd"/>
      <w:r w:rsidRPr="00EF4F3F">
        <w:rPr>
          <w:rFonts w:asciiTheme="minorHAnsi" w:hAnsiTheme="minorHAnsi" w:cstheme="minorHAnsi"/>
          <w:sz w:val="12"/>
        </w:rPr>
        <w:t xml:space="preserve"> such assimilation can provide marginal relief from transmisogynist violence, but for many of us there are more pressing questions regarding gender.</w:t>
      </w:r>
    </w:p>
    <w:p w14:paraId="437C1AD6"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While Natalie muses about </w:t>
      </w:r>
      <w:proofErr w:type="gramStart"/>
      <w:r w:rsidRPr="00EF4F3F">
        <w:rPr>
          <w:rFonts w:asciiTheme="minorHAnsi" w:hAnsiTheme="minorHAnsi" w:cstheme="minorHAnsi"/>
          <w:sz w:val="12"/>
        </w:rPr>
        <w:t>whether or not</w:t>
      </w:r>
      <w:proofErr w:type="gramEnd"/>
      <w:r w:rsidRPr="00EF4F3F">
        <w:rPr>
          <w:rFonts w:asciiTheme="minorHAnsi" w:hAnsiTheme="minorHAnsi" w:cstheme="minorHAnsi"/>
          <w:sz w:val="12"/>
        </w:rPr>
        <w:t xml:space="preserve"> gender is a social experiential reality or is a psychological reality, others are forced to ask more fundamental questions. For example, </w:t>
      </w:r>
      <w:r w:rsidRPr="00EF4F3F">
        <w:rPr>
          <w:rStyle w:val="StyleUnderline"/>
          <w:rFonts w:asciiTheme="minorHAnsi" w:hAnsiTheme="minorHAnsi" w:cstheme="minorHAnsi"/>
        </w:rPr>
        <w:t>if the social experiential view is true</w:t>
      </w:r>
      <w:r w:rsidRPr="00EF4F3F">
        <w:rPr>
          <w:rFonts w:asciiTheme="minorHAnsi" w:hAnsiTheme="minorHAnsi" w:cstheme="minorHAnsi"/>
          <w:sz w:val="12"/>
        </w:rPr>
        <w:t xml:space="preserve">, </w:t>
      </w:r>
      <w:r w:rsidRPr="00EF4F3F">
        <w:rPr>
          <w:rStyle w:val="StyleUnderline"/>
          <w:rFonts w:asciiTheme="minorHAnsi" w:hAnsiTheme="minorHAnsi" w:cstheme="minorHAnsi"/>
        </w:rPr>
        <w:t>and gender is a set of practices designed to reinforce social roles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we might ask why</w:t>
      </w:r>
      <w:r w:rsidRPr="00EF4F3F">
        <w:rPr>
          <w:rStyle w:val="StyleUnderline"/>
          <w:rFonts w:asciiTheme="minorHAnsi" w:hAnsiTheme="minorHAnsi" w:cstheme="minorHAnsi"/>
        </w:rPr>
        <w:t xml:space="preserve"> it is that </w:t>
      </w:r>
      <w:r w:rsidRPr="00EF4F3F">
        <w:rPr>
          <w:rStyle w:val="StyleUnderline"/>
          <w:rFonts w:asciiTheme="minorHAnsi" w:hAnsiTheme="minorHAnsi" w:cstheme="minorHAnsi"/>
          <w:highlight w:val="green"/>
        </w:rPr>
        <w:t>these roles emerge</w:t>
      </w:r>
      <w:r w:rsidRPr="00EF4F3F">
        <w:rPr>
          <w:rStyle w:val="StyleUnderline"/>
          <w:rFonts w:asciiTheme="minorHAnsi" w:hAnsiTheme="minorHAnsi" w:cstheme="minorHAnsi"/>
        </w:rPr>
        <w:t xml:space="preserve"> and come to be so central to society</w:t>
      </w:r>
      <w:r w:rsidRPr="00EF4F3F">
        <w:rPr>
          <w:rFonts w:asciiTheme="minorHAnsi" w:hAnsiTheme="minorHAnsi" w:cstheme="minorHAnsi"/>
          <w:sz w:val="12"/>
        </w:rPr>
        <w:t xml:space="preserve">. For women who suffer in intense ways precisely because they are forced into the social role of womanhood, the debate between psychological or performative reality is simply largely irrelevant. These more fundamental </w:t>
      </w:r>
      <w:proofErr w:type="gramStart"/>
      <w:r w:rsidRPr="00EF4F3F">
        <w:rPr>
          <w:rFonts w:asciiTheme="minorHAnsi" w:hAnsiTheme="minorHAnsi" w:cstheme="minorHAnsi"/>
          <w:sz w:val="12"/>
        </w:rPr>
        <w:t>question’s</w:t>
      </w:r>
      <w:proofErr w:type="gramEnd"/>
      <w:r w:rsidRPr="00EF4F3F">
        <w:rPr>
          <w:rFonts w:asciiTheme="minorHAnsi" w:hAnsiTheme="minorHAnsi" w:cstheme="minorHAnsi"/>
          <w:sz w:val="12"/>
        </w:rPr>
        <w:t xml:space="preserve"> never come up in Natalie’s work. In fact, </w:t>
      </w:r>
      <w:r w:rsidRPr="00EF4F3F">
        <w:rPr>
          <w:rStyle w:val="StyleUnderline"/>
          <w:rFonts w:asciiTheme="minorHAnsi" w:hAnsiTheme="minorHAnsi" w:cstheme="minorHAnsi"/>
        </w:rPr>
        <w:t>Natalie is ill-equipped to ask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because </w:t>
      </w:r>
      <w:r w:rsidRPr="00EF4F3F">
        <w:rPr>
          <w:rStyle w:val="StyleUnderline"/>
          <w:rFonts w:asciiTheme="minorHAnsi" w:hAnsiTheme="minorHAnsi" w:cstheme="minorHAnsi"/>
          <w:highlight w:val="green"/>
        </w:rPr>
        <w:t>the idea</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there are fundamental roots</w:t>
      </w:r>
      <w:r w:rsidRPr="00EF4F3F">
        <w:rPr>
          <w:rStyle w:val="StyleUnderline"/>
          <w:rFonts w:asciiTheme="minorHAnsi" w:hAnsiTheme="minorHAnsi" w:cstheme="minorHAnsi"/>
        </w:rPr>
        <w:t xml:space="preserve"> to gender </w:t>
      </w:r>
      <w:r w:rsidRPr="00EF4F3F">
        <w:rPr>
          <w:rStyle w:val="StyleUnderline"/>
          <w:rFonts w:asciiTheme="minorHAnsi" w:hAnsiTheme="minorHAnsi" w:cstheme="minorHAnsi"/>
          <w:highlight w:val="green"/>
        </w:rPr>
        <w:t>pushes</w:t>
      </w:r>
      <w:r w:rsidRPr="00EF4F3F">
        <w:rPr>
          <w:rStyle w:val="StyleUnderline"/>
          <w:rFonts w:asciiTheme="minorHAnsi" w:hAnsiTheme="minorHAnsi" w:cstheme="minorHAnsi"/>
        </w:rPr>
        <w:t xml:space="preserve"> back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her own eclectic insistence of holding multiple </w:t>
      </w:r>
      <w:r w:rsidRPr="00EF4F3F">
        <w:rPr>
          <w:rStyle w:val="StyleUnderline"/>
          <w:rFonts w:asciiTheme="minorHAnsi" w:hAnsiTheme="minorHAnsi" w:cstheme="minorHAnsi"/>
          <w:highlight w:val="green"/>
        </w:rPr>
        <w:t>contradictory views</w:t>
      </w:r>
      <w:r w:rsidRPr="00EF4F3F">
        <w:rPr>
          <w:rFonts w:asciiTheme="minorHAnsi" w:hAnsiTheme="minorHAnsi" w:cstheme="minorHAnsi"/>
          <w:sz w:val="12"/>
        </w:rPr>
        <w:t>. If there is a material base at the roots of gender, if the social roles or psychological realities of gender are produced by some sort of underlying reality, then it is not possible to hold and voluntarily adopt contradictory positions.</w:t>
      </w:r>
    </w:p>
    <w:p w14:paraId="0B1E6753"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I have worked elsewhere to provide an account of gender which seeks to contextualize it within the Marxist method of historical materialism. </w:t>
      </w:r>
      <w:r w:rsidRPr="00EF4F3F">
        <w:rPr>
          <w:rStyle w:val="StyleUnderline"/>
          <w:rFonts w:asciiTheme="minorHAnsi" w:hAnsiTheme="minorHAnsi" w:cstheme="minorHAnsi"/>
        </w:rPr>
        <w:t xml:space="preserve">I have previously argued that </w:t>
      </w:r>
      <w:r w:rsidRPr="00EF4F3F">
        <w:rPr>
          <w:rStyle w:val="StyleUnderline"/>
          <w:rFonts w:asciiTheme="minorHAnsi" w:hAnsiTheme="minorHAnsi" w:cstheme="minorHAnsi"/>
          <w:highlight w:val="green"/>
        </w:rPr>
        <w:t xml:space="preserve">gender </w:t>
      </w:r>
      <w:proofErr w:type="gramStart"/>
      <w:r w:rsidRPr="00EF4F3F">
        <w:rPr>
          <w:rStyle w:val="StyleUnderline"/>
          <w:rFonts w:asciiTheme="minorHAnsi" w:hAnsiTheme="minorHAnsi" w:cstheme="minorHAnsi"/>
          <w:highlight w:val="green"/>
        </w:rPr>
        <w:t>has to</w:t>
      </w:r>
      <w:proofErr w:type="gramEnd"/>
      <w:r w:rsidRPr="00EF4F3F">
        <w:rPr>
          <w:rStyle w:val="StyleUnderline"/>
          <w:rFonts w:asciiTheme="minorHAnsi" w:hAnsiTheme="minorHAnsi" w:cstheme="minorHAnsi"/>
          <w:highlight w:val="green"/>
        </w:rPr>
        <w:t xml:space="preserve"> be understood in material</w:t>
      </w:r>
      <w:r w:rsidRPr="00EF4F3F">
        <w:rPr>
          <w:rStyle w:val="StyleUnderline"/>
          <w:rFonts w:asciiTheme="minorHAnsi" w:hAnsiTheme="minorHAnsi" w:cstheme="minorHAnsi"/>
        </w:rPr>
        <w:t xml:space="preserve"> and economic </w:t>
      </w:r>
      <w:r w:rsidRPr="00EF4F3F">
        <w:rPr>
          <w:rStyle w:val="StyleUnderline"/>
          <w:rFonts w:asciiTheme="minorHAnsi" w:hAnsiTheme="minorHAnsi" w:cstheme="minorHAnsi"/>
          <w:highlight w:val="green"/>
        </w:rPr>
        <w:t>terms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as an ideological justification </w:t>
      </w:r>
      <w:r w:rsidRPr="00EF4F3F">
        <w:rPr>
          <w:rStyle w:val="StyleUnderline"/>
          <w:rFonts w:asciiTheme="minorHAnsi" w:hAnsiTheme="minorHAnsi" w:cstheme="minorHAnsi"/>
          <w:highlight w:val="green"/>
        </w:rPr>
        <w:t>for a specific class relationship</w:t>
      </w:r>
      <w:r w:rsidRPr="00EF4F3F">
        <w:rPr>
          <w:rStyle w:val="StyleUnderline"/>
          <w:rFonts w:asciiTheme="minorHAnsi" w:hAnsiTheme="minorHAnsi" w:cstheme="minorHAnsi"/>
        </w:rPr>
        <w:t xml:space="preserve"> within capitalist society</w:t>
      </w:r>
      <w:r w:rsidRPr="00EF4F3F">
        <w:rPr>
          <w:rFonts w:asciiTheme="minorHAnsi" w:hAnsiTheme="minorHAnsi" w:cstheme="minorHAnsi"/>
          <w:sz w:val="12"/>
        </w:rPr>
        <w:t>. I do not wish to rehash the entirety of that work here, but I do want to point readers towards important feminist contributions that allow us to theorize gender in a materialist manner.</w:t>
      </w:r>
    </w:p>
    <w:p w14:paraId="286E9DFD"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Marxist feminism provides us with the ability to give a unified theory of gender which can explain both the psychological reality of gender and the social experimental reality. </w:t>
      </w:r>
      <w:r w:rsidRPr="00EF4F3F">
        <w:rPr>
          <w:rStyle w:val="StyleUnderline"/>
          <w:rFonts w:asciiTheme="minorHAnsi" w:hAnsiTheme="minorHAnsi" w:cstheme="minorHAnsi"/>
        </w:rPr>
        <w:t xml:space="preserve">Marxist feminists have focused on the ways in which </w:t>
      </w:r>
      <w:r w:rsidRPr="00EF4F3F">
        <w:rPr>
          <w:rStyle w:val="StyleUnderline"/>
          <w:rFonts w:asciiTheme="minorHAnsi" w:hAnsiTheme="minorHAnsi" w:cstheme="minorHAnsi"/>
          <w:highlight w:val="green"/>
        </w:rPr>
        <w:t>gender functions to reinforce a capitalist base</w:t>
      </w:r>
      <w:r w:rsidRPr="00EF4F3F">
        <w:rPr>
          <w:rStyle w:val="StyleUnderline"/>
          <w:rFonts w:asciiTheme="minorHAnsi" w:hAnsiTheme="minorHAnsi" w:cstheme="minorHAnsi"/>
        </w:rPr>
        <w:t xml:space="preserve"> and social conditions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Social reproduction theorists have focused on the ways in which the development of capitalism necessitated the </w:t>
      </w:r>
      <w:r w:rsidRPr="00EF4F3F">
        <w:rPr>
          <w:rStyle w:val="StyleUnderline"/>
          <w:rFonts w:asciiTheme="minorHAnsi" w:hAnsiTheme="minorHAnsi" w:cstheme="minorHAnsi"/>
          <w:highlight w:val="green"/>
        </w:rPr>
        <w:t>subjugation</w:t>
      </w:r>
      <w:r w:rsidRPr="00EF4F3F">
        <w:rPr>
          <w:rStyle w:val="StyleUnderline"/>
          <w:rFonts w:asciiTheme="minorHAnsi" w:hAnsiTheme="minorHAnsi" w:cstheme="minorHAnsi"/>
        </w:rPr>
        <w:t xml:space="preserve"> of women through domestic labor </w:t>
      </w:r>
      <w:proofErr w:type="gramStart"/>
      <w:r w:rsidRPr="00EF4F3F">
        <w:rPr>
          <w:rStyle w:val="StyleUnderline"/>
          <w:rFonts w:asciiTheme="minorHAnsi" w:hAnsiTheme="minorHAnsi" w:cstheme="minorHAnsi"/>
        </w:rPr>
        <w:t xml:space="preserve">in order </w:t>
      </w:r>
      <w:r w:rsidRPr="00EF4F3F">
        <w:rPr>
          <w:rStyle w:val="StyleUnderline"/>
          <w:rFonts w:asciiTheme="minorHAnsi" w:hAnsiTheme="minorHAnsi" w:cstheme="minorHAnsi"/>
          <w:highlight w:val="green"/>
        </w:rPr>
        <w:t>to</w:t>
      </w:r>
      <w:proofErr w:type="gramEnd"/>
      <w:r w:rsidRPr="00EF4F3F">
        <w:rPr>
          <w:rStyle w:val="StyleUnderline"/>
          <w:rFonts w:asciiTheme="minorHAnsi" w:hAnsiTheme="minorHAnsi" w:cstheme="minorHAnsi"/>
          <w:highlight w:val="green"/>
        </w:rPr>
        <w:t xml:space="preserve"> force</w:t>
      </w:r>
      <w:r w:rsidRPr="00EF4F3F">
        <w:rPr>
          <w:rStyle w:val="StyleUnderline"/>
          <w:rFonts w:asciiTheme="minorHAnsi" w:hAnsiTheme="minorHAnsi" w:cstheme="minorHAnsi"/>
        </w:rPr>
        <w:t xml:space="preserve"> women to do the </w:t>
      </w:r>
      <w:r w:rsidRPr="00EF4F3F">
        <w:rPr>
          <w:rStyle w:val="StyleUnderline"/>
          <w:rFonts w:asciiTheme="minorHAnsi" w:hAnsiTheme="minorHAnsi" w:cstheme="minorHAnsi"/>
          <w:highlight w:val="green"/>
        </w:rPr>
        <w:t>uncompensated work of</w:t>
      </w:r>
      <w:r w:rsidRPr="00EF4F3F">
        <w:rPr>
          <w:rStyle w:val="StyleUnderline"/>
          <w:rFonts w:asciiTheme="minorHAnsi" w:hAnsiTheme="minorHAnsi" w:cstheme="minorHAnsi"/>
        </w:rPr>
        <w:t xml:space="preserve"> maintaining the livelihood of and </w:t>
      </w:r>
      <w:r w:rsidRPr="00EF4F3F">
        <w:rPr>
          <w:rStyle w:val="StyleUnderline"/>
          <w:rFonts w:asciiTheme="minorHAnsi" w:hAnsiTheme="minorHAnsi" w:cstheme="minorHAnsi"/>
          <w:highlight w:val="green"/>
        </w:rPr>
        <w:t>reproducing the workforce</w:t>
      </w:r>
      <w:r w:rsidRPr="00EF4F3F">
        <w:rPr>
          <w:rFonts w:asciiTheme="minorHAnsi" w:hAnsiTheme="minorHAnsi" w:cstheme="minorHAnsi"/>
          <w:sz w:val="12"/>
        </w:rPr>
        <w:t xml:space="preserve">. Sylvia Federici </w:t>
      </w:r>
      <w:proofErr w:type="gramStart"/>
      <w:r w:rsidRPr="00EF4F3F">
        <w:rPr>
          <w:rFonts w:asciiTheme="minorHAnsi" w:hAnsiTheme="minorHAnsi" w:cstheme="minorHAnsi"/>
          <w:sz w:val="12"/>
        </w:rPr>
        <w:t>in particular has</w:t>
      </w:r>
      <w:proofErr w:type="gramEnd"/>
      <w:r w:rsidRPr="00EF4F3F">
        <w:rPr>
          <w:rFonts w:asciiTheme="minorHAnsi" w:hAnsiTheme="minorHAnsi" w:cstheme="minorHAnsi"/>
          <w:sz w:val="12"/>
        </w:rPr>
        <w:t xml:space="preserve"> focused on how the emergence of capitalism forced women into these domestic roles as part of the process of primitive accumulation and the urbanization of the work force. </w:t>
      </w:r>
      <w:r w:rsidRPr="00EF4F3F">
        <w:rPr>
          <w:rStyle w:val="StyleUnderline"/>
          <w:rFonts w:asciiTheme="minorHAnsi" w:hAnsiTheme="minorHAnsi" w:cstheme="minorHAnsi"/>
        </w:rPr>
        <w:t xml:space="preserve">Federici explains the gendered violence of the </w:t>
      </w:r>
      <w:r w:rsidRPr="00EF4F3F">
        <w:rPr>
          <w:rStyle w:val="StyleUnderline"/>
          <w:rFonts w:asciiTheme="minorHAnsi" w:hAnsiTheme="minorHAnsi" w:cstheme="minorHAnsi"/>
          <w:highlight w:val="green"/>
        </w:rPr>
        <w:t>witch hunts as</w:t>
      </w:r>
      <w:r w:rsidRPr="00EF4F3F">
        <w:rPr>
          <w:rStyle w:val="StyleUnderline"/>
          <w:rFonts w:asciiTheme="minorHAnsi" w:hAnsiTheme="minorHAnsi" w:cstheme="minorHAnsi"/>
        </w:rPr>
        <w:t xml:space="preserve"> a means of </w:t>
      </w:r>
      <w:r w:rsidRPr="00EF4F3F">
        <w:rPr>
          <w:rStyle w:val="StyleUnderline"/>
          <w:rFonts w:asciiTheme="minorHAnsi" w:hAnsiTheme="minorHAnsi" w:cstheme="minorHAnsi"/>
          <w:highlight w:val="green"/>
        </w:rPr>
        <w:t>enforcing</w:t>
      </w:r>
      <w:r w:rsidRPr="00EF4F3F">
        <w:rPr>
          <w:rStyle w:val="StyleUnderline"/>
          <w:rFonts w:asciiTheme="minorHAnsi" w:hAnsiTheme="minorHAnsi" w:cstheme="minorHAnsi"/>
        </w:rPr>
        <w:t xml:space="preserve"> these new </w:t>
      </w:r>
      <w:r w:rsidRPr="00EF4F3F">
        <w:rPr>
          <w:rStyle w:val="StyleUnderline"/>
          <w:rFonts w:asciiTheme="minorHAnsi" w:hAnsiTheme="minorHAnsi" w:cstheme="minorHAnsi"/>
          <w:highlight w:val="green"/>
        </w:rPr>
        <w:t>patriarchal social dynamics</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 xml:space="preserve">in order </w:t>
      </w:r>
      <w:r w:rsidRPr="00EF4F3F">
        <w:rPr>
          <w:rStyle w:val="StyleUnderline"/>
          <w:rFonts w:asciiTheme="minorHAnsi" w:hAnsiTheme="minorHAnsi" w:cstheme="minorHAnsi"/>
          <w:highlight w:val="green"/>
        </w:rPr>
        <w:t>to</w:t>
      </w:r>
      <w:proofErr w:type="gramEnd"/>
      <w:r w:rsidRPr="00EF4F3F">
        <w:rPr>
          <w:rStyle w:val="StyleUnderline"/>
          <w:rFonts w:asciiTheme="minorHAnsi" w:hAnsiTheme="minorHAnsi" w:cstheme="minorHAnsi"/>
        </w:rPr>
        <w:t xml:space="preserve"> further </w:t>
      </w:r>
      <w:r w:rsidRPr="00EF4F3F">
        <w:rPr>
          <w:rStyle w:val="StyleUnderline"/>
          <w:rFonts w:asciiTheme="minorHAnsi" w:hAnsiTheme="minorHAnsi" w:cstheme="minorHAnsi"/>
          <w:highlight w:val="green"/>
        </w:rPr>
        <w:t>establish</w:t>
      </w:r>
      <w:r w:rsidRPr="00EF4F3F">
        <w:rPr>
          <w:rStyle w:val="StyleUnderline"/>
          <w:rFonts w:asciiTheme="minorHAnsi" w:hAnsiTheme="minorHAnsi" w:cstheme="minorHAnsi"/>
        </w:rPr>
        <w:t xml:space="preserve"> the stability of new </w:t>
      </w:r>
      <w:r w:rsidRPr="00EF4F3F">
        <w:rPr>
          <w:rStyle w:val="StyleUnderline"/>
          <w:rFonts w:asciiTheme="minorHAnsi" w:hAnsiTheme="minorHAnsi" w:cstheme="minorHAnsi"/>
          <w:highlight w:val="green"/>
        </w:rPr>
        <w:t>capitalist social arrangements</w:t>
      </w:r>
      <w:r w:rsidRPr="00EF4F3F">
        <w:rPr>
          <w:rFonts w:asciiTheme="minorHAnsi" w:hAnsiTheme="minorHAnsi" w:cstheme="minorHAnsi"/>
          <w:sz w:val="12"/>
        </w:rPr>
        <w:t>.</w:t>
      </w:r>
    </w:p>
    <w:p w14:paraId="36AFCDA6"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This Marxist account provides us with a critical insight which Natalie’s own views </w:t>
      </w:r>
      <w:proofErr w:type="spellStart"/>
      <w:proofErr w:type="gramStart"/>
      <w:r w:rsidRPr="00EF4F3F">
        <w:rPr>
          <w:rFonts w:asciiTheme="minorHAnsi" w:hAnsiTheme="minorHAnsi" w:cstheme="minorHAnsi"/>
          <w:sz w:val="12"/>
        </w:rPr>
        <w:t>can not</w:t>
      </w:r>
      <w:proofErr w:type="spellEnd"/>
      <w:proofErr w:type="gramEnd"/>
      <w:r w:rsidRPr="00EF4F3F">
        <w:rPr>
          <w:rFonts w:asciiTheme="minorHAnsi" w:hAnsiTheme="minorHAnsi" w:cstheme="minorHAnsi"/>
          <w:sz w:val="12"/>
        </w:rPr>
        <w:t xml:space="preserve"> provide. Marxist feminism allows us to understand how the development of capitalism underpins and produces gender as a social structure. </w:t>
      </w:r>
      <w:r w:rsidRPr="00EF4F3F">
        <w:rPr>
          <w:rStyle w:val="StyleUnderline"/>
          <w:rFonts w:asciiTheme="minorHAnsi" w:hAnsiTheme="minorHAnsi" w:cstheme="minorHAnsi"/>
        </w:rPr>
        <w:t xml:space="preserve">It allows us to understand that the </w:t>
      </w:r>
      <w:r w:rsidRPr="00EF4F3F">
        <w:rPr>
          <w:rStyle w:val="StyleUnderline"/>
          <w:rFonts w:asciiTheme="minorHAnsi" w:hAnsiTheme="minorHAnsi" w:cstheme="minorHAnsi"/>
          <w:highlight w:val="green"/>
        </w:rPr>
        <w:t>classification</w:t>
      </w:r>
      <w:r w:rsidRPr="00EF4F3F">
        <w:rPr>
          <w:rStyle w:val="StyleUnderline"/>
          <w:rFonts w:asciiTheme="minorHAnsi" w:hAnsiTheme="minorHAnsi" w:cstheme="minorHAnsi"/>
        </w:rPr>
        <w:t xml:space="preserve"> of people into male or female </w:t>
      </w:r>
      <w:r w:rsidRPr="00EF4F3F">
        <w:rPr>
          <w:rStyle w:val="StyleUnderline"/>
          <w:rFonts w:asciiTheme="minorHAnsi" w:hAnsiTheme="minorHAnsi" w:cstheme="minorHAnsi"/>
          <w:highlight w:val="green"/>
        </w:rPr>
        <w:t>is not</w:t>
      </w:r>
      <w:r w:rsidRPr="00EF4F3F">
        <w:rPr>
          <w:rStyle w:val="StyleUnderline"/>
          <w:rFonts w:asciiTheme="minorHAnsi" w:hAnsiTheme="minorHAnsi" w:cstheme="minorHAnsi"/>
        </w:rPr>
        <w:t xml:space="preserve"> something which simply happens </w:t>
      </w:r>
      <w:r w:rsidRPr="00EF4F3F">
        <w:rPr>
          <w:rStyle w:val="StyleUnderline"/>
          <w:rFonts w:asciiTheme="minorHAnsi" w:hAnsiTheme="minorHAnsi" w:cstheme="minorHAnsi"/>
          <w:highlight w:val="green"/>
        </w:rPr>
        <w:t xml:space="preserve">for no </w:t>
      </w:r>
      <w:proofErr w:type="gramStart"/>
      <w:r w:rsidRPr="00EF4F3F">
        <w:rPr>
          <w:rStyle w:val="StyleUnderline"/>
          <w:rFonts w:asciiTheme="minorHAnsi" w:hAnsiTheme="minorHAnsi" w:cstheme="minorHAnsi"/>
          <w:highlight w:val="green"/>
        </w:rPr>
        <w:t>reason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proofErr w:type="gramEnd"/>
      <w:r w:rsidRPr="00EF4F3F">
        <w:rPr>
          <w:rStyle w:val="StyleUnderline"/>
          <w:rFonts w:asciiTheme="minorHAnsi" w:hAnsiTheme="minorHAnsi" w:cstheme="minorHAnsi"/>
        </w:rPr>
        <w:t xml:space="preserve"> rather is a result of </w:t>
      </w:r>
      <w:r w:rsidRPr="00EF4F3F">
        <w:rPr>
          <w:rStyle w:val="StyleUnderline"/>
          <w:rFonts w:asciiTheme="minorHAnsi" w:hAnsiTheme="minorHAnsi" w:cstheme="minorHAnsi"/>
          <w:highlight w:val="green"/>
        </w:rPr>
        <w:t>economic</w:t>
      </w:r>
      <w:r w:rsidRPr="00EF4F3F">
        <w:rPr>
          <w:rStyle w:val="StyleUnderline"/>
          <w:rFonts w:asciiTheme="minorHAnsi" w:hAnsiTheme="minorHAnsi" w:cstheme="minorHAnsi"/>
        </w:rPr>
        <w:t xml:space="preserve"> and material </w:t>
      </w:r>
      <w:r w:rsidRPr="00EF4F3F">
        <w:rPr>
          <w:rStyle w:val="StyleUnderline"/>
          <w:rFonts w:asciiTheme="minorHAnsi" w:hAnsiTheme="minorHAnsi" w:cstheme="minorHAnsi"/>
          <w:highlight w:val="green"/>
        </w:rPr>
        <w:t>conditions</w:t>
      </w:r>
      <w:r w:rsidRPr="00EF4F3F">
        <w:rPr>
          <w:rFonts w:asciiTheme="minorHAnsi" w:hAnsiTheme="minorHAnsi" w:cstheme="minorHAnsi"/>
          <w:sz w:val="12"/>
        </w:rPr>
        <w:t xml:space="preserve">. </w:t>
      </w:r>
      <w:r w:rsidRPr="00EF4F3F">
        <w:rPr>
          <w:rStyle w:val="StyleUnderline"/>
          <w:rFonts w:asciiTheme="minorHAnsi" w:hAnsiTheme="minorHAnsi" w:cstheme="minorHAnsi"/>
        </w:rPr>
        <w:t>Natalie’s theory of gender never gets to this level because it only asks what makes someone count as a woman</w:t>
      </w:r>
      <w:r w:rsidRPr="00EF4F3F">
        <w:rPr>
          <w:rFonts w:asciiTheme="minorHAnsi" w:hAnsiTheme="minorHAnsi" w:cstheme="minorHAnsi"/>
          <w:sz w:val="12"/>
        </w:rPr>
        <w:t xml:space="preserve">, </w:t>
      </w:r>
      <w:r w:rsidRPr="00EF4F3F">
        <w:rPr>
          <w:rStyle w:val="StyleUnderline"/>
          <w:rFonts w:asciiTheme="minorHAnsi" w:hAnsiTheme="minorHAnsi" w:cstheme="minorHAnsi"/>
        </w:rPr>
        <w:t>not why the social class of woman exists in the first place</w:t>
      </w:r>
      <w:r w:rsidRPr="00EF4F3F">
        <w:rPr>
          <w:rFonts w:asciiTheme="minorHAnsi" w:hAnsiTheme="minorHAnsi" w:cstheme="minorHAnsi"/>
          <w:sz w:val="12"/>
        </w:rPr>
        <w:t xml:space="preserve">. Natalie is correct to sympathize with a social and experiential theory of </w:t>
      </w:r>
      <w:proofErr w:type="gramStart"/>
      <w:r w:rsidRPr="00EF4F3F">
        <w:rPr>
          <w:rFonts w:asciiTheme="minorHAnsi" w:hAnsiTheme="minorHAnsi" w:cstheme="minorHAnsi"/>
          <w:sz w:val="12"/>
        </w:rPr>
        <w:t>gender, but</w:t>
      </w:r>
      <w:proofErr w:type="gramEnd"/>
      <w:r w:rsidRPr="00EF4F3F">
        <w:rPr>
          <w:rFonts w:asciiTheme="minorHAnsi" w:hAnsiTheme="minorHAnsi" w:cstheme="minorHAnsi"/>
          <w:sz w:val="12"/>
        </w:rPr>
        <w:t xml:space="preserve"> fails to understand ask why these social roles come into existence. </w:t>
      </w:r>
      <w:r w:rsidRPr="00EF4F3F">
        <w:rPr>
          <w:rStyle w:val="StyleUnderline"/>
          <w:rFonts w:asciiTheme="minorHAnsi" w:hAnsiTheme="minorHAnsi" w:cstheme="minorHAnsi"/>
        </w:rPr>
        <w:t xml:space="preserve">We must also recognize that she is </w:t>
      </w:r>
      <w:r w:rsidRPr="00EF4F3F">
        <w:rPr>
          <w:rStyle w:val="StyleUnderline"/>
          <w:rFonts w:asciiTheme="minorHAnsi" w:hAnsiTheme="minorHAnsi" w:cstheme="minorHAnsi"/>
          <w:highlight w:val="green"/>
        </w:rPr>
        <w:t>incapable of theorizing</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emergence</w:t>
      </w:r>
      <w:r w:rsidRPr="00EF4F3F">
        <w:rPr>
          <w:rStyle w:val="StyleUnderline"/>
          <w:rFonts w:asciiTheme="minorHAnsi" w:hAnsiTheme="minorHAnsi" w:cstheme="minorHAnsi"/>
        </w:rPr>
        <w:t xml:space="preserve"> of these social roles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as</w:t>
      </w:r>
      <w:r w:rsidRPr="00EF4F3F">
        <w:rPr>
          <w:rStyle w:val="StyleUnderline"/>
          <w:rFonts w:asciiTheme="minorHAnsi" w:hAnsiTheme="minorHAnsi" w:cstheme="minorHAnsi"/>
        </w:rPr>
        <w:t xml:space="preserve"> the process of </w:t>
      </w:r>
      <w:r w:rsidRPr="00EF4F3F">
        <w:rPr>
          <w:rStyle w:val="StyleUnderline"/>
          <w:rFonts w:asciiTheme="minorHAnsi" w:hAnsiTheme="minorHAnsi" w:cstheme="minorHAnsi"/>
          <w:highlight w:val="green"/>
        </w:rPr>
        <w:t>doing so would require</w:t>
      </w:r>
      <w:r w:rsidRPr="00EF4F3F">
        <w:rPr>
          <w:rStyle w:val="StyleUnderline"/>
          <w:rFonts w:asciiTheme="minorHAnsi" w:hAnsiTheme="minorHAnsi" w:cstheme="minorHAnsi"/>
        </w:rPr>
        <w:t xml:space="preserve"> her to posit </w:t>
      </w:r>
      <w:r w:rsidRPr="00EF4F3F">
        <w:rPr>
          <w:rStyle w:val="StyleUnderline"/>
          <w:rFonts w:asciiTheme="minorHAnsi" w:hAnsiTheme="minorHAnsi" w:cstheme="minorHAnsi"/>
          <w:highlight w:val="green"/>
        </w:rPr>
        <w:t>universal conditions</w:t>
      </w:r>
      <w:r w:rsidRPr="00EF4F3F">
        <w:rPr>
          <w:rFonts w:asciiTheme="minorHAnsi" w:hAnsiTheme="minorHAnsi" w:cstheme="minorHAnsi"/>
          <w:sz w:val="12"/>
        </w:rPr>
        <w:t xml:space="preserve"> (</w:t>
      </w:r>
      <w:r w:rsidRPr="00EF4F3F">
        <w:rPr>
          <w:rStyle w:val="StyleUnderline"/>
          <w:rFonts w:asciiTheme="minorHAnsi" w:hAnsiTheme="minorHAnsi" w:cstheme="minorHAnsi"/>
        </w:rPr>
        <w:t>capitalist development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for the emergence of gender </w:t>
      </w:r>
      <w:r w:rsidRPr="00EF4F3F">
        <w:rPr>
          <w:rStyle w:val="StyleUnderline"/>
          <w:rFonts w:asciiTheme="minorHAnsi" w:hAnsiTheme="minorHAnsi" w:cstheme="minorHAnsi"/>
          <w:highlight w:val="green"/>
        </w:rPr>
        <w:t>that would contradict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psychological identity</w:t>
      </w:r>
      <w:r w:rsidRPr="00EF4F3F">
        <w:rPr>
          <w:rStyle w:val="StyleUnderline"/>
          <w:rFonts w:asciiTheme="minorHAnsi" w:hAnsiTheme="minorHAnsi" w:cstheme="minorHAnsi"/>
        </w:rPr>
        <w:t xml:space="preserve"> model </w:t>
      </w:r>
      <w:r w:rsidRPr="00EF4F3F">
        <w:rPr>
          <w:rStyle w:val="StyleUnderline"/>
          <w:rFonts w:asciiTheme="minorHAnsi" w:hAnsiTheme="minorHAnsi" w:cstheme="minorHAnsi"/>
          <w:highlight w:val="green"/>
        </w:rPr>
        <w:t>as well as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radical feminist</w:t>
      </w:r>
      <w:r w:rsidRPr="00EF4F3F">
        <w:rPr>
          <w:rStyle w:val="StyleUnderline"/>
          <w:rFonts w:asciiTheme="minorHAnsi" w:hAnsiTheme="minorHAnsi" w:cstheme="minorHAnsi"/>
        </w:rPr>
        <w:t xml:space="preserve"> model</w:t>
      </w:r>
      <w:r w:rsidRPr="00EF4F3F">
        <w:rPr>
          <w:rFonts w:asciiTheme="minorHAnsi" w:hAnsiTheme="minorHAnsi" w:cstheme="minorHAnsi"/>
          <w:sz w:val="12"/>
        </w:rPr>
        <w:t xml:space="preserve">. Natalie’s emphasis on being able to draw on whichever theory is most effective </w:t>
      </w:r>
      <w:proofErr w:type="gramStart"/>
      <w:r w:rsidRPr="00EF4F3F">
        <w:rPr>
          <w:rFonts w:asciiTheme="minorHAnsi" w:hAnsiTheme="minorHAnsi" w:cstheme="minorHAnsi"/>
          <w:sz w:val="12"/>
        </w:rPr>
        <w:t>in a given</w:t>
      </w:r>
      <w:proofErr w:type="gramEnd"/>
      <w:r w:rsidRPr="00EF4F3F">
        <w:rPr>
          <w:rFonts w:asciiTheme="minorHAnsi" w:hAnsiTheme="minorHAnsi" w:cstheme="minorHAnsi"/>
          <w:sz w:val="12"/>
        </w:rPr>
        <w:t xml:space="preserve"> instance precludes her from forwarding a deeper systemic critique of gender.</w:t>
      </w:r>
    </w:p>
    <w:p w14:paraId="117131E0"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Natalie’s own eclecticism is generally symptomatic of her class position and her background in academia. The focus on a plurality of possible theories and rejection of unified theory is symptomatic of the work of </w:t>
      </w:r>
      <w:proofErr w:type="spellStart"/>
      <w:r w:rsidRPr="00EF4F3F">
        <w:rPr>
          <w:rFonts w:asciiTheme="minorHAnsi" w:hAnsiTheme="minorHAnsi" w:cstheme="minorHAnsi"/>
          <w:sz w:val="12"/>
        </w:rPr>
        <w:t>poststructural</w:t>
      </w:r>
      <w:proofErr w:type="spellEnd"/>
      <w:r w:rsidRPr="00EF4F3F">
        <w:rPr>
          <w:rFonts w:asciiTheme="minorHAnsi" w:hAnsiTheme="minorHAnsi" w:cstheme="minorHAnsi"/>
          <w:sz w:val="12"/>
        </w:rPr>
        <w:t xml:space="preserve"> theorists like Judith Butler. It is entirely unsurprising that this is the primary thinker that Natalie turns to </w:t>
      </w:r>
      <w:proofErr w:type="gramStart"/>
      <w:r w:rsidRPr="00EF4F3F">
        <w:rPr>
          <w:rFonts w:asciiTheme="minorHAnsi" w:hAnsiTheme="minorHAnsi" w:cstheme="minorHAnsi"/>
          <w:sz w:val="12"/>
        </w:rPr>
        <w:t>in order to</w:t>
      </w:r>
      <w:proofErr w:type="gramEnd"/>
      <w:r w:rsidRPr="00EF4F3F">
        <w:rPr>
          <w:rFonts w:asciiTheme="minorHAnsi" w:hAnsiTheme="minorHAnsi" w:cstheme="minorHAnsi"/>
          <w:sz w:val="12"/>
        </w:rPr>
        <w:t xml:space="preserve"> justify her understanding of the </w:t>
      </w:r>
      <w:proofErr w:type="gramStart"/>
      <w:r w:rsidRPr="00EF4F3F">
        <w:rPr>
          <w:rFonts w:asciiTheme="minorHAnsi" w:hAnsiTheme="minorHAnsi" w:cstheme="minorHAnsi"/>
          <w:sz w:val="12"/>
        </w:rPr>
        <w:t>social experiential</w:t>
      </w:r>
      <w:proofErr w:type="gramEnd"/>
      <w:r w:rsidRPr="00EF4F3F">
        <w:rPr>
          <w:rFonts w:asciiTheme="minorHAnsi" w:hAnsiTheme="minorHAnsi" w:cstheme="minorHAnsi"/>
          <w:sz w:val="12"/>
        </w:rPr>
        <w:t xml:space="preserve"> view. Butler provides an account of gender built around performances of social roles, but her own work fails to examine the material base that produces these performances as a part of its superstructure. </w:t>
      </w:r>
      <w:r w:rsidRPr="00EF4F3F">
        <w:rPr>
          <w:rStyle w:val="StyleUnderline"/>
          <w:rFonts w:asciiTheme="minorHAnsi" w:hAnsiTheme="minorHAnsi" w:cstheme="minorHAnsi"/>
        </w:rPr>
        <w:t xml:space="preserve">This should be </w:t>
      </w:r>
      <w:r w:rsidRPr="00EF4F3F">
        <w:rPr>
          <w:rStyle w:val="StyleUnderline"/>
          <w:rFonts w:asciiTheme="minorHAnsi" w:hAnsiTheme="minorHAnsi" w:cstheme="minorHAnsi"/>
          <w:highlight w:val="green"/>
        </w:rPr>
        <w:t xml:space="preserve">unsurprising as the function of academic philosophy is to </w:t>
      </w:r>
      <w:r w:rsidRPr="00EF4F3F">
        <w:rPr>
          <w:rStyle w:val="Emphasis"/>
          <w:rFonts w:asciiTheme="minorHAnsi" w:hAnsiTheme="minorHAnsi" w:cstheme="minorHAnsi"/>
          <w:highlight w:val="green"/>
        </w:rPr>
        <w:t>neuter radical theory</w:t>
      </w:r>
      <w:r w:rsidRPr="00EF4F3F">
        <w:rPr>
          <w:rStyle w:val="StyleUnderline"/>
          <w:rFonts w:asciiTheme="minorHAnsi" w:hAnsiTheme="minorHAnsi" w:cstheme="minorHAnsi"/>
        </w:rPr>
        <w:t xml:space="preserve"> and produce eclectic and obscurantist theory to reinforce capitalist social relations</w:t>
      </w:r>
      <w:r w:rsidRPr="00EF4F3F">
        <w:rPr>
          <w:rFonts w:asciiTheme="minorHAnsi" w:hAnsiTheme="minorHAnsi" w:cstheme="minorHAnsi"/>
          <w:sz w:val="12"/>
        </w:rPr>
        <w:t>.</w:t>
      </w:r>
    </w:p>
    <w:p w14:paraId="3E930650"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Furthermore, while Natalie argues in What Is Gender that the gender binary is an artificial imposition which ignores the reality of sex, she fails to examine why the gender binary is so prominent in western gender systems. We can turn to the work of Maria Lugones to explain this. In Towards a Decolonial Feminism, </w:t>
      </w:r>
      <w:r w:rsidRPr="00EF4F3F">
        <w:rPr>
          <w:rStyle w:val="StyleUnderline"/>
          <w:rFonts w:asciiTheme="minorHAnsi" w:hAnsiTheme="minorHAnsi" w:cstheme="minorHAnsi"/>
        </w:rPr>
        <w:t xml:space="preserve">Lugones argues that the </w:t>
      </w:r>
      <w:r w:rsidRPr="00EF4F3F">
        <w:rPr>
          <w:rStyle w:val="StyleUnderline"/>
          <w:rFonts w:asciiTheme="minorHAnsi" w:hAnsiTheme="minorHAnsi" w:cstheme="minorHAnsi"/>
          <w:highlight w:val="green"/>
        </w:rPr>
        <w:t>colonization</w:t>
      </w:r>
      <w:r w:rsidRPr="00EF4F3F">
        <w:rPr>
          <w:rStyle w:val="StyleUnderline"/>
          <w:rFonts w:asciiTheme="minorHAnsi" w:hAnsiTheme="minorHAnsi" w:cstheme="minorHAnsi"/>
        </w:rPr>
        <w:t xml:space="preserve"> of the Americas </w:t>
      </w:r>
      <w:r w:rsidRPr="00EF4F3F">
        <w:rPr>
          <w:rStyle w:val="StyleUnderline"/>
          <w:rFonts w:asciiTheme="minorHAnsi" w:hAnsiTheme="minorHAnsi" w:cstheme="minorHAnsi"/>
          <w:highlight w:val="green"/>
        </w:rPr>
        <w:t>required</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destruction of indigenous gender</w:t>
      </w:r>
      <w:r w:rsidRPr="00EF4F3F">
        <w:rPr>
          <w:rStyle w:val="StyleUnderline"/>
          <w:rFonts w:asciiTheme="minorHAnsi" w:hAnsiTheme="minorHAnsi" w:cstheme="minorHAnsi"/>
        </w:rPr>
        <w:t xml:space="preserve"> systems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Central to this process was a </w:t>
      </w:r>
      <w:r w:rsidRPr="00EF4F3F">
        <w:rPr>
          <w:rStyle w:val="StyleUnderline"/>
          <w:rFonts w:asciiTheme="minorHAnsi" w:hAnsiTheme="minorHAnsi" w:cstheme="minorHAnsi"/>
          <w:highlight w:val="green"/>
        </w:rPr>
        <w:t>reduction</w:t>
      </w:r>
      <w:r w:rsidRPr="00EF4F3F">
        <w:rPr>
          <w:rStyle w:val="StyleUnderline"/>
          <w:rFonts w:asciiTheme="minorHAnsi" w:hAnsiTheme="minorHAnsi" w:cstheme="minorHAnsi"/>
        </w:rPr>
        <w:t xml:space="preserve"> of indigenous peoples </w:t>
      </w:r>
      <w:r w:rsidRPr="00EF4F3F">
        <w:rPr>
          <w:rStyle w:val="StyleUnderline"/>
          <w:rFonts w:asciiTheme="minorHAnsi" w:hAnsiTheme="minorHAnsi" w:cstheme="minorHAnsi"/>
          <w:highlight w:val="green"/>
        </w:rPr>
        <w:t>to</w:t>
      </w:r>
      <w:r w:rsidRPr="00EF4F3F">
        <w:rPr>
          <w:rStyle w:val="StyleUnderline"/>
          <w:rFonts w:asciiTheme="minorHAnsi" w:hAnsiTheme="minorHAnsi" w:cstheme="minorHAnsi"/>
        </w:rPr>
        <w:t xml:space="preserve"> mere </w:t>
      </w:r>
      <w:r w:rsidRPr="00EF4F3F">
        <w:rPr>
          <w:rStyle w:val="StyleUnderline"/>
          <w:rFonts w:asciiTheme="minorHAnsi" w:hAnsiTheme="minorHAnsi" w:cstheme="minorHAnsi"/>
          <w:highlight w:val="green"/>
        </w:rPr>
        <w:t>biological sex</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while Europeans </w:t>
      </w:r>
      <w:r w:rsidRPr="00EF4F3F">
        <w:rPr>
          <w:rStyle w:val="StyleUnderline"/>
          <w:rFonts w:asciiTheme="minorHAnsi" w:hAnsiTheme="minorHAnsi" w:cstheme="minorHAnsi"/>
          <w:highlight w:val="green"/>
        </w:rPr>
        <w:t>transcended</w:t>
      </w:r>
      <w:r w:rsidRPr="00EF4F3F">
        <w:rPr>
          <w:rStyle w:val="StyleUnderline"/>
          <w:rFonts w:asciiTheme="minorHAnsi" w:hAnsiTheme="minorHAnsi" w:cstheme="minorHAnsi"/>
        </w:rPr>
        <w:t xml:space="preserve"> sex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the realm of </w:t>
      </w:r>
      <w:r w:rsidRPr="00EF4F3F">
        <w:rPr>
          <w:rStyle w:val="StyleUnderline"/>
          <w:rFonts w:asciiTheme="minorHAnsi" w:hAnsiTheme="minorHAnsi" w:cstheme="minorHAnsi"/>
          <w:highlight w:val="green"/>
        </w:rPr>
        <w:t>binary gender</w:t>
      </w:r>
      <w:r w:rsidRPr="00EF4F3F">
        <w:rPr>
          <w:rFonts w:asciiTheme="minorHAnsi" w:hAnsiTheme="minorHAnsi" w:cstheme="minorHAnsi"/>
          <w:sz w:val="12"/>
        </w:rPr>
        <w:t xml:space="preserve">. The colonizing mission of the European settlers became to either integrate indigenous people into the gendered roles of male and female, or to simply exterminate those who would not “transcend” mere sex. </w:t>
      </w:r>
      <w:r w:rsidRPr="00EF4F3F">
        <w:rPr>
          <w:rStyle w:val="StyleUnderline"/>
          <w:rFonts w:asciiTheme="minorHAnsi" w:hAnsiTheme="minorHAnsi" w:cstheme="minorHAnsi"/>
        </w:rPr>
        <w:t xml:space="preserve">Lugones work allow us to understand how a gender and sex binary does not simply appear from </w:t>
      </w:r>
      <w:proofErr w:type="gramStart"/>
      <w:r w:rsidRPr="00EF4F3F">
        <w:rPr>
          <w:rStyle w:val="StyleUnderline"/>
          <w:rFonts w:asciiTheme="minorHAnsi" w:hAnsiTheme="minorHAnsi" w:cstheme="minorHAnsi"/>
        </w:rPr>
        <w:t>nowhere</w:t>
      </w:r>
      <w:r w:rsidRPr="00EF4F3F">
        <w:rPr>
          <w:rFonts w:asciiTheme="minorHAnsi" w:hAnsiTheme="minorHAnsi" w:cstheme="minorHAnsi"/>
          <w:sz w:val="12"/>
        </w:rPr>
        <w:t xml:space="preserve">, </w:t>
      </w:r>
      <w:r w:rsidRPr="00EF4F3F">
        <w:rPr>
          <w:rStyle w:val="StyleUnderline"/>
          <w:rFonts w:asciiTheme="minorHAnsi" w:hAnsiTheme="minorHAnsi" w:cstheme="minorHAnsi"/>
        </w:rPr>
        <w:t>but</w:t>
      </w:r>
      <w:proofErr w:type="gramEnd"/>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actually emerges</w:t>
      </w:r>
      <w:proofErr w:type="gramEnd"/>
      <w:r w:rsidRPr="00EF4F3F">
        <w:rPr>
          <w:rStyle w:val="StyleUnderline"/>
          <w:rFonts w:asciiTheme="minorHAnsi" w:hAnsiTheme="minorHAnsi" w:cstheme="minorHAnsi"/>
        </w:rPr>
        <w:t xml:space="preserve"> as </w:t>
      </w:r>
      <w:r w:rsidRPr="00EF4F3F">
        <w:rPr>
          <w:rStyle w:val="StyleUnderline"/>
          <w:rFonts w:asciiTheme="minorHAnsi" w:hAnsiTheme="minorHAnsi" w:cstheme="minorHAnsi"/>
          <w:highlight w:val="green"/>
        </w:rPr>
        <w:t>a superstructural justification for</w:t>
      </w:r>
      <w:r w:rsidRPr="00EF4F3F">
        <w:rPr>
          <w:rStyle w:val="StyleUnderline"/>
          <w:rFonts w:asciiTheme="minorHAnsi" w:hAnsiTheme="minorHAnsi" w:cstheme="minorHAnsi"/>
        </w:rPr>
        <w:t xml:space="preserve"> the material base of </w:t>
      </w:r>
      <w:r w:rsidRPr="00EF4F3F">
        <w:rPr>
          <w:rStyle w:val="StyleUnderline"/>
          <w:rFonts w:asciiTheme="minorHAnsi" w:hAnsiTheme="minorHAnsi" w:cstheme="minorHAnsi"/>
          <w:highlight w:val="green"/>
        </w:rPr>
        <w:t>settler society</w:t>
      </w:r>
      <w:r w:rsidRPr="00EF4F3F">
        <w:rPr>
          <w:rFonts w:asciiTheme="minorHAnsi" w:hAnsiTheme="minorHAnsi" w:cstheme="minorHAnsi"/>
          <w:sz w:val="12"/>
        </w:rPr>
        <w:t>. As a white settler living in the US, it is not in Natalie’s own interests to begin to uncover this history and reveal the material base which leads to the imposition of a gender binary. Furthermore, in her most recent video Pronouns, Natalie briefly mentions indigenous gender systems while lumping them in with non-binary settlers. For an exceptional decolonial critique of this conflation, I highly recommend this piece.</w:t>
      </w:r>
    </w:p>
    <w:p w14:paraId="2965FDC9"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Not only does the theory of gender that Natalie puts forth fail to account for the settler colonial function of gender ideology, </w:t>
      </w:r>
      <w:proofErr w:type="gramStart"/>
      <w:r w:rsidRPr="00EF4F3F">
        <w:rPr>
          <w:rFonts w:asciiTheme="minorHAnsi" w:hAnsiTheme="minorHAnsi" w:cstheme="minorHAnsi"/>
          <w:sz w:val="12"/>
        </w:rPr>
        <w:t>it</w:t>
      </w:r>
      <w:proofErr w:type="gramEnd"/>
      <w:r w:rsidRPr="00EF4F3F">
        <w:rPr>
          <w:rFonts w:asciiTheme="minorHAnsi" w:hAnsiTheme="minorHAnsi" w:cstheme="minorHAnsi"/>
          <w:sz w:val="12"/>
        </w:rPr>
        <w:t xml:space="preserve"> also fails to account for race whatsoever. While Natalie is extremely attentive to the variety of forms that womanhood can take, she never interrogates how one’s experience of womanhood is shaped by racialization. Furthermore, </w:t>
      </w:r>
      <w:r w:rsidRPr="00EF4F3F">
        <w:rPr>
          <w:rStyle w:val="StyleUnderline"/>
          <w:rFonts w:asciiTheme="minorHAnsi" w:hAnsiTheme="minorHAnsi" w:cstheme="minorHAnsi"/>
        </w:rPr>
        <w:t xml:space="preserve">it is </w:t>
      </w:r>
      <w:r w:rsidRPr="00EF4F3F">
        <w:rPr>
          <w:rStyle w:val="StyleUnderline"/>
          <w:rFonts w:asciiTheme="minorHAnsi" w:hAnsiTheme="minorHAnsi" w:cstheme="minorHAnsi"/>
          <w:highlight w:val="green"/>
        </w:rPr>
        <w:t>strange to see someone</w:t>
      </w:r>
      <w:r w:rsidRPr="00EF4F3F">
        <w:rPr>
          <w:rStyle w:val="StyleUnderline"/>
          <w:rFonts w:asciiTheme="minorHAnsi" w:hAnsiTheme="minorHAnsi" w:cstheme="minorHAnsi"/>
        </w:rPr>
        <w:t xml:space="preserve"> who is so </w:t>
      </w:r>
      <w:r w:rsidRPr="00EF4F3F">
        <w:rPr>
          <w:rStyle w:val="StyleUnderline"/>
          <w:rFonts w:asciiTheme="minorHAnsi" w:hAnsiTheme="minorHAnsi" w:cstheme="minorHAnsi"/>
          <w:highlight w:val="green"/>
        </w:rPr>
        <w:t>interested in</w:t>
      </w:r>
      <w:r w:rsidRPr="00EF4F3F">
        <w:rPr>
          <w:rStyle w:val="StyleUnderline"/>
          <w:rFonts w:asciiTheme="minorHAnsi" w:hAnsiTheme="minorHAnsi" w:cstheme="minorHAnsi"/>
        </w:rPr>
        <w:t xml:space="preserve"> the contested status of </w:t>
      </w:r>
      <w:r w:rsidRPr="00EF4F3F">
        <w:rPr>
          <w:rStyle w:val="StyleUnderline"/>
          <w:rFonts w:asciiTheme="minorHAnsi" w:hAnsiTheme="minorHAnsi" w:cstheme="minorHAnsi"/>
          <w:highlight w:val="green"/>
        </w:rPr>
        <w:t>womanhood fail to account for the way womanhood has been</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contested</w:t>
      </w:r>
      <w:r w:rsidRPr="00EF4F3F">
        <w:rPr>
          <w:rStyle w:val="StyleUnderline"/>
          <w:rFonts w:asciiTheme="minorHAnsi" w:hAnsiTheme="minorHAnsi" w:cstheme="minorHAnsi"/>
        </w:rPr>
        <w:t xml:space="preserve"> category specifically </w:t>
      </w:r>
      <w:r w:rsidRPr="00EF4F3F">
        <w:rPr>
          <w:rStyle w:val="StyleUnderline"/>
          <w:rFonts w:asciiTheme="minorHAnsi" w:hAnsiTheme="minorHAnsi" w:cstheme="minorHAnsi"/>
          <w:highlight w:val="green"/>
        </w:rPr>
        <w:t>for black women</w:t>
      </w:r>
      <w:r w:rsidRPr="00EF4F3F">
        <w:rPr>
          <w:rFonts w:asciiTheme="minorHAnsi" w:hAnsiTheme="minorHAnsi" w:cstheme="minorHAnsi"/>
          <w:sz w:val="12"/>
        </w:rPr>
        <w:t xml:space="preserve">. Surely at some point in graduate school Natalie at least encountered Sojourner Truth’s famous speech that raised the issue explicitly. In The Aesthetic, </w:t>
      </w:r>
      <w:r w:rsidRPr="00EF4F3F">
        <w:rPr>
          <w:rStyle w:val="StyleUnderline"/>
          <w:rFonts w:asciiTheme="minorHAnsi" w:hAnsiTheme="minorHAnsi" w:cstheme="minorHAnsi"/>
        </w:rPr>
        <w:t>Natalie correctly recognizes that even cis women who fail to uphold femininity are punished by a patriarchal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she is largely </w:t>
      </w:r>
      <w:r w:rsidRPr="00EF4F3F">
        <w:rPr>
          <w:rStyle w:val="StyleUnderline"/>
          <w:rFonts w:asciiTheme="minorHAnsi" w:hAnsiTheme="minorHAnsi" w:cstheme="minorHAnsi"/>
          <w:highlight w:val="green"/>
        </w:rPr>
        <w:t>silent on the ways</w:t>
      </w:r>
      <w:r w:rsidRPr="00EF4F3F">
        <w:rPr>
          <w:rStyle w:val="StyleUnderline"/>
          <w:rFonts w:asciiTheme="minorHAnsi" w:hAnsiTheme="minorHAnsi" w:cstheme="minorHAnsi"/>
        </w:rPr>
        <w:t xml:space="preserve"> that western notions of </w:t>
      </w:r>
      <w:r w:rsidRPr="00EF4F3F">
        <w:rPr>
          <w:rStyle w:val="StyleUnderline"/>
          <w:rFonts w:asciiTheme="minorHAnsi" w:hAnsiTheme="minorHAnsi" w:cstheme="minorHAnsi"/>
          <w:highlight w:val="green"/>
        </w:rPr>
        <w:t>femininity are racialized</w:t>
      </w:r>
      <w:r w:rsidRPr="00EF4F3F">
        <w:rPr>
          <w:rFonts w:asciiTheme="minorHAnsi" w:hAnsiTheme="minorHAnsi" w:cstheme="minorHAnsi"/>
          <w:sz w:val="12"/>
        </w:rPr>
        <w:t xml:space="preserve">, </w:t>
      </w:r>
      <w:r w:rsidRPr="00EF4F3F">
        <w:rPr>
          <w:rStyle w:val="StyleUnderline"/>
          <w:rFonts w:asciiTheme="minorHAnsi" w:hAnsiTheme="minorHAnsi" w:cstheme="minorHAnsi"/>
        </w:rPr>
        <w:t>and this failure is as much a failure to meet the demands of whiteness as it is a failure to perform femininity</w:t>
      </w:r>
      <w:r w:rsidRPr="00EF4F3F">
        <w:rPr>
          <w:rFonts w:asciiTheme="minorHAnsi" w:hAnsiTheme="minorHAnsi" w:cstheme="minorHAnsi"/>
          <w:sz w:val="12"/>
        </w:rPr>
        <w:t xml:space="preserve">. </w:t>
      </w:r>
      <w:r w:rsidRPr="00EF4F3F">
        <w:rPr>
          <w:rStyle w:val="StyleUnderline"/>
          <w:rFonts w:asciiTheme="minorHAnsi" w:hAnsiTheme="minorHAnsi" w:cstheme="minorHAnsi"/>
        </w:rPr>
        <w:t>Natalie’s failure to interrogate the relationship between race and gender is frustrating</w:t>
      </w:r>
      <w:r w:rsidRPr="00EF4F3F">
        <w:rPr>
          <w:rFonts w:asciiTheme="minorHAnsi" w:hAnsiTheme="minorHAnsi" w:cstheme="minorHAnsi"/>
          <w:sz w:val="12"/>
        </w:rPr>
        <w:t xml:space="preserve">, but is not surprising, </w:t>
      </w:r>
      <w:r w:rsidRPr="00EF4F3F">
        <w:rPr>
          <w:rStyle w:val="StyleUnderline"/>
          <w:rFonts w:asciiTheme="minorHAnsi" w:hAnsiTheme="minorHAnsi" w:cstheme="minorHAnsi"/>
        </w:rPr>
        <w:t xml:space="preserve">as </w:t>
      </w:r>
      <w:r w:rsidRPr="00EF4F3F">
        <w:rPr>
          <w:rStyle w:val="StyleUnderline"/>
          <w:rFonts w:asciiTheme="minorHAnsi" w:hAnsiTheme="minorHAnsi" w:cstheme="minorHAnsi"/>
          <w:highlight w:val="green"/>
        </w:rPr>
        <w:t>doing so would require</w:t>
      </w:r>
      <w:r w:rsidRPr="00EF4F3F">
        <w:rPr>
          <w:rStyle w:val="StyleUnderline"/>
          <w:rFonts w:asciiTheme="minorHAnsi" w:hAnsiTheme="minorHAnsi" w:cstheme="minorHAnsi"/>
        </w:rPr>
        <w:t xml:space="preserve"> her to have </w:t>
      </w:r>
      <w:r w:rsidRPr="00EF4F3F">
        <w:rPr>
          <w:rStyle w:val="StyleUnderline"/>
          <w:rFonts w:asciiTheme="minorHAnsi" w:hAnsiTheme="minorHAnsi" w:cstheme="minorHAnsi"/>
          <w:highlight w:val="green"/>
        </w:rPr>
        <w:t>a coherent</w:t>
      </w:r>
      <w:r w:rsidRPr="00EF4F3F">
        <w:rPr>
          <w:rStyle w:val="StyleUnderline"/>
          <w:rFonts w:asciiTheme="minorHAnsi" w:hAnsiTheme="minorHAnsi" w:cstheme="minorHAnsi"/>
        </w:rPr>
        <w:t xml:space="preserve"> and robust </w:t>
      </w:r>
      <w:r w:rsidRPr="00EF4F3F">
        <w:rPr>
          <w:rStyle w:val="StyleUnderline"/>
          <w:rFonts w:asciiTheme="minorHAnsi" w:hAnsiTheme="minorHAnsi" w:cstheme="minorHAnsi"/>
          <w:highlight w:val="green"/>
        </w:rPr>
        <w:t>theory</w:t>
      </w:r>
      <w:r w:rsidRPr="00EF4F3F">
        <w:rPr>
          <w:rStyle w:val="StyleUnderline"/>
          <w:rFonts w:asciiTheme="minorHAnsi" w:hAnsiTheme="minorHAnsi" w:cstheme="minorHAnsi"/>
        </w:rPr>
        <w:t xml:space="preserve"> of gender</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which</w:t>
      </w:r>
      <w:r w:rsidRPr="00EF4F3F">
        <w:rPr>
          <w:rStyle w:val="Emphasis"/>
          <w:rFonts w:asciiTheme="minorHAnsi" w:hAnsiTheme="minorHAnsi" w:cstheme="minorHAnsi"/>
        </w:rPr>
        <w:t xml:space="preserve"> her </w:t>
      </w:r>
      <w:r w:rsidRPr="00EF4F3F">
        <w:rPr>
          <w:rStyle w:val="Emphasis"/>
          <w:rFonts w:asciiTheme="minorHAnsi" w:hAnsiTheme="minorHAnsi" w:cstheme="minorHAnsi"/>
          <w:highlight w:val="green"/>
        </w:rPr>
        <w:t>eclecticism prevents</w:t>
      </w:r>
      <w:r w:rsidRPr="00EF4F3F">
        <w:rPr>
          <w:rFonts w:asciiTheme="minorHAnsi" w:hAnsiTheme="minorHAnsi" w:cstheme="minorHAnsi"/>
          <w:sz w:val="12"/>
        </w:rPr>
        <w:t xml:space="preserve">. </w:t>
      </w:r>
      <w:r w:rsidRPr="00EF4F3F">
        <w:rPr>
          <w:rStyle w:val="StyleUnderline"/>
          <w:rFonts w:asciiTheme="minorHAnsi" w:hAnsiTheme="minorHAnsi" w:cstheme="minorHAnsi"/>
        </w:rPr>
        <w:t>This undermines the ability of her theoretical framework to produce truly liberatory results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as </w:t>
      </w:r>
      <w:proofErr w:type="gramStart"/>
      <w:r w:rsidRPr="00EF4F3F">
        <w:rPr>
          <w:rStyle w:val="StyleUnderline"/>
          <w:rFonts w:asciiTheme="minorHAnsi" w:hAnsiTheme="minorHAnsi" w:cstheme="minorHAnsi"/>
          <w:highlight w:val="green"/>
        </w:rPr>
        <w:t>it</w:t>
      </w:r>
      <w:proofErr w:type="gramEnd"/>
      <w:r w:rsidRPr="00EF4F3F">
        <w:rPr>
          <w:rStyle w:val="StyleUnderline"/>
          <w:rFonts w:asciiTheme="minorHAnsi" w:hAnsiTheme="minorHAnsi" w:cstheme="minorHAnsi"/>
          <w:highlight w:val="green"/>
        </w:rPr>
        <w:t xml:space="preserve"> sections off gender</w:t>
      </w:r>
      <w:r w:rsidRPr="00EF4F3F">
        <w:rPr>
          <w:rStyle w:val="StyleUnderline"/>
          <w:rFonts w:asciiTheme="minorHAnsi" w:hAnsiTheme="minorHAnsi" w:cstheme="minorHAnsi"/>
        </w:rPr>
        <w:t xml:space="preserve"> to its own </w:t>
      </w:r>
      <w:proofErr w:type="gramStart"/>
      <w:r w:rsidRPr="00EF4F3F">
        <w:rPr>
          <w:rStyle w:val="StyleUnderline"/>
          <w:rFonts w:asciiTheme="minorHAnsi" w:hAnsiTheme="minorHAnsi" w:cstheme="minorHAnsi"/>
        </w:rPr>
        <w:t>particular phenomena</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separate from</w:t>
      </w:r>
      <w:r w:rsidRPr="00EF4F3F">
        <w:rPr>
          <w:rStyle w:val="StyleUnderline"/>
          <w:rFonts w:asciiTheme="minorHAnsi" w:hAnsiTheme="minorHAnsi" w:cstheme="minorHAnsi"/>
        </w:rPr>
        <w:t xml:space="preserve"> race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instead of understanding both as mutually entangled ideologies designed to support </w:t>
      </w:r>
      <w:r w:rsidRPr="00EF4F3F">
        <w:rPr>
          <w:rStyle w:val="StyleUnderline"/>
          <w:rFonts w:asciiTheme="minorHAnsi" w:hAnsiTheme="minorHAnsi" w:cstheme="minorHAnsi"/>
          <w:highlight w:val="green"/>
        </w:rPr>
        <w:t>an imperialist and colonialist base</w:t>
      </w:r>
      <w:r w:rsidRPr="00EF4F3F">
        <w:rPr>
          <w:rFonts w:asciiTheme="minorHAnsi" w:hAnsiTheme="minorHAnsi" w:cstheme="minorHAnsi"/>
          <w:sz w:val="12"/>
        </w:rPr>
        <w:t>.</w:t>
      </w:r>
    </w:p>
    <w:p w14:paraId="48C5CFE0"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Once again, Natalie fails to account for the material base of the phenomena she discusses. </w:t>
      </w:r>
      <w:proofErr w:type="gramStart"/>
      <w:r w:rsidRPr="00EF4F3F">
        <w:rPr>
          <w:rFonts w:asciiTheme="minorHAnsi" w:hAnsiTheme="minorHAnsi" w:cstheme="minorHAnsi"/>
          <w:sz w:val="8"/>
          <w:szCs w:val="8"/>
        </w:rPr>
        <w:t>Instead</w:t>
      </w:r>
      <w:proofErr w:type="gramEnd"/>
      <w:r w:rsidRPr="00EF4F3F">
        <w:rPr>
          <w:rFonts w:asciiTheme="minorHAnsi" w:hAnsiTheme="minorHAnsi" w:cstheme="minorHAnsi"/>
          <w:sz w:val="8"/>
          <w:szCs w:val="8"/>
        </w:rPr>
        <w:t xml:space="preserve"> we get a frustrating eclecticism which is insufficient for theorizing liberation from oppressive systems of gender. Without a unified theory of gender, we cannot theorize an appropriate or strategic response to patriarchal oppression. Historical materialism resolves this problem by allowing us to understand how the disparate and often contradictory social practices which constitute gendered behavior emerge from an economic base. That base will differ depending on time and location; patriarchal oppression </w:t>
      </w:r>
      <w:proofErr w:type="gramStart"/>
      <w:r w:rsidRPr="00EF4F3F">
        <w:rPr>
          <w:rFonts w:asciiTheme="minorHAnsi" w:hAnsiTheme="minorHAnsi" w:cstheme="minorHAnsi"/>
          <w:sz w:val="8"/>
          <w:szCs w:val="8"/>
        </w:rPr>
        <w:t>on the basis of</w:t>
      </w:r>
      <w:proofErr w:type="gramEnd"/>
      <w:r w:rsidRPr="00EF4F3F">
        <w:rPr>
          <w:rFonts w:asciiTheme="minorHAnsi" w:hAnsiTheme="minorHAnsi" w:cstheme="minorHAnsi"/>
          <w:sz w:val="8"/>
          <w:szCs w:val="8"/>
        </w:rPr>
        <w:t xml:space="preserve"> gender preceded capitalism and changed with the emergence of capitalism, but regardless of the particularities of a given system of gender, we can understand that it results from material conditions and class struggles. If we want to battle gendered </w:t>
      </w:r>
      <w:proofErr w:type="gramStart"/>
      <w:r w:rsidRPr="00EF4F3F">
        <w:rPr>
          <w:rFonts w:asciiTheme="minorHAnsi" w:hAnsiTheme="minorHAnsi" w:cstheme="minorHAnsi"/>
          <w:sz w:val="8"/>
          <w:szCs w:val="8"/>
        </w:rPr>
        <w:t>violence</w:t>
      </w:r>
      <w:proofErr w:type="gramEnd"/>
      <w:r w:rsidRPr="00EF4F3F">
        <w:rPr>
          <w:rFonts w:asciiTheme="minorHAnsi" w:hAnsiTheme="minorHAnsi" w:cstheme="minorHAnsi"/>
          <w:sz w:val="8"/>
          <w:szCs w:val="8"/>
        </w:rPr>
        <w:t xml:space="preserve"> we </w:t>
      </w:r>
      <w:proofErr w:type="gramStart"/>
      <w:r w:rsidRPr="00EF4F3F">
        <w:rPr>
          <w:rFonts w:asciiTheme="minorHAnsi" w:hAnsiTheme="minorHAnsi" w:cstheme="minorHAnsi"/>
          <w:sz w:val="8"/>
          <w:szCs w:val="8"/>
        </w:rPr>
        <w:t>have to</w:t>
      </w:r>
      <w:proofErr w:type="gramEnd"/>
      <w:r w:rsidRPr="00EF4F3F">
        <w:rPr>
          <w:rFonts w:asciiTheme="minorHAnsi" w:hAnsiTheme="minorHAnsi" w:cstheme="minorHAnsi"/>
          <w:sz w:val="8"/>
          <w:szCs w:val="8"/>
        </w:rPr>
        <w:t xml:space="preserve"> understand its relationship to capitalism and to settler colonialism, and we </w:t>
      </w:r>
      <w:proofErr w:type="gramStart"/>
      <w:r w:rsidRPr="00EF4F3F">
        <w:rPr>
          <w:rFonts w:asciiTheme="minorHAnsi" w:hAnsiTheme="minorHAnsi" w:cstheme="minorHAnsi"/>
          <w:sz w:val="8"/>
          <w:szCs w:val="8"/>
        </w:rPr>
        <w:t>have to</w:t>
      </w:r>
      <w:proofErr w:type="gramEnd"/>
      <w:r w:rsidRPr="00EF4F3F">
        <w:rPr>
          <w:rFonts w:asciiTheme="minorHAnsi" w:hAnsiTheme="minorHAnsi" w:cstheme="minorHAnsi"/>
          <w:sz w:val="8"/>
          <w:szCs w:val="8"/>
        </w:rPr>
        <w:t xml:space="preserve"> have a theory which can tell us how to overhaul the capitalist base.</w:t>
      </w:r>
    </w:p>
    <w:p w14:paraId="67C4A5A1" w14:textId="77777777" w:rsidR="00B741D3" w:rsidRPr="00EF4F3F" w:rsidRDefault="00B741D3" w:rsidP="00B741D3">
      <w:pPr>
        <w:rPr>
          <w:rFonts w:asciiTheme="minorHAnsi" w:hAnsiTheme="minorHAnsi" w:cstheme="minorHAnsi"/>
          <w:sz w:val="8"/>
          <w:szCs w:val="8"/>
        </w:rPr>
      </w:pPr>
      <w:r w:rsidRPr="00EF4F3F">
        <w:rPr>
          <w:rFonts w:asciiTheme="minorHAnsi" w:hAnsiTheme="minorHAnsi" w:cstheme="minorHAnsi"/>
          <w:sz w:val="8"/>
          <w:szCs w:val="8"/>
        </w:rPr>
        <w:t xml:space="preserve">I do not mean any of this as a personal attack on Natalie or to dismiss the entirety of the work done in her </w:t>
      </w:r>
      <w:proofErr w:type="spellStart"/>
      <w:r w:rsidRPr="00EF4F3F">
        <w:rPr>
          <w:rFonts w:asciiTheme="minorHAnsi" w:hAnsiTheme="minorHAnsi" w:cstheme="minorHAnsi"/>
          <w:sz w:val="8"/>
          <w:szCs w:val="8"/>
        </w:rPr>
        <w:t>Contrapoints</w:t>
      </w:r>
      <w:proofErr w:type="spellEnd"/>
      <w:r w:rsidRPr="00EF4F3F">
        <w:rPr>
          <w:rFonts w:asciiTheme="minorHAnsi" w:hAnsiTheme="minorHAnsi" w:cstheme="minorHAnsi"/>
          <w:sz w:val="8"/>
          <w:szCs w:val="8"/>
        </w:rPr>
        <w:t xml:space="preserve"> videos. These videos serve as an interesting introduction to academic theory, and Natalie is clearly a talented film maker. However, I want to recognize that Natalie’s own racial and class position informs her </w:t>
      </w:r>
      <w:proofErr w:type="gramStart"/>
      <w:r w:rsidRPr="00EF4F3F">
        <w:rPr>
          <w:rFonts w:asciiTheme="minorHAnsi" w:hAnsiTheme="minorHAnsi" w:cstheme="minorHAnsi"/>
          <w:sz w:val="8"/>
          <w:szCs w:val="8"/>
        </w:rPr>
        <w:t>work, and</w:t>
      </w:r>
      <w:proofErr w:type="gramEnd"/>
      <w:r w:rsidRPr="00EF4F3F">
        <w:rPr>
          <w:rFonts w:asciiTheme="minorHAnsi" w:hAnsiTheme="minorHAnsi" w:cstheme="minorHAnsi"/>
          <w:sz w:val="8"/>
          <w:szCs w:val="8"/>
        </w:rPr>
        <w:t xml:space="preserve"> suggest that the theory of gender that she forwards has nothing to offer for the masses of poor and racially marginalized women struggling for liberation. Natalie has no unified theory of gender which could tell us how to </w:t>
      </w:r>
      <w:proofErr w:type="gramStart"/>
      <w:r w:rsidRPr="00EF4F3F">
        <w:rPr>
          <w:rFonts w:asciiTheme="minorHAnsi" w:hAnsiTheme="minorHAnsi" w:cstheme="minorHAnsi"/>
          <w:sz w:val="8"/>
          <w:szCs w:val="8"/>
        </w:rPr>
        <w:t>actually overcome</w:t>
      </w:r>
      <w:proofErr w:type="gramEnd"/>
      <w:r w:rsidRPr="00EF4F3F">
        <w:rPr>
          <w:rFonts w:asciiTheme="minorHAnsi" w:hAnsiTheme="minorHAnsi" w:cstheme="minorHAnsi"/>
          <w:sz w:val="8"/>
          <w:szCs w:val="8"/>
        </w:rPr>
        <w:t xml:space="preserve"> the conditions of </w:t>
      </w:r>
      <w:proofErr w:type="gramStart"/>
      <w:r w:rsidRPr="00EF4F3F">
        <w:rPr>
          <w:rFonts w:asciiTheme="minorHAnsi" w:hAnsiTheme="minorHAnsi" w:cstheme="minorHAnsi"/>
          <w:sz w:val="8"/>
          <w:szCs w:val="8"/>
        </w:rPr>
        <w:t>gendered</w:t>
      </w:r>
      <w:proofErr w:type="gramEnd"/>
      <w:r w:rsidRPr="00EF4F3F">
        <w:rPr>
          <w:rFonts w:asciiTheme="minorHAnsi" w:hAnsiTheme="minorHAnsi" w:cstheme="minorHAnsi"/>
          <w:sz w:val="8"/>
          <w:szCs w:val="8"/>
        </w:rPr>
        <w:t xml:space="preserve"> violence. </w:t>
      </w:r>
      <w:proofErr w:type="gramStart"/>
      <w:r w:rsidRPr="00EF4F3F">
        <w:rPr>
          <w:rFonts w:asciiTheme="minorHAnsi" w:hAnsiTheme="minorHAnsi" w:cstheme="minorHAnsi"/>
          <w:sz w:val="8"/>
          <w:szCs w:val="8"/>
        </w:rPr>
        <w:t>In order to</w:t>
      </w:r>
      <w:proofErr w:type="gramEnd"/>
      <w:r w:rsidRPr="00EF4F3F">
        <w:rPr>
          <w:rFonts w:asciiTheme="minorHAnsi" w:hAnsiTheme="minorHAnsi" w:cstheme="minorHAnsi"/>
          <w:sz w:val="8"/>
          <w:szCs w:val="8"/>
        </w:rPr>
        <w:t xml:space="preserve"> achieve meaningful emancipation, we must have a coherent and internally consistent account of gender. This requires us to develop a historical materialist account of society which can theorize </w:t>
      </w:r>
      <w:proofErr w:type="spellStart"/>
      <w:r w:rsidRPr="00EF4F3F">
        <w:rPr>
          <w:rFonts w:asciiTheme="minorHAnsi" w:hAnsiTheme="minorHAnsi" w:cstheme="minorHAnsi"/>
          <w:sz w:val="8"/>
          <w:szCs w:val="8"/>
        </w:rPr>
        <w:t>preciely</w:t>
      </w:r>
      <w:proofErr w:type="spellEnd"/>
      <w:r w:rsidRPr="00EF4F3F">
        <w:rPr>
          <w:rFonts w:asciiTheme="minorHAnsi" w:hAnsiTheme="minorHAnsi" w:cstheme="minorHAnsi"/>
          <w:sz w:val="8"/>
          <w:szCs w:val="8"/>
        </w:rPr>
        <w:t xml:space="preserve"> how social practices of gender are shaped by and exist to reinforce a material base.</w:t>
      </w:r>
    </w:p>
    <w:p w14:paraId="7E1308D8" w14:textId="77777777" w:rsidR="00B741D3" w:rsidRPr="00EF4F3F" w:rsidRDefault="00B741D3" w:rsidP="00B741D3">
      <w:pPr>
        <w:rPr>
          <w:rFonts w:asciiTheme="minorHAnsi" w:hAnsiTheme="minorHAnsi" w:cstheme="minorHAnsi"/>
          <w:sz w:val="12"/>
        </w:rPr>
      </w:pPr>
      <w:r w:rsidRPr="00EF4F3F">
        <w:rPr>
          <w:rStyle w:val="StyleUnderline"/>
          <w:rFonts w:asciiTheme="minorHAnsi" w:hAnsiTheme="minorHAnsi" w:cstheme="minorHAnsi"/>
          <w:highlight w:val="green"/>
        </w:rPr>
        <w:t>Unless we</w:t>
      </w:r>
      <w:r w:rsidRPr="00EF4F3F">
        <w:rPr>
          <w:rStyle w:val="StyleUnderline"/>
          <w:rFonts w:asciiTheme="minorHAnsi" w:hAnsiTheme="minorHAnsi" w:cstheme="minorHAnsi"/>
        </w:rPr>
        <w:t xml:space="preserve"> can </w:t>
      </w:r>
      <w:r w:rsidRPr="00EF4F3F">
        <w:rPr>
          <w:rStyle w:val="StyleUnderline"/>
          <w:rFonts w:asciiTheme="minorHAnsi" w:hAnsiTheme="minorHAnsi" w:cstheme="minorHAnsi"/>
          <w:highlight w:val="green"/>
        </w:rPr>
        <w:t>account for</w:t>
      </w:r>
      <w:r w:rsidRPr="00EF4F3F">
        <w:rPr>
          <w:rStyle w:val="StyleUnderline"/>
          <w:rFonts w:asciiTheme="minorHAnsi" w:hAnsiTheme="minorHAnsi" w:cstheme="minorHAnsi"/>
        </w:rPr>
        <w:t xml:space="preserve"> the ways that </w:t>
      </w:r>
      <w:r w:rsidRPr="00EF4F3F">
        <w:rPr>
          <w:rStyle w:val="StyleUnderline"/>
          <w:rFonts w:asciiTheme="minorHAnsi" w:hAnsiTheme="minorHAnsi" w:cstheme="minorHAnsi"/>
          <w:highlight w:val="green"/>
        </w:rPr>
        <w:t>capitalism</w:t>
      </w:r>
      <w:r w:rsidRPr="00EF4F3F">
        <w:rPr>
          <w:rStyle w:val="StyleUnderline"/>
          <w:rFonts w:asciiTheme="minorHAnsi" w:hAnsiTheme="minorHAnsi" w:cstheme="minorHAnsi"/>
        </w:rPr>
        <w:t xml:space="preserve"> and settler colonialism create gender as a principle of social organization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we will</w:t>
      </w:r>
      <w:r w:rsidRPr="00EF4F3F">
        <w:rPr>
          <w:rStyle w:val="StyleUnderline"/>
          <w:rFonts w:asciiTheme="minorHAnsi" w:hAnsiTheme="minorHAnsi" w:cstheme="minorHAnsi"/>
        </w:rPr>
        <w:t xml:space="preserve"> continue to </w:t>
      </w:r>
      <w:r w:rsidRPr="00EF4F3F">
        <w:rPr>
          <w:rStyle w:val="StyleUnderline"/>
          <w:rFonts w:asciiTheme="minorHAnsi" w:hAnsiTheme="minorHAnsi" w:cstheme="minorHAnsi"/>
          <w:highlight w:val="green"/>
        </w:rPr>
        <w:t>produce theories</w:t>
      </w:r>
      <w:r w:rsidRPr="00EF4F3F">
        <w:rPr>
          <w:rStyle w:val="StyleUnderline"/>
          <w:rFonts w:asciiTheme="minorHAnsi" w:hAnsiTheme="minorHAnsi" w:cstheme="minorHAnsi"/>
        </w:rPr>
        <w:t xml:space="preserve"> which sound interesting when presented in well edited </w:t>
      </w:r>
      <w:proofErr w:type="spellStart"/>
      <w:r w:rsidRPr="00EF4F3F">
        <w:rPr>
          <w:rStyle w:val="StyleUnderline"/>
          <w:rFonts w:asciiTheme="minorHAnsi" w:hAnsiTheme="minorHAnsi" w:cstheme="minorHAnsi"/>
        </w:rPr>
        <w:t>Youtube</w:t>
      </w:r>
      <w:proofErr w:type="spellEnd"/>
      <w:r w:rsidRPr="00EF4F3F">
        <w:rPr>
          <w:rStyle w:val="StyleUnderline"/>
          <w:rFonts w:asciiTheme="minorHAnsi" w:hAnsiTheme="minorHAnsi" w:cstheme="minorHAnsi"/>
        </w:rPr>
        <w:t xml:space="preserve"> videos</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which fail to further</w:t>
      </w:r>
      <w:r w:rsidRPr="00EF4F3F">
        <w:rPr>
          <w:rStyle w:val="Emphasis"/>
          <w:rFonts w:asciiTheme="minorHAnsi" w:hAnsiTheme="minorHAnsi" w:cstheme="minorHAnsi"/>
        </w:rPr>
        <w:t xml:space="preserve"> human </w:t>
      </w:r>
      <w:r w:rsidRPr="00EF4F3F">
        <w:rPr>
          <w:rStyle w:val="Emphasis"/>
          <w:rFonts w:asciiTheme="minorHAnsi" w:hAnsiTheme="minorHAnsi" w:cstheme="minorHAnsi"/>
          <w:highlight w:val="green"/>
        </w:rPr>
        <w:t>emancipation</w:t>
      </w:r>
      <w:r w:rsidRPr="00EF4F3F">
        <w:rPr>
          <w:rFonts w:asciiTheme="minorHAnsi" w:hAnsiTheme="minorHAnsi" w:cstheme="minorHAnsi"/>
          <w:sz w:val="12"/>
        </w:rPr>
        <w:t xml:space="preserve">. We must demand better than the postmodern eclecticism which Natalie and the </w:t>
      </w:r>
      <w:proofErr w:type="spellStart"/>
      <w:r w:rsidRPr="00EF4F3F">
        <w:rPr>
          <w:rFonts w:asciiTheme="minorHAnsi" w:hAnsiTheme="minorHAnsi" w:cstheme="minorHAnsi"/>
          <w:sz w:val="12"/>
        </w:rPr>
        <w:t>Contrapoints</w:t>
      </w:r>
      <w:proofErr w:type="spellEnd"/>
      <w:r w:rsidRPr="00EF4F3F">
        <w:rPr>
          <w:rFonts w:asciiTheme="minorHAnsi" w:hAnsiTheme="minorHAnsi" w:cstheme="minorHAnsi"/>
          <w:sz w:val="12"/>
        </w:rPr>
        <w:t xml:space="preserve"> channel offer us.</w:t>
      </w:r>
    </w:p>
    <w:p w14:paraId="3B47543C" w14:textId="77777777" w:rsidR="00B741D3" w:rsidRDefault="00B741D3" w:rsidP="00B741D3">
      <w:pPr>
        <w:rPr>
          <w:rFonts w:asciiTheme="minorHAnsi" w:hAnsiTheme="minorHAnsi" w:cstheme="minorHAnsi"/>
        </w:rPr>
      </w:pPr>
    </w:p>
    <w:p w14:paraId="3A774EC0" w14:textId="77777777" w:rsidR="00B741D3" w:rsidRPr="00EF4F3F" w:rsidRDefault="00B741D3" w:rsidP="00B741D3">
      <w:pPr>
        <w:rPr>
          <w:rFonts w:asciiTheme="minorHAnsi" w:hAnsiTheme="minorHAnsi" w:cstheme="minorHAnsi"/>
        </w:rPr>
      </w:pPr>
    </w:p>
    <w:p w14:paraId="00C1582F" w14:textId="77777777" w:rsidR="00FB3B1C" w:rsidRPr="00EF4F3F" w:rsidRDefault="00FB3B1C" w:rsidP="00FB3B1C">
      <w:pPr>
        <w:pStyle w:val="Heading4"/>
        <w:rPr>
          <w:rFonts w:asciiTheme="minorHAnsi" w:hAnsiTheme="minorHAnsi" w:cstheme="minorHAnsi"/>
        </w:rPr>
      </w:pPr>
      <w:r w:rsidRPr="00EF4F3F">
        <w:rPr>
          <w:rFonts w:asciiTheme="minorHAnsi" w:hAnsiTheme="minorHAnsi" w:cstheme="minorHAnsi"/>
        </w:rPr>
        <w:t xml:space="preserve">Emphasis on study for its own sake falls prey to capitalism’s redirection of the </w:t>
      </w:r>
      <w:r w:rsidRPr="00EF4F3F">
        <w:rPr>
          <w:rFonts w:asciiTheme="minorHAnsi" w:hAnsiTheme="minorHAnsi" w:cstheme="minorHAnsi"/>
          <w:u w:val="single"/>
        </w:rPr>
        <w:t>death drive</w:t>
      </w:r>
      <w:r w:rsidRPr="00EF4F3F">
        <w:rPr>
          <w:rFonts w:asciiTheme="minorHAnsi" w:hAnsiTheme="minorHAnsi" w:cstheme="minorHAnsi"/>
        </w:rPr>
        <w:t xml:space="preserve"> as a motor of accumulation – the communist task is not to </w:t>
      </w:r>
      <w:r w:rsidRPr="00EF4F3F">
        <w:rPr>
          <w:rFonts w:asciiTheme="minorHAnsi" w:hAnsiTheme="minorHAnsi" w:cstheme="minorHAnsi"/>
          <w:u w:val="single"/>
        </w:rPr>
        <w:t>dwell</w:t>
      </w:r>
      <w:r w:rsidRPr="00EF4F3F">
        <w:rPr>
          <w:rFonts w:asciiTheme="minorHAnsi" w:hAnsiTheme="minorHAnsi" w:cstheme="minorHAnsi"/>
        </w:rPr>
        <w:t xml:space="preserve"> within gaps but </w:t>
      </w:r>
      <w:r w:rsidRPr="00EF4F3F">
        <w:rPr>
          <w:rFonts w:asciiTheme="minorHAnsi" w:hAnsiTheme="minorHAnsi" w:cstheme="minorHAnsi"/>
          <w:u w:val="single"/>
        </w:rPr>
        <w:t>seize</w:t>
      </w:r>
      <w:r w:rsidRPr="00EF4F3F">
        <w:rPr>
          <w:rFonts w:asciiTheme="minorHAnsi" w:hAnsiTheme="minorHAnsi" w:cstheme="minorHAnsi"/>
        </w:rPr>
        <w:t xml:space="preserve"> and </w:t>
      </w:r>
      <w:r w:rsidRPr="00EF4F3F">
        <w:rPr>
          <w:rFonts w:asciiTheme="minorHAnsi" w:hAnsiTheme="minorHAnsi" w:cstheme="minorHAnsi"/>
          <w:u w:val="single"/>
        </w:rPr>
        <w:t>organize</w:t>
      </w:r>
      <w:r w:rsidRPr="00EF4F3F">
        <w:rPr>
          <w:rFonts w:asciiTheme="minorHAnsi" w:hAnsiTheme="minorHAnsi" w:cstheme="minorHAnsi"/>
        </w:rPr>
        <w:t xml:space="preserve"> them.</w:t>
      </w:r>
    </w:p>
    <w:p w14:paraId="1460BB0C" w14:textId="77777777" w:rsidR="00FB3B1C" w:rsidRPr="00EF4F3F" w:rsidRDefault="00FB3B1C" w:rsidP="00FB3B1C">
      <w:pPr>
        <w:rPr>
          <w:rFonts w:asciiTheme="minorHAnsi" w:hAnsiTheme="minorHAnsi" w:cstheme="minorHAnsi"/>
          <w:b/>
          <w:bCs/>
          <w:sz w:val="26"/>
        </w:rPr>
      </w:pPr>
      <w:r w:rsidRPr="00EF4F3F">
        <w:rPr>
          <w:rStyle w:val="Style13ptBold"/>
          <w:rFonts w:asciiTheme="minorHAnsi" w:hAnsiTheme="minorHAnsi" w:cstheme="minorHAnsi"/>
        </w:rPr>
        <w:t xml:space="preserve">Ford ’18 </w:t>
      </w:r>
      <w:r w:rsidRPr="00EF4F3F">
        <w:rPr>
          <w:rFonts w:asciiTheme="minorHAnsi" w:hAnsiTheme="minorHAnsi" w:cstheme="minorHAnsi"/>
          <w:sz w:val="16"/>
          <w:szCs w:val="16"/>
        </w:rPr>
        <w:t xml:space="preserve">[Derek, </w:t>
      </w:r>
      <w:proofErr w:type="gramStart"/>
      <w:r w:rsidRPr="00EF4F3F">
        <w:rPr>
          <w:rFonts w:asciiTheme="minorHAnsi" w:hAnsiTheme="minorHAnsi" w:cstheme="minorHAnsi"/>
          <w:sz w:val="16"/>
          <w:szCs w:val="16"/>
        </w:rPr>
        <w:t>education @</w:t>
      </w:r>
      <w:proofErr w:type="gramEnd"/>
      <w:r w:rsidRPr="00EF4F3F">
        <w:rPr>
          <w:rFonts w:asciiTheme="minorHAnsi" w:hAnsiTheme="minorHAnsi" w:cstheme="minorHAnsi"/>
          <w:sz w:val="16"/>
          <w:szCs w:val="16"/>
        </w:rPr>
        <w:t xml:space="preserve"> DePauw University. 2018. “Queer communist study: The </w:t>
      </w:r>
      <w:proofErr w:type="spellStart"/>
      <w:r w:rsidRPr="00EF4F3F">
        <w:rPr>
          <w:rFonts w:asciiTheme="minorHAnsi" w:hAnsiTheme="minorHAnsi" w:cstheme="minorHAnsi"/>
          <w:sz w:val="16"/>
          <w:szCs w:val="16"/>
        </w:rPr>
        <w:t>sinthomostudier</w:t>
      </w:r>
      <w:proofErr w:type="spellEnd"/>
      <w:r w:rsidRPr="00EF4F3F">
        <w:rPr>
          <w:rFonts w:asciiTheme="minorHAnsi" w:hAnsiTheme="minorHAnsi" w:cstheme="minorHAnsi"/>
          <w:sz w:val="16"/>
          <w:szCs w:val="16"/>
        </w:rPr>
        <w:t xml:space="preserve"> against the capital-debt-learning regime”, </w:t>
      </w:r>
      <w:r w:rsidRPr="00EF4F3F">
        <w:rPr>
          <w:rFonts w:asciiTheme="minorHAnsi" w:hAnsiTheme="minorHAnsi" w:cstheme="minorHAnsi"/>
          <w:i/>
          <w:iCs/>
          <w:sz w:val="16"/>
          <w:szCs w:val="16"/>
        </w:rPr>
        <w:t>Journal of Curriculum and Pedagogy</w:t>
      </w:r>
      <w:r w:rsidRPr="00EF4F3F">
        <w:rPr>
          <w:rFonts w:asciiTheme="minorHAnsi" w:hAnsiTheme="minorHAnsi" w:cstheme="minorHAnsi"/>
          <w:sz w:val="16"/>
          <w:szCs w:val="16"/>
        </w:rPr>
        <w:t xml:space="preserve">. </w:t>
      </w:r>
      <w:hyperlink r:id="rId13" w:history="1">
        <w:r w:rsidRPr="00EF4F3F">
          <w:rPr>
            <w:rStyle w:val="Hyperlink"/>
            <w:rFonts w:asciiTheme="minorHAnsi" w:hAnsiTheme="minorHAnsi" w:cstheme="minorHAnsi"/>
            <w:sz w:val="16"/>
            <w:szCs w:val="16"/>
          </w:rPr>
          <w:t>https://www.tandfonline.com/doi/abs/10.1080/15505170.2018.1437575</w:t>
        </w:r>
      </w:hyperlink>
      <w:r w:rsidRPr="00EF4F3F">
        <w:rPr>
          <w:rFonts w:asciiTheme="minorHAnsi" w:hAnsiTheme="minorHAnsi" w:cstheme="minorHAnsi"/>
          <w:sz w:val="16"/>
          <w:szCs w:val="16"/>
        </w:rPr>
        <w:t>] pat</w:t>
      </w:r>
    </w:p>
    <w:p w14:paraId="5DF48922"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Dean (2009) names the present configuration of capitalism as communicative capitalism, which is the consolidation of capitalism and democracy by way of communicative networks. “Ideals of access, inclusion, discussion, and participation,” she writes, “come to be realized in and through expansions, intensifications, and interconnections of global telecommunications” (p. 23). Although the proliferation of communications technologies makes it so that increasing numbers of people can debate and weigh in on all sorts of disputes, the meaning and effect of this participation dims in the endless circulation of words. Moreover, </w:t>
      </w:r>
      <w:r w:rsidRPr="00EF4F3F">
        <w:rPr>
          <w:rStyle w:val="StyleUnderline"/>
          <w:rFonts w:asciiTheme="minorHAnsi" w:hAnsiTheme="minorHAnsi" w:cstheme="minorHAnsi"/>
          <w:highlight w:val="green"/>
        </w:rPr>
        <w:t>rather than equalizing</w:t>
      </w:r>
      <w:r w:rsidRPr="00EF4F3F">
        <w:rPr>
          <w:rStyle w:val="StyleUnderline"/>
          <w:rFonts w:asciiTheme="minorHAnsi" w:hAnsiTheme="minorHAnsi" w:cstheme="minorHAnsi"/>
        </w:rPr>
        <w:t xml:space="preserve"> “distributions of </w:t>
      </w:r>
      <w:r w:rsidRPr="00EF4F3F">
        <w:rPr>
          <w:rStyle w:val="StyleUnderline"/>
          <w:rFonts w:asciiTheme="minorHAnsi" w:hAnsiTheme="minorHAnsi" w:cstheme="minorHAnsi"/>
          <w:highlight w:val="green"/>
        </w:rPr>
        <w:t>wealth</w:t>
      </w:r>
      <w:r w:rsidRPr="00EF4F3F">
        <w:rPr>
          <w:rStyle w:val="StyleUnderline"/>
          <w:rFonts w:asciiTheme="minorHAnsi" w:hAnsiTheme="minorHAnsi" w:cstheme="minorHAnsi"/>
        </w:rPr>
        <w:t xml:space="preserve"> and influence</w:t>
      </w:r>
      <w:r w:rsidRPr="00EF4F3F">
        <w:rPr>
          <w:rFonts w:asciiTheme="minorHAnsi" w:hAnsiTheme="minorHAnsi" w:cstheme="minorHAnsi"/>
          <w:sz w:val="12"/>
        </w:rPr>
        <w:t xml:space="preserve">, </w:t>
      </w:r>
      <w:r w:rsidRPr="00EF4F3F">
        <w:rPr>
          <w:rStyle w:val="StyleUnderline"/>
          <w:rFonts w:asciiTheme="minorHAnsi" w:hAnsiTheme="minorHAnsi" w:cstheme="minorHAnsi"/>
        </w:rPr>
        <w:t>instead of enabling the emergence of a richer variety in modes of living and practices of freedom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deluge of screens</w:t>
      </w:r>
      <w:r w:rsidRPr="00EF4F3F">
        <w:rPr>
          <w:rStyle w:val="StyleUnderline"/>
          <w:rFonts w:asciiTheme="minorHAnsi" w:hAnsiTheme="minorHAnsi" w:cstheme="minorHAnsi"/>
        </w:rPr>
        <w:t xml:space="preserve"> and spectacles </w:t>
      </w:r>
      <w:r w:rsidRPr="00EF4F3F">
        <w:rPr>
          <w:rStyle w:val="StyleUnderline"/>
          <w:rFonts w:asciiTheme="minorHAnsi" w:hAnsiTheme="minorHAnsi" w:cstheme="minorHAnsi"/>
          <w:highlight w:val="green"/>
        </w:rPr>
        <w:t>coincides with extreme corporatization</w:t>
      </w:r>
      <w:r w:rsidRPr="00EF4F3F">
        <w:rPr>
          <w:rFonts w:asciiTheme="minorHAnsi" w:hAnsiTheme="minorHAnsi" w:cstheme="minorHAnsi"/>
          <w:sz w:val="12"/>
        </w:rPr>
        <w:t xml:space="preserve">, </w:t>
      </w:r>
      <w:r w:rsidRPr="00EF4F3F">
        <w:rPr>
          <w:rStyle w:val="StyleUnderline"/>
          <w:rFonts w:asciiTheme="minorHAnsi" w:hAnsiTheme="minorHAnsi" w:cstheme="minorHAnsi"/>
        </w:rPr>
        <w:t>financialization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privatization</w:t>
      </w:r>
      <w:r w:rsidRPr="00EF4F3F">
        <w:rPr>
          <w:rStyle w:val="StyleUnderline"/>
          <w:rFonts w:asciiTheme="minorHAnsi" w:hAnsiTheme="minorHAnsi" w:cstheme="minorHAnsi"/>
        </w:rPr>
        <w:t xml:space="preserve"> across the globe”</w:t>
      </w:r>
      <w:r w:rsidRPr="00EF4F3F">
        <w:rPr>
          <w:rFonts w:asciiTheme="minorHAnsi" w:hAnsiTheme="minorHAnsi" w:cstheme="minorHAnsi"/>
          <w:sz w:val="12"/>
        </w:rPr>
        <w:t xml:space="preserve"> (p. 23). Our desires, beliefs, likes, and outrages are swept up in the valorization of capital, converted into raw materials for capitalist production and prediction. Production takes place across society and throughout the day. Even when we are on break from work (or study), checking our phones and social media accounts, we are producing for capital. Communicative capitalism can for this reason be distinguished from modern capitalism through a change in the mode of production’s relationship to the drive. </w:t>
      </w:r>
      <w:r w:rsidRPr="00EF4F3F">
        <w:rPr>
          <w:rStyle w:val="StyleUnderline"/>
          <w:rFonts w:asciiTheme="minorHAnsi" w:hAnsiTheme="minorHAnsi" w:cstheme="minorHAnsi"/>
        </w:rPr>
        <w:t>Under modern capitalism the drive was held at bay through various kinds of symbolic authority</w:t>
      </w:r>
      <w:r w:rsidRPr="00EF4F3F">
        <w:rPr>
          <w:rFonts w:asciiTheme="minorHAnsi" w:hAnsiTheme="minorHAnsi" w:cstheme="minorHAnsi"/>
          <w:sz w:val="12"/>
        </w:rPr>
        <w:t xml:space="preserve"> (the nation, the state, the family, etc.), </w:t>
      </w:r>
      <w:r w:rsidRPr="00EF4F3F">
        <w:rPr>
          <w:rStyle w:val="StyleUnderline"/>
          <w:rFonts w:asciiTheme="minorHAnsi" w:hAnsiTheme="minorHAnsi" w:cstheme="minorHAnsi"/>
        </w:rPr>
        <w:t xml:space="preserve">while </w:t>
      </w:r>
      <w:r w:rsidRPr="00EF4F3F">
        <w:rPr>
          <w:rStyle w:val="StyleUnderline"/>
          <w:rFonts w:asciiTheme="minorHAnsi" w:hAnsiTheme="minorHAnsi" w:cstheme="minorHAnsi"/>
          <w:highlight w:val="green"/>
        </w:rPr>
        <w:t>communicative capitalism</w:t>
      </w:r>
      <w:r w:rsidRPr="00EF4F3F">
        <w:rPr>
          <w:rStyle w:val="StyleUnderline"/>
          <w:rFonts w:asciiTheme="minorHAnsi" w:hAnsiTheme="minorHAnsi" w:cstheme="minorHAnsi"/>
        </w:rPr>
        <w:t xml:space="preserve"> is </w:t>
      </w:r>
      <w:r w:rsidRPr="00EF4F3F">
        <w:rPr>
          <w:rStyle w:val="StyleUnderline"/>
          <w:rFonts w:asciiTheme="minorHAnsi" w:hAnsiTheme="minorHAnsi" w:cstheme="minorHAnsi"/>
          <w:highlight w:val="green"/>
        </w:rPr>
        <w:t xml:space="preserve">marked by </w:t>
      </w:r>
      <w:r w:rsidRPr="00EF4F3F">
        <w:rPr>
          <w:rStyle w:val="Emphasis"/>
          <w:rFonts w:asciiTheme="minorHAnsi" w:hAnsiTheme="minorHAnsi" w:cstheme="minorHAnsi"/>
          <w:highlight w:val="green"/>
        </w:rPr>
        <w:t>the absence of symbolic authority</w:t>
      </w:r>
      <w:r w:rsidRPr="00EF4F3F">
        <w:rPr>
          <w:rFonts w:asciiTheme="minorHAnsi" w:hAnsiTheme="minorHAnsi" w:cstheme="minorHAnsi"/>
          <w:sz w:val="12"/>
        </w:rPr>
        <w:t>.</w:t>
      </w:r>
    </w:p>
    <w:p w14:paraId="093DD787" w14:textId="77777777" w:rsidR="00FB3B1C" w:rsidRPr="00EF4F3F" w:rsidRDefault="00FB3B1C" w:rsidP="00FB3B1C">
      <w:pPr>
        <w:rPr>
          <w:rFonts w:asciiTheme="minorHAnsi" w:hAnsiTheme="minorHAnsi" w:cstheme="minorHAnsi"/>
          <w:sz w:val="12"/>
        </w:rPr>
      </w:pPr>
      <w:r w:rsidRPr="00EF4F3F">
        <w:rPr>
          <w:rStyle w:val="StyleUnderline"/>
          <w:rFonts w:asciiTheme="minorHAnsi" w:hAnsiTheme="minorHAnsi" w:cstheme="minorHAnsi"/>
          <w:highlight w:val="green"/>
        </w:rPr>
        <w:t>The death drive</w:t>
      </w:r>
      <w:r w:rsidRPr="00EF4F3F">
        <w:rPr>
          <w:rStyle w:val="StyleUnderline"/>
          <w:rFonts w:asciiTheme="minorHAnsi" w:hAnsiTheme="minorHAnsi" w:cstheme="minorHAnsi"/>
        </w:rPr>
        <w:t xml:space="preserve"> is the constituting instability of the subject</w:t>
      </w:r>
      <w:r w:rsidRPr="00EF4F3F">
        <w:rPr>
          <w:rFonts w:asciiTheme="minorHAnsi" w:hAnsiTheme="minorHAnsi" w:cstheme="minorHAnsi"/>
          <w:sz w:val="12"/>
        </w:rPr>
        <w:t xml:space="preserve">, the social, the Symbolic. </w:t>
      </w:r>
      <w:r w:rsidRPr="00EF4F3F">
        <w:rPr>
          <w:rStyle w:val="StyleUnderline"/>
          <w:rFonts w:asciiTheme="minorHAnsi" w:hAnsiTheme="minorHAnsi" w:cstheme="minorHAnsi"/>
        </w:rPr>
        <w:t>It is the enduring wrench in the world of meaning and sense</w:t>
      </w:r>
      <w:r w:rsidRPr="00EF4F3F">
        <w:rPr>
          <w:rFonts w:asciiTheme="minorHAnsi" w:hAnsiTheme="minorHAnsi" w:cstheme="minorHAnsi"/>
          <w:sz w:val="12"/>
        </w:rPr>
        <w:t xml:space="preserve">. </w:t>
      </w:r>
      <w:r w:rsidRPr="00EF4F3F">
        <w:rPr>
          <w:rStyle w:val="StyleUnderline"/>
          <w:rFonts w:asciiTheme="minorHAnsi" w:hAnsiTheme="minorHAnsi" w:cstheme="minorHAnsi"/>
        </w:rPr>
        <w:t>Its instability</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also </w:t>
      </w:r>
      <w:r w:rsidRPr="00EF4F3F">
        <w:rPr>
          <w:rStyle w:val="StyleUnderline"/>
          <w:rFonts w:asciiTheme="minorHAnsi" w:hAnsiTheme="minorHAnsi" w:cstheme="minorHAnsi"/>
          <w:highlight w:val="green"/>
        </w:rPr>
        <w:t>constitutes a</w:t>
      </w:r>
      <w:r w:rsidRPr="00EF4F3F">
        <w:rPr>
          <w:rStyle w:val="StyleUnderline"/>
          <w:rFonts w:asciiTheme="minorHAnsi" w:hAnsiTheme="minorHAnsi" w:cstheme="minorHAnsi"/>
        </w:rPr>
        <w:t xml:space="preserve"> primary </w:t>
      </w:r>
      <w:r w:rsidRPr="00EF4F3F">
        <w:rPr>
          <w:rStyle w:val="StyleUnderline"/>
          <w:rFonts w:asciiTheme="minorHAnsi" w:hAnsiTheme="minorHAnsi" w:cstheme="minorHAnsi"/>
          <w:highlight w:val="green"/>
        </w:rPr>
        <w:t>motor of</w:t>
      </w:r>
      <w:r w:rsidRPr="00EF4F3F">
        <w:rPr>
          <w:rStyle w:val="StyleUnderline"/>
          <w:rFonts w:asciiTheme="minorHAnsi" w:hAnsiTheme="minorHAnsi" w:cstheme="minorHAnsi"/>
        </w:rPr>
        <w:t xml:space="preserve"> communicative </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which</w:t>
      </w:r>
    </w:p>
    <w:p w14:paraId="2481FCB5" w14:textId="77777777" w:rsidR="00FB3B1C" w:rsidRPr="00EF4F3F" w:rsidRDefault="00FB3B1C" w:rsidP="00FB3B1C">
      <w:pPr>
        <w:ind w:left="720"/>
        <w:rPr>
          <w:rFonts w:asciiTheme="minorHAnsi" w:hAnsiTheme="minorHAnsi" w:cstheme="minorHAnsi"/>
          <w:sz w:val="12"/>
        </w:rPr>
      </w:pPr>
      <w:r w:rsidRPr="00EF4F3F">
        <w:rPr>
          <w:rStyle w:val="StyleUnderline"/>
          <w:rFonts w:asciiTheme="minorHAnsi" w:hAnsiTheme="minorHAnsi" w:cstheme="minorHAnsi"/>
        </w:rPr>
        <w:t>is a formation that relies on this imbalance</w:t>
      </w:r>
      <w:r w:rsidRPr="00EF4F3F">
        <w:rPr>
          <w:rFonts w:asciiTheme="minorHAnsi" w:hAnsiTheme="minorHAnsi" w:cstheme="minorHAnsi"/>
          <w:sz w:val="12"/>
        </w:rPr>
        <w:t xml:space="preserve">, on the repeated suspension of narratives, patterns, identities, norms, etc. </w:t>
      </w:r>
      <w:r w:rsidRPr="00EF4F3F">
        <w:rPr>
          <w:rStyle w:val="StyleUnderline"/>
          <w:rFonts w:asciiTheme="minorHAnsi" w:hAnsiTheme="minorHAnsi" w:cstheme="minorHAnsi"/>
          <w:highlight w:val="green"/>
        </w:rPr>
        <w:t>Under</w:t>
      </w:r>
      <w:r w:rsidRPr="00EF4F3F">
        <w:rPr>
          <w:rStyle w:val="StyleUnderline"/>
          <w:rFonts w:asciiTheme="minorHAnsi" w:hAnsiTheme="minorHAnsi" w:cstheme="minorHAnsi"/>
        </w:rPr>
        <w:t xml:space="preserve"> conditions of the </w:t>
      </w:r>
      <w:r w:rsidRPr="00EF4F3F">
        <w:rPr>
          <w:rStyle w:val="StyleUnderline"/>
          <w:rFonts w:asciiTheme="minorHAnsi" w:hAnsiTheme="minorHAnsi" w:cstheme="minorHAnsi"/>
          <w:highlight w:val="green"/>
        </w:rPr>
        <w:t>decline of symbolic efficiency</w:t>
      </w:r>
      <w:r w:rsidRPr="00EF4F3F">
        <w:rPr>
          <w:rFonts w:asciiTheme="minorHAnsi" w:hAnsiTheme="minorHAnsi" w:cstheme="minorHAnsi"/>
          <w:sz w:val="12"/>
        </w:rPr>
        <w:t xml:space="preserve">, </w:t>
      </w:r>
      <w:r w:rsidRPr="00EF4F3F">
        <w:rPr>
          <w:rStyle w:val="StyleUnderline"/>
          <w:rFonts w:asciiTheme="minorHAnsi" w:hAnsiTheme="minorHAnsi" w:cstheme="minorHAnsi"/>
        </w:rPr>
        <w:t>drive is not an act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does not break out of a set of </w:t>
      </w:r>
      <w:r w:rsidRPr="00EF4F3F">
        <w:rPr>
          <w:rStyle w:val="StyleUnderline"/>
          <w:rFonts w:asciiTheme="minorHAnsi" w:hAnsiTheme="minorHAnsi" w:cstheme="minorHAnsi"/>
          <w:highlight w:val="green"/>
        </w:rPr>
        <w:t>given expectations</w:t>
      </w:r>
      <w:r w:rsidRPr="00EF4F3F">
        <w:rPr>
          <w:rStyle w:val="StyleUnderline"/>
          <w:rFonts w:asciiTheme="minorHAnsi" w:hAnsiTheme="minorHAnsi" w:cstheme="minorHAnsi"/>
        </w:rPr>
        <w:t xml:space="preserve"> because such sets </w:t>
      </w:r>
      <w:r w:rsidRPr="00EF4F3F">
        <w:rPr>
          <w:rStyle w:val="StyleUnderline"/>
          <w:rFonts w:asciiTheme="minorHAnsi" w:hAnsiTheme="minorHAnsi" w:cstheme="minorHAnsi"/>
          <w:highlight w:val="green"/>
        </w:rPr>
        <w:t xml:space="preserve">no longer persist as coherent </w:t>
      </w:r>
      <w:proofErr w:type="spellStart"/>
      <w:r w:rsidRPr="00EF4F3F">
        <w:rPr>
          <w:rStyle w:val="StyleUnderline"/>
          <w:rFonts w:asciiTheme="minorHAnsi" w:hAnsiTheme="minorHAnsi" w:cstheme="minorHAnsi"/>
          <w:highlight w:val="green"/>
        </w:rPr>
        <w:t>enchainments</w:t>
      </w:r>
      <w:proofErr w:type="spellEnd"/>
      <w:r w:rsidRPr="00EF4F3F">
        <w:rPr>
          <w:rStyle w:val="StyleUnderline"/>
          <w:rFonts w:asciiTheme="minorHAnsi" w:hAnsiTheme="minorHAnsi" w:cstheme="minorHAnsi"/>
        </w:rPr>
        <w:t xml:space="preserve"> of meaning</w:t>
      </w:r>
      <w:r w:rsidRPr="00EF4F3F">
        <w:rPr>
          <w:rFonts w:asciiTheme="minorHAnsi" w:hAnsiTheme="minorHAnsi" w:cstheme="minorHAnsi"/>
          <w:sz w:val="12"/>
        </w:rPr>
        <w:t xml:space="preserve">. On the contrary, </w:t>
      </w:r>
      <w:r w:rsidRPr="00EF4F3F">
        <w:rPr>
          <w:rFonts w:asciiTheme="minorHAnsi" w:hAnsiTheme="minorHAnsi" w:cstheme="minorHAnsi"/>
          <w:sz w:val="12"/>
          <w:szCs w:val="12"/>
        </w:rPr>
        <w:t xml:space="preserve">the circulation of drive is functional for the prevention of such </w:t>
      </w:r>
      <w:proofErr w:type="spellStart"/>
      <w:r w:rsidRPr="00EF4F3F">
        <w:rPr>
          <w:rFonts w:asciiTheme="minorHAnsi" w:hAnsiTheme="minorHAnsi" w:cstheme="minorHAnsi"/>
          <w:sz w:val="12"/>
          <w:szCs w:val="12"/>
        </w:rPr>
        <w:t>enchainments</w:t>
      </w:r>
      <w:proofErr w:type="spellEnd"/>
      <w:r w:rsidRPr="00EF4F3F">
        <w:rPr>
          <w:rFonts w:asciiTheme="minorHAnsi" w:hAnsiTheme="minorHAnsi" w:cstheme="minorHAnsi"/>
          <w:sz w:val="12"/>
          <w:szCs w:val="12"/>
        </w:rPr>
        <w:t xml:space="preserve">, </w:t>
      </w:r>
      <w:proofErr w:type="spellStart"/>
      <w:r w:rsidRPr="00EF4F3F">
        <w:rPr>
          <w:rFonts w:asciiTheme="minorHAnsi" w:hAnsiTheme="minorHAnsi" w:cstheme="minorHAnsi"/>
          <w:sz w:val="12"/>
          <w:szCs w:val="12"/>
        </w:rPr>
        <w:t>enchainments</w:t>
      </w:r>
      <w:proofErr w:type="spellEnd"/>
      <w:r w:rsidRPr="00EF4F3F">
        <w:rPr>
          <w:rFonts w:asciiTheme="minorHAnsi" w:hAnsiTheme="minorHAnsi" w:cstheme="minorHAnsi"/>
          <w:sz w:val="12"/>
          <w:szCs w:val="12"/>
        </w:rPr>
        <w:t xml:space="preserve"> that might well enable radical political opposition</w:t>
      </w:r>
      <w:r w:rsidRPr="00EF4F3F">
        <w:rPr>
          <w:rFonts w:asciiTheme="minorHAnsi" w:hAnsiTheme="minorHAnsi" w:cstheme="minorHAnsi"/>
          <w:sz w:val="12"/>
        </w:rPr>
        <w:t>. (Dean, 2010, p. 31)</w:t>
      </w:r>
    </w:p>
    <w:p w14:paraId="29C87B1B" w14:textId="77777777" w:rsidR="00FB3B1C" w:rsidRPr="00EF4F3F" w:rsidRDefault="00FB3B1C" w:rsidP="00FB3B1C">
      <w:pPr>
        <w:rPr>
          <w:rFonts w:asciiTheme="minorHAnsi" w:hAnsiTheme="minorHAnsi" w:cstheme="minorHAnsi"/>
          <w:sz w:val="12"/>
        </w:rPr>
      </w:pPr>
      <w:r w:rsidRPr="00EF4F3F">
        <w:rPr>
          <w:rStyle w:val="StyleUnderline"/>
          <w:rFonts w:asciiTheme="minorHAnsi" w:hAnsiTheme="minorHAnsi" w:cstheme="minorHAnsi"/>
        </w:rPr>
        <w:t xml:space="preserve">We are trapped in circuits that depend on the death drive’s </w:t>
      </w:r>
      <w:r w:rsidRPr="00EF4F3F">
        <w:rPr>
          <w:rStyle w:val="StyleUnderline"/>
          <w:rFonts w:asciiTheme="minorHAnsi" w:hAnsiTheme="minorHAnsi" w:cstheme="minorHAnsi"/>
          <w:highlight w:val="green"/>
        </w:rPr>
        <w:t>refusal to reach a goal</w:t>
      </w:r>
      <w:r w:rsidRPr="00EF4F3F">
        <w:rPr>
          <w:rStyle w:val="StyleUnderline"/>
          <w:rFonts w:asciiTheme="minorHAnsi" w:hAnsiTheme="minorHAnsi" w:cstheme="minorHAnsi"/>
        </w:rPr>
        <w:t xml:space="preserve"> or an end</w:t>
      </w:r>
      <w:r w:rsidRPr="00EF4F3F">
        <w:rPr>
          <w:rFonts w:asciiTheme="minorHAnsi" w:hAnsiTheme="minorHAnsi" w:cstheme="minorHAnsi"/>
          <w:sz w:val="12"/>
        </w:rPr>
        <w:t xml:space="preserve">, </w:t>
      </w:r>
      <w:r w:rsidRPr="00EF4F3F">
        <w:rPr>
          <w:rStyle w:val="StyleUnderline"/>
          <w:rFonts w:asciiTheme="minorHAnsi" w:hAnsiTheme="minorHAnsi" w:cstheme="minorHAnsi"/>
        </w:rPr>
        <w:t>in relations of production that succeed on the failure inherent in the drive</w:t>
      </w:r>
      <w:r w:rsidRPr="00EF4F3F">
        <w:rPr>
          <w:rFonts w:asciiTheme="minorHAnsi" w:hAnsiTheme="minorHAnsi" w:cstheme="minorHAnsi"/>
          <w:sz w:val="12"/>
        </w:rPr>
        <w:t xml:space="preserve">. The lack of solidified meaning and closed identity doesn’t </w:t>
      </w:r>
      <w:proofErr w:type="gramStart"/>
      <w:r w:rsidRPr="00EF4F3F">
        <w:rPr>
          <w:rFonts w:asciiTheme="minorHAnsi" w:hAnsiTheme="minorHAnsi" w:cstheme="minorHAnsi"/>
          <w:sz w:val="12"/>
        </w:rPr>
        <w:t>actually disrupt</w:t>
      </w:r>
      <w:proofErr w:type="gramEnd"/>
      <w:r w:rsidRPr="00EF4F3F">
        <w:rPr>
          <w:rFonts w:asciiTheme="minorHAnsi" w:hAnsiTheme="minorHAnsi" w:cstheme="minorHAnsi"/>
          <w:sz w:val="12"/>
        </w:rPr>
        <w:t xml:space="preserve"> capitalism. </w:t>
      </w:r>
      <w:r w:rsidRPr="00EF4F3F">
        <w:rPr>
          <w:rStyle w:val="Emphasis"/>
          <w:rFonts w:asciiTheme="minorHAnsi" w:hAnsiTheme="minorHAnsi" w:cstheme="minorHAnsi"/>
        </w:rPr>
        <w:t xml:space="preserve">This absence </w:t>
      </w:r>
      <w:r w:rsidRPr="00EF4F3F">
        <w:rPr>
          <w:rStyle w:val="Emphasis"/>
          <w:rFonts w:asciiTheme="minorHAnsi" w:hAnsiTheme="minorHAnsi" w:cstheme="minorHAnsi"/>
          <w:highlight w:val="green"/>
        </w:rPr>
        <w:t>fuels capitalism</w:t>
      </w:r>
      <w:r w:rsidRPr="00EF4F3F">
        <w:rPr>
          <w:rStyle w:val="Emphasis"/>
          <w:rFonts w:asciiTheme="minorHAnsi" w:hAnsiTheme="minorHAnsi" w:cstheme="minorHAnsi"/>
        </w:rPr>
        <w:t xml:space="preserve"> as </w:t>
      </w:r>
      <w:r w:rsidRPr="00EF4F3F">
        <w:rPr>
          <w:rStyle w:val="Emphasis"/>
          <w:rFonts w:asciiTheme="minorHAnsi" w:hAnsiTheme="minorHAnsi" w:cstheme="minorHAnsi"/>
          <w:highlight w:val="green"/>
        </w:rPr>
        <w:t>it sends us googling</w:t>
      </w:r>
      <w:r w:rsidRPr="00EF4F3F">
        <w:rPr>
          <w:rStyle w:val="Emphasis"/>
          <w:rFonts w:asciiTheme="minorHAnsi" w:hAnsiTheme="minorHAnsi" w:cstheme="minorHAnsi"/>
        </w:rPr>
        <w:t xml:space="preserve">, clicking, </w:t>
      </w:r>
      <w:r w:rsidRPr="00EF4F3F">
        <w:rPr>
          <w:rStyle w:val="Emphasis"/>
          <w:rFonts w:asciiTheme="minorHAnsi" w:hAnsiTheme="minorHAnsi" w:cstheme="minorHAnsi"/>
          <w:highlight w:val="green"/>
        </w:rPr>
        <w:t>writing, and</w:t>
      </w:r>
      <w:r w:rsidRPr="00EF4F3F">
        <w:rPr>
          <w:rStyle w:val="Emphasis"/>
          <w:rFonts w:asciiTheme="minorHAnsi" w:hAnsiTheme="minorHAnsi" w:cstheme="minorHAnsi"/>
        </w:rPr>
        <w:t xml:space="preserve"> posting, </w:t>
      </w:r>
      <w:r w:rsidRPr="00EF4F3F">
        <w:rPr>
          <w:rStyle w:val="Emphasis"/>
          <w:rFonts w:asciiTheme="minorHAnsi" w:hAnsiTheme="minorHAnsi" w:cstheme="minorHAnsi"/>
          <w:highlight w:val="green"/>
        </w:rPr>
        <w:t>generating raw materials and revenue</w:t>
      </w:r>
      <w:r w:rsidRPr="00EF4F3F">
        <w:rPr>
          <w:rStyle w:val="Emphasis"/>
          <w:rFonts w:asciiTheme="minorHAnsi" w:hAnsiTheme="minorHAnsi" w:cstheme="minorHAnsi"/>
        </w:rPr>
        <w:t xml:space="preserve"> for capital</w:t>
      </w:r>
      <w:r w:rsidRPr="00EF4F3F">
        <w:rPr>
          <w:rFonts w:asciiTheme="minorHAnsi" w:hAnsiTheme="minorHAnsi" w:cstheme="minorHAnsi"/>
          <w:sz w:val="12"/>
        </w:rPr>
        <w:t>. The problem at hand is that of either escaping or redirecting the drive.</w:t>
      </w:r>
    </w:p>
    <w:p w14:paraId="0B277C00" w14:textId="77777777" w:rsidR="00FB3B1C" w:rsidRPr="00EF4F3F" w:rsidRDefault="00FB3B1C" w:rsidP="00FB3B1C">
      <w:pPr>
        <w:rPr>
          <w:rFonts w:asciiTheme="minorHAnsi" w:hAnsiTheme="minorHAnsi" w:cstheme="minorHAnsi"/>
          <w:sz w:val="12"/>
        </w:rPr>
      </w:pP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drive’s </w:t>
      </w:r>
      <w:r w:rsidRPr="00EF4F3F">
        <w:rPr>
          <w:rStyle w:val="StyleUnderline"/>
          <w:rFonts w:asciiTheme="minorHAnsi" w:hAnsiTheme="minorHAnsi" w:cstheme="minorHAnsi"/>
          <w:highlight w:val="green"/>
        </w:rPr>
        <w:t>loop engenders jouissance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 communicative capitalism capitalizes on this</w:t>
      </w:r>
      <w:r w:rsidRPr="00EF4F3F">
        <w:rPr>
          <w:rStyle w:val="StyleUnderline"/>
          <w:rFonts w:asciiTheme="minorHAnsi" w:hAnsiTheme="minorHAnsi" w:cstheme="minorHAnsi"/>
        </w:rPr>
        <w:t xml:space="preserve"> jouissance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Crisis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highlight w:val="green"/>
        </w:rPr>
        <w:t>can be</w:t>
      </w:r>
      <w:r w:rsidRPr="00EF4F3F">
        <w:rPr>
          <w:rStyle w:val="StyleUnderline"/>
          <w:rFonts w:asciiTheme="minorHAnsi" w:hAnsiTheme="minorHAnsi" w:cstheme="minorHAnsi"/>
        </w:rPr>
        <w:t xml:space="preserve"> incredibly </w:t>
      </w:r>
      <w:r w:rsidRPr="00EF4F3F">
        <w:rPr>
          <w:rStyle w:val="StyleUnderline"/>
          <w:rFonts w:asciiTheme="minorHAnsi" w:hAnsiTheme="minorHAnsi" w:cstheme="minorHAnsi"/>
          <w:highlight w:val="green"/>
        </w:rPr>
        <w:t>productive</w:t>
      </w:r>
      <w:r w:rsidRPr="00EF4F3F">
        <w:rPr>
          <w:rStyle w:val="StyleUnderline"/>
          <w:rFonts w:asciiTheme="minorHAnsi" w:hAnsiTheme="minorHAnsi" w:cstheme="minorHAnsi"/>
        </w:rPr>
        <w:t xml:space="preserve"> for capital</w:t>
      </w:r>
      <w:r w:rsidRPr="00EF4F3F">
        <w:rPr>
          <w:rFonts w:asciiTheme="minorHAnsi" w:hAnsiTheme="minorHAnsi" w:cstheme="minorHAnsi"/>
          <w:sz w:val="12"/>
        </w:rPr>
        <w:t xml:space="preserve">. </w:t>
      </w:r>
      <w:r w:rsidRPr="00EF4F3F">
        <w:rPr>
          <w:rStyle w:val="StyleUnderline"/>
          <w:rFonts w:asciiTheme="minorHAnsi" w:hAnsiTheme="minorHAnsi" w:cstheme="minorHAnsi"/>
        </w:rPr>
        <w:t>Crises discipline workers and students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by </w:t>
      </w:r>
      <w:r w:rsidRPr="00EF4F3F">
        <w:rPr>
          <w:rStyle w:val="StyleUnderline"/>
          <w:rFonts w:asciiTheme="minorHAnsi" w:hAnsiTheme="minorHAnsi" w:cstheme="minorHAnsi"/>
          <w:highlight w:val="green"/>
        </w:rPr>
        <w:t>driving down wages</w:t>
      </w:r>
      <w:r w:rsidRPr="00EF4F3F">
        <w:rPr>
          <w:rStyle w:val="StyleUnderline"/>
          <w:rFonts w:asciiTheme="minorHAnsi" w:hAnsiTheme="minorHAnsi" w:cstheme="minorHAnsi"/>
        </w:rPr>
        <w:t xml:space="preserve"> and </w:t>
      </w:r>
      <w:r w:rsidRPr="00EF4F3F">
        <w:rPr>
          <w:rStyle w:val="StyleUnderline"/>
          <w:rFonts w:asciiTheme="minorHAnsi" w:hAnsiTheme="minorHAnsi" w:cstheme="minorHAnsi"/>
          <w:highlight w:val="green"/>
        </w:rPr>
        <w:t>increasing insecurity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lay</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groundwork for new</w:t>
      </w:r>
      <w:r w:rsidRPr="00EF4F3F">
        <w:rPr>
          <w:rStyle w:val="StyleUnderline"/>
          <w:rFonts w:asciiTheme="minorHAnsi" w:hAnsiTheme="minorHAnsi" w:cstheme="minorHAnsi"/>
        </w:rPr>
        <w:t xml:space="preserve"> rounds of </w:t>
      </w:r>
      <w:r w:rsidRPr="00EF4F3F">
        <w:rPr>
          <w:rStyle w:val="StyleUnderline"/>
          <w:rFonts w:asciiTheme="minorHAnsi" w:hAnsiTheme="minorHAnsi" w:cstheme="minorHAnsi"/>
          <w:highlight w:val="green"/>
        </w:rPr>
        <w:t>investment</w:t>
      </w:r>
      <w:r w:rsidRPr="00EF4F3F">
        <w:rPr>
          <w:rStyle w:val="StyleUnderline"/>
          <w:rFonts w:asciiTheme="minorHAnsi" w:hAnsiTheme="minorHAnsi" w:cstheme="minorHAnsi"/>
        </w:rPr>
        <w:t xml:space="preserve"> and accumulation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Instability and crisis only create the conditions for political action and </w:t>
      </w:r>
      <w:proofErr w:type="gramStart"/>
      <w:r w:rsidRPr="00EF4F3F">
        <w:rPr>
          <w:rStyle w:val="StyleUnderline"/>
          <w:rFonts w:asciiTheme="minorHAnsi" w:hAnsiTheme="minorHAnsi" w:cstheme="minorHAnsi"/>
        </w:rPr>
        <w:t>open up</w:t>
      </w:r>
      <w:proofErr w:type="gramEnd"/>
      <w:r w:rsidRPr="00EF4F3F">
        <w:rPr>
          <w:rStyle w:val="StyleUnderline"/>
          <w:rFonts w:asciiTheme="minorHAnsi" w:hAnsiTheme="minorHAnsi" w:cstheme="minorHAnsi"/>
        </w:rPr>
        <w:t xml:space="preserve"> the possibility of rupture</w:t>
      </w:r>
      <w:r w:rsidRPr="00EF4F3F">
        <w:rPr>
          <w:rFonts w:asciiTheme="minorHAnsi" w:hAnsiTheme="minorHAnsi" w:cstheme="minorHAnsi"/>
          <w:sz w:val="12"/>
        </w:rPr>
        <w:t xml:space="preserve">. The same goes for studying. </w:t>
      </w:r>
      <w:proofErr w:type="spellStart"/>
      <w:r w:rsidRPr="00EF4F3F">
        <w:rPr>
          <w:rFonts w:asciiTheme="minorHAnsi" w:hAnsiTheme="minorHAnsi" w:cstheme="minorHAnsi"/>
          <w:sz w:val="12"/>
        </w:rPr>
        <w:t>Sinthomostudying</w:t>
      </w:r>
      <w:proofErr w:type="spellEnd"/>
      <w:r w:rsidRPr="00EF4F3F">
        <w:rPr>
          <w:rFonts w:asciiTheme="minorHAnsi" w:hAnsiTheme="minorHAnsi" w:cstheme="minorHAnsi"/>
          <w:sz w:val="12"/>
        </w:rPr>
        <w:t xml:space="preserve"> is, after all, a mode of educational engagement, and doesn’t have an inherent political orientation. </w:t>
      </w:r>
      <w:r w:rsidRPr="00EF4F3F">
        <w:rPr>
          <w:rStyle w:val="StyleUnderline"/>
          <w:rFonts w:asciiTheme="minorHAnsi" w:hAnsiTheme="minorHAnsi" w:cstheme="minorHAnsi"/>
        </w:rPr>
        <w:t xml:space="preserve">The gap instituted through the act of </w:t>
      </w:r>
      <w:proofErr w:type="spellStart"/>
      <w:r w:rsidRPr="00EF4F3F">
        <w:rPr>
          <w:rStyle w:val="StyleUnderline"/>
          <w:rFonts w:asciiTheme="minorHAnsi" w:hAnsiTheme="minorHAnsi" w:cstheme="minorHAnsi"/>
        </w:rPr>
        <w:t>sinthomostudying</w:t>
      </w:r>
      <w:proofErr w:type="spellEnd"/>
      <w:r w:rsidRPr="00EF4F3F">
        <w:rPr>
          <w:rStyle w:val="StyleUnderline"/>
          <w:rFonts w:asciiTheme="minorHAnsi" w:hAnsiTheme="minorHAnsi" w:cstheme="minorHAnsi"/>
        </w:rPr>
        <w:t xml:space="preserve"> needs not necessarily a predetermined direction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StyleUnderline"/>
          <w:rFonts w:asciiTheme="minorHAnsi" w:hAnsiTheme="minorHAnsi" w:cstheme="minorHAnsi"/>
          <w:highlight w:val="green"/>
        </w:rPr>
        <w:t>an organizational ethos</w:t>
      </w:r>
      <w:r w:rsidRPr="00EF4F3F">
        <w:rPr>
          <w:rStyle w:val="StyleUnderline"/>
          <w:rFonts w:asciiTheme="minorHAnsi" w:hAnsiTheme="minorHAnsi" w:cstheme="minorHAnsi"/>
        </w:rPr>
        <w:t xml:space="preserve"> and form capable of providing direction for the gap</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organizing the remainder of the Real internal to the Symbolic and </w:t>
      </w:r>
      <w:r w:rsidRPr="00EF4F3F">
        <w:rPr>
          <w:rStyle w:val="StyleUnderline"/>
          <w:rFonts w:asciiTheme="minorHAnsi" w:hAnsiTheme="minorHAnsi" w:cstheme="minorHAnsi"/>
          <w:highlight w:val="green"/>
        </w:rPr>
        <w:t>generating the force to redirect the death drive</w:t>
      </w:r>
      <w:r w:rsidRPr="00EF4F3F">
        <w:rPr>
          <w:rFonts w:asciiTheme="minorHAnsi" w:hAnsiTheme="minorHAnsi" w:cstheme="minorHAnsi"/>
          <w:sz w:val="12"/>
        </w:rPr>
        <w:t xml:space="preserve">. Edelman (2004) comes close to recognizing this in his analysis of Alfred Hitchcock’s North by Northwest. He offers us Leonard who, at the direction of his boss, ruthlessly plots the death of the film’s protagonist Roger Thornhill, as a </w:t>
      </w:r>
      <w:proofErr w:type="spellStart"/>
      <w:r w:rsidRPr="00EF4F3F">
        <w:rPr>
          <w:rFonts w:asciiTheme="minorHAnsi" w:hAnsiTheme="minorHAnsi" w:cstheme="minorHAnsi"/>
          <w:sz w:val="12"/>
        </w:rPr>
        <w:t>sinthomosexual</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Leonard “</w:t>
      </w:r>
      <w:r w:rsidRPr="00EF4F3F">
        <w:rPr>
          <w:rStyle w:val="StyleUnderline"/>
          <w:rFonts w:asciiTheme="minorHAnsi" w:hAnsiTheme="minorHAnsi" w:cstheme="minorHAnsi"/>
          <w:highlight w:val="green"/>
        </w:rPr>
        <w:t>materializes</w:t>
      </w:r>
      <w:r w:rsidRPr="00EF4F3F">
        <w:rPr>
          <w:rStyle w:val="StyleUnderline"/>
          <w:rFonts w:asciiTheme="minorHAnsi" w:hAnsiTheme="minorHAnsi" w:cstheme="minorHAnsi"/>
        </w:rPr>
        <w:t xml:space="preserve"> the force of </w:t>
      </w:r>
      <w:r w:rsidRPr="00EF4F3F">
        <w:rPr>
          <w:rStyle w:val="StyleUnderline"/>
          <w:rFonts w:asciiTheme="minorHAnsi" w:hAnsiTheme="minorHAnsi" w:cstheme="minorHAnsi"/>
          <w:highlight w:val="green"/>
        </w:rPr>
        <w:t>negation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proofErr w:type="spellStart"/>
      <w:r w:rsidRPr="00EF4F3F">
        <w:rPr>
          <w:rStyle w:val="StyleUnderline"/>
          <w:rFonts w:asciiTheme="minorHAnsi" w:hAnsiTheme="minorHAnsi" w:cstheme="minorHAnsi"/>
        </w:rPr>
        <w:t>derealizing</w:t>
      </w:r>
      <w:proofErr w:type="spellEnd"/>
      <w:r w:rsidRPr="00EF4F3F">
        <w:rPr>
          <w:rStyle w:val="StyleUnderline"/>
          <w:rFonts w:asciiTheme="minorHAnsi" w:hAnsiTheme="minorHAnsi" w:cstheme="minorHAnsi"/>
        </w:rPr>
        <w:t xml:space="preserve"> insistence of jouissance</w:t>
      </w:r>
      <w:r w:rsidRPr="00EF4F3F">
        <w:rPr>
          <w:rFonts w:asciiTheme="minorHAnsi" w:hAnsiTheme="minorHAnsi" w:cstheme="minorHAnsi"/>
          <w:sz w:val="12"/>
        </w:rPr>
        <w:t xml:space="preserve">, from which Scrooge and Silas Marner were led by the hand of a little child” (p. 70). </w:t>
      </w:r>
      <w:r w:rsidRPr="00EF4F3F">
        <w:rPr>
          <w:rStyle w:val="StyleUnderline"/>
          <w:rFonts w:asciiTheme="minorHAnsi" w:hAnsiTheme="minorHAnsi" w:cstheme="minorHAnsi"/>
        </w:rPr>
        <w:t>Edelman notes in passing that Leonard is an “agent of America’s cold war enemies</w:t>
      </w:r>
      <w:r w:rsidRPr="00EF4F3F">
        <w:rPr>
          <w:rFonts w:asciiTheme="minorHAnsi" w:hAnsiTheme="minorHAnsi" w:cstheme="minorHAnsi"/>
          <w:sz w:val="12"/>
        </w:rPr>
        <w:t xml:space="preserve">,” but he doesn’t draw any implications from this. </w:t>
      </w:r>
      <w:r w:rsidRPr="00EF4F3F">
        <w:rPr>
          <w:rStyle w:val="StyleUnderline"/>
          <w:rFonts w:asciiTheme="minorHAnsi" w:hAnsiTheme="minorHAnsi" w:cstheme="minorHAnsi"/>
        </w:rPr>
        <w:t>Fundamentally</w:t>
      </w:r>
      <w:r w:rsidRPr="00EF4F3F">
        <w:rPr>
          <w:rFonts w:asciiTheme="minorHAnsi" w:hAnsiTheme="minorHAnsi" w:cstheme="minorHAnsi"/>
          <w:sz w:val="12"/>
        </w:rPr>
        <w:t xml:space="preserve">, he </w:t>
      </w:r>
      <w:r w:rsidRPr="00EF4F3F">
        <w:rPr>
          <w:rStyle w:val="StyleUnderline"/>
          <w:rFonts w:asciiTheme="minorHAnsi" w:hAnsiTheme="minorHAnsi" w:cstheme="minorHAnsi"/>
        </w:rPr>
        <w:t>misses the categorically crucial aspect of Leonard’s drive</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it was a drive organized </w:t>
      </w:r>
      <w:r w:rsidRPr="00EF4F3F">
        <w:rPr>
          <w:rStyle w:val="Emphasis"/>
          <w:rFonts w:asciiTheme="minorHAnsi" w:hAnsiTheme="minorHAnsi" w:cstheme="minorHAnsi"/>
          <w:highlight w:val="green"/>
        </w:rPr>
        <w:t>under the banner of communism</w:t>
      </w:r>
      <w:r w:rsidRPr="00EF4F3F">
        <w:rPr>
          <w:rFonts w:asciiTheme="minorHAnsi" w:hAnsiTheme="minorHAnsi" w:cstheme="minorHAnsi"/>
          <w:sz w:val="12"/>
        </w:rPr>
        <w:t>.</w:t>
      </w:r>
    </w:p>
    <w:p w14:paraId="04CCC087" w14:textId="77777777" w:rsidR="00FB3B1C" w:rsidRPr="00EF4F3F" w:rsidRDefault="00FB3B1C" w:rsidP="00FB3B1C">
      <w:pPr>
        <w:rPr>
          <w:rFonts w:asciiTheme="minorHAnsi" w:hAnsiTheme="minorHAnsi" w:cstheme="minorHAnsi"/>
          <w:sz w:val="12"/>
        </w:rPr>
      </w:pPr>
      <w:proofErr w:type="spellStart"/>
      <w:r w:rsidRPr="00EF4F3F">
        <w:rPr>
          <w:rStyle w:val="StyleUnderline"/>
          <w:rFonts w:asciiTheme="minorHAnsi" w:hAnsiTheme="minorHAnsi" w:cstheme="minorHAnsi"/>
          <w:highlight w:val="green"/>
        </w:rPr>
        <w:t>Subjectifying</w:t>
      </w:r>
      <w:proofErr w:type="spellEnd"/>
      <w:r w:rsidRPr="00EF4F3F">
        <w:rPr>
          <w:rStyle w:val="StyleUnderline"/>
          <w:rFonts w:asciiTheme="minorHAnsi" w:hAnsiTheme="minorHAnsi" w:cstheme="minorHAnsi"/>
        </w:rPr>
        <w:t xml:space="preserve"> the gap of the present </w:t>
      </w:r>
      <w:r w:rsidRPr="00EF4F3F">
        <w:rPr>
          <w:rStyle w:val="StyleUnderline"/>
          <w:rFonts w:asciiTheme="minorHAnsi" w:hAnsiTheme="minorHAnsi" w:cstheme="minorHAnsi"/>
          <w:highlight w:val="green"/>
        </w:rPr>
        <w:t>isn’t enough</w:t>
      </w:r>
      <w:r w:rsidRPr="00EF4F3F">
        <w:rPr>
          <w:rFonts w:asciiTheme="minorHAnsi" w:hAnsiTheme="minorHAnsi" w:cstheme="minorHAnsi"/>
          <w:sz w:val="12"/>
        </w:rPr>
        <w:t xml:space="preserve">. Once inhabited, </w:t>
      </w:r>
      <w:r w:rsidRPr="00EF4F3F">
        <w:rPr>
          <w:rStyle w:val="Emphasis"/>
          <w:rFonts w:asciiTheme="minorHAnsi" w:hAnsiTheme="minorHAnsi" w:cstheme="minorHAnsi"/>
          <w:highlight w:val="green"/>
        </w:rPr>
        <w:t>the gap must be organized and wielded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is what </w:t>
      </w:r>
      <w:r w:rsidRPr="00EF4F3F">
        <w:rPr>
          <w:rStyle w:val="Emphasis"/>
          <w:rFonts w:asciiTheme="minorHAnsi" w:hAnsiTheme="minorHAnsi" w:cstheme="minorHAnsi"/>
        </w:rPr>
        <w:t>Harney and Moten</w:t>
      </w:r>
      <w:r w:rsidRPr="00EF4F3F">
        <w:rPr>
          <w:rFonts w:asciiTheme="minorHAnsi" w:hAnsiTheme="minorHAnsi" w:cstheme="minorHAnsi"/>
          <w:sz w:val="12"/>
        </w:rPr>
        <w:t xml:space="preserve"> (2013) </w:t>
      </w:r>
      <w:r w:rsidRPr="00EF4F3F">
        <w:rPr>
          <w:rStyle w:val="StyleUnderline"/>
          <w:rFonts w:asciiTheme="minorHAnsi" w:hAnsiTheme="minorHAnsi" w:cstheme="minorHAnsi"/>
        </w:rPr>
        <w:t xml:space="preserve">miss in their </w:t>
      </w:r>
      <w:r w:rsidRPr="00EF4F3F">
        <w:rPr>
          <w:rStyle w:val="StyleUnderline"/>
          <w:rFonts w:asciiTheme="minorHAnsi" w:hAnsiTheme="minorHAnsi" w:cstheme="minorHAnsi"/>
          <w:highlight w:val="green"/>
        </w:rPr>
        <w:t>writings</w:t>
      </w:r>
      <w:r w:rsidRPr="00EF4F3F">
        <w:rPr>
          <w:rStyle w:val="StyleUnderline"/>
          <w:rFonts w:asciiTheme="minorHAnsi" w:hAnsiTheme="minorHAnsi" w:cstheme="minorHAnsi"/>
        </w:rPr>
        <w:t xml:space="preserve"> on study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They </w:t>
      </w:r>
      <w:r w:rsidRPr="00EF4F3F">
        <w:rPr>
          <w:rStyle w:val="StyleUnderline"/>
          <w:rFonts w:asciiTheme="minorHAnsi" w:hAnsiTheme="minorHAnsi" w:cstheme="minorHAnsi"/>
          <w:highlight w:val="green"/>
        </w:rPr>
        <w:t>romanticize the indebted studier who dwells within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crevices</w:t>
      </w:r>
      <w:r w:rsidRPr="00EF4F3F">
        <w:rPr>
          <w:rStyle w:val="StyleUnderline"/>
          <w:rFonts w:asciiTheme="minorHAnsi" w:hAnsiTheme="minorHAnsi" w:cstheme="minorHAnsi"/>
        </w:rPr>
        <w:t xml:space="preserve"> of capitalism</w:t>
      </w:r>
      <w:r w:rsidRPr="00EF4F3F">
        <w:rPr>
          <w:rFonts w:asciiTheme="minorHAnsi" w:hAnsiTheme="minorHAnsi" w:cstheme="minorHAnsi"/>
          <w:sz w:val="12"/>
        </w:rPr>
        <w:t>: “</w:t>
      </w:r>
      <w:r w:rsidRPr="00EF4F3F">
        <w:rPr>
          <w:rStyle w:val="StyleUnderline"/>
          <w:rFonts w:asciiTheme="minorHAnsi" w:hAnsiTheme="minorHAnsi" w:cstheme="minorHAnsi"/>
        </w:rPr>
        <w:t xml:space="preserve">They study in the </w:t>
      </w:r>
      <w:proofErr w:type="gramStart"/>
      <w:r w:rsidRPr="00EF4F3F">
        <w:rPr>
          <w:rStyle w:val="StyleUnderline"/>
          <w:rFonts w:asciiTheme="minorHAnsi" w:hAnsiTheme="minorHAnsi" w:cstheme="minorHAnsi"/>
        </w:rPr>
        <w:t>university</w:t>
      </w:r>
      <w:proofErr w:type="gramEnd"/>
      <w:r w:rsidRPr="00EF4F3F">
        <w:rPr>
          <w:rStyle w:val="StyleUnderline"/>
          <w:rFonts w:asciiTheme="minorHAnsi" w:hAnsiTheme="minorHAnsi" w:cstheme="minorHAnsi"/>
        </w:rPr>
        <w:t xml:space="preserve"> and the university forces them under</w:t>
      </w:r>
      <w:r w:rsidRPr="00EF4F3F">
        <w:rPr>
          <w:rFonts w:asciiTheme="minorHAnsi" w:hAnsiTheme="minorHAnsi" w:cstheme="minorHAnsi"/>
          <w:sz w:val="12"/>
        </w:rPr>
        <w:t xml:space="preserve">, </w:t>
      </w:r>
      <w:r w:rsidRPr="00EF4F3F">
        <w:rPr>
          <w:rStyle w:val="StyleUnderline"/>
          <w:rFonts w:asciiTheme="minorHAnsi" w:hAnsiTheme="minorHAnsi" w:cstheme="minorHAnsi"/>
        </w:rPr>
        <w:t>relegates them to the state of those without interests</w:t>
      </w:r>
      <w:r w:rsidRPr="00EF4F3F">
        <w:rPr>
          <w:rFonts w:asciiTheme="minorHAnsi" w:hAnsiTheme="minorHAnsi" w:cstheme="minorHAnsi"/>
          <w:sz w:val="12"/>
        </w:rPr>
        <w:t xml:space="preserve">, </w:t>
      </w:r>
      <w:r w:rsidRPr="00EF4F3F">
        <w:rPr>
          <w:rStyle w:val="StyleUnderline"/>
          <w:rFonts w:asciiTheme="minorHAnsi" w:hAnsiTheme="minorHAnsi" w:cstheme="minorHAnsi"/>
        </w:rPr>
        <w:t>without credit</w:t>
      </w:r>
      <w:r w:rsidRPr="00EF4F3F">
        <w:rPr>
          <w:rFonts w:asciiTheme="minorHAnsi" w:hAnsiTheme="minorHAnsi" w:cstheme="minorHAnsi"/>
          <w:sz w:val="12"/>
        </w:rPr>
        <w:t xml:space="preserve">, </w:t>
      </w:r>
      <w:r w:rsidRPr="00EF4F3F">
        <w:rPr>
          <w:rStyle w:val="StyleUnderline"/>
          <w:rFonts w:asciiTheme="minorHAnsi" w:hAnsiTheme="minorHAnsi" w:cstheme="minorHAnsi"/>
        </w:rPr>
        <w:t>without debt that bears interest</w:t>
      </w:r>
      <w:r w:rsidRPr="00EF4F3F">
        <w:rPr>
          <w:rFonts w:asciiTheme="minorHAnsi" w:hAnsiTheme="minorHAnsi" w:cstheme="minorHAnsi"/>
          <w:sz w:val="12"/>
        </w:rPr>
        <w:t xml:space="preserve">, </w:t>
      </w:r>
      <w:r w:rsidRPr="00EF4F3F">
        <w:rPr>
          <w:rStyle w:val="StyleUnderline"/>
          <w:rFonts w:asciiTheme="minorHAnsi" w:hAnsiTheme="minorHAnsi" w:cstheme="minorHAnsi"/>
        </w:rPr>
        <w:t>that earns credits</w:t>
      </w:r>
      <w:r w:rsidRPr="00EF4F3F">
        <w:rPr>
          <w:rFonts w:asciiTheme="minorHAnsi" w:hAnsiTheme="minorHAnsi" w:cstheme="minorHAnsi"/>
          <w:sz w:val="12"/>
        </w:rPr>
        <w:t xml:space="preserve">” (p. 67). </w:t>
      </w:r>
      <w:r w:rsidRPr="00EF4F3F">
        <w:rPr>
          <w:rStyle w:val="StyleUnderline"/>
          <w:rFonts w:asciiTheme="minorHAnsi" w:hAnsiTheme="minorHAnsi" w:cstheme="minorHAnsi"/>
        </w:rPr>
        <w:t>The opposite is the case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capital-</w:t>
      </w:r>
      <w:proofErr w:type="gramStart"/>
      <w:r w:rsidRPr="00EF4F3F">
        <w:rPr>
          <w:rStyle w:val="StyleUnderline"/>
          <w:rFonts w:asciiTheme="minorHAnsi" w:hAnsiTheme="minorHAnsi" w:cstheme="minorHAnsi"/>
          <w:highlight w:val="green"/>
        </w:rPr>
        <w:t>learning-debt</w:t>
      </w:r>
      <w:proofErr w:type="gramEnd"/>
      <w:r w:rsidRPr="00EF4F3F">
        <w:rPr>
          <w:rStyle w:val="StyleUnderline"/>
          <w:rFonts w:asciiTheme="minorHAnsi" w:hAnsiTheme="minorHAnsi" w:cstheme="minorHAnsi"/>
          <w:highlight w:val="green"/>
        </w:rPr>
        <w:t xml:space="preserve"> triumvirate compels the student to take up interests</w:t>
      </w:r>
      <w:r w:rsidRPr="00EF4F3F">
        <w:rPr>
          <w:rFonts w:asciiTheme="minorHAnsi" w:hAnsiTheme="minorHAnsi" w:cstheme="minorHAnsi"/>
          <w:sz w:val="12"/>
        </w:rPr>
        <w:t xml:space="preserve">, </w:t>
      </w:r>
      <w:r w:rsidRPr="00EF4F3F">
        <w:rPr>
          <w:rStyle w:val="StyleUnderline"/>
          <w:rFonts w:asciiTheme="minorHAnsi" w:hAnsiTheme="minorHAnsi" w:cstheme="minorHAnsi"/>
        </w:rPr>
        <w:t>to graduate</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actualize their potential</w:t>
      </w:r>
      <w:r w:rsidRPr="00EF4F3F">
        <w:rPr>
          <w:rFonts w:asciiTheme="minorHAnsi" w:hAnsiTheme="minorHAnsi" w:cstheme="minorHAnsi"/>
          <w:sz w:val="12"/>
        </w:rPr>
        <w:t xml:space="preserve">. </w:t>
      </w:r>
      <w:r w:rsidRPr="00EF4F3F">
        <w:rPr>
          <w:rStyle w:val="StyleUnderline"/>
          <w:rFonts w:asciiTheme="minorHAnsi" w:hAnsiTheme="minorHAnsi" w:cstheme="minorHAnsi"/>
        </w:rPr>
        <w:t>The credit-debt rhythm disciplines our capacities and potentialities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it is not enough to</w:t>
      </w:r>
      <w:r w:rsidRPr="00EF4F3F">
        <w:rPr>
          <w:rStyle w:val="StyleUnderline"/>
          <w:rFonts w:asciiTheme="minorHAnsi" w:hAnsiTheme="minorHAnsi" w:cstheme="minorHAnsi"/>
        </w:rPr>
        <w:t xml:space="preserve"> flee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refuse to pay our debt</w:t>
      </w:r>
      <w:r w:rsidRPr="00EF4F3F">
        <w:rPr>
          <w:rFonts w:asciiTheme="minorHAnsi" w:hAnsiTheme="minorHAnsi" w:cstheme="minorHAnsi"/>
          <w:sz w:val="12"/>
        </w:rPr>
        <w:t xml:space="preserve">. Rather, </w:t>
      </w:r>
      <w:r w:rsidRPr="00EF4F3F">
        <w:rPr>
          <w:rStyle w:val="StyleUnderline"/>
          <w:rFonts w:asciiTheme="minorHAnsi" w:hAnsiTheme="minorHAnsi" w:cstheme="minorHAnsi"/>
        </w:rPr>
        <w:t xml:space="preserve">the construction of </w:t>
      </w:r>
      <w:r w:rsidRPr="00EF4F3F">
        <w:rPr>
          <w:rStyle w:val="StyleUnderline"/>
          <w:rFonts w:asciiTheme="minorHAnsi" w:hAnsiTheme="minorHAnsi" w:cstheme="minorHAnsi"/>
          <w:highlight w:val="green"/>
        </w:rPr>
        <w:t>a</w:t>
      </w:r>
      <w:r w:rsidRPr="00EF4F3F">
        <w:rPr>
          <w:rFonts w:asciiTheme="minorHAnsi" w:hAnsiTheme="minorHAnsi" w:cstheme="minorHAnsi"/>
          <w:sz w:val="12"/>
        </w:rPr>
        <w:t xml:space="preserve">n </w:t>
      </w:r>
      <w:r w:rsidRPr="00EF4F3F">
        <w:rPr>
          <w:rStyle w:val="StyleUnderline"/>
          <w:rFonts w:asciiTheme="minorHAnsi" w:hAnsiTheme="minorHAnsi" w:cstheme="minorHAnsi"/>
        </w:rPr>
        <w:t xml:space="preserve">entirely </w:t>
      </w:r>
      <w:r w:rsidRPr="00EF4F3F">
        <w:rPr>
          <w:rStyle w:val="StyleUnderline"/>
          <w:rFonts w:asciiTheme="minorHAnsi" w:hAnsiTheme="minorHAnsi" w:cstheme="minorHAnsi"/>
          <w:highlight w:val="green"/>
        </w:rPr>
        <w:t>new social order is necessary</w:t>
      </w:r>
      <w:r w:rsidRPr="00EF4F3F">
        <w:rPr>
          <w:rFonts w:asciiTheme="minorHAnsi" w:hAnsiTheme="minorHAnsi" w:cstheme="minorHAnsi"/>
          <w:sz w:val="12"/>
        </w:rPr>
        <w:t>.</w:t>
      </w:r>
    </w:p>
    <w:p w14:paraId="3E02BB2F"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If </w:t>
      </w:r>
      <w:proofErr w:type="spellStart"/>
      <w:r w:rsidRPr="00EF4F3F">
        <w:rPr>
          <w:rFonts w:asciiTheme="minorHAnsi" w:hAnsiTheme="minorHAnsi" w:cstheme="minorHAnsi"/>
          <w:sz w:val="12"/>
        </w:rPr>
        <w:t>sinthomostudying</w:t>
      </w:r>
      <w:proofErr w:type="spellEnd"/>
      <w:r w:rsidRPr="00EF4F3F">
        <w:rPr>
          <w:rFonts w:asciiTheme="minorHAnsi" w:hAnsiTheme="minorHAnsi" w:cstheme="minorHAnsi"/>
          <w:sz w:val="12"/>
        </w:rPr>
        <w:t xml:space="preserve"> is to be deployed as part of a strategy against the capital-debt-learning triumvirate, it must not play an ancillary role. The educational rhythm of this triumvirate structures our subjectivity and world so deeply, it so profoundly impacts our sense of self, other, and </w:t>
      </w:r>
      <w:proofErr w:type="gramStart"/>
      <w:r w:rsidRPr="00EF4F3F">
        <w:rPr>
          <w:rFonts w:asciiTheme="minorHAnsi" w:hAnsiTheme="minorHAnsi" w:cstheme="minorHAnsi"/>
          <w:sz w:val="12"/>
        </w:rPr>
        <w:t>social</w:t>
      </w:r>
      <w:proofErr w:type="gramEnd"/>
      <w:r w:rsidRPr="00EF4F3F">
        <w:rPr>
          <w:rFonts w:asciiTheme="minorHAnsi" w:hAnsiTheme="minorHAnsi" w:cstheme="minorHAnsi"/>
          <w:sz w:val="12"/>
        </w:rPr>
        <w:t xml:space="preserve">. If we are to stand a chance, </w:t>
      </w:r>
      <w:r w:rsidRPr="00EF4F3F">
        <w:rPr>
          <w:rStyle w:val="StyleUnderline"/>
          <w:rFonts w:asciiTheme="minorHAnsi" w:hAnsiTheme="minorHAnsi" w:cstheme="minorHAnsi"/>
        </w:rPr>
        <w:t xml:space="preserve">we need </w:t>
      </w:r>
      <w:r w:rsidRPr="00EF4F3F">
        <w:rPr>
          <w:rStyle w:val="StyleUnderline"/>
          <w:rFonts w:asciiTheme="minorHAnsi" w:hAnsiTheme="minorHAnsi" w:cstheme="minorHAnsi"/>
          <w:highlight w:val="green"/>
        </w:rPr>
        <w:t>to theorize and</w:t>
      </w:r>
      <w:r w:rsidRPr="00EF4F3F">
        <w:rPr>
          <w:rStyle w:val="StyleUnderline"/>
          <w:rFonts w:asciiTheme="minorHAnsi" w:hAnsiTheme="minorHAnsi" w:cstheme="minorHAnsi"/>
        </w:rPr>
        <w:t xml:space="preserve"> practice alternative pedagogical styles that </w:t>
      </w:r>
      <w:r w:rsidRPr="00EF4F3F">
        <w:rPr>
          <w:rStyle w:val="StyleUnderline"/>
          <w:rFonts w:asciiTheme="minorHAnsi" w:hAnsiTheme="minorHAnsi" w:cstheme="minorHAnsi"/>
          <w:highlight w:val="green"/>
        </w:rPr>
        <w:t>seize</w:t>
      </w:r>
      <w:r w:rsidRPr="00EF4F3F">
        <w:rPr>
          <w:rStyle w:val="StyleUnderline"/>
          <w:rFonts w:asciiTheme="minorHAnsi" w:hAnsiTheme="minorHAnsi" w:cstheme="minorHAnsi"/>
        </w:rPr>
        <w:t xml:space="preserve"> on </w:t>
      </w:r>
      <w:r w:rsidRPr="00EF4F3F">
        <w:rPr>
          <w:rStyle w:val="StyleUnderline"/>
          <w:rFonts w:asciiTheme="minorHAnsi" w:hAnsiTheme="minorHAnsi" w:cstheme="minorHAnsi"/>
          <w:highlight w:val="green"/>
        </w:rPr>
        <w:t>the gap in the order of things</w:t>
      </w:r>
      <w:r w:rsidRPr="00EF4F3F">
        <w:rPr>
          <w:rFonts w:asciiTheme="minorHAnsi" w:hAnsiTheme="minorHAnsi" w:cstheme="minorHAnsi"/>
          <w:sz w:val="12"/>
        </w:rPr>
        <w:t xml:space="preserve">, on the jouissance that stands against the Law of Capital and the Law of the Child, which consign us to a life of indebted learning. The educational logic of queerness </w:t>
      </w:r>
      <w:proofErr w:type="gramStart"/>
      <w:r w:rsidRPr="00EF4F3F">
        <w:rPr>
          <w:rFonts w:asciiTheme="minorHAnsi" w:hAnsiTheme="minorHAnsi" w:cstheme="minorHAnsi"/>
          <w:sz w:val="12"/>
        </w:rPr>
        <w:t>has to</w:t>
      </w:r>
      <w:proofErr w:type="gramEnd"/>
      <w:r w:rsidRPr="00EF4F3F">
        <w:rPr>
          <w:rFonts w:asciiTheme="minorHAnsi" w:hAnsiTheme="minorHAnsi" w:cstheme="minorHAnsi"/>
          <w:sz w:val="12"/>
        </w:rPr>
        <w:t xml:space="preserve"> be mobilized not just as something that can affect a disturbance of identity, but as a way of being and relating that can </w:t>
      </w:r>
      <w:proofErr w:type="gramStart"/>
      <w:r w:rsidRPr="00EF4F3F">
        <w:rPr>
          <w:rFonts w:asciiTheme="minorHAnsi" w:hAnsiTheme="minorHAnsi" w:cstheme="minorHAnsi"/>
          <w:sz w:val="12"/>
        </w:rPr>
        <w:t>effect</w:t>
      </w:r>
      <w:proofErr w:type="gramEnd"/>
      <w:r w:rsidRPr="00EF4F3F">
        <w:rPr>
          <w:rFonts w:asciiTheme="minorHAnsi" w:hAnsiTheme="minorHAnsi" w:cstheme="minorHAnsi"/>
          <w:sz w:val="12"/>
        </w:rPr>
        <w:t xml:space="preserve"> an entirely new order. </w:t>
      </w:r>
      <w:r w:rsidRPr="00EF4F3F">
        <w:rPr>
          <w:rStyle w:val="StyleUnderline"/>
          <w:rFonts w:asciiTheme="minorHAnsi" w:hAnsiTheme="minorHAnsi" w:cstheme="minorHAnsi"/>
          <w:highlight w:val="green"/>
        </w:rPr>
        <w:t>Queer communist study is a</w:t>
      </w:r>
      <w:r w:rsidRPr="00EF4F3F">
        <w:rPr>
          <w:rStyle w:val="StyleUnderline"/>
          <w:rFonts w:asciiTheme="minorHAnsi" w:hAnsiTheme="minorHAnsi" w:cstheme="minorHAnsi"/>
        </w:rPr>
        <w:t xml:space="preserve"> pedagogical </w:t>
      </w:r>
      <w:r w:rsidRPr="00EF4F3F">
        <w:rPr>
          <w:rStyle w:val="StyleUnderline"/>
          <w:rFonts w:asciiTheme="minorHAnsi" w:hAnsiTheme="minorHAnsi" w:cstheme="minorHAnsi"/>
          <w:highlight w:val="green"/>
        </w:rPr>
        <w:t>formulation for</w:t>
      </w:r>
      <w:r w:rsidRPr="00EF4F3F">
        <w:rPr>
          <w:rStyle w:val="StyleUnderline"/>
          <w:rFonts w:asciiTheme="minorHAnsi" w:hAnsiTheme="minorHAnsi" w:cstheme="minorHAnsi"/>
        </w:rPr>
        <w:t xml:space="preserve"> generating </w:t>
      </w:r>
      <w:r w:rsidRPr="00EF4F3F">
        <w:rPr>
          <w:rStyle w:val="StyleUnderline"/>
          <w:rFonts w:asciiTheme="minorHAnsi" w:hAnsiTheme="minorHAnsi" w:cstheme="minorHAnsi"/>
          <w:highlight w:val="green"/>
        </w:rPr>
        <w:t>such effects</w:t>
      </w:r>
      <w:r w:rsidRPr="00EF4F3F">
        <w:rPr>
          <w:rFonts w:asciiTheme="minorHAnsi" w:hAnsiTheme="minorHAnsi" w:cstheme="minorHAnsi"/>
          <w:sz w:val="12"/>
        </w:rPr>
        <w:t>.</w:t>
      </w:r>
    </w:p>
    <w:p w14:paraId="30116A1B" w14:textId="77777777" w:rsidR="00FB3B1C" w:rsidRDefault="00FB3B1C" w:rsidP="00FB3B1C">
      <w:pPr>
        <w:rPr>
          <w:rFonts w:asciiTheme="minorHAnsi" w:hAnsiTheme="minorHAnsi" w:cstheme="minorHAnsi"/>
        </w:rPr>
      </w:pPr>
    </w:p>
    <w:p w14:paraId="287199EF" w14:textId="77777777" w:rsidR="00B741D3" w:rsidRPr="00EF4F3F" w:rsidRDefault="00B741D3" w:rsidP="00B741D3">
      <w:pPr>
        <w:pStyle w:val="Heading4"/>
        <w:rPr>
          <w:rFonts w:asciiTheme="minorHAnsi" w:hAnsiTheme="minorHAnsi" w:cstheme="minorHAnsi"/>
        </w:rPr>
      </w:pPr>
      <w:r w:rsidRPr="00EF4F3F">
        <w:rPr>
          <w:rFonts w:asciiTheme="minorHAnsi" w:hAnsiTheme="minorHAnsi" w:cstheme="minorHAnsi"/>
        </w:rPr>
        <w:t xml:space="preserve">Emphasis on “lived experience” precludes </w:t>
      </w:r>
      <w:r w:rsidRPr="00EF4F3F">
        <w:rPr>
          <w:rFonts w:asciiTheme="minorHAnsi" w:hAnsiTheme="minorHAnsi" w:cstheme="minorHAnsi"/>
          <w:u w:val="single"/>
        </w:rPr>
        <w:t>materialist analysis</w:t>
      </w:r>
      <w:r w:rsidRPr="00EF4F3F">
        <w:rPr>
          <w:rFonts w:asciiTheme="minorHAnsi" w:hAnsiTheme="minorHAnsi" w:cstheme="minorHAnsi"/>
        </w:rPr>
        <w:t xml:space="preserve"> and devolves into </w:t>
      </w:r>
      <w:r w:rsidRPr="00EF4F3F">
        <w:rPr>
          <w:rFonts w:asciiTheme="minorHAnsi" w:hAnsiTheme="minorHAnsi" w:cstheme="minorHAnsi"/>
          <w:u w:val="single"/>
        </w:rPr>
        <w:t>liberal individualism</w:t>
      </w:r>
      <w:r w:rsidRPr="00EF4F3F">
        <w:rPr>
          <w:rFonts w:asciiTheme="minorHAnsi" w:hAnsiTheme="minorHAnsi" w:cstheme="minorHAnsi"/>
        </w:rPr>
        <w:t xml:space="preserve"> and </w:t>
      </w:r>
      <w:r w:rsidRPr="00EF4F3F">
        <w:rPr>
          <w:rFonts w:asciiTheme="minorHAnsi" w:hAnsiTheme="minorHAnsi" w:cstheme="minorHAnsi"/>
          <w:u w:val="single"/>
        </w:rPr>
        <w:t>reactionary anti-communism</w:t>
      </w:r>
      <w:r w:rsidRPr="00EF4F3F">
        <w:rPr>
          <w:rFonts w:asciiTheme="minorHAnsi" w:hAnsiTheme="minorHAnsi" w:cstheme="minorHAnsi"/>
        </w:rPr>
        <w:t xml:space="preserve"> – </w:t>
      </w:r>
      <w:r w:rsidRPr="00EF4F3F">
        <w:rPr>
          <w:rFonts w:asciiTheme="minorHAnsi" w:hAnsiTheme="minorHAnsi" w:cstheme="minorHAnsi"/>
          <w:u w:val="single"/>
        </w:rPr>
        <w:t>class character</w:t>
      </w:r>
      <w:r w:rsidRPr="00EF4F3F">
        <w:rPr>
          <w:rFonts w:asciiTheme="minorHAnsi" w:hAnsiTheme="minorHAnsi" w:cstheme="minorHAnsi"/>
        </w:rPr>
        <w:t xml:space="preserve"> is essential to determine </w:t>
      </w:r>
      <w:r w:rsidRPr="00EF4F3F">
        <w:rPr>
          <w:rFonts w:asciiTheme="minorHAnsi" w:hAnsiTheme="minorHAnsi" w:cstheme="minorHAnsi"/>
          <w:u w:val="single"/>
        </w:rPr>
        <w:t>whose</w:t>
      </w:r>
      <w:r w:rsidRPr="00EF4F3F">
        <w:rPr>
          <w:rFonts w:asciiTheme="minorHAnsi" w:hAnsiTheme="minorHAnsi" w:cstheme="minorHAnsi"/>
        </w:rPr>
        <w:t xml:space="preserve"> voices should be heard and </w:t>
      </w:r>
      <w:r w:rsidRPr="00EF4F3F">
        <w:rPr>
          <w:rFonts w:asciiTheme="minorHAnsi" w:hAnsiTheme="minorHAnsi" w:cstheme="minorHAnsi"/>
          <w:u w:val="single"/>
        </w:rPr>
        <w:t>why</w:t>
      </w:r>
      <w:r w:rsidRPr="00EF4F3F">
        <w:rPr>
          <w:rFonts w:asciiTheme="minorHAnsi" w:hAnsiTheme="minorHAnsi" w:cstheme="minorHAnsi"/>
        </w:rPr>
        <w:t>.</w:t>
      </w:r>
    </w:p>
    <w:p w14:paraId="292B2763" w14:textId="77777777" w:rsidR="00B741D3" w:rsidRPr="00EF4F3F" w:rsidRDefault="00B741D3" w:rsidP="00B741D3">
      <w:pPr>
        <w:rPr>
          <w:rStyle w:val="Style13ptBold"/>
          <w:rFonts w:asciiTheme="minorHAnsi" w:hAnsiTheme="minorHAnsi" w:cstheme="minorHAnsi"/>
        </w:rPr>
      </w:pPr>
      <w:r w:rsidRPr="00EF4F3F">
        <w:rPr>
          <w:rStyle w:val="Style13ptBold"/>
          <w:rFonts w:asciiTheme="minorHAnsi" w:hAnsiTheme="minorHAnsi" w:cstheme="minorHAnsi"/>
        </w:rPr>
        <w:t>Caines ‘21</w:t>
      </w:r>
    </w:p>
    <w:p w14:paraId="7792D854" w14:textId="77777777" w:rsidR="00B741D3" w:rsidRPr="00EF4F3F" w:rsidRDefault="00B741D3" w:rsidP="00B741D3">
      <w:pPr>
        <w:rPr>
          <w:rFonts w:asciiTheme="minorHAnsi" w:hAnsiTheme="minorHAnsi" w:cstheme="minorHAnsi"/>
          <w:sz w:val="16"/>
          <w:szCs w:val="16"/>
        </w:rPr>
      </w:pPr>
      <w:r w:rsidRPr="00EF4F3F">
        <w:rPr>
          <w:rFonts w:asciiTheme="minorHAnsi" w:hAnsiTheme="minorHAnsi" w:cstheme="minorHAnsi"/>
          <w:sz w:val="16"/>
          <w:szCs w:val="16"/>
        </w:rPr>
        <w:t xml:space="preserve">[Erica, writer and organizer in Baltimore and the DMV. Caines is the Field Operations and Membership coordinator of The Black Alliance </w:t>
      </w:r>
      <w:proofErr w:type="gramStart"/>
      <w:r w:rsidRPr="00EF4F3F">
        <w:rPr>
          <w:rFonts w:asciiTheme="minorHAnsi" w:hAnsiTheme="minorHAnsi" w:cstheme="minorHAnsi"/>
          <w:sz w:val="16"/>
          <w:szCs w:val="16"/>
        </w:rPr>
        <w:t>For</w:t>
      </w:r>
      <w:proofErr w:type="gramEnd"/>
      <w:r w:rsidRPr="00EF4F3F">
        <w:rPr>
          <w:rFonts w:asciiTheme="minorHAnsi" w:hAnsiTheme="minorHAnsi" w:cstheme="minorHAnsi"/>
          <w:sz w:val="16"/>
          <w:szCs w:val="16"/>
        </w:rPr>
        <w:t xml:space="preserve"> Peace, a member of the Black working-class centered Ujima People’s Progress Party in Maryland, and founder of #LiberationThroughReading providing African children with books that represent them. 09/09/2021. “The Limits of ‘Lived Experience’”, </w:t>
      </w:r>
      <w:r w:rsidRPr="00EF4F3F">
        <w:rPr>
          <w:rFonts w:asciiTheme="minorHAnsi" w:hAnsiTheme="minorHAnsi" w:cstheme="minorHAnsi"/>
          <w:i/>
          <w:iCs/>
          <w:sz w:val="16"/>
          <w:szCs w:val="16"/>
        </w:rPr>
        <w:t>Hood Communist</w:t>
      </w:r>
      <w:r w:rsidRPr="00EF4F3F">
        <w:rPr>
          <w:rFonts w:asciiTheme="minorHAnsi" w:hAnsiTheme="minorHAnsi" w:cstheme="minorHAnsi"/>
          <w:sz w:val="16"/>
          <w:szCs w:val="16"/>
        </w:rPr>
        <w:t xml:space="preserve">. </w:t>
      </w:r>
      <w:hyperlink r:id="rId14" w:history="1">
        <w:r w:rsidRPr="00EF4F3F">
          <w:rPr>
            <w:rStyle w:val="Hyperlink"/>
            <w:rFonts w:asciiTheme="minorHAnsi" w:hAnsiTheme="minorHAnsi" w:cstheme="minorHAnsi"/>
            <w:sz w:val="16"/>
            <w:szCs w:val="16"/>
          </w:rPr>
          <w:t>https://hoodcommunist.org/2021/09/09/the-limits-of-lived-experience/</w:t>
        </w:r>
      </w:hyperlink>
      <w:r w:rsidRPr="00EF4F3F">
        <w:rPr>
          <w:rFonts w:asciiTheme="minorHAnsi" w:hAnsiTheme="minorHAnsi" w:cstheme="minorHAnsi"/>
          <w:sz w:val="16"/>
          <w:szCs w:val="16"/>
        </w:rPr>
        <w:t>] pat</w:t>
      </w:r>
    </w:p>
    <w:p w14:paraId="578206C6"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Online, </w:t>
      </w:r>
      <w:r w:rsidRPr="00EF4F3F">
        <w:rPr>
          <w:rStyle w:val="StyleUnderline"/>
          <w:rFonts w:asciiTheme="minorHAnsi" w:hAnsiTheme="minorHAnsi" w:cstheme="minorHAnsi"/>
          <w:highlight w:val="green"/>
        </w:rPr>
        <w:t>the “left” continues to find</w:t>
      </w:r>
      <w:r w:rsidRPr="00EF4F3F">
        <w:rPr>
          <w:rStyle w:val="StyleUnderline"/>
          <w:rFonts w:asciiTheme="minorHAnsi" w:hAnsiTheme="minorHAnsi" w:cstheme="minorHAnsi"/>
        </w:rPr>
        <w:t xml:space="preserve"> itself in a </w:t>
      </w:r>
      <w:proofErr w:type="gramStart"/>
      <w:r w:rsidRPr="00EF4F3F">
        <w:rPr>
          <w:rStyle w:val="StyleUnderline"/>
          <w:rFonts w:asciiTheme="minorHAnsi" w:hAnsiTheme="minorHAnsi" w:cstheme="minorHAnsi"/>
        </w:rPr>
        <w:t>never ending</w:t>
      </w:r>
      <w:proofErr w:type="gramEnd"/>
      <w:r w:rsidRPr="00EF4F3F">
        <w:rPr>
          <w:rStyle w:val="StyleUnderline"/>
          <w:rFonts w:asciiTheme="minorHAnsi" w:hAnsiTheme="minorHAnsi" w:cstheme="minorHAnsi"/>
        </w:rPr>
        <w:t xml:space="preserve"> series of </w:t>
      </w:r>
      <w:r w:rsidRPr="00EF4F3F">
        <w:rPr>
          <w:rStyle w:val="StyleUnderline"/>
          <w:rFonts w:asciiTheme="minorHAnsi" w:hAnsiTheme="minorHAnsi" w:cstheme="minorHAnsi"/>
          <w:highlight w:val="green"/>
        </w:rPr>
        <w:t>bad faith arguments around self-determination</w:t>
      </w:r>
      <w:r w:rsidRPr="00EF4F3F">
        <w:rPr>
          <w:rFonts w:asciiTheme="minorHAnsi" w:hAnsiTheme="minorHAnsi" w:cstheme="minorHAnsi"/>
          <w:sz w:val="12"/>
        </w:rPr>
        <w:t xml:space="preserve">. </w:t>
      </w:r>
      <w:r w:rsidRPr="00EF4F3F">
        <w:rPr>
          <w:rStyle w:val="StyleUnderline"/>
          <w:rFonts w:asciiTheme="minorHAnsi" w:hAnsiTheme="minorHAnsi" w:cstheme="minorHAnsi"/>
        </w:rPr>
        <w:t>Many terms/frameworks that may have had a subversive character within their original context when first articulated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have now been </w:t>
      </w:r>
      <w:r w:rsidRPr="00EF4F3F">
        <w:rPr>
          <w:rStyle w:val="StyleUnderline"/>
          <w:rFonts w:asciiTheme="minorHAnsi" w:hAnsiTheme="minorHAnsi" w:cstheme="minorHAnsi"/>
          <w:highlight w:val="green"/>
        </w:rPr>
        <w:t>incorporated</w:t>
      </w:r>
      <w:r w:rsidRPr="00EF4F3F">
        <w:rPr>
          <w:rStyle w:val="StyleUnderline"/>
          <w:rFonts w:asciiTheme="minorHAnsi" w:hAnsiTheme="minorHAnsi" w:cstheme="minorHAnsi"/>
        </w:rPr>
        <w:t xml:space="preserve"> and distorted </w:t>
      </w:r>
      <w:r w:rsidRPr="00EF4F3F">
        <w:rPr>
          <w:rStyle w:val="StyleUnderline"/>
          <w:rFonts w:asciiTheme="minorHAnsi" w:hAnsiTheme="minorHAnsi" w:cstheme="minorHAnsi"/>
          <w:highlight w:val="green"/>
        </w:rPr>
        <w:t>by liberalism encouraging</w:t>
      </w:r>
      <w:r w:rsidRPr="00EF4F3F">
        <w:rPr>
          <w:rStyle w:val="StyleUnderline"/>
          <w:rFonts w:asciiTheme="minorHAnsi" w:hAnsiTheme="minorHAnsi" w:cstheme="minorHAnsi"/>
        </w:rPr>
        <w:t xml:space="preserve"> radical </w:t>
      </w:r>
      <w:r w:rsidRPr="00EF4F3F">
        <w:rPr>
          <w:rStyle w:val="StyleUnderline"/>
          <w:rFonts w:asciiTheme="minorHAnsi" w:hAnsiTheme="minorHAnsi" w:cstheme="minorHAnsi"/>
          <w:highlight w:val="green"/>
        </w:rPr>
        <w:t>individualism and anti-materialism</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More and more</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analyses that are dependent upon identity and </w:t>
      </w:r>
      <w:r w:rsidRPr="00EF4F3F">
        <w:rPr>
          <w:rStyle w:val="StyleUnderline"/>
          <w:rFonts w:asciiTheme="minorHAnsi" w:hAnsiTheme="minorHAnsi" w:cstheme="minorHAnsi"/>
          <w:highlight w:val="green"/>
        </w:rPr>
        <w:t>“lived experience”</w:t>
      </w:r>
      <w:r w:rsidRPr="00EF4F3F">
        <w:rPr>
          <w:rStyle w:val="StyleUnderline"/>
          <w:rFonts w:asciiTheme="minorHAnsi" w:hAnsiTheme="minorHAnsi" w:cstheme="minorHAnsi"/>
        </w:rPr>
        <w:t xml:space="preserve"> are </w:t>
      </w:r>
      <w:r w:rsidRPr="00EF4F3F">
        <w:rPr>
          <w:rStyle w:val="StyleUnderline"/>
          <w:rFonts w:asciiTheme="minorHAnsi" w:hAnsiTheme="minorHAnsi" w:cstheme="minorHAnsi"/>
          <w:highlight w:val="green"/>
        </w:rPr>
        <w:t>propped up</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ultimately resulting in ad </w:t>
      </w:r>
      <w:proofErr w:type="spellStart"/>
      <w:r w:rsidRPr="00EF4F3F">
        <w:rPr>
          <w:rStyle w:val="StyleUnderline"/>
          <w:rFonts w:asciiTheme="minorHAnsi" w:hAnsiTheme="minorHAnsi" w:cstheme="minorHAnsi"/>
        </w:rPr>
        <w:t>hominems</w:t>
      </w:r>
      <w:proofErr w:type="spellEnd"/>
      <w:r w:rsidRPr="00EF4F3F">
        <w:rPr>
          <w:rFonts w:asciiTheme="minorHAnsi" w:hAnsiTheme="minorHAnsi" w:cstheme="minorHAnsi"/>
          <w:sz w:val="12"/>
        </w:rPr>
        <w:t xml:space="preserve">, </w:t>
      </w:r>
      <w:proofErr w:type="gramStart"/>
      <w:r w:rsidRPr="00EF4F3F">
        <w:rPr>
          <w:rFonts w:asciiTheme="minorHAnsi" w:hAnsiTheme="minorHAnsi" w:cstheme="minorHAnsi"/>
          <w:sz w:val="12"/>
        </w:rPr>
        <w:t>mud-slinging</w:t>
      </w:r>
      <w:proofErr w:type="gramEnd"/>
      <w:r w:rsidRPr="00EF4F3F">
        <w:rPr>
          <w:rFonts w:asciiTheme="minorHAnsi" w:hAnsiTheme="minorHAnsi" w:cstheme="minorHAnsi"/>
          <w:sz w:val="12"/>
        </w:rPr>
        <w:t xml:space="preserve">, intellectual dishonesty, </w:t>
      </w:r>
      <w:r w:rsidRPr="00EF4F3F">
        <w:rPr>
          <w:rStyle w:val="Emphasis"/>
          <w:rFonts w:asciiTheme="minorHAnsi" w:hAnsiTheme="minorHAnsi" w:cstheme="minorHAnsi"/>
        </w:rPr>
        <w:t xml:space="preserve">and the inevitable </w:t>
      </w:r>
      <w:r w:rsidRPr="00EF4F3F">
        <w:rPr>
          <w:rStyle w:val="Emphasis"/>
          <w:rFonts w:asciiTheme="minorHAnsi" w:hAnsiTheme="minorHAnsi" w:cstheme="minorHAnsi"/>
          <w:highlight w:val="green"/>
        </w:rPr>
        <w:t>tried-and-true anti-communism</w:t>
      </w:r>
      <w:r w:rsidRPr="00EF4F3F">
        <w:rPr>
          <w:rFonts w:asciiTheme="minorHAnsi" w:hAnsiTheme="minorHAnsi" w:cstheme="minorHAnsi"/>
          <w:sz w:val="12"/>
        </w:rPr>
        <w:t xml:space="preserve">. </w:t>
      </w:r>
    </w:p>
    <w:p w14:paraId="324AC84D"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Anti-communist rhetoric from self-identifying socialists/communists is not new, but </w:t>
      </w:r>
      <w:r w:rsidRPr="00EF4F3F">
        <w:rPr>
          <w:rStyle w:val="StyleUnderline"/>
          <w:rFonts w:asciiTheme="minorHAnsi" w:hAnsiTheme="minorHAnsi" w:cstheme="minorHAnsi"/>
        </w:rPr>
        <w:t>the relatively recent trend of rejecting revolutionary theory in favor of “lived experience” shows a lack in our processes for political education</w:t>
      </w:r>
      <w:r w:rsidRPr="00EF4F3F">
        <w:rPr>
          <w:rFonts w:asciiTheme="minorHAnsi" w:hAnsiTheme="minorHAnsi" w:cstheme="minorHAnsi"/>
          <w:sz w:val="12"/>
        </w:rPr>
        <w:t xml:space="preserve">. The discourse following the protests that took place in Cuba on July 11th offers us a concrete example of this lack. </w:t>
      </w:r>
      <w:r w:rsidRPr="00EF4F3F">
        <w:rPr>
          <w:rStyle w:val="StyleUnderline"/>
          <w:rFonts w:asciiTheme="minorHAnsi" w:hAnsiTheme="minorHAnsi" w:cstheme="minorHAnsi"/>
          <w:highlight w:val="green"/>
        </w:rPr>
        <w:t>Inside</w:t>
      </w:r>
      <w:r w:rsidRPr="00EF4F3F">
        <w:rPr>
          <w:rStyle w:val="StyleUnderline"/>
          <w:rFonts w:asciiTheme="minorHAnsi" w:hAnsiTheme="minorHAnsi" w:cstheme="minorHAnsi"/>
        </w:rPr>
        <w:t xml:space="preserve"> of </w:t>
      </w:r>
      <w:r w:rsidRPr="00EF4F3F">
        <w:rPr>
          <w:rStyle w:val="StyleUnderline"/>
          <w:rFonts w:asciiTheme="minorHAnsi" w:hAnsiTheme="minorHAnsi" w:cstheme="minorHAnsi"/>
          <w:highlight w:val="green"/>
        </w:rPr>
        <w:t>the US</w:t>
      </w:r>
      <w:r w:rsidRPr="00EF4F3F">
        <w:rPr>
          <w:rFonts w:asciiTheme="minorHAnsi" w:hAnsiTheme="minorHAnsi" w:cstheme="minorHAnsi"/>
          <w:sz w:val="12"/>
        </w:rPr>
        <w:t xml:space="preserve">, as anti-imperialist organizations and individuals worked to develop principled positions in response to the protests, </w:t>
      </w:r>
      <w:r w:rsidRPr="00EF4F3F">
        <w:rPr>
          <w:rStyle w:val="StyleUnderline"/>
          <w:rFonts w:asciiTheme="minorHAnsi" w:hAnsiTheme="minorHAnsi" w:cstheme="minorHAnsi"/>
          <w:highlight w:val="green"/>
        </w:rPr>
        <w:t>counter-revolutionary forces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ranging from </w:t>
      </w:r>
      <w:proofErr w:type="spellStart"/>
      <w:r w:rsidRPr="00EF4F3F">
        <w:rPr>
          <w:rStyle w:val="StyleUnderline"/>
          <w:rFonts w:asciiTheme="minorHAnsi" w:hAnsiTheme="minorHAnsi" w:cstheme="minorHAnsi"/>
        </w:rPr>
        <w:t>borgouise</w:t>
      </w:r>
      <w:proofErr w:type="spell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media</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university </w:t>
      </w:r>
      <w:r w:rsidRPr="00EF4F3F">
        <w:rPr>
          <w:rStyle w:val="StyleUnderline"/>
          <w:rFonts w:asciiTheme="minorHAnsi" w:hAnsiTheme="minorHAnsi" w:cstheme="minorHAnsi"/>
          <w:highlight w:val="green"/>
        </w:rPr>
        <w:t>academics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anti-communist Cubans</w:t>
      </w:r>
      <w:r w:rsidRPr="00EF4F3F">
        <w:rPr>
          <w:rStyle w:val="StyleUnderline"/>
          <w:rFonts w:asciiTheme="minorHAnsi" w:hAnsiTheme="minorHAnsi" w:cstheme="minorHAnsi"/>
        </w:rPr>
        <w:t xml:space="preserve"> in Miami</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were able to </w:t>
      </w:r>
      <w:r w:rsidRPr="00EF4F3F">
        <w:rPr>
          <w:rStyle w:val="StyleUnderline"/>
          <w:rFonts w:asciiTheme="minorHAnsi" w:hAnsiTheme="minorHAnsi" w:cstheme="minorHAnsi"/>
          <w:highlight w:val="green"/>
        </w:rPr>
        <w:t>push their</w:t>
      </w:r>
      <w:r w:rsidRPr="00EF4F3F">
        <w:rPr>
          <w:rStyle w:val="StyleUnderline"/>
          <w:rFonts w:asciiTheme="minorHAnsi" w:hAnsiTheme="minorHAnsi" w:cstheme="minorHAnsi"/>
        </w:rPr>
        <w:t xml:space="preserve"> own </w:t>
      </w:r>
      <w:r w:rsidRPr="00EF4F3F">
        <w:rPr>
          <w:rStyle w:val="StyleUnderline"/>
          <w:rFonts w:asciiTheme="minorHAnsi" w:hAnsiTheme="minorHAnsi" w:cstheme="minorHAnsi"/>
          <w:highlight w:val="green"/>
        </w:rPr>
        <w:t>narrative by abusing</w:t>
      </w:r>
      <w:r w:rsidRPr="00EF4F3F">
        <w:rPr>
          <w:rStyle w:val="StyleUnderline"/>
          <w:rFonts w:asciiTheme="minorHAnsi" w:hAnsiTheme="minorHAnsi" w:cstheme="minorHAnsi"/>
        </w:rPr>
        <w:t xml:space="preserve"> the device of </w:t>
      </w:r>
      <w:r w:rsidRPr="00EF4F3F">
        <w:rPr>
          <w:rStyle w:val="StyleUnderline"/>
          <w:rFonts w:asciiTheme="minorHAnsi" w:hAnsiTheme="minorHAnsi" w:cstheme="minorHAnsi"/>
          <w:highlight w:val="green"/>
        </w:rPr>
        <w:t>“lived experience”</w:t>
      </w:r>
      <w:r w:rsidRPr="00EF4F3F">
        <w:rPr>
          <w:rFonts w:asciiTheme="minorHAnsi" w:hAnsiTheme="minorHAnsi" w:cstheme="minorHAnsi"/>
          <w:sz w:val="12"/>
        </w:rPr>
        <w:t xml:space="preserve">. The demand was that everyone should “shut up and listen to Cuban voices”. However, </w:t>
      </w:r>
      <w:r w:rsidRPr="00EF4F3F">
        <w:rPr>
          <w:rStyle w:val="Emphasis"/>
          <w:rFonts w:asciiTheme="minorHAnsi" w:hAnsiTheme="minorHAnsi" w:cstheme="minorHAnsi"/>
        </w:rPr>
        <w:t xml:space="preserve">at </w:t>
      </w:r>
      <w:r w:rsidRPr="00EF4F3F">
        <w:rPr>
          <w:rStyle w:val="Emphasis"/>
          <w:rFonts w:asciiTheme="minorHAnsi" w:hAnsiTheme="minorHAnsi" w:cstheme="minorHAnsi"/>
          <w:highlight w:val="green"/>
        </w:rPr>
        <w:t>no</w:t>
      </w:r>
      <w:r w:rsidRPr="00EF4F3F">
        <w:rPr>
          <w:rStyle w:val="Emphasis"/>
          <w:rFonts w:asciiTheme="minorHAnsi" w:hAnsiTheme="minorHAnsi" w:cstheme="minorHAnsi"/>
        </w:rPr>
        <w:t xml:space="preserve"> point was a </w:t>
      </w:r>
      <w:r w:rsidRPr="00EF4F3F">
        <w:rPr>
          <w:rStyle w:val="Emphasis"/>
          <w:rFonts w:asciiTheme="minorHAnsi" w:hAnsiTheme="minorHAnsi" w:cstheme="minorHAnsi"/>
          <w:highlight w:val="green"/>
        </w:rPr>
        <w:t>distinction made among which</w:t>
      </w:r>
      <w:r w:rsidRPr="00EF4F3F">
        <w:rPr>
          <w:rStyle w:val="Emphasis"/>
          <w:rFonts w:asciiTheme="minorHAnsi" w:hAnsiTheme="minorHAnsi" w:cstheme="minorHAnsi"/>
        </w:rPr>
        <w:t xml:space="preserve"> of those </w:t>
      </w:r>
      <w:r w:rsidRPr="00EF4F3F">
        <w:rPr>
          <w:rStyle w:val="Emphasis"/>
          <w:rFonts w:asciiTheme="minorHAnsi" w:hAnsiTheme="minorHAnsi" w:cstheme="minorHAnsi"/>
          <w:highlight w:val="green"/>
        </w:rPr>
        <w:t>voices we should be listening</w:t>
      </w:r>
      <w:r w:rsidRPr="00EF4F3F">
        <w:rPr>
          <w:rFonts w:asciiTheme="minorHAnsi" w:hAnsiTheme="minorHAnsi" w:cstheme="minorHAnsi"/>
          <w:sz w:val="12"/>
        </w:rPr>
        <w:t xml:space="preserve">. </w:t>
      </w:r>
      <w:r w:rsidRPr="00EF4F3F">
        <w:rPr>
          <w:rStyle w:val="StyleUnderline"/>
          <w:rFonts w:asciiTheme="minorHAnsi" w:hAnsiTheme="minorHAnsi" w:cstheme="minorHAnsi"/>
        </w:rPr>
        <w:t>Should people listen to liberal Cuban voices? Should people listen to socialist Cuban voices? Should people listen to Cuban voices in Miami?</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More often than not</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the answer to those questions is covertly the latter</w:t>
      </w:r>
      <w:r w:rsidRPr="00EF4F3F">
        <w:rPr>
          <w:rFonts w:asciiTheme="minorHAnsi" w:hAnsiTheme="minorHAnsi" w:cstheme="minorHAnsi"/>
          <w:sz w:val="12"/>
        </w:rPr>
        <w:t xml:space="preserve">. </w:t>
      </w:r>
    </w:p>
    <w:p w14:paraId="79F2FACD" w14:textId="77777777" w:rsidR="00B741D3" w:rsidRPr="00EF4F3F" w:rsidRDefault="00B741D3" w:rsidP="00B741D3">
      <w:pPr>
        <w:rPr>
          <w:rFonts w:asciiTheme="minorHAnsi" w:hAnsiTheme="minorHAnsi" w:cstheme="minorHAnsi"/>
          <w:sz w:val="12"/>
        </w:rPr>
      </w:pPr>
      <w:r w:rsidRPr="00EF4F3F">
        <w:rPr>
          <w:rStyle w:val="StyleUnderline"/>
          <w:rFonts w:asciiTheme="minorHAnsi" w:hAnsiTheme="minorHAnsi" w:cstheme="minorHAnsi"/>
          <w:highlight w:val="green"/>
        </w:rPr>
        <w:t>By dominating</w:t>
      </w:r>
      <w:r w:rsidRPr="00EF4F3F">
        <w:rPr>
          <w:rStyle w:val="StyleUnderline"/>
          <w:rFonts w:asciiTheme="minorHAnsi" w:hAnsiTheme="minorHAnsi" w:cstheme="minorHAnsi"/>
        </w:rPr>
        <w:t xml:space="preserve"> public </w:t>
      </w:r>
      <w:r w:rsidRPr="00EF4F3F">
        <w:rPr>
          <w:rStyle w:val="StyleUnderline"/>
          <w:rFonts w:asciiTheme="minorHAnsi" w:hAnsiTheme="minorHAnsi" w:cstheme="minorHAnsi"/>
          <w:highlight w:val="green"/>
        </w:rPr>
        <w:t>discourse using identity</w:t>
      </w:r>
      <w:r w:rsidRPr="00EF4F3F">
        <w:rPr>
          <w:rFonts w:asciiTheme="minorHAnsi" w:hAnsiTheme="minorHAnsi" w:cstheme="minorHAnsi"/>
          <w:sz w:val="12"/>
        </w:rPr>
        <w:t xml:space="preserve"> (</w:t>
      </w:r>
      <w:r w:rsidRPr="00EF4F3F">
        <w:rPr>
          <w:rStyle w:val="StyleUnderline"/>
          <w:rFonts w:asciiTheme="minorHAnsi" w:hAnsiTheme="minorHAnsi" w:cstheme="minorHAnsi"/>
        </w:rPr>
        <w:t>Afro-Cubans</w:t>
      </w:r>
      <w:r w:rsidRPr="00EF4F3F">
        <w:rPr>
          <w:rFonts w:asciiTheme="minorHAnsi" w:hAnsiTheme="minorHAnsi" w:cstheme="minorHAnsi"/>
          <w:sz w:val="12"/>
        </w:rPr>
        <w:t xml:space="preserve">) </w:t>
      </w:r>
      <w:r w:rsidRPr="00EF4F3F">
        <w:rPr>
          <w:rStyle w:val="StyleUnderline"/>
          <w:rFonts w:asciiTheme="minorHAnsi" w:hAnsiTheme="minorHAnsi" w:cstheme="minorHAnsi"/>
        </w:rPr>
        <w:t>as a weapon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history is negated</w:t>
      </w:r>
      <w:r w:rsidRPr="00EF4F3F">
        <w:rPr>
          <w:rFonts w:asciiTheme="minorHAnsi" w:hAnsiTheme="minorHAnsi" w:cstheme="minorHAnsi"/>
          <w:sz w:val="12"/>
        </w:rPr>
        <w:t xml:space="preserve">. No account is taken for the relationship between Cubans, the Cuban state or </w:t>
      </w:r>
      <w:proofErr w:type="spellStart"/>
      <w:r w:rsidRPr="00EF4F3F">
        <w:rPr>
          <w:rFonts w:asciiTheme="minorHAnsi" w:hAnsiTheme="minorHAnsi" w:cstheme="minorHAnsi"/>
          <w:sz w:val="12"/>
        </w:rPr>
        <w:t>it’s</w:t>
      </w:r>
      <w:proofErr w:type="spellEnd"/>
      <w:r w:rsidRPr="00EF4F3F">
        <w:rPr>
          <w:rFonts w:asciiTheme="minorHAnsi" w:hAnsiTheme="minorHAnsi" w:cstheme="minorHAnsi"/>
          <w:sz w:val="12"/>
        </w:rPr>
        <w:t xml:space="preserve"> ongoing processes post-revolution. Therefore, </w:t>
      </w:r>
      <w:r w:rsidRPr="00EF4F3F">
        <w:rPr>
          <w:rStyle w:val="StyleUnderline"/>
          <w:rFonts w:asciiTheme="minorHAnsi" w:hAnsiTheme="minorHAnsi" w:cstheme="minorHAnsi"/>
        </w:rPr>
        <w:t xml:space="preserve">a proper </w:t>
      </w:r>
      <w:r w:rsidRPr="00EF4F3F">
        <w:rPr>
          <w:rStyle w:val="StyleUnderline"/>
          <w:rFonts w:asciiTheme="minorHAnsi" w:hAnsiTheme="minorHAnsi" w:cstheme="minorHAnsi"/>
          <w:highlight w:val="green"/>
        </w:rPr>
        <w:t>anti-imperialist response is thwarted because</w:t>
      </w:r>
      <w:r w:rsidRPr="00EF4F3F">
        <w:rPr>
          <w:rStyle w:val="StyleUnderline"/>
          <w:rFonts w:asciiTheme="minorHAnsi" w:hAnsiTheme="minorHAnsi" w:cstheme="minorHAnsi"/>
        </w:rPr>
        <w:t xml:space="preserve"> proper </w:t>
      </w:r>
      <w:r w:rsidRPr="00EF4F3F">
        <w:rPr>
          <w:rStyle w:val="StyleUnderline"/>
          <w:rFonts w:asciiTheme="minorHAnsi" w:hAnsiTheme="minorHAnsi" w:cstheme="minorHAnsi"/>
          <w:highlight w:val="green"/>
        </w:rPr>
        <w:t xml:space="preserve">investigation has not </w:t>
      </w:r>
      <w:proofErr w:type="spellStart"/>
      <w:r w:rsidRPr="00EF4F3F">
        <w:rPr>
          <w:rStyle w:val="StyleUnderline"/>
          <w:rFonts w:asciiTheme="minorHAnsi" w:hAnsiTheme="minorHAnsi" w:cstheme="minorHAnsi"/>
          <w:highlight w:val="green"/>
        </w:rPr>
        <w:t>occured</w:t>
      </w:r>
      <w:proofErr w:type="spellEnd"/>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scientific process</w:t>
      </w:r>
      <w:r w:rsidRPr="00EF4F3F">
        <w:rPr>
          <w:rStyle w:val="Emphasis"/>
          <w:rFonts w:asciiTheme="minorHAnsi" w:hAnsiTheme="minorHAnsi" w:cstheme="minorHAnsi"/>
        </w:rPr>
        <w:t xml:space="preserve"> has been </w:t>
      </w:r>
      <w:r w:rsidRPr="00EF4F3F">
        <w:rPr>
          <w:rStyle w:val="Emphasis"/>
          <w:rFonts w:asciiTheme="minorHAnsi" w:hAnsiTheme="minorHAnsi" w:cstheme="minorHAnsi"/>
          <w:highlight w:val="green"/>
        </w:rPr>
        <w:t>denied</w:t>
      </w:r>
      <w:r w:rsidRPr="00EF4F3F">
        <w:rPr>
          <w:rFonts w:asciiTheme="minorHAnsi" w:hAnsiTheme="minorHAnsi" w:cstheme="minorHAnsi"/>
          <w:sz w:val="12"/>
        </w:rPr>
        <w:t>. Amilcar Cabral understood this as the struggle against our own weaknesses. In his 1966 speech, The Weapon of Theory, Cabral says,</w:t>
      </w:r>
    </w:p>
    <w:p w14:paraId="798C7997" w14:textId="77777777" w:rsidR="00B741D3" w:rsidRPr="00EF4F3F" w:rsidRDefault="00B741D3" w:rsidP="00B741D3">
      <w:pPr>
        <w:ind w:left="720"/>
        <w:rPr>
          <w:rFonts w:asciiTheme="minorHAnsi" w:hAnsiTheme="minorHAnsi" w:cstheme="minorHAnsi"/>
          <w:sz w:val="12"/>
        </w:rPr>
      </w:pPr>
      <w:r w:rsidRPr="00EF4F3F">
        <w:rPr>
          <w:rFonts w:asciiTheme="minorHAnsi" w:hAnsiTheme="minorHAnsi" w:cstheme="minorHAnsi"/>
          <w:sz w:val="12"/>
        </w:rPr>
        <w:t xml:space="preserve">“When the African peoples say in their simple language that “no matter how hot the water from your well, it will not cook your rice,” they express with singular simplicity a fundamental principle, not only of physics, but also of political science. We know that the development of a phenomenon in movement, whatever its external appearance, depends mainly on its internal characteristics. </w:t>
      </w:r>
      <w:r w:rsidRPr="00EF4F3F">
        <w:rPr>
          <w:rStyle w:val="StyleUnderline"/>
          <w:rFonts w:asciiTheme="minorHAnsi" w:hAnsiTheme="minorHAnsi" w:cstheme="minorHAnsi"/>
        </w:rPr>
        <w:t xml:space="preserve">We also know that </w:t>
      </w:r>
      <w:r w:rsidRPr="00EF4F3F">
        <w:rPr>
          <w:rStyle w:val="StyleUnderline"/>
          <w:rFonts w:asciiTheme="minorHAnsi" w:hAnsiTheme="minorHAnsi" w:cstheme="minorHAnsi"/>
          <w:highlight w:val="green"/>
        </w:rPr>
        <w:t>on the political level our own reality</w:t>
      </w:r>
      <w:r w:rsidRPr="00EF4F3F">
        <w:rPr>
          <w:rFonts w:asciiTheme="minorHAnsi" w:hAnsiTheme="minorHAnsi" w:cstheme="minorHAnsi"/>
          <w:sz w:val="12"/>
        </w:rPr>
        <w:t xml:space="preserve"> — however fine and attractive the reality of others may be — </w:t>
      </w:r>
      <w:r w:rsidRPr="00EF4F3F">
        <w:rPr>
          <w:rStyle w:val="StyleUnderline"/>
          <w:rFonts w:asciiTheme="minorHAnsi" w:hAnsiTheme="minorHAnsi" w:cstheme="minorHAnsi"/>
          <w:highlight w:val="green"/>
        </w:rPr>
        <w:t>can only be transformed by detailed knowledge</w:t>
      </w:r>
      <w:r w:rsidRPr="00EF4F3F">
        <w:rPr>
          <w:rStyle w:val="StyleUnderline"/>
          <w:rFonts w:asciiTheme="minorHAnsi" w:hAnsiTheme="minorHAnsi" w:cstheme="minorHAnsi"/>
        </w:rPr>
        <w:t xml:space="preserve"> of it</w:t>
      </w:r>
      <w:r w:rsidRPr="00EF4F3F">
        <w:rPr>
          <w:rFonts w:asciiTheme="minorHAnsi" w:hAnsiTheme="minorHAnsi" w:cstheme="minorHAnsi"/>
          <w:sz w:val="12"/>
        </w:rPr>
        <w:t xml:space="preserve">, </w:t>
      </w:r>
      <w:r w:rsidRPr="00EF4F3F">
        <w:rPr>
          <w:rStyle w:val="StyleUnderline"/>
          <w:rFonts w:asciiTheme="minorHAnsi" w:hAnsiTheme="minorHAnsi" w:cstheme="minorHAnsi"/>
        </w:rPr>
        <w:t>by our own efforts</w:t>
      </w:r>
      <w:r w:rsidRPr="00EF4F3F">
        <w:rPr>
          <w:rFonts w:asciiTheme="minorHAnsi" w:hAnsiTheme="minorHAnsi" w:cstheme="minorHAnsi"/>
          <w:sz w:val="12"/>
        </w:rPr>
        <w:t xml:space="preserve">, </w:t>
      </w:r>
      <w:r w:rsidRPr="00EF4F3F">
        <w:rPr>
          <w:rStyle w:val="StyleUnderline"/>
          <w:rFonts w:asciiTheme="minorHAnsi" w:hAnsiTheme="minorHAnsi" w:cstheme="minorHAnsi"/>
        </w:rPr>
        <w:t>by our own sacrifices</w:t>
      </w:r>
      <w:r w:rsidRPr="00EF4F3F">
        <w:rPr>
          <w:rFonts w:asciiTheme="minorHAnsi" w:hAnsiTheme="minorHAnsi" w:cstheme="minorHAnsi"/>
          <w:sz w:val="12"/>
        </w:rPr>
        <w:t>.”</w:t>
      </w:r>
    </w:p>
    <w:p w14:paraId="1D217E15"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In Cuba’s case, </w:t>
      </w:r>
      <w:r w:rsidRPr="00EF4F3F">
        <w:rPr>
          <w:rStyle w:val="StyleUnderline"/>
          <w:rFonts w:asciiTheme="minorHAnsi" w:hAnsiTheme="minorHAnsi" w:cstheme="minorHAnsi"/>
        </w:rPr>
        <w:t xml:space="preserve">identity </w:t>
      </w:r>
      <w:r w:rsidRPr="00EF4F3F">
        <w:rPr>
          <w:rStyle w:val="StyleUnderline"/>
          <w:rFonts w:asciiTheme="minorHAnsi" w:hAnsiTheme="minorHAnsi" w:cstheme="minorHAnsi"/>
          <w:highlight w:val="green"/>
        </w:rPr>
        <w:t>reductionism and</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a collaborated </w:t>
      </w:r>
      <w:r w:rsidRPr="00EF4F3F">
        <w:rPr>
          <w:rStyle w:val="Emphasis"/>
          <w:rFonts w:asciiTheme="minorHAnsi" w:hAnsiTheme="minorHAnsi" w:cstheme="minorHAnsi"/>
          <w:highlight w:val="green"/>
        </w:rPr>
        <w:t>bastardization of afro-pessimism and abolition</w:t>
      </w:r>
      <w:r w:rsidRPr="00EF4F3F">
        <w:rPr>
          <w:rStyle w:val="StyleUnderline"/>
          <w:rFonts w:asciiTheme="minorHAnsi" w:hAnsiTheme="minorHAnsi" w:cstheme="minorHAnsi"/>
        </w:rPr>
        <w:t xml:space="preserve"> instead </w:t>
      </w:r>
      <w:r w:rsidRPr="00EF4F3F">
        <w:rPr>
          <w:rStyle w:val="StyleUnderline"/>
          <w:rFonts w:asciiTheme="minorHAnsi" w:hAnsiTheme="minorHAnsi" w:cstheme="minorHAnsi"/>
          <w:highlight w:val="green"/>
        </w:rPr>
        <w:t>pushed forward lazy analyses</w:t>
      </w:r>
      <w:r w:rsidRPr="00EF4F3F">
        <w:rPr>
          <w:rStyle w:val="StyleUnderline"/>
          <w:rFonts w:asciiTheme="minorHAnsi" w:hAnsiTheme="minorHAnsi" w:cstheme="minorHAnsi"/>
        </w:rPr>
        <w:t xml:space="preserve"> from many “leftists”</w:t>
      </w:r>
      <w:r w:rsidRPr="00EF4F3F">
        <w:rPr>
          <w:rFonts w:asciiTheme="minorHAnsi" w:hAnsiTheme="minorHAnsi" w:cstheme="minorHAnsi"/>
          <w:sz w:val="12"/>
        </w:rPr>
        <w:t xml:space="preserve">. This not only rejects historical and contemporary context around what influences current conditions in </w:t>
      </w:r>
      <w:proofErr w:type="gramStart"/>
      <w:r w:rsidRPr="00EF4F3F">
        <w:rPr>
          <w:rFonts w:asciiTheme="minorHAnsi" w:hAnsiTheme="minorHAnsi" w:cstheme="minorHAnsi"/>
          <w:sz w:val="12"/>
        </w:rPr>
        <w:t>Cuba, but</w:t>
      </w:r>
      <w:proofErr w:type="gramEnd"/>
      <w:r w:rsidRPr="00EF4F3F">
        <w:rPr>
          <w:rFonts w:asciiTheme="minorHAnsi" w:hAnsiTheme="minorHAnsi" w:cstheme="minorHAnsi"/>
          <w:sz w:val="12"/>
        </w:rPr>
        <w:t xml:space="preserve"> aligned with the continuous US aggression towards the island. </w:t>
      </w:r>
    </w:p>
    <w:p w14:paraId="28EEB895" w14:textId="77777777" w:rsidR="00B741D3" w:rsidRPr="00EF4F3F" w:rsidRDefault="00B741D3" w:rsidP="00B741D3">
      <w:pPr>
        <w:rPr>
          <w:rFonts w:asciiTheme="minorHAnsi" w:hAnsiTheme="minorHAnsi" w:cstheme="minorHAnsi"/>
          <w:sz w:val="12"/>
        </w:rPr>
      </w:pPr>
      <w:r w:rsidRPr="00EF4F3F">
        <w:rPr>
          <w:rStyle w:val="StyleUnderline"/>
          <w:rFonts w:asciiTheme="minorHAnsi" w:hAnsiTheme="minorHAnsi" w:cstheme="minorHAnsi"/>
        </w:rPr>
        <w:t xml:space="preserve">Much of this confusion is made possible through political education </w:t>
      </w:r>
      <w:r w:rsidRPr="00EF4F3F">
        <w:rPr>
          <w:rStyle w:val="StyleUnderline"/>
          <w:rFonts w:asciiTheme="minorHAnsi" w:hAnsiTheme="minorHAnsi" w:cstheme="minorHAnsi"/>
          <w:highlight w:val="green"/>
        </w:rPr>
        <w:t>processes that discourage</w:t>
      </w:r>
      <w:r w:rsidRPr="00EF4F3F">
        <w:rPr>
          <w:rStyle w:val="StyleUnderline"/>
          <w:rFonts w:asciiTheme="minorHAnsi" w:hAnsiTheme="minorHAnsi" w:cstheme="minorHAnsi"/>
        </w:rPr>
        <w:t xml:space="preserve"> people from engaging </w:t>
      </w:r>
      <w:r w:rsidRPr="00EF4F3F">
        <w:rPr>
          <w:rStyle w:val="StyleUnderline"/>
          <w:rFonts w:asciiTheme="minorHAnsi" w:hAnsiTheme="minorHAnsi" w:cstheme="minorHAnsi"/>
          <w:highlight w:val="green"/>
        </w:rPr>
        <w:t>Marxism negating how African revolutionaries</w:t>
      </w:r>
      <w:r w:rsidRPr="00EF4F3F">
        <w:rPr>
          <w:rFonts w:asciiTheme="minorHAnsi" w:hAnsiTheme="minorHAnsi" w:cstheme="minorHAnsi"/>
          <w:sz w:val="12"/>
        </w:rPr>
        <w:t xml:space="preserve">, whose works we understand are vital (like Castro, Jackson, Bishop, Sankara, Nkrumah, Machel, </w:t>
      </w:r>
      <w:proofErr w:type="spellStart"/>
      <w:r w:rsidRPr="00EF4F3F">
        <w:rPr>
          <w:rFonts w:asciiTheme="minorHAnsi" w:hAnsiTheme="minorHAnsi" w:cstheme="minorHAnsi"/>
          <w:sz w:val="12"/>
        </w:rPr>
        <w:t>etc</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engaged</w:t>
      </w:r>
      <w:r w:rsidRPr="00EF4F3F">
        <w:rPr>
          <w:rStyle w:val="StyleUnderline"/>
          <w:rFonts w:asciiTheme="minorHAnsi" w:hAnsiTheme="minorHAnsi" w:cstheme="minorHAnsi"/>
        </w:rPr>
        <w:t xml:space="preserve"> and used those texts to come to understand their own conditions</w:t>
      </w:r>
      <w:r w:rsidRPr="00EF4F3F">
        <w:rPr>
          <w:rFonts w:asciiTheme="minorHAnsi" w:hAnsiTheme="minorHAnsi" w:cstheme="minorHAnsi"/>
          <w:sz w:val="12"/>
        </w:rPr>
        <w:t xml:space="preserve">. Understanding that materialist theory is a culmination of many lived experiences that help us scientifically analyze our material conditions is crucial to navigating the world as is. Instead, </w:t>
      </w:r>
      <w:r w:rsidRPr="00EF4F3F">
        <w:rPr>
          <w:rStyle w:val="StyleUnderline"/>
          <w:rFonts w:asciiTheme="minorHAnsi" w:hAnsiTheme="minorHAnsi" w:cstheme="minorHAnsi"/>
        </w:rPr>
        <w:t xml:space="preserve">“leftists” are evoking </w:t>
      </w:r>
      <w:r w:rsidRPr="00EF4F3F">
        <w:rPr>
          <w:rStyle w:val="StyleUnderline"/>
          <w:rFonts w:asciiTheme="minorHAnsi" w:hAnsiTheme="minorHAnsi" w:cstheme="minorHAnsi"/>
          <w:highlight w:val="green"/>
        </w:rPr>
        <w:t>“lived experience”</w:t>
      </w:r>
      <w:r w:rsidRPr="00EF4F3F">
        <w:rPr>
          <w:rFonts w:asciiTheme="minorHAnsi" w:hAnsiTheme="minorHAnsi" w:cstheme="minorHAnsi"/>
          <w:sz w:val="12"/>
        </w:rPr>
        <w:t xml:space="preserve">, </w:t>
      </w:r>
      <w:r w:rsidRPr="00EF4F3F">
        <w:rPr>
          <w:rStyle w:val="StyleUnderline"/>
          <w:rFonts w:asciiTheme="minorHAnsi" w:hAnsiTheme="minorHAnsi" w:cstheme="minorHAnsi"/>
        </w:rPr>
        <w:t>not as enhancement or strengthening of material analysis</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as a substitution for material analysis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thus </w:t>
      </w:r>
      <w:r w:rsidRPr="00EF4F3F">
        <w:rPr>
          <w:rStyle w:val="StyleUnderline"/>
          <w:rFonts w:asciiTheme="minorHAnsi" w:hAnsiTheme="minorHAnsi" w:cstheme="minorHAnsi"/>
          <w:highlight w:val="green"/>
        </w:rPr>
        <w:t>allowing</w:t>
      </w:r>
      <w:r w:rsidRPr="00EF4F3F">
        <w:rPr>
          <w:rStyle w:val="StyleUnderline"/>
          <w:rFonts w:asciiTheme="minorHAnsi" w:hAnsiTheme="minorHAnsi" w:cstheme="minorHAnsi"/>
        </w:rPr>
        <w:t xml:space="preserve"> for </w:t>
      </w:r>
      <w:r w:rsidRPr="00EF4F3F">
        <w:rPr>
          <w:rStyle w:val="StyleUnderline"/>
          <w:rFonts w:asciiTheme="minorHAnsi" w:hAnsiTheme="minorHAnsi" w:cstheme="minorHAnsi"/>
          <w:highlight w:val="green"/>
        </w:rPr>
        <w:t>subjects to become personal</w:t>
      </w:r>
      <w:r w:rsidRPr="00EF4F3F">
        <w:rPr>
          <w:rStyle w:val="StyleUnderline"/>
          <w:rFonts w:asciiTheme="minorHAnsi" w:hAnsiTheme="minorHAnsi" w:cstheme="minorHAnsi"/>
        </w:rPr>
        <w:t xml:space="preserve"> and individualized </w:t>
      </w:r>
      <w:r w:rsidRPr="00EF4F3F">
        <w:rPr>
          <w:rStyle w:val="StyleUnderline"/>
          <w:rFonts w:asciiTheme="minorHAnsi" w:hAnsiTheme="minorHAnsi" w:cstheme="minorHAnsi"/>
          <w:highlight w:val="green"/>
        </w:rPr>
        <w:t>while overlooking historical truths</w:t>
      </w:r>
      <w:r w:rsidRPr="00EF4F3F">
        <w:rPr>
          <w:rFonts w:asciiTheme="minorHAnsi" w:hAnsiTheme="minorHAnsi" w:cstheme="minorHAnsi"/>
          <w:sz w:val="12"/>
        </w:rPr>
        <w:t xml:space="preserve">. When Walter Rodney was engaged in struggle while in Tanzania, he took up </w:t>
      </w:r>
      <w:proofErr w:type="gramStart"/>
      <w:r w:rsidRPr="00EF4F3F">
        <w:rPr>
          <w:rFonts w:asciiTheme="minorHAnsi" w:hAnsiTheme="minorHAnsi" w:cstheme="minorHAnsi"/>
          <w:sz w:val="12"/>
        </w:rPr>
        <w:t>a number of</w:t>
      </w:r>
      <w:proofErr w:type="gramEnd"/>
      <w:r w:rsidRPr="00EF4F3F">
        <w:rPr>
          <w:rFonts w:asciiTheme="minorHAnsi" w:hAnsiTheme="minorHAnsi" w:cstheme="minorHAnsi"/>
          <w:sz w:val="12"/>
        </w:rPr>
        <w:t xml:space="preserve"> the debates which were happening in the revolutionary state, while also knowing his place as an outsider and not overstepping. He discusses this issue in the Tanzanian socialist state </w:t>
      </w:r>
      <w:proofErr w:type="gramStart"/>
      <w:r w:rsidRPr="00EF4F3F">
        <w:rPr>
          <w:rFonts w:asciiTheme="minorHAnsi" w:hAnsiTheme="minorHAnsi" w:cstheme="minorHAnsi"/>
          <w:sz w:val="12"/>
        </w:rPr>
        <w:t>pretty precisely</w:t>
      </w:r>
      <w:proofErr w:type="gramEnd"/>
      <w:r w:rsidRPr="00EF4F3F">
        <w:rPr>
          <w:rFonts w:asciiTheme="minorHAnsi" w:hAnsiTheme="minorHAnsi" w:cstheme="minorHAnsi"/>
          <w:sz w:val="12"/>
        </w:rPr>
        <w:t xml:space="preserve"> as a struggle between idealism and materialism. For Rodney, </w:t>
      </w:r>
      <w:r w:rsidRPr="00EF4F3F">
        <w:rPr>
          <w:rStyle w:val="StyleUnderline"/>
          <w:rFonts w:asciiTheme="minorHAnsi" w:hAnsiTheme="minorHAnsi" w:cstheme="minorHAnsi"/>
        </w:rPr>
        <w:t xml:space="preserve">this divide represented </w:t>
      </w:r>
      <w:r w:rsidRPr="00EF4F3F">
        <w:rPr>
          <w:rStyle w:val="StyleUnderline"/>
          <w:rFonts w:asciiTheme="minorHAnsi" w:hAnsiTheme="minorHAnsi" w:cstheme="minorHAnsi"/>
          <w:highlight w:val="green"/>
        </w:rPr>
        <w:t>a class divide between bourgeois/individualist and proletarian</w:t>
      </w:r>
      <w:r w:rsidRPr="00EF4F3F">
        <w:rPr>
          <w:rStyle w:val="StyleUnderline"/>
          <w:rFonts w:asciiTheme="minorHAnsi" w:hAnsiTheme="minorHAnsi" w:cstheme="minorHAnsi"/>
        </w:rPr>
        <w:t xml:space="preserve">/peasant </w:t>
      </w:r>
      <w:r w:rsidRPr="00EF4F3F">
        <w:rPr>
          <w:rStyle w:val="StyleUnderline"/>
          <w:rFonts w:asciiTheme="minorHAnsi" w:hAnsiTheme="minorHAnsi" w:cstheme="minorHAnsi"/>
          <w:highlight w:val="green"/>
        </w:rPr>
        <w:t>contradictions</w:t>
      </w:r>
      <w:r w:rsidRPr="00EF4F3F">
        <w:rPr>
          <w:rFonts w:asciiTheme="minorHAnsi" w:hAnsiTheme="minorHAnsi" w:cstheme="minorHAnsi"/>
          <w:sz w:val="12"/>
        </w:rPr>
        <w:t>:</w:t>
      </w:r>
    </w:p>
    <w:p w14:paraId="692BF482" w14:textId="77777777" w:rsidR="00B741D3" w:rsidRPr="00EF4F3F" w:rsidRDefault="00B741D3" w:rsidP="00B741D3">
      <w:pPr>
        <w:ind w:left="720"/>
        <w:rPr>
          <w:rFonts w:asciiTheme="minorHAnsi" w:hAnsiTheme="minorHAnsi" w:cstheme="minorHAnsi"/>
          <w:sz w:val="12"/>
        </w:rPr>
      </w:pPr>
      <w:r w:rsidRPr="00EF4F3F">
        <w:rPr>
          <w:rFonts w:asciiTheme="minorHAnsi" w:hAnsiTheme="minorHAnsi" w:cstheme="minorHAnsi"/>
          <w:sz w:val="12"/>
        </w:rPr>
        <w:t>“</w:t>
      </w:r>
      <w:proofErr w:type="gramStart"/>
      <w:r w:rsidRPr="00EF4F3F">
        <w:rPr>
          <w:rFonts w:asciiTheme="minorHAnsi" w:hAnsiTheme="minorHAnsi" w:cstheme="minorHAnsi"/>
          <w:sz w:val="12"/>
        </w:rPr>
        <w:t>Therefore</w:t>
      </w:r>
      <w:proofErr w:type="gramEnd"/>
      <w:r w:rsidRPr="00EF4F3F">
        <w:rPr>
          <w:rFonts w:asciiTheme="minorHAnsi" w:hAnsiTheme="minorHAnsi" w:cstheme="minorHAnsi"/>
          <w:sz w:val="12"/>
        </w:rPr>
        <w:t xml:space="preserve"> one found there’s tremendous conflict taking place between bourgeois knowledge and scientific analysis which derived from looking at the actual practice of the producer classes in Tanzania and in the world at large at this </w:t>
      </w:r>
      <w:proofErr w:type="gramStart"/>
      <w:r w:rsidRPr="00EF4F3F">
        <w:rPr>
          <w:rFonts w:asciiTheme="minorHAnsi" w:hAnsiTheme="minorHAnsi" w:cstheme="minorHAnsi"/>
          <w:sz w:val="12"/>
        </w:rPr>
        <w:t>particular point</w:t>
      </w:r>
      <w:proofErr w:type="gramEnd"/>
      <w:r w:rsidRPr="00EF4F3F">
        <w:rPr>
          <w:rFonts w:asciiTheme="minorHAnsi" w:hAnsiTheme="minorHAnsi" w:cstheme="minorHAnsi"/>
          <w:sz w:val="12"/>
        </w:rPr>
        <w:t xml:space="preserve"> in time. Some of the questions were of theory; they had to address themselves to the whole plethora of bourgeois knowledge and understand its methodology, its perceptions, to understand the struggle between idealism and </w:t>
      </w:r>
      <w:proofErr w:type="gramStart"/>
      <w:r w:rsidRPr="00EF4F3F">
        <w:rPr>
          <w:rFonts w:asciiTheme="minorHAnsi" w:hAnsiTheme="minorHAnsi" w:cstheme="minorHAnsi"/>
          <w:sz w:val="12"/>
        </w:rPr>
        <w:t>materialism.”</w:t>
      </w:r>
      <w:proofErr w:type="gramEnd"/>
      <w:r w:rsidRPr="00EF4F3F">
        <w:rPr>
          <w:rFonts w:asciiTheme="minorHAnsi" w:hAnsiTheme="minorHAnsi" w:cstheme="minorHAnsi"/>
          <w:sz w:val="12"/>
        </w:rPr>
        <w:t xml:space="preserve">  </w:t>
      </w:r>
    </w:p>
    <w:p w14:paraId="56500AE6" w14:textId="77777777" w:rsidR="00B741D3" w:rsidRPr="00EF4F3F" w:rsidRDefault="00B741D3" w:rsidP="00B741D3">
      <w:pPr>
        <w:rPr>
          <w:rFonts w:asciiTheme="minorHAnsi" w:hAnsiTheme="minorHAnsi" w:cstheme="minorHAnsi"/>
          <w:sz w:val="12"/>
        </w:rPr>
      </w:pPr>
      <w:proofErr w:type="gramStart"/>
      <w:r w:rsidRPr="00EF4F3F">
        <w:rPr>
          <w:rStyle w:val="StyleUnderline"/>
          <w:rFonts w:asciiTheme="minorHAnsi" w:hAnsiTheme="minorHAnsi" w:cstheme="minorHAnsi"/>
        </w:rPr>
        <w:t>Dialectical-materialism</w:t>
      </w:r>
      <w:proofErr w:type="gramEnd"/>
      <w:r w:rsidRPr="00EF4F3F">
        <w:rPr>
          <w:rStyle w:val="StyleUnderline"/>
          <w:rFonts w:asciiTheme="minorHAnsi" w:hAnsiTheme="minorHAnsi" w:cstheme="minorHAnsi"/>
        </w:rPr>
        <w:t xml:space="preserve"> suggests that human knowledge can in no way be abstracted from practice if there is an understanding that </w:t>
      </w:r>
      <w:r w:rsidRPr="00EF4F3F">
        <w:rPr>
          <w:rStyle w:val="StyleUnderline"/>
          <w:rFonts w:asciiTheme="minorHAnsi" w:hAnsiTheme="minorHAnsi" w:cstheme="minorHAnsi"/>
          <w:highlight w:val="green"/>
        </w:rPr>
        <w:t>the material basis of</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 xml:space="preserve">reality is </w:t>
      </w:r>
      <w:r w:rsidRPr="00EF4F3F">
        <w:rPr>
          <w:rStyle w:val="Emphasis"/>
          <w:rFonts w:asciiTheme="minorHAnsi" w:hAnsiTheme="minorHAnsi" w:cstheme="minorHAnsi"/>
          <w:highlight w:val="green"/>
        </w:rPr>
        <w:t>constantly changing</w:t>
      </w:r>
      <w:r w:rsidRPr="00EF4F3F">
        <w:rPr>
          <w:rFonts w:asciiTheme="minorHAnsi" w:hAnsiTheme="minorHAnsi" w:cstheme="minorHAnsi"/>
          <w:sz w:val="12"/>
        </w:rPr>
        <w:t xml:space="preserve">. Undoubtedly, one’s impressions of society are intricately linked to society itself. </w:t>
      </w:r>
      <w:r w:rsidRPr="00EF4F3F">
        <w:rPr>
          <w:rStyle w:val="StyleUnderline"/>
          <w:rFonts w:asciiTheme="minorHAnsi" w:hAnsiTheme="minorHAnsi" w:cstheme="minorHAnsi"/>
          <w:highlight w:val="green"/>
        </w:rPr>
        <w:t>Analysis and abstraction are interwoven</w:t>
      </w:r>
      <w:r w:rsidRPr="00EF4F3F">
        <w:rPr>
          <w:rStyle w:val="StyleUnderline"/>
          <w:rFonts w:asciiTheme="minorHAnsi" w:hAnsiTheme="minorHAnsi" w:cstheme="minorHAnsi"/>
        </w:rPr>
        <w:t xml:space="preserve"> and that must be taken into context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Lived experience</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flawed because non-materialist attitudes have </w:t>
      </w:r>
      <w:r w:rsidRPr="00EF4F3F">
        <w:rPr>
          <w:rStyle w:val="StyleUnderline"/>
          <w:rFonts w:asciiTheme="minorHAnsi" w:hAnsiTheme="minorHAnsi" w:cstheme="minorHAnsi"/>
          <w:highlight w:val="green"/>
        </w:rPr>
        <w:t>formed opinions based</w:t>
      </w:r>
      <w:r w:rsidRPr="00EF4F3F">
        <w:rPr>
          <w:rStyle w:val="StyleUnderline"/>
          <w:rFonts w:asciiTheme="minorHAnsi" w:hAnsiTheme="minorHAnsi" w:cstheme="minorHAnsi"/>
        </w:rPr>
        <w:t xml:space="preserve"> on </w:t>
      </w:r>
      <w:proofErr w:type="spellStart"/>
      <w:proofErr w:type="gramStart"/>
      <w:r w:rsidRPr="00EF4F3F">
        <w:rPr>
          <w:rStyle w:val="StyleUnderline"/>
          <w:rFonts w:asciiTheme="minorHAnsi" w:hAnsiTheme="minorHAnsi" w:cstheme="minorHAnsi"/>
          <w:highlight w:val="green"/>
        </w:rPr>
        <w:t>first hand</w:t>
      </w:r>
      <w:proofErr w:type="spellEnd"/>
      <w:proofErr w:type="gramEnd"/>
      <w:r w:rsidRPr="00EF4F3F">
        <w:rPr>
          <w:rStyle w:val="StyleUnderline"/>
          <w:rFonts w:asciiTheme="minorHAnsi" w:hAnsiTheme="minorHAnsi" w:cstheme="minorHAnsi"/>
          <w:highlight w:val="green"/>
        </w:rPr>
        <w:t xml:space="preserve"> accounts around</w:t>
      </w:r>
      <w:r w:rsidRPr="00EF4F3F">
        <w:rPr>
          <w:rStyle w:val="StyleUnderline"/>
          <w:rFonts w:asciiTheme="minorHAnsi" w:hAnsiTheme="minorHAnsi" w:cstheme="minorHAnsi"/>
        </w:rPr>
        <w:t xml:space="preserve"> issues</w:t>
      </w:r>
      <w:r w:rsidRPr="00EF4F3F">
        <w:rPr>
          <w:rFonts w:asciiTheme="minorHAnsi" w:hAnsiTheme="minorHAnsi" w:cstheme="minorHAnsi"/>
          <w:sz w:val="12"/>
        </w:rPr>
        <w:t xml:space="preserve">, </w:t>
      </w:r>
      <w:r w:rsidRPr="00EF4F3F">
        <w:rPr>
          <w:rStyle w:val="StyleUnderline"/>
          <w:rFonts w:asciiTheme="minorHAnsi" w:hAnsiTheme="minorHAnsi" w:cstheme="minorHAnsi"/>
        </w:rPr>
        <w:t>like p</w:t>
      </w:r>
      <w:r w:rsidRPr="00EF4F3F">
        <w:rPr>
          <w:rStyle w:val="StyleUnderline"/>
          <w:rFonts w:asciiTheme="minorHAnsi" w:hAnsiTheme="minorHAnsi" w:cstheme="minorHAnsi"/>
          <w:highlight w:val="green"/>
        </w:rPr>
        <w:t>atriarchy and racism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StyleUnderline"/>
          <w:rFonts w:asciiTheme="minorHAnsi" w:hAnsiTheme="minorHAnsi" w:cstheme="minorHAnsi"/>
          <w:highlight w:val="green"/>
        </w:rPr>
        <w:t>not from the</w:t>
      </w:r>
      <w:r w:rsidRPr="00EF4F3F">
        <w:rPr>
          <w:rStyle w:val="StyleUnderline"/>
          <w:rFonts w:asciiTheme="minorHAnsi" w:hAnsiTheme="minorHAnsi" w:cstheme="minorHAnsi"/>
        </w:rPr>
        <w:t xml:space="preserve"> point of </w:t>
      </w:r>
      <w:r w:rsidRPr="00EF4F3F">
        <w:rPr>
          <w:rStyle w:val="StyleUnderline"/>
          <w:rFonts w:asciiTheme="minorHAnsi" w:hAnsiTheme="minorHAnsi" w:cstheme="minorHAnsi"/>
          <w:highlight w:val="green"/>
        </w:rPr>
        <w:t>view of global movement</w:t>
      </w:r>
      <w:r w:rsidRPr="00EF4F3F">
        <w:rPr>
          <w:rFonts w:asciiTheme="minorHAnsi" w:hAnsiTheme="minorHAnsi" w:cstheme="minorHAnsi"/>
          <w:sz w:val="12"/>
        </w:rPr>
        <w:t xml:space="preserve">. Moreover, a rejection of scientific approaches, rigorous analytic tools, and abandonment of returning to the source (i.e. traditional methods) has </w:t>
      </w:r>
      <w:proofErr w:type="spellStart"/>
      <w:r w:rsidRPr="00EF4F3F">
        <w:rPr>
          <w:rFonts w:asciiTheme="minorHAnsi" w:hAnsiTheme="minorHAnsi" w:cstheme="minorHAnsi"/>
          <w:sz w:val="12"/>
        </w:rPr>
        <w:t>bore</w:t>
      </w:r>
      <w:proofErr w:type="spellEnd"/>
      <w:r w:rsidRPr="00EF4F3F">
        <w:rPr>
          <w:rFonts w:asciiTheme="minorHAnsi" w:hAnsiTheme="minorHAnsi" w:cstheme="minorHAnsi"/>
          <w:sz w:val="12"/>
        </w:rPr>
        <w:t xml:space="preserve"> outright anti-materialist sentiment. At best, </w:t>
      </w:r>
      <w:r w:rsidRPr="00EF4F3F">
        <w:rPr>
          <w:rStyle w:val="StyleUnderline"/>
          <w:rFonts w:asciiTheme="minorHAnsi" w:hAnsiTheme="minorHAnsi" w:cstheme="minorHAnsi"/>
        </w:rPr>
        <w:t>lived experiences can serve as anecdotal impressions of what it’s like to be a member of an oppressed group</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they are not inherently true, ethical</w:t>
      </w:r>
      <w:r w:rsidRPr="00EF4F3F">
        <w:rPr>
          <w:rStyle w:val="Emphasis"/>
          <w:rFonts w:asciiTheme="minorHAnsi" w:hAnsiTheme="minorHAnsi" w:cstheme="minorHAnsi"/>
        </w:rPr>
        <w:t xml:space="preserve">, moral </w:t>
      </w:r>
      <w:r w:rsidRPr="00EF4F3F">
        <w:rPr>
          <w:rStyle w:val="Emphasis"/>
          <w:rFonts w:asciiTheme="minorHAnsi" w:hAnsiTheme="minorHAnsi" w:cstheme="minorHAnsi"/>
          <w:highlight w:val="green"/>
        </w:rPr>
        <w:t>or correct</w:t>
      </w:r>
      <w:r w:rsidRPr="00EF4F3F">
        <w:rPr>
          <w:rStyle w:val="Emphasis"/>
          <w:rFonts w:asciiTheme="minorHAnsi" w:hAnsiTheme="minorHAnsi" w:cstheme="minorHAnsi"/>
        </w:rPr>
        <w:t xml:space="preserve"> simply because they come from a member of a colonized/oppressed group</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Furthermore</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there are</w:t>
      </w:r>
      <w:r w:rsidRPr="00EF4F3F">
        <w:rPr>
          <w:rStyle w:val="StyleUnderline"/>
          <w:rFonts w:asciiTheme="minorHAnsi" w:hAnsiTheme="minorHAnsi" w:cstheme="minorHAnsi"/>
        </w:rPr>
        <w:t xml:space="preserve"> outright </w:t>
      </w:r>
      <w:r w:rsidRPr="00EF4F3F">
        <w:rPr>
          <w:rStyle w:val="StyleUnderline"/>
          <w:rFonts w:asciiTheme="minorHAnsi" w:hAnsiTheme="minorHAnsi" w:cstheme="minorHAnsi"/>
          <w:highlight w:val="green"/>
        </w:rPr>
        <w:t>reactionary</w:t>
      </w:r>
      <w:r w:rsidRPr="00EF4F3F">
        <w:rPr>
          <w:rStyle w:val="StyleUnderline"/>
          <w:rFonts w:asciiTheme="minorHAnsi" w:hAnsiTheme="minorHAnsi" w:cstheme="minorHAnsi"/>
        </w:rPr>
        <w:t xml:space="preserve"> lived </w:t>
      </w:r>
      <w:r w:rsidRPr="00EF4F3F">
        <w:rPr>
          <w:rStyle w:val="StyleUnderline"/>
          <w:rFonts w:asciiTheme="minorHAnsi" w:hAnsiTheme="minorHAnsi" w:cstheme="minorHAnsi"/>
          <w:highlight w:val="green"/>
        </w:rPr>
        <w:t>experiences</w:t>
      </w:r>
      <w:r w:rsidRPr="00EF4F3F">
        <w:rPr>
          <w:rStyle w:val="StyleUnderline"/>
          <w:rFonts w:asciiTheme="minorHAnsi" w:hAnsiTheme="minorHAnsi" w:cstheme="minorHAnsi"/>
        </w:rPr>
        <w:t xml:space="preserve"> being </w:t>
      </w:r>
      <w:r w:rsidRPr="00EF4F3F">
        <w:rPr>
          <w:rStyle w:val="StyleUnderline"/>
          <w:rFonts w:asciiTheme="minorHAnsi" w:hAnsiTheme="minorHAnsi" w:cstheme="minorHAnsi"/>
          <w:highlight w:val="green"/>
        </w:rPr>
        <w:t>pushed</w:t>
      </w:r>
      <w:r w:rsidRPr="00EF4F3F">
        <w:rPr>
          <w:rStyle w:val="StyleUnderline"/>
          <w:rFonts w:asciiTheme="minorHAnsi" w:hAnsiTheme="minorHAnsi" w:cstheme="minorHAnsi"/>
        </w:rPr>
        <w:t xml:space="preserve"> forward serving </w:t>
      </w:r>
      <w:r w:rsidRPr="00EF4F3F">
        <w:rPr>
          <w:rStyle w:val="StyleUnderline"/>
          <w:rFonts w:asciiTheme="minorHAnsi" w:hAnsiTheme="minorHAnsi" w:cstheme="minorHAnsi"/>
          <w:highlight w:val="green"/>
        </w:rPr>
        <w:t>as anecdotes</w:t>
      </w:r>
      <w:r w:rsidRPr="00EF4F3F">
        <w:rPr>
          <w:rFonts w:asciiTheme="minorHAnsi" w:hAnsiTheme="minorHAnsi" w:cstheme="minorHAnsi"/>
          <w:sz w:val="12"/>
        </w:rPr>
        <w:t xml:space="preserve">. </w:t>
      </w:r>
    </w:p>
    <w:p w14:paraId="57BEF411"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The commonly retorted, </w:t>
      </w:r>
      <w:r w:rsidRPr="00EF4F3F">
        <w:rPr>
          <w:rStyle w:val="StyleUnderline"/>
          <w:rFonts w:asciiTheme="minorHAnsi" w:hAnsiTheme="minorHAnsi" w:cstheme="minorHAnsi"/>
          <w:highlight w:val="green"/>
        </w:rPr>
        <w:t>“Listen to the people</w:t>
      </w:r>
      <w:r w:rsidRPr="00EF4F3F">
        <w:rPr>
          <w:rStyle w:val="StyleUnderline"/>
          <w:rFonts w:asciiTheme="minorHAnsi" w:hAnsiTheme="minorHAnsi" w:cstheme="minorHAnsi"/>
        </w:rPr>
        <w:t xml:space="preserve"> of [insert group]” statement </w:t>
      </w:r>
      <w:r w:rsidRPr="00EF4F3F">
        <w:rPr>
          <w:rStyle w:val="Emphasis"/>
          <w:rFonts w:asciiTheme="minorHAnsi" w:hAnsiTheme="minorHAnsi" w:cstheme="minorHAnsi"/>
          <w:highlight w:val="green"/>
        </w:rPr>
        <w:t>is void of analyzing</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class character</w:t>
      </w:r>
      <w:r w:rsidRPr="00EF4F3F">
        <w:rPr>
          <w:rStyle w:val="Emphasis"/>
          <w:rFonts w:asciiTheme="minorHAnsi" w:hAnsiTheme="minorHAnsi" w:cstheme="minorHAnsi"/>
        </w:rPr>
        <w:t xml:space="preserve"> of the people and voices </w:t>
      </w:r>
      <w:r w:rsidRPr="00EF4F3F">
        <w:rPr>
          <w:rStyle w:val="Emphasis"/>
          <w:rFonts w:asciiTheme="minorHAnsi" w:hAnsiTheme="minorHAnsi" w:cstheme="minorHAnsi"/>
          <w:highlight w:val="green"/>
        </w:rPr>
        <w:t>being elevated</w:t>
      </w:r>
      <w:r w:rsidRPr="00EF4F3F">
        <w:rPr>
          <w:rFonts w:asciiTheme="minorHAnsi" w:hAnsiTheme="minorHAnsi" w:cstheme="minorHAnsi"/>
          <w:sz w:val="12"/>
        </w:rPr>
        <w:t xml:space="preserve">. This places emphasis on individuals and not what is </w:t>
      </w:r>
      <w:proofErr w:type="gramStart"/>
      <w:r w:rsidRPr="00EF4F3F">
        <w:rPr>
          <w:rFonts w:asciiTheme="minorHAnsi" w:hAnsiTheme="minorHAnsi" w:cstheme="minorHAnsi"/>
          <w:sz w:val="12"/>
        </w:rPr>
        <w:t>actually occurring</w:t>
      </w:r>
      <w:proofErr w:type="gramEnd"/>
      <w:r w:rsidRPr="00EF4F3F">
        <w:rPr>
          <w:rFonts w:asciiTheme="minorHAnsi" w:hAnsiTheme="minorHAnsi" w:cstheme="minorHAnsi"/>
          <w:sz w:val="12"/>
        </w:rPr>
        <w:t>, because the lens to view it through is blurred by varying interests. This is the exact issue with relying on lived experience as an analytical tool.</w:t>
      </w:r>
    </w:p>
    <w:p w14:paraId="53A61A33" w14:textId="77777777" w:rsidR="00B741D3" w:rsidRPr="00EF4F3F" w:rsidRDefault="00B741D3" w:rsidP="00B741D3">
      <w:pPr>
        <w:rPr>
          <w:rFonts w:asciiTheme="minorHAnsi" w:hAnsiTheme="minorHAnsi" w:cstheme="minorHAnsi"/>
          <w:sz w:val="12"/>
        </w:rPr>
      </w:pPr>
      <w:r w:rsidRPr="00EF4F3F">
        <w:rPr>
          <w:rFonts w:asciiTheme="minorHAnsi" w:hAnsiTheme="minorHAnsi" w:cstheme="minorHAnsi"/>
          <w:sz w:val="12"/>
        </w:rPr>
        <w:t xml:space="preserve">Material analysis should correctly apply dialectical materialism to a particular problem. </w:t>
      </w:r>
      <w:r w:rsidRPr="00EF4F3F">
        <w:rPr>
          <w:rStyle w:val="StyleUnderline"/>
          <w:rFonts w:asciiTheme="minorHAnsi" w:hAnsiTheme="minorHAnsi" w:cstheme="minorHAnsi"/>
        </w:rPr>
        <w:t>One thing “the left” can agree on is a changed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that </w:t>
      </w:r>
      <w:r w:rsidRPr="00EF4F3F">
        <w:rPr>
          <w:rStyle w:val="StyleUnderline"/>
          <w:rFonts w:asciiTheme="minorHAnsi" w:hAnsiTheme="minorHAnsi" w:cstheme="minorHAnsi"/>
          <w:highlight w:val="green"/>
        </w:rPr>
        <w:t xml:space="preserve">change </w:t>
      </w:r>
      <w:proofErr w:type="spellStart"/>
      <w:r w:rsidRPr="00EF4F3F">
        <w:rPr>
          <w:rStyle w:val="StyleUnderline"/>
          <w:rFonts w:asciiTheme="minorHAnsi" w:hAnsiTheme="minorHAnsi" w:cstheme="minorHAnsi"/>
          <w:highlight w:val="green"/>
        </w:rPr>
        <w:t>can not</w:t>
      </w:r>
      <w:proofErr w:type="spellEnd"/>
      <w:r w:rsidRPr="00EF4F3F">
        <w:rPr>
          <w:rStyle w:val="StyleUnderline"/>
          <w:rFonts w:asciiTheme="minorHAnsi" w:hAnsiTheme="minorHAnsi" w:cstheme="minorHAnsi"/>
          <w:highlight w:val="green"/>
        </w:rPr>
        <w:t xml:space="preserve"> come without knowing how society functions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That requires</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an observation</w:t>
      </w:r>
      <w:proofErr w:type="gramEnd"/>
      <w:r w:rsidRPr="00EF4F3F">
        <w:rPr>
          <w:rStyle w:val="StyleUnderline"/>
          <w:rFonts w:asciiTheme="minorHAnsi" w:hAnsiTheme="minorHAnsi" w:cstheme="minorHAnsi"/>
        </w:rPr>
        <w:t xml:space="preserve"> and analysis of </w:t>
      </w:r>
      <w:r w:rsidRPr="00EF4F3F">
        <w:rPr>
          <w:rStyle w:val="StyleUnderline"/>
          <w:rFonts w:asciiTheme="minorHAnsi" w:hAnsiTheme="minorHAnsi" w:cstheme="minorHAnsi"/>
          <w:highlight w:val="green"/>
        </w:rPr>
        <w:t>class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national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ethnic and cultural characteristics</w:t>
      </w:r>
      <w:r w:rsidRPr="00EF4F3F">
        <w:rPr>
          <w:rStyle w:val="StyleUnderline"/>
          <w:rFonts w:asciiTheme="minorHAnsi" w:hAnsiTheme="minorHAnsi" w:cstheme="minorHAnsi"/>
        </w:rPr>
        <w:t xml:space="preserve"> of a society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not</w:t>
      </w:r>
      <w:r w:rsidRPr="00EF4F3F">
        <w:rPr>
          <w:rStyle w:val="Emphasis"/>
          <w:rFonts w:asciiTheme="minorHAnsi" w:hAnsiTheme="minorHAnsi" w:cstheme="minorHAnsi"/>
        </w:rPr>
        <w:t xml:space="preserve"> an </w:t>
      </w:r>
      <w:r w:rsidRPr="00EF4F3F">
        <w:rPr>
          <w:rStyle w:val="Emphasis"/>
          <w:rFonts w:asciiTheme="minorHAnsi" w:hAnsiTheme="minorHAnsi" w:cstheme="minorHAnsi"/>
          <w:highlight w:val="green"/>
        </w:rPr>
        <w:t>emotional appeal</w:t>
      </w:r>
      <w:r w:rsidRPr="00EF4F3F">
        <w:rPr>
          <w:rStyle w:val="Emphasis"/>
          <w:rFonts w:asciiTheme="minorHAnsi" w:hAnsiTheme="minorHAnsi" w:cstheme="minorHAnsi"/>
        </w:rPr>
        <w:t xml:space="preserve"> with no material basis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requires a </w:t>
      </w:r>
      <w:r w:rsidRPr="00EF4F3F">
        <w:rPr>
          <w:rStyle w:val="StyleUnderline"/>
          <w:rFonts w:asciiTheme="minorHAnsi" w:hAnsiTheme="minorHAnsi" w:cstheme="minorHAnsi"/>
          <w:highlight w:val="green"/>
        </w:rPr>
        <w:t>scientific analysis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far </w:t>
      </w:r>
      <w:r w:rsidRPr="00EF4F3F">
        <w:rPr>
          <w:rStyle w:val="StyleUnderline"/>
          <w:rFonts w:asciiTheme="minorHAnsi" w:hAnsiTheme="minorHAnsi" w:cstheme="minorHAnsi"/>
          <w:highlight w:val="green"/>
        </w:rPr>
        <w:t>removed from</w:t>
      </w:r>
      <w:r w:rsidRPr="00EF4F3F">
        <w:rPr>
          <w:rStyle w:val="StyleUnderline"/>
          <w:rFonts w:asciiTheme="minorHAnsi" w:hAnsiTheme="minorHAnsi" w:cstheme="minorHAnsi"/>
        </w:rPr>
        <w:t xml:space="preserve"> an </w:t>
      </w:r>
      <w:r w:rsidRPr="00EF4F3F">
        <w:rPr>
          <w:rStyle w:val="StyleUnderline"/>
          <w:rFonts w:asciiTheme="minorHAnsi" w:hAnsiTheme="minorHAnsi" w:cstheme="minorHAnsi"/>
          <w:highlight w:val="green"/>
        </w:rPr>
        <w:t>individual</w:t>
      </w:r>
      <w:r w:rsidRPr="00EF4F3F">
        <w:rPr>
          <w:rStyle w:val="StyleUnderline"/>
          <w:rFonts w:asciiTheme="minorHAnsi" w:hAnsiTheme="minorHAnsi" w:cstheme="minorHAnsi"/>
        </w:rPr>
        <w:t xml:space="preserve"> point of </w:t>
      </w:r>
      <w:r w:rsidRPr="00EF4F3F">
        <w:rPr>
          <w:rStyle w:val="StyleUnderline"/>
          <w:rFonts w:asciiTheme="minorHAnsi" w:hAnsiTheme="minorHAnsi" w:cstheme="minorHAnsi"/>
          <w:highlight w:val="green"/>
        </w:rPr>
        <w:t>view</w:t>
      </w:r>
      <w:r w:rsidRPr="00EF4F3F">
        <w:rPr>
          <w:rStyle w:val="StyleUnderline"/>
          <w:rFonts w:asciiTheme="minorHAnsi" w:hAnsiTheme="minorHAnsi" w:cstheme="minorHAnsi"/>
        </w:rPr>
        <w:t xml:space="preserve"> that evades the fact that ‘experience’ cannot adequately describe the material structures that dominate our lives</w:t>
      </w:r>
      <w:r w:rsidRPr="00EF4F3F">
        <w:rPr>
          <w:rFonts w:asciiTheme="minorHAnsi" w:hAnsiTheme="minorHAnsi" w:cstheme="minorHAnsi"/>
          <w:sz w:val="12"/>
        </w:rPr>
        <w:t xml:space="preserve">. Society isn’t a collection of individual experiences informed by nothing. </w:t>
      </w:r>
      <w:r w:rsidRPr="00EF4F3F">
        <w:rPr>
          <w:rStyle w:val="StyleUnderline"/>
          <w:rFonts w:asciiTheme="minorHAnsi" w:hAnsiTheme="minorHAnsi" w:cstheme="minorHAnsi"/>
          <w:highlight w:val="green"/>
        </w:rPr>
        <w:t>Experiences are foundational</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but</w:t>
      </w:r>
      <w:r w:rsidRPr="00EF4F3F">
        <w:rPr>
          <w:rStyle w:val="Emphasis"/>
          <w:rFonts w:asciiTheme="minorHAnsi" w:hAnsiTheme="minorHAnsi" w:cstheme="minorHAnsi"/>
        </w:rPr>
        <w:t xml:space="preserve"> they are </w:t>
      </w:r>
      <w:r w:rsidRPr="00EF4F3F">
        <w:rPr>
          <w:rStyle w:val="Emphasis"/>
          <w:rFonts w:asciiTheme="minorHAnsi" w:hAnsiTheme="minorHAnsi" w:cstheme="minorHAnsi"/>
          <w:highlight w:val="green"/>
        </w:rPr>
        <w:t>not pure</w:t>
      </w:r>
      <w:r w:rsidRPr="00EF4F3F">
        <w:rPr>
          <w:rFonts w:asciiTheme="minorHAnsi" w:hAnsiTheme="minorHAnsi" w:cstheme="minorHAnsi"/>
          <w:sz w:val="12"/>
        </w:rPr>
        <w:t>. Outside factors always mediate the lived experience. The best way to begin to understand this is an emphasis on fundamental political education that emphasizes the material basis of a reality in constant change.</w:t>
      </w:r>
    </w:p>
    <w:p w14:paraId="5F77EB67" w14:textId="77777777" w:rsidR="00FB3B1C" w:rsidRPr="00EF4F3F" w:rsidRDefault="00FB3B1C" w:rsidP="00FB3B1C">
      <w:pPr>
        <w:pStyle w:val="Heading4"/>
        <w:rPr>
          <w:rFonts w:asciiTheme="minorHAnsi" w:hAnsiTheme="minorHAnsi" w:cstheme="minorHAnsi"/>
        </w:rPr>
      </w:pPr>
      <w:r w:rsidRPr="00EF4F3F">
        <w:rPr>
          <w:rFonts w:asciiTheme="minorHAnsi" w:hAnsiTheme="minorHAnsi" w:cstheme="minorHAnsi"/>
        </w:rPr>
        <w:t xml:space="preserve">Vote negative to join the </w:t>
      </w:r>
      <w:r w:rsidRPr="00EF4F3F">
        <w:rPr>
          <w:rFonts w:asciiTheme="minorHAnsi" w:hAnsiTheme="minorHAnsi" w:cstheme="minorHAnsi"/>
          <w:u w:val="single"/>
        </w:rPr>
        <w:t>communist party</w:t>
      </w:r>
      <w:r w:rsidRPr="00EF4F3F">
        <w:rPr>
          <w:rFonts w:asciiTheme="minorHAnsi" w:hAnsiTheme="minorHAnsi" w:cstheme="minorHAnsi"/>
        </w:rPr>
        <w:t xml:space="preserve">. The scientific principles of Maoism provide a </w:t>
      </w:r>
      <w:r w:rsidRPr="00EF4F3F">
        <w:rPr>
          <w:rFonts w:asciiTheme="minorHAnsi" w:hAnsiTheme="minorHAnsi" w:cstheme="minorHAnsi"/>
          <w:u w:val="single"/>
        </w:rPr>
        <w:t>material basis</w:t>
      </w:r>
      <w:r w:rsidRPr="00EF4F3F">
        <w:rPr>
          <w:rFonts w:asciiTheme="minorHAnsi" w:hAnsiTheme="minorHAnsi" w:cstheme="minorHAnsi"/>
        </w:rPr>
        <w:t xml:space="preserve"> for philosophical struggle and social transformation, but that requires a </w:t>
      </w:r>
      <w:r w:rsidRPr="00EF4F3F">
        <w:rPr>
          <w:rFonts w:asciiTheme="minorHAnsi" w:hAnsiTheme="minorHAnsi" w:cstheme="minorHAnsi"/>
          <w:u w:val="single"/>
        </w:rPr>
        <w:t>revolutionary vanguard</w:t>
      </w:r>
      <w:r w:rsidRPr="00EF4F3F">
        <w:rPr>
          <w:rFonts w:asciiTheme="minorHAnsi" w:hAnsiTheme="minorHAnsi" w:cstheme="minorHAnsi"/>
        </w:rPr>
        <w:t xml:space="preserve"> which renews itself </w:t>
      </w:r>
      <w:r w:rsidRPr="00EF4F3F">
        <w:rPr>
          <w:rFonts w:asciiTheme="minorHAnsi" w:hAnsiTheme="minorHAnsi" w:cstheme="minorHAnsi"/>
          <w:u w:val="single"/>
        </w:rPr>
        <w:t>within the masses</w:t>
      </w:r>
      <w:r w:rsidRPr="00EF4F3F">
        <w:rPr>
          <w:rFonts w:asciiTheme="minorHAnsi" w:hAnsiTheme="minorHAnsi" w:cstheme="minorHAnsi"/>
        </w:rPr>
        <w:t>.</w:t>
      </w:r>
    </w:p>
    <w:p w14:paraId="168EC45C" w14:textId="77777777" w:rsidR="00FB3B1C" w:rsidRPr="00EF4F3F" w:rsidRDefault="00FB3B1C" w:rsidP="00FB3B1C">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7E0FAD26" w14:textId="77777777" w:rsidR="00FB3B1C" w:rsidRPr="00EF4F3F" w:rsidRDefault="00FB3B1C" w:rsidP="00FB3B1C">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5"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3A727FB2"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w:t>
      </w:r>
      <w:proofErr w:type="gramStart"/>
      <w:r w:rsidRPr="00EF4F3F">
        <w:rPr>
          <w:rFonts w:asciiTheme="minorHAnsi" w:hAnsiTheme="minorHAnsi" w:cstheme="minorHAnsi"/>
          <w:sz w:val="12"/>
        </w:rPr>
        <w:t>as a whole has</w:t>
      </w:r>
      <w:proofErr w:type="gramEnd"/>
      <w:r w:rsidRPr="00EF4F3F">
        <w:rPr>
          <w:rFonts w:asciiTheme="minorHAnsi" w:hAnsiTheme="minorHAnsi" w:cstheme="minorHAnsi"/>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historical-materialist method</w:t>
      </w:r>
      <w:r w:rsidRPr="00EF4F3F">
        <w:rPr>
          <w:rStyle w:val="Emphasis"/>
          <w:rFonts w:asciiTheme="minorHAnsi" w:hAnsiTheme="minorHAnsi" w:cstheme="minorHAnsi"/>
        </w:rPr>
        <w:t xml:space="preserve"> itself </w:t>
      </w:r>
      <w:r w:rsidRPr="00EF4F3F">
        <w:rPr>
          <w:rStyle w:val="Emphasis"/>
          <w:rFonts w:asciiTheme="minorHAnsi" w:hAnsiTheme="minorHAnsi" w:cstheme="minorHAnsi"/>
          <w:highlight w:val="green"/>
        </w:rPr>
        <w:t>explains why</w:t>
      </w:r>
      <w:r w:rsidRPr="00EF4F3F">
        <w:rPr>
          <w:rStyle w:val="Emphasis"/>
          <w:rFonts w:asciiTheme="minorHAnsi" w:hAnsiTheme="minorHAnsi" w:cstheme="minorHAnsi"/>
        </w:rPr>
        <w:t xml:space="preserve"> we get things wrong—because </w:t>
      </w:r>
      <w:r w:rsidRPr="00EF4F3F">
        <w:rPr>
          <w:rStyle w:val="Emphasis"/>
          <w:rFonts w:asciiTheme="minorHAnsi" w:hAnsiTheme="minorHAnsi" w:cstheme="minorHAnsi"/>
          <w:highlight w:val="green"/>
        </w:rPr>
        <w:t>we’re limited by</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559990ED" w14:textId="77777777" w:rsidR="00FB3B1C" w:rsidRPr="00EF4F3F" w:rsidRDefault="00FB3B1C" w:rsidP="00FB3B1C">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EF4F3F">
        <w:rPr>
          <w:rStyle w:val="StyleUnderline"/>
          <w:rFonts w:asciiTheme="minorHAnsi" w:hAnsiTheme="minorHAnsi" w:cstheme="minorHAnsi"/>
          <w:highlight w:val="green"/>
        </w:rPr>
        <w:t xml:space="preserve">other </w:t>
      </w:r>
      <w:proofErr w:type="gramStart"/>
      <w:r w:rsidRPr="00EF4F3F">
        <w:rPr>
          <w:rStyle w:val="StyleUnderline"/>
          <w:rFonts w:asciiTheme="minorHAnsi" w:hAnsiTheme="minorHAnsi" w:cstheme="minorHAnsi"/>
          <w:highlight w:val="green"/>
        </w:rPr>
        <w:t>knowledges</w:t>
      </w:r>
      <w:proofErr w:type="gramEnd"/>
      <w:r w:rsidRPr="00EF4F3F">
        <w:rPr>
          <w:rStyle w:val="StyleUnderline"/>
          <w:rFonts w:asciiTheme="minorHAnsi" w:hAnsiTheme="minorHAnsi" w:cstheme="minorHAnsi"/>
        </w:rPr>
        <w:t xml:space="preserve"> and ways of living are important to </w:t>
      </w:r>
      <w:r w:rsidRPr="00EF4F3F">
        <w:rPr>
          <w:rStyle w:val="StyleUnderline"/>
          <w:rFonts w:asciiTheme="minorHAnsi" w:hAnsiTheme="minorHAnsi" w:cstheme="minorHAnsi"/>
          <w:highlight w:val="gree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Look at</w:t>
      </w:r>
      <w:r w:rsidRPr="00EF4F3F">
        <w:rPr>
          <w:rStyle w:val="StyleUnderline"/>
          <w:rFonts w:asciiTheme="minorHAnsi" w:hAnsiTheme="minorHAnsi" w:cstheme="minorHAnsi"/>
        </w:rPr>
        <w:t xml:space="preserve"> the way that it developed through </w:t>
      </w:r>
      <w:r w:rsidRPr="00EF4F3F">
        <w:rPr>
          <w:rStyle w:val="StyleUnderline"/>
          <w:rFonts w:asciiTheme="minorHAnsi" w:hAnsiTheme="minorHAnsi" w:cstheme="minorHAnsi"/>
          <w:highlight w:val="green"/>
        </w:rPr>
        <w:t>the Chinese Revolution</w:t>
      </w:r>
      <w:r w:rsidRPr="00EF4F3F">
        <w:rPr>
          <w:rFonts w:asciiTheme="minorHAnsi" w:hAnsiTheme="minorHAnsi" w:cstheme="minorHAnsi"/>
          <w:sz w:val="12"/>
        </w:rPr>
        <w:t xml:space="preserve">: You see the universal aspects of it being adapted to quite clear, </w:t>
      </w:r>
      <w:proofErr w:type="gramStart"/>
      <w:r w:rsidRPr="00EF4F3F">
        <w:rPr>
          <w:rFonts w:asciiTheme="minorHAnsi" w:hAnsiTheme="minorHAnsi" w:cstheme="minorHAnsi"/>
          <w:sz w:val="12"/>
        </w:rPr>
        <w:t>particular contexts</w:t>
      </w:r>
      <w:proofErr w:type="gramEnd"/>
      <w:r w:rsidRPr="00EF4F3F">
        <w:rPr>
          <w:rFonts w:asciiTheme="minorHAnsi" w:hAnsiTheme="minorHAnsi" w:cstheme="minorHAnsi"/>
          <w:sz w:val="12"/>
        </w:rPr>
        <w:t xml:space="preserve"> and thus developing successive notions and conceptions based on the actualities of China.</w:t>
      </w:r>
    </w:p>
    <w:p w14:paraId="7F59B5F3" w14:textId="77777777" w:rsidR="00FB3B1C" w:rsidRPr="00EF4F3F" w:rsidRDefault="00FB3B1C" w:rsidP="00FB3B1C">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2FA63406"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EF4F3F">
        <w:rPr>
          <w:rStyle w:val="StyleUnderline"/>
          <w:rFonts w:asciiTheme="minorHAnsi" w:hAnsiTheme="minorHAnsi" w:cstheme="minorHAnsi"/>
          <w:highlight w:val="green"/>
        </w:rPr>
        <w:t>history</w:t>
      </w:r>
      <w:r w:rsidRPr="00EF4F3F">
        <w:rPr>
          <w:rStyle w:val="StyleUnderline"/>
          <w:rFonts w:asciiTheme="minorHAnsi" w:hAnsiTheme="minorHAnsi" w:cstheme="minorHAnsi"/>
        </w:rPr>
        <w:t xml:space="preserve"> to date can be </w:t>
      </w:r>
      <w:r w:rsidRPr="00EF4F3F">
        <w:rPr>
          <w:rStyle w:val="StyleUnderline"/>
          <w:rFonts w:asciiTheme="minorHAnsi" w:hAnsiTheme="minorHAnsi" w:cstheme="minorHAnsi"/>
          <w:highlight w:val="green"/>
        </w:rPr>
        <w:t xml:space="preserve">understood </w:t>
      </w:r>
      <w:r w:rsidRPr="00EF4F3F">
        <w:rPr>
          <w:rStyle w:val="Emphasis"/>
          <w:rFonts w:asciiTheme="minorHAnsi" w:hAnsiTheme="minorHAnsi" w:cstheme="minorHAnsi"/>
          <w:highlight w:val="green"/>
        </w:rPr>
        <w:t>according to class struggle</w:t>
      </w:r>
      <w:r w:rsidRPr="00EF4F3F">
        <w:rPr>
          <w:rFonts w:asciiTheme="minorHAnsi" w:hAnsiTheme="minorHAnsi" w:cstheme="minorHAnsi"/>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EF4F3F">
        <w:rPr>
          <w:rFonts w:asciiTheme="minorHAnsi" w:hAnsiTheme="minorHAnsi" w:cstheme="minorHAnsi"/>
          <w:sz w:val="12"/>
        </w:rPr>
        <w:t>So</w:t>
      </w:r>
      <w:proofErr w:type="gramEnd"/>
      <w:r w:rsidRPr="00EF4F3F">
        <w:rPr>
          <w:rFonts w:asciiTheme="minorHAnsi" w:hAnsiTheme="minorHAnsi" w:cstheme="minorHAnsi"/>
          <w:sz w:val="12"/>
        </w:rPr>
        <w:t xml:space="preserve"> for him the only thing to do is to trace the line of descent between historical phenomena, but it’s just a tracing, and it’s usually found in texts, discursive frameworks.</w:t>
      </w:r>
    </w:p>
    <w:p w14:paraId="162690B1"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EF4F3F">
        <w:rPr>
          <w:rStyle w:val="StyleUnderline"/>
          <w:rFonts w:asciiTheme="minorHAnsi" w:hAnsiTheme="minorHAnsi" w:cstheme="minorHAnsi"/>
          <w:highlight w:val="green"/>
        </w:rPr>
        <w:t>materialism</w:t>
      </w:r>
      <w:r w:rsidRPr="00EF4F3F">
        <w:rPr>
          <w:rFonts w:asciiTheme="minorHAnsi" w:hAnsiTheme="minorHAnsi" w:cstheme="minorHAnsi"/>
          <w:sz w:val="12"/>
        </w:rPr>
        <w:t xml:space="preserve">, though, </w:t>
      </w:r>
      <w:r w:rsidRPr="00EF4F3F">
        <w:rPr>
          <w:rStyle w:val="StyleUnderline"/>
          <w:rFonts w:asciiTheme="minorHAnsi" w:hAnsiTheme="minorHAnsi" w:cstheme="minorHAnsi"/>
          <w:highlight w:val="green"/>
        </w:rPr>
        <w:t>holds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you can talk</w:t>
      </w:r>
      <w:r w:rsidRPr="00EF4F3F">
        <w:rPr>
          <w:rStyle w:val="StyleUnderline"/>
          <w:rFonts w:asciiTheme="minorHAnsi" w:hAnsiTheme="minorHAnsi" w:cstheme="minorHAnsi"/>
        </w:rPr>
        <w:t xml:space="preserve"> meaningfully </w:t>
      </w:r>
      <w:r w:rsidRPr="00EF4F3F">
        <w:rPr>
          <w:rStyle w:val="StyleUnderline"/>
          <w:rFonts w:asciiTheme="minorHAnsi" w:hAnsiTheme="minorHAnsi" w:cstheme="minorHAnsi"/>
          <w:highlight w:val="gree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abstraction</w:t>
      </w:r>
      <w:r w:rsidRPr="00EF4F3F">
        <w:rPr>
          <w:rStyle w:val="StyleUnderline"/>
          <w:rFonts w:asciiTheme="minorHAnsi" w:hAnsiTheme="minorHAnsi" w:cstheme="minorHAnsi"/>
        </w:rPr>
        <w:t xml:space="preserve"> from historical data </w:t>
      </w:r>
      <w:r w:rsidRPr="00EF4F3F">
        <w:rPr>
          <w:rStyle w:val="StyleUnderline"/>
          <w:rFonts w:asciiTheme="minorHAnsi" w:hAnsiTheme="minorHAnsi" w:cstheme="minorHAnsi"/>
          <w:highlight w:val="green"/>
        </w:rPr>
        <w:t>is not</w:t>
      </w:r>
      <w:r w:rsidRPr="00EF4F3F">
        <w:rPr>
          <w:rStyle w:val="StyleUnderline"/>
          <w:rFonts w:asciiTheme="minorHAnsi" w:hAnsiTheme="minorHAnsi" w:cstheme="minorHAnsi"/>
        </w:rPr>
        <w:t xml:space="preserve"> necessarily </w:t>
      </w:r>
      <w:r w:rsidRPr="00EF4F3F">
        <w:rPr>
          <w:rStyle w:val="StyleUnderline"/>
          <w:rFonts w:asciiTheme="minorHAnsi" w:hAnsiTheme="minorHAnsi" w:cstheme="minorHAnsi"/>
          <w:highlight w:val="green"/>
        </w:rPr>
        <w:t>murderous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EF4F3F">
        <w:rPr>
          <w:rStyle w:val="StyleUnderline"/>
          <w:rFonts w:asciiTheme="minorHAnsi" w:hAnsiTheme="minorHAnsi" w:cstheme="minorHAnsi"/>
          <w:highlight w:val="green"/>
        </w:rPr>
        <w:t>things to be valued and</w:t>
      </w:r>
      <w:r w:rsidRPr="00EF4F3F">
        <w:rPr>
          <w:rStyle w:val="StyleUnderline"/>
          <w:rFonts w:asciiTheme="minorHAnsi" w:hAnsiTheme="minorHAnsi" w:cstheme="minorHAnsi"/>
        </w:rPr>
        <w:t xml:space="preserve"> things to be </w:t>
      </w:r>
      <w:r w:rsidRPr="00EF4F3F">
        <w:rPr>
          <w:rStyle w:val="StyleUnderline"/>
          <w:rFonts w:asciiTheme="minorHAnsi" w:hAnsiTheme="minorHAnsi" w:cstheme="minorHAnsi"/>
          <w:highlight w:val="gree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 xml:space="preserve">One of the best ways that I can begin to address these problems is through Spivak’s critique of Foucault. Her famous piece “Can the Subaltern Speak?” </w:t>
      </w:r>
      <w:proofErr w:type="gramStart"/>
      <w:r w:rsidRPr="00EF4F3F">
        <w:rPr>
          <w:rFonts w:asciiTheme="minorHAnsi" w:hAnsiTheme="minorHAnsi" w:cstheme="minorHAnsi"/>
          <w:sz w:val="12"/>
        </w:rPr>
        <w:t>actually begins</w:t>
      </w:r>
      <w:proofErr w:type="gramEnd"/>
      <w:r w:rsidRPr="00EF4F3F">
        <w:rPr>
          <w:rFonts w:asciiTheme="minorHAnsi" w:hAnsiTheme="minorHAnsi" w:cstheme="minorHAnsi"/>
          <w:sz w:val="12"/>
        </w:rPr>
        <w:t xml:space="preserve"> by defending Marx’s approach against Foucault and Deleuze and </w:t>
      </w:r>
      <w:proofErr w:type="spellStart"/>
      <w:r w:rsidRPr="00EF4F3F">
        <w:rPr>
          <w:rFonts w:asciiTheme="minorHAnsi" w:hAnsiTheme="minorHAnsi" w:cstheme="minorHAnsi"/>
          <w:sz w:val="12"/>
        </w:rPr>
        <w:t>Guattari</w:t>
      </w:r>
      <w:proofErr w:type="spellEnd"/>
      <w:r w:rsidRPr="00EF4F3F">
        <w:rPr>
          <w:rFonts w:asciiTheme="minorHAnsi" w:hAnsiTheme="minorHAnsi" w:cstheme="minorHAnsi"/>
          <w:sz w:val="12"/>
        </w:rPr>
        <w:t xml:space="preserve"> and in fact using aspects of it to critique them.</w:t>
      </w:r>
    </w:p>
    <w:p w14:paraId="608986DA"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EF4F3F">
        <w:rPr>
          <w:rStyle w:val="StyleUnderline"/>
          <w:rFonts w:asciiTheme="minorHAnsi" w:hAnsiTheme="minorHAnsi" w:cstheme="minorHAnsi"/>
          <w:highlight w:val="gree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EF4F3F">
        <w:rPr>
          <w:rStyle w:val="StyleUnderline"/>
          <w:rFonts w:asciiTheme="minorHAnsi" w:hAnsiTheme="minorHAnsi" w:cstheme="minorHAnsi"/>
          <w:highlight w:val="gree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EF4F3F">
        <w:rPr>
          <w:rStyle w:val="StyleUnderline"/>
          <w:rFonts w:asciiTheme="minorHAnsi" w:hAnsiTheme="minorHAnsi" w:cstheme="minorHAnsi"/>
          <w:highlight w:val="green"/>
        </w:rPr>
        <w:t>political economy to</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social 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w:t>
      </w:r>
      <w:r w:rsidRPr="00EF4F3F">
        <w:rPr>
          <w:rStyle w:val="StyleUnderline"/>
          <w:rFonts w:asciiTheme="minorHAnsi" w:hAnsiTheme="minorHAnsi" w:cstheme="minorHAnsi"/>
        </w:rPr>
        <w:t xml:space="preserve"> in fact </w:t>
      </w:r>
      <w:r w:rsidRPr="00EF4F3F">
        <w:rPr>
          <w:rStyle w:val="StyleUnderline"/>
          <w:rFonts w:asciiTheme="minorHAnsi" w:hAnsiTheme="minorHAnsi" w:cstheme="minorHAnsi"/>
          <w:highlight w:val="green"/>
        </w:rPr>
        <w:t>it’s</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 xml:space="preserve">actually </w:t>
      </w:r>
      <w:r w:rsidRPr="00EF4F3F">
        <w:rPr>
          <w:rStyle w:val="StyleUnderline"/>
          <w:rFonts w:asciiTheme="minorHAnsi" w:hAnsiTheme="minorHAnsi" w:cstheme="minorHAnsi"/>
          <w:highlight w:val="green"/>
        </w:rPr>
        <w:t>explaining</w:t>
      </w:r>
      <w:proofErr w:type="gramEnd"/>
      <w:r w:rsidRPr="00EF4F3F">
        <w:rPr>
          <w:rStyle w:val="StyleUnderline"/>
          <w:rFonts w:asciiTheme="minorHAnsi" w:hAnsiTheme="minorHAnsi" w:cstheme="minorHAnsi"/>
        </w:rPr>
        <w:t xml:space="preserve"> very </w:t>
      </w:r>
      <w:r w:rsidRPr="00EF4F3F">
        <w:rPr>
          <w:rStyle w:val="StyleUnderline"/>
          <w:rFonts w:asciiTheme="minorHAnsi" w:hAnsiTheme="minorHAnsi" w:cstheme="minorHAnsi"/>
          <w:highlight w:val="gree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EF4F3F">
        <w:rPr>
          <w:rStyle w:val="StyleUnderline"/>
          <w:rFonts w:asciiTheme="minorHAnsi" w:hAnsiTheme="minorHAnsi" w:cstheme="minorHAnsi"/>
          <w:highlight w:val="gree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 xml:space="preserve">doesn’t grant the marginalized </w:t>
      </w:r>
      <w:proofErr w:type="gramStart"/>
      <w:r w:rsidRPr="00EF4F3F">
        <w:rPr>
          <w:rStyle w:val="StyleUnderline"/>
          <w:rFonts w:asciiTheme="minorHAnsi" w:hAnsiTheme="minorHAnsi" w:cstheme="minorHAnsi"/>
        </w:rPr>
        <w:t>a voice</w:t>
      </w:r>
      <w:proofErr w:type="gramEnd"/>
      <w:r w:rsidRPr="00EF4F3F">
        <w:rPr>
          <w:rStyle w:val="StyleUnderline"/>
          <w:rFonts w:asciiTheme="minorHAnsi" w:hAnsiTheme="minorHAnsi" w:cstheme="minorHAnsi"/>
        </w:rPr>
        <w:t xml:space="preserv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takes away</w:t>
      </w:r>
      <w:r w:rsidRPr="00EF4F3F">
        <w:rPr>
          <w:rStyle w:val="Emphasis"/>
          <w:rFonts w:asciiTheme="minorHAnsi" w:hAnsiTheme="minorHAnsi" w:cstheme="minorHAnsi"/>
        </w:rPr>
        <w:t xml:space="preserve"> their </w:t>
      </w:r>
      <w:r w:rsidRPr="00EF4F3F">
        <w:rPr>
          <w:rStyle w:val="Emphasis"/>
          <w:rFonts w:asciiTheme="minorHAnsi" w:hAnsiTheme="minorHAnsi" w:cstheme="minorHAnsi"/>
          <w:highlight w:val="green"/>
        </w:rPr>
        <w:t>voice by</w:t>
      </w:r>
      <w:r w:rsidRPr="00EF4F3F">
        <w:rPr>
          <w:rStyle w:val="Emphasis"/>
          <w:rFonts w:asciiTheme="minorHAnsi" w:hAnsiTheme="minorHAnsi" w:cstheme="minorHAnsi"/>
        </w:rPr>
        <w:t xml:space="preserve"> in fact </w:t>
      </w:r>
      <w:r w:rsidRPr="00EF4F3F">
        <w:rPr>
          <w:rStyle w:val="Emphasis"/>
          <w:rFonts w:asciiTheme="minorHAnsi" w:hAnsiTheme="minorHAnsi" w:cstheme="minorHAnsi"/>
          <w:highlight w:val="green"/>
        </w:rPr>
        <w:t>mistaking</w:t>
      </w:r>
      <w:r w:rsidRPr="00EF4F3F">
        <w:rPr>
          <w:rStyle w:val="Emphasis"/>
          <w:rFonts w:asciiTheme="minorHAnsi" w:hAnsiTheme="minorHAnsi" w:cstheme="minorHAnsi"/>
        </w:rPr>
        <w:t xml:space="preserve"> the “</w:t>
      </w:r>
      <w:proofErr w:type="spellStart"/>
      <w:r w:rsidRPr="00EF4F3F">
        <w:rPr>
          <w:rStyle w:val="Emphasis"/>
          <w:rFonts w:asciiTheme="minorHAnsi" w:hAnsiTheme="minorHAnsi" w:cstheme="minorHAnsi"/>
        </w:rPr>
        <w:t>macrological</w:t>
      </w:r>
      <w:proofErr w:type="spellEnd"/>
      <w:r w:rsidRPr="00EF4F3F">
        <w:rPr>
          <w:rStyle w:val="Emphasis"/>
          <w:rFonts w:asciiTheme="minorHAnsi" w:hAnsiTheme="minorHAnsi" w:cstheme="minorHAnsi"/>
        </w:rPr>
        <w:t xml:space="preserve">” </w:t>
      </w:r>
      <w:r w:rsidRPr="00EF4F3F">
        <w:rPr>
          <w:rStyle w:val="Emphasis"/>
          <w:rFonts w:asciiTheme="minorHAnsi" w:hAnsiTheme="minorHAnsi" w:cstheme="minorHAnsi"/>
          <w:highlight w:val="green"/>
        </w:rPr>
        <w:t>approach that concretely explains why they are marginalized for</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17074E03"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EF4F3F">
        <w:rPr>
          <w:rStyle w:val="StyleUnderline"/>
          <w:rFonts w:asciiTheme="minorHAnsi" w:hAnsiTheme="minorHAnsi" w:cstheme="minorHAnsi"/>
          <w:highlight w:val="gree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EF4F3F">
        <w:rPr>
          <w:rStyle w:val="StyleUnderline"/>
          <w:rFonts w:asciiTheme="minorHAnsi" w:hAnsiTheme="minorHAnsi" w:cstheme="minorHAnsi"/>
          <w:highlight w:val="green"/>
        </w:rPr>
        <w:t>“postmodern philosophers”</w:t>
      </w:r>
      <w:r w:rsidRPr="00EF4F3F">
        <w:rPr>
          <w:rFonts w:asciiTheme="minorHAnsi" w:hAnsiTheme="minorHAnsi" w:cstheme="minorHAnsi"/>
          <w:sz w:val="12"/>
        </w:rPr>
        <w:t>—</w:t>
      </w:r>
      <w:r w:rsidRPr="00EF4F3F">
        <w:rPr>
          <w:rStyle w:val="Emphasis"/>
          <w:rFonts w:asciiTheme="minorHAnsi" w:hAnsiTheme="minorHAnsi" w:cstheme="minorHAnsi"/>
          <w:highlight w:val="gree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CIA</w:t>
      </w:r>
      <w:r w:rsidRPr="00EF4F3F">
        <w:rPr>
          <w:rStyle w:val="StyleUnderline"/>
          <w:rFonts w:asciiTheme="minorHAnsi" w:hAnsiTheme="minorHAnsi" w:cstheme="minorHAnsi"/>
        </w:rPr>
        <w:t xml:space="preserve"> was involved in </w:t>
      </w:r>
      <w:r w:rsidRPr="00EF4F3F">
        <w:rPr>
          <w:rStyle w:val="StyleUnderline"/>
          <w:rFonts w:asciiTheme="minorHAnsi" w:hAnsiTheme="minorHAnsi" w:cstheme="minorHAnsi"/>
          <w:highlight w:val="gree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over-translation</w:t>
      </w:r>
      <w:r w:rsidRPr="00EF4F3F">
        <w:rPr>
          <w:rStyle w:val="StyleUnderline"/>
          <w:rFonts w:asciiTheme="minorHAnsi" w:hAnsiTheme="minorHAnsi" w:cstheme="minorHAnsi"/>
        </w:rPr>
        <w:t xml:space="preserve"> of Foucault </w:t>
      </w:r>
      <w:r w:rsidRPr="00EF4F3F">
        <w:rPr>
          <w:rStyle w:val="StyleUnderline"/>
          <w:rFonts w:asciiTheme="minorHAnsi" w:hAnsiTheme="minorHAnsi" w:cstheme="minorHAnsi"/>
          <w:highlight w:val="green"/>
        </w:rPr>
        <w:t>because</w:t>
      </w:r>
      <w:r w:rsidRPr="00EF4F3F">
        <w:rPr>
          <w:rStyle w:val="StyleUnderline"/>
          <w:rFonts w:asciiTheme="minorHAnsi" w:hAnsiTheme="minorHAnsi" w:cstheme="minorHAnsi"/>
        </w:rPr>
        <w:t xml:space="preserve"> they felt </w:t>
      </w:r>
      <w:r w:rsidRPr="00EF4F3F">
        <w:rPr>
          <w:rStyle w:val="StyleUnderline"/>
          <w:rFonts w:asciiTheme="minorHAnsi" w:hAnsiTheme="minorHAnsi" w:cstheme="minorHAnsi"/>
          <w:highlight w:val="green"/>
        </w:rPr>
        <w:t>it was critical enough to be enjoyed</w:t>
      </w:r>
      <w:r w:rsidRPr="00EF4F3F">
        <w:rPr>
          <w:rStyle w:val="StyleUnderline"/>
          <w:rFonts w:asciiTheme="minorHAnsi" w:hAnsiTheme="minorHAnsi" w:cstheme="minorHAnsi"/>
        </w:rPr>
        <w:t xml:space="preserve"> in academia </w:t>
      </w:r>
      <w:proofErr w:type="gramStart"/>
      <w:r w:rsidRPr="00EF4F3F">
        <w:rPr>
          <w:rStyle w:val="StyleUnderline"/>
          <w:rFonts w:asciiTheme="minorHAnsi" w:hAnsiTheme="minorHAnsi" w:cstheme="minorHAnsi"/>
          <w:highlight w:val="green"/>
        </w:rPr>
        <w:t>but</w:t>
      </w:r>
      <w:proofErr w:type="gramEnd"/>
      <w:r w:rsidRPr="00EF4F3F">
        <w:rPr>
          <w:rStyle w:val="StyleUnderline"/>
          <w:rFonts w:asciiTheme="minorHAnsi" w:hAnsiTheme="minorHAnsi" w:cstheme="minorHAnsi"/>
        </w:rPr>
        <w:t xml:space="preserve"> was the kind of theory that </w:t>
      </w:r>
      <w:r w:rsidRPr="00EF4F3F">
        <w:rPr>
          <w:rStyle w:val="StyleUnderline"/>
          <w:rFonts w:asciiTheme="minorHAnsi" w:hAnsiTheme="minorHAnsi" w:cstheme="minorHAnsi"/>
          <w:highlight w:val="green"/>
        </w:rPr>
        <w:t>would</w:t>
      </w:r>
      <w:r w:rsidRPr="00EF4F3F">
        <w:rPr>
          <w:rStyle w:val="StyleUnderline"/>
          <w:rFonts w:asciiTheme="minorHAnsi" w:hAnsiTheme="minorHAnsi" w:cstheme="minorHAnsi"/>
        </w:rPr>
        <w:t xml:space="preserve"> also </w:t>
      </w:r>
      <w:r w:rsidRPr="00EF4F3F">
        <w:rPr>
          <w:rStyle w:val="StyleUnderline"/>
          <w:rFonts w:asciiTheme="minorHAnsi" w:hAnsiTheme="minorHAnsi" w:cstheme="minorHAnsi"/>
          <w:highlight w:val="green"/>
        </w:rPr>
        <w:t>undermine</w:t>
      </w:r>
      <w:r w:rsidRPr="00EF4F3F">
        <w:rPr>
          <w:rStyle w:val="StyleUnderline"/>
          <w:rFonts w:asciiTheme="minorHAnsi" w:hAnsiTheme="minorHAnsi" w:cstheme="minorHAnsi"/>
        </w:rPr>
        <w:t xml:space="preserve"> the popularity of </w:t>
      </w:r>
      <w:r w:rsidRPr="00EF4F3F">
        <w:rPr>
          <w:rStyle w:val="StyleUnderline"/>
          <w:rFonts w:asciiTheme="minorHAnsi" w:hAnsiTheme="minorHAnsi" w:cstheme="minorHAnsi"/>
          <w:highlight w:val="green"/>
        </w:rPr>
        <w:t>Marxist theory</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Of course</w:t>
      </w:r>
      <w:proofErr w:type="gramEnd"/>
      <w:r w:rsidRPr="00EF4F3F">
        <w:rPr>
          <w:rStyle w:val="StyleUnderline"/>
          <w:rFonts w:asciiTheme="minorHAnsi" w:hAnsiTheme="minorHAnsi" w:cstheme="minorHAnsi"/>
        </w:rPr>
        <w:t xml:space="preserv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EF4F3F">
        <w:rPr>
          <w:rStyle w:val="StyleUnderline"/>
          <w:rFonts w:asciiTheme="minorHAnsi" w:hAnsiTheme="minorHAnsi" w:cstheme="minorHAnsi"/>
          <w:highlight w:val="green"/>
        </w:rPr>
        <w:t>counterinsurgency forces understand</w:t>
      </w:r>
      <w:r w:rsidRPr="00EF4F3F">
        <w:rPr>
          <w:rStyle w:val="StyleUnderline"/>
          <w:rFonts w:asciiTheme="minorHAnsi" w:hAnsiTheme="minorHAnsi" w:cstheme="minorHAnsi"/>
        </w:rPr>
        <w:t xml:space="preserve"> that there’s </w:t>
      </w:r>
      <w:r w:rsidRPr="00EF4F3F">
        <w:rPr>
          <w:rStyle w:val="StyleUnderline"/>
          <w:rFonts w:asciiTheme="minorHAnsi" w:hAnsiTheme="minorHAnsi" w:cstheme="minorHAnsi"/>
          <w:highlight w:val="gree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EF4F3F">
        <w:rPr>
          <w:rStyle w:val="Emphasis"/>
          <w:rFonts w:asciiTheme="minorHAnsi" w:hAnsiTheme="minorHAnsi" w:cstheme="minorHAnsi"/>
          <w:highlight w:val="green"/>
        </w:rPr>
        <w:t>dangerous</w:t>
      </w:r>
      <w:r w:rsidRPr="00EF4F3F">
        <w:rPr>
          <w:rStyle w:val="StyleUnderline"/>
          <w:rFonts w:asciiTheme="minorHAnsi" w:hAnsiTheme="minorHAnsi" w:cstheme="minorHAnsi"/>
          <w:highlight w:val="green"/>
        </w:rPr>
        <w:t xml:space="preserve"> about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0E488363"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EF4F3F">
        <w:rPr>
          <w:rStyle w:val="StyleUnderline"/>
          <w:rFonts w:asciiTheme="minorHAnsi" w:hAnsiTheme="minorHAnsi" w:cstheme="minorHAnsi"/>
          <w:highlight w:val="green"/>
        </w:rPr>
        <w:t>a revolutionary party has</w:t>
      </w:r>
      <w:r w:rsidRPr="00EF4F3F">
        <w:rPr>
          <w:rStyle w:val="StyleUnderline"/>
          <w:rFonts w:asciiTheme="minorHAnsi" w:hAnsiTheme="minorHAnsi" w:cstheme="minorHAnsi"/>
        </w:rPr>
        <w:t xml:space="preserve"> been </w:t>
      </w:r>
      <w:r w:rsidRPr="00EF4F3F">
        <w:rPr>
          <w:rStyle w:val="StyleUnderline"/>
          <w:rFonts w:asciiTheme="minorHAnsi" w:hAnsiTheme="minorHAnsi" w:cstheme="minorHAnsi"/>
          <w:highlight w:val="green"/>
        </w:rPr>
        <w:t>to maintain a coherent</w:t>
      </w:r>
      <w:r w:rsidRPr="00EF4F3F">
        <w:rPr>
          <w:rStyle w:val="StyleUnderline"/>
          <w:rFonts w:asciiTheme="minorHAnsi" w:hAnsiTheme="minorHAnsi" w:cstheme="minorHAnsi"/>
        </w:rPr>
        <w:t xml:space="preserve"> vanguard </w:t>
      </w:r>
      <w:r w:rsidRPr="00EF4F3F">
        <w:rPr>
          <w:rStyle w:val="StyleUnderline"/>
          <w:rFonts w:asciiTheme="minorHAnsi" w:hAnsiTheme="minorHAnsi" w:cstheme="minorHAnsi"/>
          <w:highlight w:val="green"/>
        </w:rPr>
        <w:t>identity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at the same time </w:t>
      </w:r>
      <w:r w:rsidRPr="00EF4F3F">
        <w:rPr>
          <w:rStyle w:val="StyleUnderline"/>
          <w:rFonts w:asciiTheme="minorHAnsi" w:hAnsiTheme="minorHAnsi" w:cstheme="minorHAnsi"/>
          <w:highlight w:val="green"/>
        </w:rPr>
        <w:t>safeguard</w:t>
      </w:r>
      <w:r w:rsidRPr="00EF4F3F">
        <w:rPr>
          <w:rStyle w:val="StyleUnderline"/>
          <w:rFonts w:asciiTheme="minorHAnsi" w:hAnsiTheme="minorHAnsi" w:cstheme="minorHAnsi"/>
        </w:rPr>
        <w:t xml:space="preserve"> itself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the kind of </w:t>
      </w:r>
      <w:r w:rsidRPr="00EF4F3F">
        <w:rPr>
          <w:rStyle w:val="StyleUnderline"/>
          <w:rFonts w:asciiTheme="minorHAnsi" w:hAnsiTheme="minorHAnsi" w:cstheme="minorHAnsi"/>
          <w:highlight w:val="gree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0EE52C95"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EF4F3F">
        <w:rPr>
          <w:rStyle w:val="StyleUnderline"/>
          <w:rFonts w:asciiTheme="minorHAnsi" w:hAnsiTheme="minorHAnsi" w:cstheme="minorHAnsi"/>
          <w:highlight w:val="green"/>
        </w:rPr>
        <w:t>the Maoist</w:t>
      </w:r>
      <w:r w:rsidRPr="00EF4F3F">
        <w:rPr>
          <w:rStyle w:val="StyleUnderline"/>
          <w:rFonts w:asciiTheme="minorHAnsi" w:hAnsiTheme="minorHAnsi" w:cstheme="minorHAnsi"/>
        </w:rPr>
        <w:t xml:space="preserve"> conception of the vanguard </w:t>
      </w:r>
      <w:r w:rsidRPr="00EF4F3F">
        <w:rPr>
          <w:rStyle w:val="StyleUnderline"/>
          <w:rFonts w:asciiTheme="minorHAnsi" w:hAnsiTheme="minorHAnsi" w:cstheme="minorHAnsi"/>
          <w:highlight w:val="green"/>
        </w:rPr>
        <w:t>party</w:t>
      </w:r>
      <w:r w:rsidRPr="00EF4F3F">
        <w:rPr>
          <w:rStyle w:val="StyleUnderline"/>
          <w:rFonts w:asciiTheme="minorHAnsi" w:hAnsiTheme="minorHAnsi" w:cstheme="minorHAnsi"/>
        </w:rPr>
        <w:t xml:space="preserve"> that emerges first in the Chinese Revolution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EF4F3F">
        <w:rPr>
          <w:rStyle w:val="StyleUnderline"/>
          <w:rFonts w:asciiTheme="minorHAnsi" w:hAnsiTheme="minorHAnsi" w:cstheme="minorHAnsi"/>
          <w:highlight w:val="green"/>
        </w:rPr>
        <w:t>from</w:t>
      </w:r>
      <w:r w:rsidRPr="00EF4F3F">
        <w:rPr>
          <w:rStyle w:val="StyleUnderline"/>
          <w:rFonts w:asciiTheme="minorHAnsi" w:hAnsiTheme="minorHAnsi" w:cstheme="minorHAnsi"/>
        </w:rPr>
        <w:t xml:space="preserve"> the masses </w:t>
      </w:r>
      <w:r w:rsidRPr="00EF4F3F">
        <w:rPr>
          <w:rStyle w:val="StyleUnderline"/>
          <w:rFonts w:asciiTheme="minorHAnsi" w:hAnsiTheme="minorHAnsi" w:cstheme="minorHAnsi"/>
          <w:highlight w:val="green"/>
        </w:rPr>
        <w:t>and to the masses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still</w:t>
      </w:r>
      <w:r w:rsidRPr="00EF4F3F">
        <w:rPr>
          <w:rStyle w:val="Emphasis"/>
          <w:rFonts w:asciiTheme="minorHAnsi" w:hAnsiTheme="minorHAnsi" w:cstheme="minorHAnsi"/>
        </w:rPr>
        <w:t xml:space="preserve"> the notion of </w:t>
      </w:r>
      <w:r w:rsidRPr="00EF4F3F">
        <w:rPr>
          <w:rStyle w:val="Emphasis"/>
          <w:rFonts w:asciiTheme="minorHAnsi" w:hAnsiTheme="minorHAnsi" w:cstheme="minorHAnsi"/>
          <w:highlight w:val="green"/>
        </w:rPr>
        <w:t>the vanguard; you</w:t>
      </w:r>
      <w:r w:rsidRPr="00EF4F3F">
        <w:rPr>
          <w:rStyle w:val="Emphasis"/>
          <w:rFonts w:asciiTheme="minorHAnsi" w:hAnsiTheme="minorHAnsi" w:cstheme="minorHAnsi"/>
        </w:rPr>
        <w:t xml:space="preserve"> still </w:t>
      </w:r>
      <w:r w:rsidRPr="00EF4F3F">
        <w:rPr>
          <w:rStyle w:val="Emphasis"/>
          <w:rFonts w:asciiTheme="minorHAnsi" w:hAnsiTheme="minorHAnsi" w:cstheme="minorHAnsi"/>
          <w:highlight w:val="green"/>
        </w:rPr>
        <w:t>want to organize</w:t>
      </w:r>
      <w:r w:rsidRPr="00EF4F3F">
        <w:rPr>
          <w:rStyle w:val="Emphasis"/>
          <w:rFonts w:asciiTheme="minorHAnsi" w:hAnsiTheme="minorHAnsi" w:cstheme="minorHAnsi"/>
        </w:rPr>
        <w:t xml:space="preserve"> the most </w:t>
      </w:r>
      <w:r w:rsidRPr="00EF4F3F">
        <w:rPr>
          <w:rStyle w:val="Emphasis"/>
          <w:rFonts w:asciiTheme="minorHAnsi" w:hAnsiTheme="minorHAnsi" w:cstheme="minorHAnsi"/>
          <w:highlight w:val="green"/>
        </w:rPr>
        <w:t>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 order to</w:t>
      </w:r>
      <w:proofErr w:type="gramEnd"/>
      <w:r w:rsidRPr="00EF4F3F">
        <w:rPr>
          <w:rStyle w:val="StyleUnderline"/>
          <w:rFonts w:asciiTheme="minorHAnsi" w:hAnsiTheme="minorHAnsi" w:cstheme="minorHAnsi"/>
        </w:rPr>
        <w:t xml:space="preserve"> do this there’s the idea of </w:t>
      </w:r>
      <w:r w:rsidRPr="00EF4F3F">
        <w:rPr>
          <w:rStyle w:val="StyleUnderline"/>
          <w:rFonts w:asciiTheme="minorHAnsi" w:hAnsiTheme="minorHAnsi" w:cstheme="minorHAnsi"/>
          <w:highlight w:val="green"/>
        </w:rPr>
        <w:t>developing organizations around the party</w:t>
      </w:r>
      <w:r w:rsidRPr="00EF4F3F">
        <w:rPr>
          <w:rFonts w:asciiTheme="minorHAnsi" w:hAnsiTheme="minorHAnsi" w:cstheme="minorHAnsi"/>
          <w:sz w:val="12"/>
        </w:rPr>
        <w:t xml:space="preserve">—some closer, some at a greater </w:t>
      </w:r>
      <w:proofErr w:type="gramStart"/>
      <w:r w:rsidRPr="00EF4F3F">
        <w:rPr>
          <w:rFonts w:asciiTheme="minorHAnsi" w:hAnsiTheme="minorHAnsi" w:cstheme="minorHAnsi"/>
          <w:sz w:val="12"/>
        </w:rPr>
        <w:t>distance—</w:t>
      </w:r>
      <w:proofErr w:type="gramEnd"/>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Basically</w:t>
      </w:r>
      <w:proofErr w:type="gramEnd"/>
      <w:r w:rsidRPr="00EF4F3F">
        <w:rPr>
          <w:rStyle w:val="StyleUnderline"/>
          <w:rFonts w:asciiTheme="minorHAnsi" w:hAnsiTheme="minorHAnsi" w:cstheme="minorHAnsi"/>
        </w:rPr>
        <w:t xml:space="preserve"> create and </w:t>
      </w:r>
      <w:r w:rsidRPr="00EF4F3F">
        <w:rPr>
          <w:rStyle w:val="StyleUnderline"/>
          <w:rFonts w:asciiTheme="minorHAnsi" w:hAnsiTheme="minorHAnsi" w:cstheme="minorHAnsi"/>
          <w:highlight w:val="green"/>
        </w:rPr>
        <w:t>engage with</w:t>
      </w:r>
      <w:r w:rsidRPr="00EF4F3F">
        <w:rPr>
          <w:rStyle w:val="StyleUnderline"/>
          <w:rFonts w:asciiTheme="minorHAnsi" w:hAnsiTheme="minorHAnsi" w:cstheme="minorHAnsi"/>
        </w:rPr>
        <w:t xml:space="preserve"> all these small </w:t>
      </w:r>
      <w:r w:rsidRPr="00EF4F3F">
        <w:rPr>
          <w:rStyle w:val="StyleUnderline"/>
          <w:rFonts w:asciiTheme="minorHAnsi" w:hAnsiTheme="minorHAnsi" w:cstheme="minorHAnsi"/>
          <w:highlight w:val="green"/>
        </w:rPr>
        <w:t>movements that meet people’s needs</w:t>
      </w:r>
      <w:r w:rsidRPr="00EF4F3F">
        <w:rPr>
          <w:rStyle w:val="StyleUnderline"/>
          <w:rFonts w:asciiTheme="minorHAnsi" w:hAnsiTheme="minorHAnsi" w:cstheme="minorHAnsi"/>
        </w:rPr>
        <w:t xml:space="preserve"> and try </w:t>
      </w:r>
      <w:r w:rsidRPr="00EF4F3F">
        <w:rPr>
          <w:rStyle w:val="StyleUnderline"/>
          <w:rFonts w:asciiTheme="minorHAnsi" w:hAnsiTheme="minorHAnsi" w:cstheme="minorHAnsi"/>
          <w:highlight w:val="green"/>
        </w:rPr>
        <w:t>to bring people into a</w:t>
      </w:r>
      <w:r w:rsidRPr="00EF4F3F">
        <w:rPr>
          <w:rStyle w:val="StyleUnderline"/>
          <w:rFonts w:asciiTheme="minorHAnsi" w:hAnsiTheme="minorHAnsi" w:cstheme="minorHAnsi"/>
        </w:rPr>
        <w:t xml:space="preserve"> much more heterogeneous </w:t>
      </w:r>
      <w:r w:rsidRPr="00EF4F3F">
        <w:rPr>
          <w:rStyle w:val="StyleUnderline"/>
          <w:rFonts w:asciiTheme="minorHAnsi" w:hAnsiTheme="minorHAnsi" w:cstheme="minorHAnsi"/>
          <w:highlight w:val="gree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08EC0BC7"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EF4F3F">
        <w:rPr>
          <w:rStyle w:val="StyleUnderline"/>
          <w:rFonts w:asciiTheme="minorHAnsi" w:hAnsiTheme="minorHAnsi" w:cstheme="minorHAnsi"/>
          <w:highlight w:val="green"/>
        </w:rPr>
        <w:t>you still need</w:t>
      </w:r>
      <w:r w:rsidRPr="00EF4F3F">
        <w:rPr>
          <w:rStyle w:val="StyleUnderline"/>
          <w:rFonts w:asciiTheme="minorHAnsi" w:hAnsiTheme="minorHAnsi" w:cstheme="minorHAnsi"/>
        </w:rPr>
        <w:t xml:space="preserve"> to have </w:t>
      </w:r>
      <w:r w:rsidRPr="00EF4F3F">
        <w:rPr>
          <w:rStyle w:val="StyleUnderline"/>
          <w:rFonts w:asciiTheme="minorHAnsi" w:hAnsiTheme="minorHAnsi" w:cstheme="minorHAnsi"/>
          <w:highlight w:val="green"/>
        </w:rPr>
        <w:t>a party apparatus</w:t>
      </w:r>
      <w:r w:rsidRPr="00EF4F3F">
        <w:rPr>
          <w:rStyle w:val="StyleUnderline"/>
          <w:rFonts w:asciiTheme="minorHAnsi" w:hAnsiTheme="minorHAnsi" w:cstheme="minorHAnsi"/>
        </w:rPr>
        <w:t xml:space="preserve"> that is both </w:t>
      </w:r>
      <w:r w:rsidRPr="00EF4F3F">
        <w:rPr>
          <w:rStyle w:val="StyleUnderline"/>
          <w:rFonts w:asciiTheme="minorHAnsi" w:hAnsiTheme="minorHAnsi" w:cstheme="minorHAnsi"/>
          <w:highlight w:val="gree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EF4F3F">
        <w:rPr>
          <w:rStyle w:val="StyleUnderline"/>
          <w:rFonts w:asciiTheme="minorHAnsi" w:hAnsiTheme="minorHAnsi" w:cstheme="minorHAnsi"/>
          <w:highlight w:val="green"/>
        </w:rPr>
        <w:t>characteristics scientifically learned</w:t>
      </w:r>
      <w:r w:rsidRPr="00EF4F3F">
        <w:rPr>
          <w:rStyle w:val="StyleUnderline"/>
          <w:rFonts w:asciiTheme="minorHAnsi" w:hAnsiTheme="minorHAnsi" w:cstheme="minorHAnsi"/>
        </w:rPr>
        <w:t xml:space="preserve"> from history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democratic centralism</w:t>
      </w:r>
      <w:r w:rsidRPr="00EF4F3F">
        <w:rPr>
          <w:rStyle w:val="Emphasis"/>
          <w:rFonts w:asciiTheme="minorHAnsi" w:hAnsiTheme="minorHAnsi" w:cstheme="minorHAnsi"/>
        </w:rPr>
        <w:t xml:space="preserve">, and the concept of </w:t>
      </w:r>
      <w:r w:rsidRPr="00EF4F3F">
        <w:rPr>
          <w:rStyle w:val="Emphasis"/>
          <w:rFonts w:asciiTheme="minorHAnsi" w:hAnsiTheme="minorHAnsi" w:cstheme="minorHAnsi"/>
          <w:highlight w:val="gree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w:t>
      </w:r>
      <w:proofErr w:type="gramStart"/>
      <w:r w:rsidRPr="00EF4F3F">
        <w:rPr>
          <w:rFonts w:asciiTheme="minorHAnsi" w:hAnsiTheme="minorHAnsi" w:cstheme="minorHAnsi"/>
          <w:sz w:val="12"/>
        </w:rPr>
        <w:t>account,</w:t>
      </w:r>
      <w:proofErr w:type="gramEnd"/>
      <w:r w:rsidRPr="00EF4F3F">
        <w:rPr>
          <w:rFonts w:asciiTheme="minorHAnsi" w:hAnsiTheme="minorHAnsi" w:cstheme="minorHAnsi"/>
          <w:sz w:val="12"/>
        </w:rPr>
        <w:t xml:space="preserve"> where its members are also in these mass organizations or small movements that it calls into being. So that it can become a movement of movements, as I say. So that it can expand its sphere of influence in that kind of counter-hegemonic way.</w:t>
      </w:r>
    </w:p>
    <w:p w14:paraId="628C74E2" w14:textId="77777777" w:rsidR="00FB3B1C" w:rsidRPr="00EF4F3F" w:rsidRDefault="00FB3B1C" w:rsidP="00FB3B1C">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416CE6A8" w14:textId="77777777" w:rsidR="00FB3B1C" w:rsidRPr="00EF4F3F" w:rsidRDefault="00FB3B1C" w:rsidP="00FB3B1C">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09D98BBC" w14:textId="77777777" w:rsidR="00FB3B1C" w:rsidRPr="00EF4F3F" w:rsidRDefault="00FB3B1C" w:rsidP="00FB3B1C">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 xml:space="preserve">Without being a starry-eyed </w:t>
      </w:r>
      <w:proofErr w:type="gramStart"/>
      <w:r w:rsidRPr="00EF4F3F">
        <w:rPr>
          <w:rFonts w:asciiTheme="minorHAnsi" w:hAnsiTheme="minorHAnsi" w:cstheme="minorHAnsi"/>
          <w:sz w:val="8"/>
          <w:szCs w:val="8"/>
        </w:rPr>
        <w:t>account—its</w:t>
      </w:r>
      <w:proofErr w:type="gramEnd"/>
      <w:r w:rsidRPr="00EF4F3F">
        <w:rPr>
          <w:rFonts w:asciiTheme="minorHAnsi" w:hAnsiTheme="minorHAnsi" w:cstheme="minorHAnsi"/>
          <w:sz w:val="8"/>
          <w:szCs w:val="8"/>
        </w:rPr>
        <w:t xml:space="preserve"> title is intentional and indicates the Maoist notion that class struggle persists within </w:t>
      </w:r>
      <w:proofErr w:type="gramStart"/>
      <w:r w:rsidRPr="00EF4F3F">
        <w:rPr>
          <w:rFonts w:asciiTheme="minorHAnsi" w:hAnsiTheme="minorHAnsi" w:cstheme="minorHAnsi"/>
          <w:sz w:val="8"/>
          <w:szCs w:val="8"/>
        </w:rPr>
        <w:t>socialism—</w:t>
      </w:r>
      <w:proofErr w:type="gramEnd"/>
      <w:r w:rsidRPr="00EF4F3F">
        <w:rPr>
          <w:rFonts w:asciiTheme="minorHAnsi" w:hAnsiTheme="minorHAnsi" w:cstheme="minorHAnsi"/>
          <w:sz w:val="8"/>
          <w:szCs w:val="8"/>
        </w:rPr>
        <w:t>it does chart what was able to be accomplished while also getting into the limits of the economism that it criticizes.</w:t>
      </w:r>
    </w:p>
    <w:p w14:paraId="79D25075"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with </w:t>
      </w:r>
      <w:r w:rsidRPr="00EF4F3F">
        <w:rPr>
          <w:rStyle w:val="StyleUnderline"/>
          <w:rFonts w:asciiTheme="minorHAnsi" w:hAnsiTheme="minorHAnsi" w:cstheme="minorHAnsi"/>
          <w:highlight w:val="gree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w:t>
      </w:r>
      <w:proofErr w:type="spellStart"/>
      <w:r w:rsidRPr="00EF4F3F">
        <w:rPr>
          <w:rFonts w:asciiTheme="minorHAnsi" w:hAnsiTheme="minorHAnsi" w:cstheme="minorHAnsi"/>
          <w:sz w:val="12"/>
        </w:rPr>
        <w:t>commandism</w:t>
      </w:r>
      <w:proofErr w:type="spellEnd"/>
      <w:r w:rsidRPr="00EF4F3F">
        <w:rPr>
          <w:rFonts w:asciiTheme="minorHAnsi" w:hAnsiTheme="minorHAnsi" w:cstheme="minorHAnsi"/>
          <w:sz w:val="12"/>
        </w:rPr>
        <w:t xml:space="preserve"> where it misunderstood the problems facing its development as mainly coming from external agents.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that </w:t>
      </w:r>
      <w:r w:rsidRPr="00EF4F3F">
        <w:rPr>
          <w:rStyle w:val="Emphasis"/>
          <w:rFonts w:asciiTheme="minorHAnsi" w:hAnsiTheme="minorHAnsi" w:cstheme="minorHAnsi"/>
          <w:highlight w:val="gree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w:t>
      </w:r>
      <w:proofErr w:type="gramStart"/>
      <w:r w:rsidRPr="00EF4F3F">
        <w:rPr>
          <w:rFonts w:asciiTheme="minorHAnsi" w:hAnsiTheme="minorHAnsi" w:cstheme="minorHAnsi"/>
          <w:sz w:val="12"/>
        </w:rPr>
        <w:t>the society</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w:t>
      </w:r>
      <w:proofErr w:type="spellStart"/>
      <w:r w:rsidRPr="00EF4F3F">
        <w:rPr>
          <w:rFonts w:asciiTheme="minorHAnsi" w:hAnsiTheme="minorHAnsi" w:cstheme="minorHAnsi"/>
          <w:sz w:val="12"/>
        </w:rPr>
        <w:t>nonantagonistic</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xml:space="preserve">). Maoism thus holds that class struggle within socialist society generates the </w:t>
      </w:r>
      <w:proofErr w:type="gramStart"/>
      <w:r w:rsidRPr="00EF4F3F">
        <w:rPr>
          <w:rFonts w:asciiTheme="minorHAnsi" w:hAnsiTheme="minorHAnsi" w:cstheme="minorHAnsi"/>
          <w:sz w:val="12"/>
        </w:rPr>
        <w:t>aforementioned problems</w:t>
      </w:r>
      <w:proofErr w:type="gramEnd"/>
      <w:r w:rsidRPr="00EF4F3F">
        <w:rPr>
          <w:rFonts w:asciiTheme="minorHAnsi" w:hAnsiTheme="minorHAnsi" w:cstheme="minorHAnsi"/>
          <w:sz w:val="12"/>
        </w:rPr>
        <w:t>. This is why Mao said that Stalin tended to treat non-antagonistic contradictions as antagonistic.</w:t>
      </w:r>
    </w:p>
    <w:p w14:paraId="14659C4E"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EF4F3F">
        <w:rPr>
          <w:rStyle w:val="StyleUnderline"/>
          <w:rFonts w:asciiTheme="minorHAnsi" w:hAnsiTheme="minorHAnsi" w:cstheme="minorHAnsi"/>
          <w:highlight w:val="green"/>
        </w:rPr>
        <w:t>balance</w:t>
      </w:r>
      <w:r w:rsidRPr="00EF4F3F">
        <w:rPr>
          <w:rStyle w:val="StyleUnderline"/>
          <w:rFonts w:asciiTheme="minorHAnsi" w:hAnsiTheme="minorHAnsi" w:cstheme="minorHAnsi"/>
        </w:rPr>
        <w:t xml:space="preserve"> decentralization with </w:t>
      </w:r>
      <w:r w:rsidRPr="00EF4F3F">
        <w:rPr>
          <w:rStyle w:val="StyleUnderline"/>
          <w:rFonts w:asciiTheme="minorHAnsi" w:hAnsiTheme="minorHAnsi" w:cstheme="minorHAnsi"/>
          <w:highlight w:val="gree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in the course of</w:t>
      </w:r>
      <w:proofErr w:type="gramEnd"/>
      <w:r w:rsidRPr="00EF4F3F">
        <w:rPr>
          <w:rFonts w:asciiTheme="minorHAnsi" w:hAnsiTheme="minorHAnsi" w:cstheme="minorHAnsi"/>
          <w:sz w:val="12"/>
        </w:rPr>
        <w:t xml:space="preserve"> making revolution, </w:t>
      </w:r>
      <w:r w:rsidRPr="00EF4F3F">
        <w:rPr>
          <w:rStyle w:val="StyleUnderline"/>
          <w:rFonts w:asciiTheme="minorHAnsi" w:hAnsiTheme="minorHAnsi" w:cstheme="minorHAnsi"/>
          <w:highlight w:val="green"/>
        </w:rPr>
        <w:t>generating</w:t>
      </w:r>
      <w:r w:rsidRPr="00EF4F3F">
        <w:rPr>
          <w:rStyle w:val="StyleUnderline"/>
          <w:rFonts w:asciiTheme="minorHAnsi" w:hAnsiTheme="minorHAnsi" w:cstheme="minorHAnsi"/>
        </w:rPr>
        <w:t xml:space="preserve"> the germinal </w:t>
      </w:r>
      <w:r w:rsidRPr="00EF4F3F">
        <w:rPr>
          <w:rStyle w:val="StyleUnderline"/>
          <w:rFonts w:asciiTheme="minorHAnsi" w:hAnsiTheme="minorHAnsi" w:cstheme="minorHAnsi"/>
          <w:highlight w:val="green"/>
        </w:rPr>
        <w:t>institutions</w:t>
      </w:r>
      <w:r w:rsidRPr="00EF4F3F">
        <w:rPr>
          <w:rStyle w:val="StyleUnderline"/>
          <w:rFonts w:asciiTheme="minorHAnsi" w:hAnsiTheme="minorHAnsi" w:cstheme="minorHAnsi"/>
        </w:rPr>
        <w:t xml:space="preserve"> and structures </w:t>
      </w:r>
      <w:r w:rsidRPr="00EF4F3F">
        <w:rPr>
          <w:rStyle w:val="StyleUnderline"/>
          <w:rFonts w:asciiTheme="minorHAnsi" w:hAnsiTheme="minorHAnsi" w:cstheme="minorHAnsi"/>
          <w:highlight w:val="green"/>
        </w:rPr>
        <w:t>of socialist society</w:t>
      </w:r>
      <w:r w:rsidRPr="00EF4F3F">
        <w:rPr>
          <w:rFonts w:asciiTheme="minorHAnsi" w:hAnsiTheme="minorHAnsi" w:cstheme="minorHAnsi"/>
          <w:sz w:val="12"/>
        </w:rPr>
        <w:t>. The struggle in this process will set up the possibility of a more substantial socialism.</w:t>
      </w:r>
    </w:p>
    <w:p w14:paraId="192A234C" w14:textId="77777777" w:rsidR="00FB3B1C" w:rsidRPr="00EF4F3F" w:rsidRDefault="00FB3B1C" w:rsidP="00FB3B1C">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0098CE9D"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EF4F3F">
        <w:rPr>
          <w:rStyle w:val="StyleUnderline"/>
          <w:rFonts w:asciiTheme="minorHAnsi" w:hAnsiTheme="minorHAnsi" w:cstheme="minorHAnsi"/>
          <w:highlight w:val="green"/>
        </w:rPr>
        <w:t>Philosophy’s strength</w:t>
      </w:r>
      <w:r w:rsidRPr="00EF4F3F">
        <w:rPr>
          <w:rStyle w:val="StyleUnderline"/>
          <w:rFonts w:asciiTheme="minorHAnsi" w:hAnsiTheme="minorHAnsi" w:cstheme="minorHAnsi"/>
        </w:rPr>
        <w:t xml:space="preserve"> as a practice </w:t>
      </w:r>
      <w:r w:rsidRPr="00EF4F3F">
        <w:rPr>
          <w:rStyle w:val="StyleUnderline"/>
          <w:rFonts w:asciiTheme="minorHAnsi" w:hAnsiTheme="minorHAnsi" w:cstheme="minorHAnsi"/>
          <w:highlight w:val="green"/>
        </w:rPr>
        <w:t>lies in forcing arguments upon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theoretical terrain</w:t>
      </w:r>
      <w:r w:rsidRPr="00EF4F3F">
        <w:rPr>
          <w:rFonts w:asciiTheme="minorHAnsi" w:hAnsiTheme="minorHAnsi" w:cstheme="minorHAnsi"/>
          <w:sz w:val="12"/>
        </w:rPr>
        <w:t xml:space="preserve">—forcing </w:t>
      </w:r>
      <w:proofErr w:type="gramStart"/>
      <w:r w:rsidRPr="00EF4F3F">
        <w:rPr>
          <w:rFonts w:asciiTheme="minorHAnsi" w:hAnsiTheme="minorHAnsi" w:cstheme="minorHAnsi"/>
          <w:sz w:val="12"/>
        </w:rPr>
        <w:t>particular positions</w:t>
      </w:r>
      <w:proofErr w:type="gramEnd"/>
      <w:r w:rsidRPr="00EF4F3F">
        <w:rPr>
          <w:rFonts w:asciiTheme="minorHAnsi" w:hAnsiTheme="minorHAnsi" w:cstheme="minorHAnsi"/>
          <w:sz w:val="12"/>
        </w:rPr>
        <w:t xml:space="preserve">, to make them stronger and encourage others to accept them. But, as I noted above, </w:t>
      </w:r>
      <w:r w:rsidRPr="00EF4F3F">
        <w:rPr>
          <w:rStyle w:val="Emphasis"/>
          <w:rFonts w:asciiTheme="minorHAnsi" w:hAnsiTheme="minorHAnsi" w:cstheme="minorHAnsi"/>
          <w:highlight w:val="green"/>
        </w:rPr>
        <w:t>philosophers should be part of a mass movement and understand</w:t>
      </w:r>
      <w:r w:rsidRPr="00EF4F3F">
        <w:rPr>
          <w:rStyle w:val="Emphasis"/>
          <w:rFonts w:asciiTheme="minorHAnsi" w:hAnsiTheme="minorHAnsi" w:cstheme="minorHAnsi"/>
        </w:rPr>
        <w:t xml:space="preserve"> that their </w:t>
      </w:r>
      <w:r w:rsidRPr="00EF4F3F">
        <w:rPr>
          <w:rStyle w:val="Emphasis"/>
          <w:rFonts w:asciiTheme="minorHAnsi" w:hAnsiTheme="minorHAnsi" w:cstheme="minorHAnsi"/>
          <w:highlight w:val="gree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013B12C3" w14:textId="77777777" w:rsidR="00FB3B1C" w:rsidRPr="00EF4F3F" w:rsidRDefault="00FB3B1C" w:rsidP="00FB3B1C">
      <w:pPr>
        <w:rPr>
          <w:rFonts w:asciiTheme="minorHAnsi" w:hAnsiTheme="minorHAnsi" w:cstheme="minorHAnsi"/>
        </w:rPr>
      </w:pPr>
    </w:p>
    <w:p w14:paraId="3562AEF3" w14:textId="77777777" w:rsidR="00FB3B1C" w:rsidRPr="00EF4F3F" w:rsidRDefault="00FB3B1C" w:rsidP="00FB3B1C">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25DE716D" w14:textId="77777777" w:rsidR="00FB3B1C" w:rsidRPr="00EF4F3F" w:rsidRDefault="00FB3B1C" w:rsidP="00FB3B1C">
      <w:pPr>
        <w:rPr>
          <w:rStyle w:val="Style13ptBold"/>
          <w:rFonts w:asciiTheme="minorHAnsi" w:hAnsiTheme="minorHAnsi" w:cstheme="minorHAnsi"/>
        </w:rPr>
      </w:pPr>
      <w:r w:rsidRPr="00EF4F3F">
        <w:rPr>
          <w:rStyle w:val="Style13ptBold"/>
          <w:rFonts w:asciiTheme="minorHAnsi" w:hAnsiTheme="minorHAnsi" w:cstheme="minorHAnsi"/>
        </w:rPr>
        <w:t xml:space="preserve">les </w:t>
      </w:r>
      <w:proofErr w:type="spellStart"/>
      <w:r w:rsidRPr="00EF4F3F">
        <w:rPr>
          <w:rStyle w:val="Style13ptBold"/>
          <w:rFonts w:asciiTheme="minorHAnsi" w:hAnsiTheme="minorHAnsi" w:cstheme="minorHAnsi"/>
        </w:rPr>
        <w:t>materialistes</w:t>
      </w:r>
      <w:proofErr w:type="spellEnd"/>
      <w:r w:rsidRPr="00EF4F3F">
        <w:rPr>
          <w:rStyle w:val="Style13ptBold"/>
          <w:rFonts w:asciiTheme="minorHAnsi" w:hAnsiTheme="minorHAnsi" w:cstheme="minorHAnsi"/>
        </w:rPr>
        <w:t xml:space="preserve"> ‘14</w:t>
      </w:r>
    </w:p>
    <w:p w14:paraId="61B23192" w14:textId="77777777" w:rsidR="00FB3B1C" w:rsidRPr="00EF4F3F" w:rsidRDefault="00FB3B1C" w:rsidP="00FB3B1C">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w:t>
      </w:r>
      <w:proofErr w:type="spellStart"/>
      <w:r w:rsidRPr="00EF4F3F">
        <w:rPr>
          <w:rFonts w:asciiTheme="minorHAnsi" w:hAnsiTheme="minorHAnsi" w:cstheme="minorHAnsi"/>
          <w:sz w:val="16"/>
          <w:szCs w:val="16"/>
        </w:rPr>
        <w:t>Marxiste-Léniniste-Maoiste</w:t>
      </w:r>
      <w:proofErr w:type="spellEnd"/>
      <w:r w:rsidRPr="00EF4F3F">
        <w:rPr>
          <w:rFonts w:asciiTheme="minorHAnsi" w:hAnsiTheme="minorHAnsi" w:cstheme="minorHAnsi"/>
          <w:sz w:val="16"/>
          <w:szCs w:val="16"/>
        </w:rPr>
        <w:t xml:space="preserve"> of Belgium and the Communist Party of France (</w:t>
      </w:r>
      <w:proofErr w:type="spellStart"/>
      <w:r w:rsidRPr="00EF4F3F">
        <w:rPr>
          <w:rFonts w:asciiTheme="minorHAnsi" w:hAnsiTheme="minorHAnsi" w:cstheme="minorHAnsi"/>
          <w:sz w:val="16"/>
          <w:szCs w:val="16"/>
        </w:rPr>
        <w:t>Marxiste</w:t>
      </w:r>
      <w:proofErr w:type="spellEnd"/>
      <w:r w:rsidRPr="00EF4F3F">
        <w:rPr>
          <w:rFonts w:asciiTheme="minorHAnsi" w:hAnsiTheme="minorHAnsi" w:cstheme="minorHAnsi"/>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 xml:space="preserve">les </w:t>
      </w:r>
      <w:proofErr w:type="spellStart"/>
      <w:r w:rsidRPr="00EF4F3F">
        <w:rPr>
          <w:rFonts w:asciiTheme="minorHAnsi" w:hAnsiTheme="minorHAnsi" w:cstheme="minorHAnsi"/>
          <w:i/>
          <w:iCs/>
          <w:sz w:val="16"/>
          <w:szCs w:val="16"/>
        </w:rPr>
        <w:t>materialistes</w:t>
      </w:r>
      <w:proofErr w:type="spellEnd"/>
      <w:r w:rsidRPr="00EF4F3F">
        <w:rPr>
          <w:rFonts w:asciiTheme="minorHAnsi" w:hAnsiTheme="minorHAnsi" w:cstheme="minorHAnsi"/>
          <w:i/>
          <w:iCs/>
          <w:sz w:val="16"/>
          <w:szCs w:val="16"/>
        </w:rPr>
        <w:t>.</w:t>
      </w:r>
      <w:r w:rsidRPr="00EF4F3F">
        <w:rPr>
          <w:rFonts w:asciiTheme="minorHAnsi" w:hAnsiTheme="minorHAnsi" w:cstheme="minorHAnsi"/>
          <w:sz w:val="16"/>
          <w:szCs w:val="16"/>
        </w:rPr>
        <w:t xml:space="preserve"> </w:t>
      </w:r>
      <w:hyperlink r:id="rId16"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0C24991D" w14:textId="77777777" w:rsidR="00FB3B1C" w:rsidRPr="00EF4F3F" w:rsidRDefault="00FB3B1C" w:rsidP="00FB3B1C">
      <w:pPr>
        <w:rPr>
          <w:rFonts w:asciiTheme="minorHAnsi" w:hAnsiTheme="minorHAnsi" w:cstheme="minorHAnsi"/>
          <w:sz w:val="12"/>
        </w:rPr>
      </w:pPr>
      <w:r w:rsidRPr="00EF4F3F">
        <w:rPr>
          <w:rStyle w:val="StyleUnderline"/>
          <w:rFonts w:asciiTheme="minorHAnsi" w:hAnsiTheme="minorHAnsi" w:cstheme="minorHAnsi"/>
        </w:rPr>
        <w:t xml:space="preserve">The word </w:t>
      </w:r>
      <w:r w:rsidRPr="00EF4F3F">
        <w:rPr>
          <w:rStyle w:val="StyleUnderline"/>
          <w:rFonts w:asciiTheme="minorHAnsi" w:hAnsiTheme="minorHAnsi" w:cstheme="minorHAnsi"/>
          <w:highlight w:val="gree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important</w:t>
      </w:r>
      <w:r w:rsidRPr="00EF4F3F">
        <w:rPr>
          <w:rFonts w:asciiTheme="minorHAnsi" w:hAnsiTheme="minorHAnsi" w:cstheme="minorHAnsi"/>
          <w:sz w:val="12"/>
        </w:rPr>
        <w:t>. It comes from the Greek and means to speak about knowledge (“</w:t>
      </w:r>
      <w:proofErr w:type="spellStart"/>
      <w:r w:rsidRPr="00EF4F3F">
        <w:rPr>
          <w:rFonts w:asciiTheme="minorHAnsi" w:hAnsiTheme="minorHAnsi" w:cstheme="minorHAnsi"/>
          <w:sz w:val="12"/>
        </w:rPr>
        <w:t>epistēmē</w:t>
      </w:r>
      <w:proofErr w:type="spellEnd"/>
      <w:r w:rsidRPr="00EF4F3F">
        <w:rPr>
          <w:rFonts w:asciiTheme="minorHAnsi" w:hAnsiTheme="minorHAnsi" w:cstheme="minorHAnsi"/>
          <w:sz w:val="12"/>
        </w:rPr>
        <w:t>”) i.e. it's the study of the foundations of science.</w:t>
      </w:r>
    </w:p>
    <w:p w14:paraId="7312B6AA"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For example, </w:t>
      </w:r>
      <w:r w:rsidRPr="00EF4F3F">
        <w:rPr>
          <w:rStyle w:val="StyleUnderline"/>
          <w:rFonts w:asciiTheme="minorHAnsi" w:hAnsiTheme="minorHAnsi" w:cstheme="minorHAnsi"/>
          <w:highlight w:val="gree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F4F3F">
        <w:rPr>
          <w:rStyle w:val="StyleUnderline"/>
          <w:rFonts w:asciiTheme="minorHAnsi" w:hAnsiTheme="minorHAnsi" w:cstheme="minorHAnsi"/>
          <w:highlight w:val="green"/>
        </w:rPr>
        <w:t>dialectical materialism is matter</w:t>
      </w:r>
      <w:r w:rsidRPr="00EF4F3F">
        <w:rPr>
          <w:rStyle w:val="StyleUnderline"/>
          <w:rFonts w:asciiTheme="minorHAnsi" w:hAnsiTheme="minorHAnsi" w:cstheme="minorHAnsi"/>
        </w:rPr>
        <w:t xml:space="preserve"> considered as eternal and </w:t>
      </w:r>
      <w:r w:rsidRPr="00EF4F3F">
        <w:rPr>
          <w:rStyle w:val="StyleUnderline"/>
          <w:rFonts w:asciiTheme="minorHAnsi" w:hAnsiTheme="minorHAnsi" w:cstheme="minorHAnsi"/>
          <w:highlight w:val="green"/>
        </w:rPr>
        <w:t>in movement</w:t>
      </w:r>
      <w:r w:rsidRPr="00EF4F3F">
        <w:rPr>
          <w:rFonts w:asciiTheme="minorHAnsi" w:hAnsiTheme="minorHAnsi" w:cstheme="minorHAnsi"/>
          <w:sz w:val="12"/>
        </w:rPr>
        <w:t>.</w:t>
      </w:r>
    </w:p>
    <w:p w14:paraId="2FF67C63"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1E0EB9B5" w14:textId="77777777" w:rsidR="00FB3B1C" w:rsidRPr="00EF4F3F" w:rsidRDefault="00FB3B1C" w:rsidP="00FB3B1C">
      <w:pPr>
        <w:ind w:left="720"/>
        <w:rPr>
          <w:rFonts w:asciiTheme="minorHAnsi" w:hAnsiTheme="minorHAnsi" w:cstheme="minorHAnsi"/>
          <w:sz w:val="12"/>
        </w:rPr>
      </w:pPr>
      <w:r w:rsidRPr="00EF4F3F">
        <w:rPr>
          <w:rFonts w:asciiTheme="minorHAnsi" w:hAnsiTheme="minorHAnsi" w:cstheme="minorHAnsi"/>
          <w:sz w:val="12"/>
        </w:rPr>
        <w:t>“</w:t>
      </w:r>
      <w:r w:rsidRPr="00EF4F3F">
        <w:rPr>
          <w:rStyle w:val="StyleUnderline"/>
          <w:rFonts w:asciiTheme="minorHAnsi" w:hAnsiTheme="minorHAnsi" w:cstheme="minorHAnsi"/>
          <w:highlight w:val="green"/>
        </w:rPr>
        <w:t>The correct line</w:t>
      </w:r>
      <w:r w:rsidRPr="00EF4F3F">
        <w:rPr>
          <w:rStyle w:val="StyleUnderline"/>
          <w:rFonts w:asciiTheme="minorHAnsi" w:hAnsiTheme="minorHAnsi" w:cstheme="minorHAnsi"/>
        </w:rPr>
        <w:t xml:space="preserve"> of leadership </w:t>
      </w:r>
      <w:r w:rsidRPr="00EF4F3F">
        <w:rPr>
          <w:rStyle w:val="StyleUnderline"/>
          <w:rFonts w:asciiTheme="minorHAnsi" w:hAnsiTheme="minorHAnsi" w:cstheme="minorHAnsi"/>
          <w:highlight w:val="green"/>
        </w:rPr>
        <w:t>develops only after</w:t>
      </w:r>
      <w:r w:rsidRPr="00EF4F3F">
        <w:rPr>
          <w:rStyle w:val="StyleUnderline"/>
          <w:rFonts w:asciiTheme="minorHAnsi" w:hAnsiTheme="minorHAnsi" w:cstheme="minorHAnsi"/>
        </w:rPr>
        <w:t xml:space="preserve"> many times </w:t>
      </w:r>
      <w:r w:rsidRPr="00EF4F3F">
        <w:rPr>
          <w:rStyle w:val="StyleUnderline"/>
          <w:rFonts w:asciiTheme="minorHAnsi" w:hAnsiTheme="minorHAnsi" w:cstheme="minorHAnsi"/>
          <w:highlight w:val="gree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practice to knowledge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knowledge to practice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35F72321" w14:textId="77777777" w:rsidR="00FB3B1C" w:rsidRPr="00EF4F3F" w:rsidRDefault="00FB3B1C" w:rsidP="00FB3B1C">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F4F3F">
        <w:rPr>
          <w:rStyle w:val="Emphasis"/>
          <w:rFonts w:asciiTheme="minorHAnsi" w:hAnsiTheme="minorHAnsi" w:cstheme="minorHAnsi"/>
          <w:highlight w:val="green"/>
        </w:rPr>
        <w:t>‘</w:t>
      </w:r>
      <w:proofErr w:type="gramStart"/>
      <w:r w:rsidRPr="00EF4F3F">
        <w:rPr>
          <w:rStyle w:val="Emphasis"/>
          <w:rFonts w:asciiTheme="minorHAnsi" w:hAnsiTheme="minorHAnsi" w:cstheme="minorHAnsi"/>
          <w:highlight w:val="green"/>
        </w:rPr>
        <w:t>from the masses,</w:t>
      </w:r>
      <w:proofErr w:type="gramEnd"/>
      <w:r w:rsidRPr="00EF4F3F">
        <w:rPr>
          <w:rStyle w:val="Emphasis"/>
          <w:rFonts w:asciiTheme="minorHAnsi" w:hAnsiTheme="minorHAnsi" w:cstheme="minorHAnsi"/>
          <w:highlight w:val="green"/>
        </w:rPr>
        <w:t xml:space="preserve"> to the masses’</w:t>
      </w:r>
      <w:r w:rsidRPr="00EF4F3F">
        <w:rPr>
          <w:rFonts w:asciiTheme="minorHAnsi" w:hAnsiTheme="minorHAnsi" w:cstheme="minorHAnsi"/>
          <w:sz w:val="12"/>
        </w:rPr>
        <w:t>.</w:t>
      </w:r>
    </w:p>
    <w:p w14:paraId="650B82AD" w14:textId="77777777" w:rsidR="00FB3B1C" w:rsidRPr="00EF4F3F" w:rsidRDefault="00FB3B1C" w:rsidP="00FB3B1C">
      <w:pPr>
        <w:ind w:left="720"/>
        <w:rPr>
          <w:rFonts w:asciiTheme="minorHAnsi" w:hAnsiTheme="minorHAnsi" w:cstheme="minorHAnsi"/>
          <w:sz w:val="12"/>
        </w:rPr>
      </w:pPr>
      <w:r w:rsidRPr="00EF4F3F">
        <w:rPr>
          <w:rFonts w:asciiTheme="minorHAnsi" w:hAnsiTheme="minorHAnsi" w:cstheme="minorHAnsi"/>
          <w:sz w:val="12"/>
        </w:rPr>
        <w:t xml:space="preserve">This means: </w:t>
      </w:r>
      <w:r w:rsidRPr="00EF4F3F">
        <w:rPr>
          <w:rStyle w:val="StyleUnderline"/>
          <w:rFonts w:asciiTheme="minorHAnsi" w:hAnsiTheme="minorHAnsi" w:cstheme="minorHAnsi"/>
          <w:highlight w:val="gree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scattered and unsystematic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concentrated and </w:t>
      </w:r>
      <w:r w:rsidRPr="00EF4F3F">
        <w:rPr>
          <w:rStyle w:val="StyleUnderline"/>
          <w:rFonts w:asciiTheme="minorHAnsi" w:hAnsiTheme="minorHAnsi" w:cstheme="minorHAnsi"/>
          <w:highlight w:val="green"/>
        </w:rPr>
        <w:t>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then</w:t>
      </w:r>
      <w:r w:rsidRPr="00EF4F3F">
        <w:rPr>
          <w:rStyle w:val="StyleUnderline"/>
          <w:rFonts w:asciiTheme="minorHAnsi" w:hAnsiTheme="minorHAnsi" w:cstheme="minorHAnsi"/>
        </w:rPr>
        <w:t xml:space="preserve"> go to the masses and </w:t>
      </w:r>
      <w:r w:rsidRPr="00EF4F3F">
        <w:rPr>
          <w:rStyle w:val="StyleUnderline"/>
          <w:rFonts w:asciiTheme="minorHAnsi" w:hAnsiTheme="minorHAnsi" w:cstheme="minorHAnsi"/>
          <w:highlight w:val="green"/>
        </w:rPr>
        <w:t>propagate and explain</w:t>
      </w:r>
      <w:r w:rsidRPr="00EF4F3F">
        <w:rPr>
          <w:rStyle w:val="StyleUnderline"/>
          <w:rFonts w:asciiTheme="minorHAnsi" w:hAnsiTheme="minorHAnsi" w:cstheme="minorHAnsi"/>
        </w:rPr>
        <w:t xml:space="preserve"> these ideas </w:t>
      </w:r>
      <w:r w:rsidRPr="00EF4F3F">
        <w:rPr>
          <w:rStyle w:val="StyleUnderline"/>
          <w:rFonts w:asciiTheme="minorHAnsi" w:hAnsiTheme="minorHAnsi" w:cstheme="minorHAnsi"/>
          <w:highlight w:val="gree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05A110F3" w14:textId="77777777" w:rsidR="00FB3B1C" w:rsidRPr="00EF4F3F" w:rsidRDefault="00FB3B1C" w:rsidP="00FB3B1C">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over and over again</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in an endless spiral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ideas becoming </w:t>
      </w:r>
      <w:r w:rsidRPr="00EF4F3F">
        <w:rPr>
          <w:rStyle w:val="Emphasis"/>
          <w:rFonts w:asciiTheme="minorHAnsi" w:hAnsiTheme="minorHAnsi" w:cstheme="minorHAnsi"/>
          <w:highlight w:val="gree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0F13F58D" w14:textId="77777777" w:rsidR="00FB3B1C" w:rsidRPr="00EF4F3F" w:rsidRDefault="00FB3B1C" w:rsidP="00FB3B1C">
      <w:pPr>
        <w:ind w:firstLine="720"/>
        <w:rPr>
          <w:rFonts w:asciiTheme="minorHAnsi" w:hAnsiTheme="minorHAnsi" w:cstheme="minorHAnsi"/>
          <w:sz w:val="8"/>
          <w:szCs w:val="8"/>
        </w:rPr>
      </w:pPr>
      <w:r w:rsidRPr="00EF4F3F">
        <w:rPr>
          <w:rFonts w:asciiTheme="minorHAnsi" w:hAnsiTheme="minorHAnsi" w:cstheme="minorHAnsi"/>
          <w:sz w:val="8"/>
          <w:szCs w:val="8"/>
        </w:rPr>
        <w:t xml:space="preserve">From that we get two following </w:t>
      </w:r>
      <w:proofErr w:type="gramStart"/>
      <w:r w:rsidRPr="00EF4F3F">
        <w:rPr>
          <w:rFonts w:asciiTheme="minorHAnsi" w:hAnsiTheme="minorHAnsi" w:cstheme="minorHAnsi"/>
          <w:sz w:val="8"/>
          <w:szCs w:val="8"/>
        </w:rPr>
        <w:t>process</w:t>
      </w:r>
      <w:proofErr w:type="gramEnd"/>
      <w:r w:rsidRPr="00EF4F3F">
        <w:rPr>
          <w:rFonts w:asciiTheme="minorHAnsi" w:hAnsiTheme="minorHAnsi" w:cstheme="minorHAnsi"/>
          <w:sz w:val="8"/>
          <w:szCs w:val="8"/>
        </w:rPr>
        <w:t xml:space="preserve"> of development of knowledge:</w:t>
      </w:r>
    </w:p>
    <w:p w14:paraId="0BBFC957" w14:textId="77777777" w:rsidR="00FB3B1C" w:rsidRPr="00EF4F3F" w:rsidRDefault="00FB3B1C" w:rsidP="00FB3B1C">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579BBB09" w14:textId="77777777" w:rsidR="00FB3B1C" w:rsidRPr="00EF4F3F" w:rsidRDefault="00FB3B1C" w:rsidP="00FB3B1C">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0C633D76" w14:textId="77777777" w:rsidR="00FB3B1C" w:rsidRPr="00EF4F3F" w:rsidRDefault="00FB3B1C" w:rsidP="00FB3B1C">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56398EA4" w14:textId="77777777" w:rsidR="00FB3B1C" w:rsidRPr="00EF4F3F" w:rsidRDefault="00FB3B1C" w:rsidP="00FB3B1C">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7921FAF2" w14:textId="77777777" w:rsidR="00FB3B1C" w:rsidRPr="00EF4F3F" w:rsidRDefault="00FB3B1C" w:rsidP="00FB3B1C">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27A52029" w14:textId="77777777" w:rsidR="00FB3B1C" w:rsidRPr="00EF4F3F" w:rsidRDefault="00FB3B1C" w:rsidP="00FB3B1C">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04CF7D52" w14:textId="77777777" w:rsidR="00FB3B1C" w:rsidRPr="00EF4F3F" w:rsidRDefault="00FB3B1C" w:rsidP="00FB3B1C">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27075DA6" w14:textId="77777777" w:rsidR="00FB3B1C" w:rsidRPr="00EF4F3F" w:rsidRDefault="00FB3B1C" w:rsidP="00FB3B1C">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60A07F3F" w14:textId="77777777" w:rsidR="00FB3B1C" w:rsidRPr="00EF4F3F" w:rsidRDefault="00FB3B1C" w:rsidP="00FB3B1C">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EF4F3F">
        <w:rPr>
          <w:rStyle w:val="StyleUnderline"/>
          <w:rFonts w:asciiTheme="minorHAnsi" w:hAnsiTheme="minorHAnsi" w:cstheme="minorHAnsi"/>
          <w:highlight w:val="green"/>
        </w:rPr>
        <w:t xml:space="preserve">We </w:t>
      </w:r>
      <w:proofErr w:type="gramStart"/>
      <w:r w:rsidRPr="00EF4F3F">
        <w:rPr>
          <w:rStyle w:val="StyleUnderline"/>
          <w:rFonts w:asciiTheme="minorHAnsi" w:hAnsiTheme="minorHAnsi" w:cstheme="minorHAnsi"/>
          <w:highlight w:val="green"/>
        </w:rPr>
        <w:t>have to</w:t>
      </w:r>
      <w:proofErr w:type="gramEnd"/>
      <w:r w:rsidRPr="00EF4F3F">
        <w:rPr>
          <w:rStyle w:val="StyleUnderline"/>
          <w:rFonts w:asciiTheme="minorHAnsi" w:hAnsiTheme="minorHAnsi" w:cstheme="minorHAnsi"/>
          <w:highlight w:val="green"/>
        </w:rPr>
        <w:t xml:space="preserve"> apply</w:t>
      </w:r>
      <w:r w:rsidRPr="00EF4F3F">
        <w:rPr>
          <w:rStyle w:val="StyleUnderline"/>
          <w:rFonts w:asciiTheme="minorHAnsi" w:hAnsiTheme="minorHAnsi" w:cstheme="minorHAnsi"/>
        </w:rPr>
        <w:t xml:space="preserve"> method of </w:t>
      </w:r>
      <w:r w:rsidRPr="00EF4F3F">
        <w:rPr>
          <w:rStyle w:val="StyleUnderline"/>
          <w:rFonts w:asciiTheme="minorHAnsi" w:hAnsiTheme="minorHAnsi" w:cstheme="minorHAnsi"/>
          <w:highlight w:val="green"/>
        </w:rPr>
        <w:t>mass line in guiding cadres too</w:t>
      </w:r>
      <w:r w:rsidRPr="00EF4F3F">
        <w:rPr>
          <w:rFonts w:asciiTheme="minorHAnsi" w:hAnsiTheme="minorHAnsi" w:cstheme="minorHAnsi"/>
          <w:sz w:val="12"/>
        </w:rPr>
        <w:t>.”</w:t>
      </w:r>
    </w:p>
    <w:p w14:paraId="083E7AD8"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F4F3F">
        <w:rPr>
          <w:rStyle w:val="StyleUnderline"/>
          <w:rFonts w:asciiTheme="minorHAnsi" w:hAnsiTheme="minorHAnsi" w:cstheme="minorHAnsi"/>
          <w:highlight w:val="gree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reflecting</w:t>
      </w:r>
      <w:r w:rsidRPr="00EF4F3F">
        <w:rPr>
          <w:rStyle w:val="StyleUnderline"/>
          <w:rFonts w:asciiTheme="minorHAnsi" w:hAnsiTheme="minorHAnsi" w:cstheme="minorHAnsi"/>
        </w:rPr>
        <w:t xml:space="preserve"> that in brain and collecting perceptual </w:t>
      </w:r>
      <w:r w:rsidRPr="00EF4F3F">
        <w:rPr>
          <w:rStyle w:val="StyleUnderline"/>
          <w:rFonts w:asciiTheme="minorHAnsi" w:hAnsiTheme="minorHAnsi" w:cstheme="minorHAnsi"/>
          <w:highlight w:val="green"/>
        </w:rPr>
        <w:t>knowledge”</w:t>
      </w:r>
      <w:r w:rsidRPr="00EF4F3F">
        <w:rPr>
          <w:rFonts w:asciiTheme="minorHAnsi" w:hAnsiTheme="minorHAnsi" w:cstheme="minorHAnsi"/>
          <w:sz w:val="12"/>
        </w:rPr>
        <w:t>, Sikder uses clear words for that:</w:t>
      </w:r>
    </w:p>
    <w:p w14:paraId="5FFB539C" w14:textId="77777777" w:rsidR="00FB3B1C" w:rsidRPr="00EF4F3F" w:rsidRDefault="00FB3B1C" w:rsidP="00FB3B1C">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বস্তু</w:t>
      </w:r>
      <w:proofErr w:type="spellEnd"/>
      <w:r w:rsidRPr="00EF4F3F">
        <w:rPr>
          <w:rFonts w:asciiTheme="minorHAnsi" w:hAnsiTheme="minorHAnsi" w:cstheme="minorHAnsi"/>
          <w:sz w:val="8"/>
          <w:szCs w:val="8"/>
        </w:rPr>
        <w:t xml:space="preserve"> means object (“</w:t>
      </w:r>
      <w:proofErr w:type="spellStart"/>
      <w:r w:rsidRPr="00EF4F3F">
        <w:rPr>
          <w:rFonts w:asciiTheme="minorHAnsi" w:hAnsiTheme="minorHAnsi" w:cstheme="minorHAnsi"/>
          <w:sz w:val="8"/>
          <w:szCs w:val="8"/>
        </w:rPr>
        <w:t>bastu</w:t>
      </w:r>
      <w:proofErr w:type="spellEnd"/>
      <w:r w:rsidRPr="00EF4F3F">
        <w:rPr>
          <w:rFonts w:asciiTheme="minorHAnsi" w:hAnsiTheme="minorHAnsi" w:cstheme="minorHAnsi"/>
          <w:sz w:val="8"/>
          <w:szCs w:val="8"/>
        </w:rPr>
        <w:t>”),</w:t>
      </w:r>
    </w:p>
    <w:p w14:paraId="47C368C7" w14:textId="77777777" w:rsidR="00FB3B1C" w:rsidRPr="00EF4F3F" w:rsidRDefault="00FB3B1C" w:rsidP="00FB3B1C">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মস্তিষ্কে</w:t>
      </w:r>
      <w:proofErr w:type="spellEnd"/>
      <w:r w:rsidRPr="00EF4F3F">
        <w:rPr>
          <w:rFonts w:asciiTheme="minorHAnsi" w:hAnsiTheme="minorHAnsi" w:cstheme="minorHAnsi"/>
          <w:sz w:val="8"/>
          <w:szCs w:val="8"/>
        </w:rPr>
        <w:t xml:space="preserve"> means the brain (“</w:t>
      </w:r>
      <w:proofErr w:type="spellStart"/>
      <w:r w:rsidRPr="00EF4F3F">
        <w:rPr>
          <w:rFonts w:asciiTheme="minorHAnsi" w:hAnsiTheme="minorHAnsi" w:cstheme="minorHAnsi"/>
          <w:sz w:val="8"/>
          <w:szCs w:val="8"/>
        </w:rPr>
        <w:t>mastiṣka</w:t>
      </w:r>
      <w:proofErr w:type="spellEnd"/>
      <w:r w:rsidRPr="00EF4F3F">
        <w:rPr>
          <w:rFonts w:asciiTheme="minorHAnsi" w:hAnsiTheme="minorHAnsi" w:cstheme="minorHAnsi"/>
          <w:sz w:val="8"/>
          <w:szCs w:val="8"/>
        </w:rPr>
        <w:t>”),</w:t>
      </w:r>
    </w:p>
    <w:p w14:paraId="2E9783B8" w14:textId="77777777" w:rsidR="00FB3B1C" w:rsidRPr="00EF4F3F" w:rsidRDefault="00FB3B1C" w:rsidP="00FB3B1C">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প্রতিফলিত</w:t>
      </w:r>
      <w:proofErr w:type="spellEnd"/>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করা</w:t>
      </w:r>
      <w:proofErr w:type="spellEnd"/>
      <w:r w:rsidRPr="00EF4F3F">
        <w:rPr>
          <w:rFonts w:asciiTheme="minorHAnsi" w:hAnsiTheme="minorHAnsi" w:cstheme="minorHAnsi"/>
          <w:sz w:val="8"/>
          <w:szCs w:val="8"/>
        </w:rPr>
        <w:t xml:space="preserve"> means to reflect.</w:t>
      </w:r>
    </w:p>
    <w:p w14:paraId="05A4F321" w14:textId="77777777" w:rsidR="00FB3B1C" w:rsidRPr="00EF4F3F" w:rsidRDefault="00FB3B1C" w:rsidP="00FB3B1C">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w:t>
      </w:r>
      <w:proofErr w:type="gramStart"/>
      <w:r w:rsidRPr="00EF4F3F">
        <w:rPr>
          <w:rFonts w:asciiTheme="minorHAnsi" w:hAnsiTheme="minorHAnsi" w:cstheme="minorHAnsi"/>
          <w:sz w:val="12"/>
        </w:rPr>
        <w:t>the humans</w:t>
      </w:r>
      <w:proofErr w:type="gramEnd"/>
      <w:r w:rsidRPr="00EF4F3F">
        <w:rPr>
          <w:rFonts w:asciiTheme="minorHAnsi" w:hAnsiTheme="minorHAnsi" w:cstheme="minorHAnsi"/>
          <w:sz w:val="12"/>
        </w:rPr>
        <w:t xml:space="preserve">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240FDED4" w14:textId="77777777" w:rsidR="00FB3B1C" w:rsidRPr="00EF4F3F" w:rsidRDefault="00FB3B1C" w:rsidP="00FB3B1C">
      <w:pPr>
        <w:rPr>
          <w:rFonts w:asciiTheme="minorHAnsi" w:hAnsiTheme="minorHAnsi" w:cstheme="minorHAnsi"/>
          <w:sz w:val="12"/>
        </w:rPr>
      </w:pPr>
      <w:proofErr w:type="gramStart"/>
      <w:r w:rsidRPr="00EF4F3F">
        <w:rPr>
          <w:rStyle w:val="StyleUnderline"/>
          <w:rFonts w:asciiTheme="minorHAnsi" w:hAnsiTheme="minorHAnsi" w:cstheme="minorHAnsi"/>
        </w:rPr>
        <w:t>Therefore</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the first step</w:t>
      </w:r>
      <w:r w:rsidRPr="00EF4F3F">
        <w:rPr>
          <w:rStyle w:val="StyleUnderline"/>
          <w:rFonts w:asciiTheme="minorHAnsi" w:hAnsiTheme="minorHAnsi" w:cstheme="minorHAnsi"/>
        </w:rPr>
        <w:t xml:space="preserve"> can only be </w:t>
      </w:r>
      <w:r w:rsidRPr="00EF4F3F">
        <w:rPr>
          <w:rStyle w:val="StyleUnderline"/>
          <w:rFonts w:asciiTheme="minorHAnsi" w:hAnsiTheme="minorHAnsi" w:cstheme="minorHAnsi"/>
          <w:highlight w:val="gree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xml:space="preserve">. That's why the working class is the most revolutionary class of </w:t>
      </w:r>
      <w:proofErr w:type="gramStart"/>
      <w:r w:rsidRPr="00EF4F3F">
        <w:rPr>
          <w:rFonts w:asciiTheme="minorHAnsi" w:hAnsiTheme="minorHAnsi" w:cstheme="minorHAnsi"/>
          <w:sz w:val="12"/>
        </w:rPr>
        <w:t>the history</w:t>
      </w:r>
      <w:proofErr w:type="gramEnd"/>
      <w:r w:rsidRPr="00EF4F3F">
        <w:rPr>
          <w:rFonts w:asciiTheme="minorHAnsi" w:hAnsiTheme="minorHAnsi" w:cstheme="minorHAnsi"/>
          <w:sz w:val="12"/>
        </w:rPr>
        <w:t>.</w:t>
      </w:r>
    </w:p>
    <w:p w14:paraId="0FE43A71" w14:textId="77777777" w:rsidR="00FB3B1C" w:rsidRPr="00EF4F3F" w:rsidRDefault="00FB3B1C" w:rsidP="00FB3B1C">
      <w:pPr>
        <w:rPr>
          <w:rFonts w:asciiTheme="minorHAnsi" w:hAnsiTheme="minorHAnsi" w:cstheme="minorHAnsi"/>
          <w:sz w:val="12"/>
        </w:rPr>
      </w:pPr>
      <w:r w:rsidRPr="00EF4F3F">
        <w:rPr>
          <w:rStyle w:val="StyleUnderline"/>
          <w:rFonts w:asciiTheme="minorHAnsi" w:hAnsiTheme="minorHAnsi" w:cstheme="minorHAnsi"/>
          <w:highlight w:val="green"/>
        </w:rPr>
        <w:t>The second step concerns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xml:space="preserve">. Here, Sikder shows that he understood perfectly the teachings of Lenin and, before him, of the European </w:t>
      </w:r>
      <w:proofErr w:type="gramStart"/>
      <w:r w:rsidRPr="00EF4F3F">
        <w:rPr>
          <w:rFonts w:asciiTheme="minorHAnsi" w:hAnsiTheme="minorHAnsi" w:cstheme="minorHAnsi"/>
          <w:sz w:val="12"/>
        </w:rPr>
        <w:t>social-democracy</w:t>
      </w:r>
      <w:proofErr w:type="gramEnd"/>
      <w:r w:rsidRPr="00EF4F3F">
        <w:rPr>
          <w:rFonts w:asciiTheme="minorHAnsi" w:hAnsiTheme="minorHAnsi" w:cstheme="minorHAnsi"/>
          <w:sz w:val="12"/>
        </w:rPr>
        <w:t xml:space="preserve"> of the end of the 19th century.</w:t>
      </w:r>
    </w:p>
    <w:p w14:paraId="41A2C935" w14:textId="77777777" w:rsidR="00FB3B1C" w:rsidRPr="00EF4F3F" w:rsidRDefault="00FB3B1C" w:rsidP="00FB3B1C">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EF4F3F">
        <w:rPr>
          <w:rStyle w:val="StyleUnderline"/>
          <w:rFonts w:asciiTheme="minorHAnsi" w:hAnsiTheme="minorHAnsi" w:cstheme="minorHAnsi"/>
          <w:highlight w:val="green"/>
        </w:rPr>
        <w:t>without</w:t>
      </w:r>
      <w:r w:rsidRPr="00EF4F3F">
        <w:rPr>
          <w:rStyle w:val="StyleUnderline"/>
          <w:rFonts w:asciiTheme="minorHAnsi" w:hAnsiTheme="minorHAnsi" w:cstheme="minorHAnsi"/>
        </w:rPr>
        <w:t xml:space="preserve"> the </w:t>
      </w:r>
      <w:proofErr w:type="gramStart"/>
      <w:r w:rsidRPr="00EF4F3F">
        <w:rPr>
          <w:rStyle w:val="StyleUnderline"/>
          <w:rFonts w:asciiTheme="minorHAnsi" w:hAnsiTheme="minorHAnsi" w:cstheme="minorHAnsi"/>
          <w:highlight w:val="green"/>
        </w:rPr>
        <w:t>conceptualization</w:t>
      </w:r>
      <w:r w:rsidRPr="00EF4F3F">
        <w:rPr>
          <w:rFonts w:asciiTheme="minorHAnsi" w:hAnsiTheme="minorHAnsi" w:cstheme="minorHAnsi"/>
          <w:sz w:val="12"/>
        </w:rPr>
        <w:t>,</w:t>
      </w:r>
      <w:proofErr w:type="gramEnd"/>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 xml:space="preserve">nothing is more wrong than the spontaneous line that </w:t>
      </w:r>
      <w:proofErr w:type="gramStart"/>
      <w:r w:rsidRPr="00EF4F3F">
        <w:rPr>
          <w:rStyle w:val="Emphasis"/>
          <w:rFonts w:asciiTheme="minorHAnsi" w:hAnsiTheme="minorHAnsi" w:cstheme="minorHAnsi"/>
          <w:highlight w:val="green"/>
        </w:rPr>
        <w:t>refuse</w:t>
      </w:r>
      <w:proofErr w:type="gramEnd"/>
      <w:r w:rsidRPr="00EF4F3F">
        <w:rPr>
          <w:rStyle w:val="Emphasis"/>
          <w:rFonts w:asciiTheme="minorHAnsi" w:hAnsiTheme="minorHAnsi" w:cstheme="minorHAnsi"/>
        </w:rPr>
        <w:t xml:space="preserve"> this </w:t>
      </w:r>
      <w:r w:rsidRPr="00EF4F3F">
        <w:rPr>
          <w:rStyle w:val="Emphasis"/>
          <w:rFonts w:asciiTheme="minorHAnsi" w:hAnsiTheme="minorHAnsi" w:cstheme="minorHAnsi"/>
          <w:highlight w:val="green"/>
        </w:rPr>
        <w:t>conceptualization</w:t>
      </w:r>
      <w:r w:rsidRPr="00EF4F3F">
        <w:rPr>
          <w:rFonts w:asciiTheme="minorHAnsi" w:hAnsiTheme="minorHAnsi" w:cstheme="minorHAnsi"/>
          <w:sz w:val="12"/>
        </w:rPr>
        <w:t>.</w:t>
      </w:r>
    </w:p>
    <w:p w14:paraId="1D0DCD06" w14:textId="77777777" w:rsidR="00FB3B1C" w:rsidRPr="00EF4F3F" w:rsidRDefault="00FB3B1C" w:rsidP="00FB3B1C">
      <w:pPr>
        <w:rPr>
          <w:rFonts w:asciiTheme="minorHAnsi" w:hAnsiTheme="minorHAnsi" w:cstheme="minorHAnsi"/>
          <w:sz w:val="8"/>
          <w:szCs w:val="8"/>
        </w:rPr>
      </w:pPr>
      <w:r w:rsidRPr="00EF4F3F">
        <w:rPr>
          <w:rFonts w:asciiTheme="minorHAnsi" w:hAnsiTheme="minorHAnsi" w:cstheme="minorHAnsi"/>
          <w:sz w:val="8"/>
          <w:szCs w:val="8"/>
        </w:rPr>
        <w:t xml:space="preserve">When we look at Charu Mazumdar, we can see that he is often accused of leftism in India, for his line of annihilation. But if we </w:t>
      </w:r>
      <w:proofErr w:type="gramStart"/>
      <w:r w:rsidRPr="00EF4F3F">
        <w:rPr>
          <w:rFonts w:asciiTheme="minorHAnsi" w:hAnsiTheme="minorHAnsi" w:cstheme="minorHAnsi"/>
          <w:sz w:val="8"/>
          <w:szCs w:val="8"/>
        </w:rPr>
        <w:t>take a look</w:t>
      </w:r>
      <w:proofErr w:type="gramEnd"/>
      <w:r w:rsidRPr="00EF4F3F">
        <w:rPr>
          <w:rFonts w:asciiTheme="minorHAnsi" w:hAnsiTheme="minorHAnsi" w:cstheme="minorHAnsi"/>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EF4F3F">
        <w:rPr>
          <w:rFonts w:asciiTheme="minorHAnsi" w:hAnsiTheme="minorHAnsi" w:cstheme="minorHAnsi"/>
          <w:sz w:val="8"/>
          <w:szCs w:val="8"/>
        </w:rPr>
        <w:t>no</w:t>
      </w:r>
      <w:proofErr w:type="gramEnd"/>
      <w:r w:rsidRPr="00EF4F3F">
        <w:rPr>
          <w:rFonts w:asciiTheme="minorHAnsi" w:hAnsiTheme="minorHAnsi" w:cstheme="minorHAnsi"/>
          <w:sz w:val="8"/>
          <w:szCs w:val="8"/>
        </w:rPr>
        <w:t xml:space="preserve"> a mere partisan of spontaneity.</w:t>
      </w:r>
    </w:p>
    <w:p w14:paraId="357F1FB2" w14:textId="77777777" w:rsidR="00FB3B1C" w:rsidRPr="00EF4F3F" w:rsidRDefault="00FB3B1C" w:rsidP="00FB3B1C">
      <w:pPr>
        <w:rPr>
          <w:rFonts w:asciiTheme="minorHAnsi" w:hAnsiTheme="minorHAnsi" w:cstheme="minorHAnsi"/>
          <w:sz w:val="12"/>
        </w:rPr>
      </w:pPr>
      <w:r w:rsidRPr="00EF4F3F">
        <w:rPr>
          <w:rStyle w:val="StyleUnderline"/>
          <w:rFonts w:asciiTheme="minorHAnsi" w:hAnsiTheme="minorHAnsi" w:cstheme="minorHAnsi"/>
        </w:rPr>
        <w:t xml:space="preserve">The concept of </w:t>
      </w:r>
      <w:r w:rsidRPr="00EF4F3F">
        <w:rPr>
          <w:rStyle w:val="StyleUnderline"/>
          <w:rFonts w:asciiTheme="minorHAnsi" w:hAnsiTheme="minorHAnsi" w:cstheme="minorHAnsi"/>
          <w:highlight w:val="green"/>
        </w:rPr>
        <w:t>“Party” is not simply</w:t>
      </w:r>
      <w:r w:rsidRPr="00EF4F3F">
        <w:rPr>
          <w:rStyle w:val="StyleUnderline"/>
          <w:rFonts w:asciiTheme="minorHAnsi" w:hAnsiTheme="minorHAnsi" w:cstheme="minorHAnsi"/>
        </w:rPr>
        <w:t xml:space="preserve"> a “political” one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not merely </w:t>
      </w:r>
      <w:r w:rsidRPr="00EF4F3F">
        <w:rPr>
          <w:rStyle w:val="StyleUnderline"/>
          <w:rFonts w:asciiTheme="minorHAnsi" w:hAnsiTheme="minorHAnsi" w:cstheme="minorHAnsi"/>
          <w:highlight w:val="green"/>
        </w:rPr>
        <w:t>an “organization”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it is a place for synthesis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that's why there is always a </w:t>
      </w:r>
      <w:proofErr w:type="gramStart"/>
      <w:r w:rsidRPr="00EF4F3F">
        <w:rPr>
          <w:rStyle w:val="StyleUnderline"/>
          <w:rFonts w:asciiTheme="minorHAnsi" w:hAnsiTheme="minorHAnsi" w:cstheme="minorHAnsi"/>
        </w:rPr>
        <w:t xml:space="preserve">two </w:t>
      </w:r>
      <w:r w:rsidRPr="00EF4F3F">
        <w:rPr>
          <w:rStyle w:val="StyleUnderline"/>
          <w:rFonts w:asciiTheme="minorHAnsi" w:hAnsiTheme="minorHAnsi" w:cstheme="minorHAnsi"/>
          <w:highlight w:val="green"/>
        </w:rPr>
        <w:t>line</w:t>
      </w:r>
      <w:proofErr w:type="gramEnd"/>
      <w:r w:rsidRPr="00EF4F3F">
        <w:rPr>
          <w:rStyle w:val="StyleUnderline"/>
          <w:rFonts w:asciiTheme="minorHAnsi" w:hAnsiTheme="minorHAnsi" w:cstheme="minorHAnsi"/>
          <w:highlight w:val="green"/>
        </w:rPr>
        <w:t xml:space="preserve"> struggle</w:t>
      </w:r>
      <w:r w:rsidRPr="00EF4F3F">
        <w:rPr>
          <w:rStyle w:val="StyleUnderline"/>
          <w:rFonts w:asciiTheme="minorHAnsi" w:hAnsiTheme="minorHAnsi" w:cstheme="minorHAnsi"/>
        </w:rPr>
        <w:t xml:space="preserve"> in it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reflects the dialectical process</w:t>
      </w:r>
      <w:r w:rsidRPr="00EF4F3F">
        <w:rPr>
          <w:rStyle w:val="StyleUnderline"/>
          <w:rFonts w:asciiTheme="minorHAnsi" w:hAnsiTheme="minorHAnsi" w:cstheme="minorHAnsi"/>
        </w:rPr>
        <w:t xml:space="preserve"> which is happening</w:t>
      </w:r>
      <w:r w:rsidRPr="00EF4F3F">
        <w:rPr>
          <w:rFonts w:asciiTheme="minorHAnsi" w:hAnsiTheme="minorHAnsi" w:cstheme="minorHAnsi"/>
          <w:sz w:val="12"/>
        </w:rPr>
        <w:t>.</w:t>
      </w:r>
    </w:p>
    <w:p w14:paraId="507418D3" w14:textId="77777777" w:rsidR="00FB3B1C" w:rsidRDefault="00FB3B1C" w:rsidP="00FB3B1C"/>
    <w:p w14:paraId="5B3E573B" w14:textId="7360706E" w:rsidR="00FB3B1C" w:rsidRDefault="00FB3B1C" w:rsidP="00FB3B1C">
      <w:pPr>
        <w:pStyle w:val="Heading2"/>
      </w:pPr>
      <w:r>
        <w:t>Case</w:t>
      </w:r>
    </w:p>
    <w:p w14:paraId="388C9F92" w14:textId="77777777" w:rsidR="00EF51FB" w:rsidRDefault="00EF51FB" w:rsidP="00EF51FB">
      <w:pPr>
        <w:pStyle w:val="Heading3"/>
      </w:pPr>
      <w:r>
        <w:t>1NC---Case</w:t>
      </w:r>
    </w:p>
    <w:p w14:paraId="05D27FFB" w14:textId="77777777" w:rsidR="00EF51FB" w:rsidRDefault="00EF51FB" w:rsidP="00EF51FB">
      <w:pPr>
        <w:pStyle w:val="Heading4"/>
      </w:pPr>
      <w:r>
        <w:t xml:space="preserve">Vote negative on presumption---knowledge production does nothing and replicates the </w:t>
      </w:r>
      <w:proofErr w:type="spellStart"/>
      <w:r>
        <w:t>squo</w:t>
      </w:r>
      <w:proofErr w:type="spellEnd"/>
      <w:r>
        <w:t xml:space="preserve"> that’s evidenced by defending knowledge production and a research protocol that Robinson published 4 years ago. Their offense is about language used broadly and by </w:t>
      </w:r>
      <w:proofErr w:type="spellStart"/>
      <w:r>
        <w:t>coronors</w:t>
      </w:r>
      <w:proofErr w:type="spellEnd"/>
      <w:r>
        <w:t xml:space="preserve"> specifically---It solves </w:t>
      </w:r>
      <w:r>
        <w:rPr>
          <w:u w:val="single"/>
        </w:rPr>
        <w:t>neither</w:t>
      </w:r>
      <w:r>
        <w:t xml:space="preserve">. </w:t>
      </w:r>
    </w:p>
    <w:p w14:paraId="77846EC9" w14:textId="77777777" w:rsidR="00EF51FB" w:rsidRDefault="00EF51FB" w:rsidP="00EF51FB"/>
    <w:p w14:paraId="2E9B1479" w14:textId="77777777" w:rsidR="00EF51FB" w:rsidRPr="009B0322" w:rsidRDefault="00EF51FB" w:rsidP="00EF51FB">
      <w:pPr>
        <w:pStyle w:val="Heading4"/>
        <w:rPr>
          <w:rFonts w:eastAsiaTheme="minorHAnsi"/>
        </w:rPr>
      </w:pPr>
      <w:r>
        <w:t xml:space="preserve">Their theory of </w:t>
      </w:r>
      <w:proofErr w:type="spellStart"/>
      <w:r>
        <w:t>necropolitics</w:t>
      </w:r>
      <w:proofErr w:type="spellEnd"/>
      <w:r>
        <w:t xml:space="preserve"> is </w:t>
      </w:r>
      <w:r>
        <w:rPr>
          <w:u w:val="single"/>
        </w:rPr>
        <w:t>expressly</w:t>
      </w:r>
      <w:r>
        <w:t xml:space="preserve"> Mbembe’s. It describes a larger </w:t>
      </w:r>
      <w:r w:rsidRPr="009B0322">
        <w:t>political</w:t>
      </w:r>
      <w:r>
        <w:t xml:space="preserve"> structure that </w:t>
      </w:r>
      <w:r w:rsidRPr="009B0322">
        <w:rPr>
          <w:u w:val="single"/>
        </w:rPr>
        <w:t>produces</w:t>
      </w:r>
      <w:r>
        <w:t xml:space="preserve"> transphobic violence. That means </w:t>
      </w:r>
      <w:r>
        <w:rPr>
          <w:u w:val="single"/>
        </w:rPr>
        <w:t>power</w:t>
      </w:r>
      <w:r>
        <w:t xml:space="preserve"> </w:t>
      </w:r>
      <w:proofErr w:type="gramStart"/>
      <w:r>
        <w:t>not</w:t>
      </w:r>
      <w:proofErr w:type="gramEnd"/>
      <w:r>
        <w:t xml:space="preserve"> an intrinsic transphobic </w:t>
      </w:r>
      <w:proofErr w:type="gramStart"/>
      <w:r>
        <w:t>drive</w:t>
      </w:r>
      <w:proofErr w:type="gramEnd"/>
      <w:r>
        <w:t xml:space="preserve"> creates the conditions for </w:t>
      </w:r>
      <w:proofErr w:type="spellStart"/>
      <w:r>
        <w:t>necropower</w:t>
      </w:r>
      <w:proofErr w:type="spellEnd"/>
      <w:r>
        <w:t>. Houston insert’s yellow.</w:t>
      </w:r>
    </w:p>
    <w:p w14:paraId="0E6D3EC0" w14:textId="77777777" w:rsidR="00EF51FB" w:rsidRPr="0058742C" w:rsidRDefault="00EF51FB" w:rsidP="00EF51FB">
      <w:r w:rsidRPr="0058742C">
        <w:rPr>
          <w:rStyle w:val="Style13ptBold"/>
        </w:rPr>
        <w:t>Stewart and Delgado</w:t>
      </w:r>
      <w:r>
        <w:rPr>
          <w:rStyle w:val="Style13ptBold"/>
        </w:rPr>
        <w:t xml:space="preserve"> 23</w:t>
      </w:r>
      <w:r>
        <w:t xml:space="preserve"> </w:t>
      </w:r>
      <w:r w:rsidRPr="0058742C">
        <w:t xml:space="preserve">(Kinsey B. Stewart and Thomas A. Delgado, 2023. </w:t>
      </w:r>
      <w:proofErr w:type="spellStart"/>
      <w:r w:rsidRPr="0058742C">
        <w:t>Necropolitics</w:t>
      </w:r>
      <w:proofErr w:type="spellEnd"/>
      <w:r w:rsidRPr="0058742C">
        <w:t xml:space="preserve"> and Trans Identities: Language Use as Structural Violence. Humans 2023, 3, 106–125. https:// doi.org/10.3390/humans3020010) </w:t>
      </w:r>
      <w:proofErr w:type="spellStart"/>
      <w:r w:rsidRPr="0058742C">
        <w:t>taryn</w:t>
      </w:r>
      <w:proofErr w:type="spellEnd"/>
    </w:p>
    <w:p w14:paraId="100D0898" w14:textId="77777777" w:rsidR="00EF51FB" w:rsidRDefault="00EF51FB" w:rsidP="00EF51FB">
      <w:pPr>
        <w:rPr>
          <w:u w:val="single"/>
        </w:rPr>
      </w:pPr>
      <w:r w:rsidRPr="0058742C">
        <w:rPr>
          <w:sz w:val="16"/>
        </w:rPr>
        <w:t xml:space="preserve">To understand how </w:t>
      </w:r>
      <w:r w:rsidRPr="00426302">
        <w:rPr>
          <w:highlight w:val="green"/>
          <w:u w:val="single"/>
        </w:rPr>
        <w:t>language</w:t>
      </w:r>
      <w:r w:rsidRPr="003D18AA">
        <w:rPr>
          <w:u w:val="single"/>
        </w:rPr>
        <w:t xml:space="preserve"> use can become </w:t>
      </w:r>
      <w:r w:rsidRPr="00426302">
        <w:rPr>
          <w:highlight w:val="green"/>
          <w:u w:val="single"/>
        </w:rPr>
        <w:t>a manifestation of structural violence</w:t>
      </w:r>
      <w:r w:rsidRPr="0058742C">
        <w:rPr>
          <w:sz w:val="16"/>
        </w:rPr>
        <w:t xml:space="preserve">, the relationship between the individual and the State must first be explored. While structural violence was first introduced by Galtung [4] and then operationalized within anthropology by Farmer [5], </w:t>
      </w:r>
      <w:r w:rsidRPr="003D18AA">
        <w:rPr>
          <w:u w:val="single"/>
        </w:rPr>
        <w:t xml:space="preserve">the interaction between people and power is best elucidated through the theories of biopower, </w:t>
      </w:r>
      <w:proofErr w:type="spellStart"/>
      <w:r w:rsidRPr="003D18AA">
        <w:rPr>
          <w:u w:val="single"/>
        </w:rPr>
        <w:t>necropolitics</w:t>
      </w:r>
      <w:proofErr w:type="spellEnd"/>
      <w:r w:rsidRPr="003D18AA">
        <w:rPr>
          <w:u w:val="single"/>
        </w:rPr>
        <w:t xml:space="preserve">, and </w:t>
      </w:r>
      <w:proofErr w:type="spellStart"/>
      <w:r w:rsidRPr="00544A65">
        <w:rPr>
          <w:u w:val="single"/>
        </w:rPr>
        <w:t>necroviolence</w:t>
      </w:r>
      <w:proofErr w:type="spellEnd"/>
      <w:r w:rsidRPr="00544A65">
        <w:rPr>
          <w:u w:val="single"/>
        </w:rPr>
        <w:t xml:space="preserve">. </w:t>
      </w:r>
      <w:r w:rsidRPr="009B0322">
        <w:rPr>
          <w:highlight w:val="yellow"/>
          <w:u w:val="single"/>
        </w:rPr>
        <w:t>Biopower—the mechanism by which the State exercises its authority to either “take life or let live” or “make live and let die”—is a central component of the sovereign’s exercise of authority as conceived by Foucault</w:t>
      </w:r>
      <w:r w:rsidRPr="0058742C">
        <w:rPr>
          <w:sz w:val="16"/>
        </w:rPr>
        <w:t xml:space="preserve"> [6] (p. 241). </w:t>
      </w:r>
      <w:r w:rsidRPr="00544A65">
        <w:rPr>
          <w:highlight w:val="green"/>
          <w:u w:val="single"/>
        </w:rPr>
        <w:t>Life and living are provisions granted by the State to the individual so long as the State maintains its decision not to kill;</w:t>
      </w:r>
      <w:r w:rsidRPr="003D18AA">
        <w:rPr>
          <w:u w:val="single"/>
        </w:rPr>
        <w:t xml:space="preserve"> however, this alone fails to describe the extent of power the State has in contemporary and globalized societies</w:t>
      </w:r>
      <w:r w:rsidRPr="00544A65">
        <w:rPr>
          <w:highlight w:val="green"/>
          <w:u w:val="single"/>
        </w:rPr>
        <w:t>. The bodies of subjects must be</w:t>
      </w:r>
      <w:r w:rsidRPr="003D18AA">
        <w:rPr>
          <w:u w:val="single"/>
        </w:rPr>
        <w:t xml:space="preserve">—and have been—systemized and </w:t>
      </w:r>
      <w:r w:rsidRPr="00544A65">
        <w:rPr>
          <w:highlight w:val="green"/>
          <w:u w:val="single"/>
        </w:rPr>
        <w:t>structured in an efficient manner suitable for State control.</w:t>
      </w:r>
      <w:r w:rsidRPr="003D18AA">
        <w:rPr>
          <w:u w:val="single"/>
        </w:rPr>
        <w:t xml:space="preserve"> In this more contemporary framework of society—one that has been organized, structured, and “deducted”—</w:t>
      </w:r>
      <w:r w:rsidRPr="00544A65">
        <w:rPr>
          <w:highlight w:val="green"/>
          <w:u w:val="single"/>
        </w:rPr>
        <w:t>the State’s power “fosters life or disallows it to the point of death</w:t>
      </w:r>
      <w:r w:rsidRPr="003D18AA">
        <w:rPr>
          <w:u w:val="single"/>
        </w:rPr>
        <w:t>”</w:t>
      </w:r>
      <w:r w:rsidRPr="0058742C">
        <w:rPr>
          <w:sz w:val="16"/>
        </w:rPr>
        <w:t xml:space="preserve"> [7] (p. 261). </w:t>
      </w:r>
      <w:r w:rsidRPr="00544A65">
        <w:rPr>
          <w:highlight w:val="green"/>
          <w:u w:val="single"/>
        </w:rPr>
        <w:t>It is this act of disallowing life</w:t>
      </w:r>
      <w:r w:rsidRPr="003D18AA">
        <w:rPr>
          <w:u w:val="single"/>
        </w:rPr>
        <w:t>—which can be equated to a disallowance of identity—</w:t>
      </w:r>
      <w:r w:rsidRPr="00544A65">
        <w:rPr>
          <w:highlight w:val="green"/>
          <w:u w:val="single"/>
        </w:rPr>
        <w:t>that manifests itself in violent death practices. Through the</w:t>
      </w:r>
      <w:r w:rsidRPr="003D18AA">
        <w:rPr>
          <w:u w:val="single"/>
        </w:rPr>
        <w:t xml:space="preserve"> structuring of society and </w:t>
      </w:r>
      <w:r w:rsidRPr="005137A6">
        <w:rPr>
          <w:u w:val="single"/>
        </w:rPr>
        <w:t xml:space="preserve">the </w:t>
      </w:r>
      <w:r w:rsidRPr="00544A65">
        <w:rPr>
          <w:highlight w:val="green"/>
          <w:u w:val="single"/>
        </w:rPr>
        <w:t>continual Othering of people,</w:t>
      </w:r>
      <w:r w:rsidRPr="003D18AA">
        <w:rPr>
          <w:u w:val="single"/>
        </w:rPr>
        <w:t xml:space="preserve"> the status quo is maintained and </w:t>
      </w:r>
      <w:r w:rsidRPr="00544A65">
        <w:rPr>
          <w:highlight w:val="green"/>
          <w:u w:val="single"/>
        </w:rPr>
        <w:t>exclusion becomes the norm</w:t>
      </w:r>
      <w:r w:rsidRPr="0058742C">
        <w:rPr>
          <w:sz w:val="16"/>
        </w:rPr>
        <w:t>. In this way</w:t>
      </w:r>
      <w:r w:rsidRPr="003D18AA">
        <w:rPr>
          <w:u w:val="single"/>
        </w:rPr>
        <w:t xml:space="preserve">, </w:t>
      </w:r>
      <w:r w:rsidRPr="00544A65">
        <w:rPr>
          <w:highlight w:val="green"/>
          <w:u w:val="single"/>
        </w:rPr>
        <w:t>by disallowing TGD</w:t>
      </w:r>
      <w:r w:rsidRPr="0058742C">
        <w:rPr>
          <w:sz w:val="16"/>
        </w:rPr>
        <w:t xml:space="preserve"> and other queer </w:t>
      </w:r>
      <w:r w:rsidRPr="00544A65">
        <w:rPr>
          <w:highlight w:val="green"/>
          <w:u w:val="single"/>
        </w:rPr>
        <w:t xml:space="preserve">identities, the State upholds hetero and </w:t>
      </w:r>
      <w:proofErr w:type="spellStart"/>
      <w:r w:rsidRPr="00544A65">
        <w:rPr>
          <w:highlight w:val="green"/>
          <w:u w:val="single"/>
        </w:rPr>
        <w:t>cisnormative</w:t>
      </w:r>
      <w:proofErr w:type="spellEnd"/>
      <w:r w:rsidRPr="003D18AA">
        <w:rPr>
          <w:u w:val="single"/>
        </w:rPr>
        <w:t xml:space="preserve"> sex and </w:t>
      </w:r>
      <w:r w:rsidRPr="00544A65">
        <w:rPr>
          <w:highlight w:val="green"/>
          <w:u w:val="single"/>
        </w:rPr>
        <w:t>gender binaries</w:t>
      </w:r>
      <w:r w:rsidRPr="0058742C">
        <w:rPr>
          <w:sz w:val="16"/>
        </w:rPr>
        <w:t>. As a result</w:t>
      </w:r>
      <w:r w:rsidRPr="00544A65">
        <w:rPr>
          <w:sz w:val="16"/>
          <w:highlight w:val="green"/>
        </w:rPr>
        <w:t xml:space="preserve">, </w:t>
      </w:r>
      <w:r w:rsidRPr="00544A65">
        <w:rPr>
          <w:highlight w:val="green"/>
          <w:u w:val="single"/>
        </w:rPr>
        <w:t>TGD existence is continuously threatened by the State’s maintained (bio)power to strip the individual of their identity, a power that extends through life and into death</w:t>
      </w:r>
      <w:r w:rsidRPr="0058742C">
        <w:rPr>
          <w:sz w:val="16"/>
        </w:rPr>
        <w:t xml:space="preserve">. As will be shown in the case of Christopher Lee (Section 3.3), this power even circumvents the State’s own established legal procedures for recognizing changes to a person’s officially recorded name and sex. </w:t>
      </w:r>
      <w:r w:rsidRPr="009B0322">
        <w:rPr>
          <w:rStyle w:val="Emphasis"/>
          <w:sz w:val="32"/>
          <w:szCs w:val="36"/>
          <w:highlight w:val="yellow"/>
        </w:rPr>
        <w:t>Expanding from Foucault, Mbembe shows how this biopower is further operationalized within State and legal structures</w:t>
      </w:r>
      <w:r w:rsidRPr="0058742C">
        <w:rPr>
          <w:sz w:val="16"/>
        </w:rPr>
        <w:t xml:space="preserve">. </w:t>
      </w:r>
      <w:r w:rsidRPr="00544A65">
        <w:rPr>
          <w:highlight w:val="green"/>
          <w:u w:val="single"/>
        </w:rPr>
        <w:t xml:space="preserve">The State’s necropolitical power to “subject life to the power of death” is premised on its ability to define the disposability of </w:t>
      </w:r>
      <w:proofErr w:type="gramStart"/>
      <w:r w:rsidRPr="00544A65">
        <w:rPr>
          <w:highlight w:val="green"/>
          <w:u w:val="single"/>
        </w:rPr>
        <w:t>particular lives</w:t>
      </w:r>
      <w:r w:rsidRPr="0058742C">
        <w:rPr>
          <w:sz w:val="16"/>
        </w:rPr>
        <w:t xml:space="preserve"> [8]</w:t>
      </w:r>
      <w:proofErr w:type="gramEnd"/>
      <w:r w:rsidRPr="0058742C">
        <w:rPr>
          <w:sz w:val="16"/>
        </w:rPr>
        <w:t xml:space="preserve"> (p. 39). </w:t>
      </w:r>
      <w:r w:rsidRPr="00544A65">
        <w:rPr>
          <w:highlight w:val="green"/>
          <w:u w:val="single"/>
        </w:rPr>
        <w:t xml:space="preserve">The State </w:t>
      </w:r>
      <w:proofErr w:type="gramStart"/>
      <w:r w:rsidRPr="00544A65">
        <w:rPr>
          <w:highlight w:val="green"/>
          <w:u w:val="single"/>
        </w:rPr>
        <w:t>is able to</w:t>
      </w:r>
      <w:proofErr w:type="gramEnd"/>
      <w:r w:rsidRPr="00544A65">
        <w:rPr>
          <w:highlight w:val="green"/>
          <w:u w:val="single"/>
        </w:rPr>
        <w:t xml:space="preserve"> do this by “waging war” against its perceived enemies</w:t>
      </w:r>
      <w:r w:rsidRPr="003D18AA">
        <w:rPr>
          <w:u w:val="single"/>
        </w:rPr>
        <w:t xml:space="preserve"> (the “Other”)</w:t>
      </w:r>
      <w:r w:rsidRPr="0058742C">
        <w:rPr>
          <w:sz w:val="16"/>
        </w:rPr>
        <w:t xml:space="preserve"> and suspending their legal (i.e., human) rights. While the United States serves as the focus for this paper, </w:t>
      </w:r>
      <w:r w:rsidRPr="00544A65">
        <w:rPr>
          <w:highlight w:val="green"/>
          <w:u w:val="single"/>
        </w:rPr>
        <w:t>the necropolitical management of the transgender body</w:t>
      </w:r>
      <w:r w:rsidRPr="003D18AA">
        <w:rPr>
          <w:u w:val="single"/>
        </w:rPr>
        <w:t xml:space="preserve">—be it </w:t>
      </w:r>
      <w:r w:rsidRPr="00544A65">
        <w:rPr>
          <w:highlight w:val="green"/>
          <w:u w:val="single"/>
        </w:rPr>
        <w:t>through physical or bureaucratic violence—has been used to advance the interests of the State</w:t>
      </w:r>
      <w:r w:rsidRPr="003D18AA">
        <w:rPr>
          <w:u w:val="single"/>
        </w:rPr>
        <w:t xml:space="preserve"> in nations the world over</w:t>
      </w:r>
      <w:r w:rsidRPr="0058742C">
        <w:rPr>
          <w:sz w:val="16"/>
        </w:rPr>
        <w:t xml:space="preserve"> [9–14]. </w:t>
      </w:r>
      <w:r w:rsidRPr="003D18AA">
        <w:rPr>
          <w:u w:val="single"/>
        </w:rPr>
        <w:t>Importantly, the State’s ability to use the dead and the process of death to govern extends past the moment of death itself.</w:t>
      </w:r>
      <w:r w:rsidRPr="0058742C">
        <w:rPr>
          <w:sz w:val="16"/>
        </w:rPr>
        <w:t xml:space="preserve"> Verdery describes </w:t>
      </w:r>
      <w:r w:rsidRPr="003D18AA">
        <w:rPr>
          <w:u w:val="single"/>
        </w:rPr>
        <w:t>the dead body as a political body whose highly symbolic nature can be molded to make meanings out of kinship, history, authority, national identity, and morality, as well as time and space itself</w:t>
      </w:r>
      <w:r w:rsidRPr="0058742C">
        <w:rPr>
          <w:sz w:val="16"/>
        </w:rPr>
        <w:t xml:space="preserve">. </w:t>
      </w:r>
      <w:r w:rsidRPr="003D18AA">
        <w:rPr>
          <w:u w:val="single"/>
        </w:rPr>
        <w:t>This concentrated symbolic power makes the politicized corpse (both physical and immaterial) the central means by which social structures and processes are legitimized following a major social or political upheav</w:t>
      </w:r>
      <w:r w:rsidRPr="0058742C">
        <w:rPr>
          <w:sz w:val="16"/>
        </w:rPr>
        <w:t>al [15]. It is no surprise, then, that the symbolic power of the corpse would be used to push back against recent gains in social visibility and recognition across the LGBTQIA+ community</w:t>
      </w:r>
      <w:r w:rsidRPr="00544A65">
        <w:rPr>
          <w:sz w:val="16"/>
          <w:highlight w:val="green"/>
        </w:rPr>
        <w:t xml:space="preserve">, </w:t>
      </w:r>
      <w:r w:rsidRPr="00544A65">
        <w:rPr>
          <w:highlight w:val="green"/>
          <w:u w:val="single"/>
        </w:rPr>
        <w:t>the Othering of the dead reflecting and reinforcing the Othering of the Queer in living society.</w:t>
      </w:r>
      <w:r w:rsidRPr="003D18AA">
        <w:rPr>
          <w:u w:val="single"/>
        </w:rPr>
        <w:t xml:space="preserve"> The dead bodies of TGD people—particularly femme TGD people of color—also embody larger social tensions surrounding policing and communities of color</w:t>
      </w:r>
      <w:r w:rsidRPr="0058742C">
        <w:rPr>
          <w:sz w:val="16"/>
        </w:rPr>
        <w:t xml:space="preserve">. Policed as criminal through life [9], </w:t>
      </w:r>
      <w:r w:rsidRPr="003D18AA">
        <w:rPr>
          <w:u w:val="single"/>
        </w:rPr>
        <w:t xml:space="preserve">TGD bodies often appear to garner more voyeuristic than investigative interest from law enforcement after death, </w:t>
      </w:r>
      <w:r w:rsidRPr="00544A65">
        <w:rPr>
          <w:highlight w:val="green"/>
          <w:u w:val="single"/>
        </w:rPr>
        <w:t>as seen in the murder of Sasha Garden</w:t>
      </w:r>
      <w:r w:rsidRPr="0058742C">
        <w:rPr>
          <w:sz w:val="16"/>
        </w:rPr>
        <w:t xml:space="preserve"> (Section 3.4). </w:t>
      </w:r>
      <w:r w:rsidRPr="00544A65">
        <w:rPr>
          <w:highlight w:val="green"/>
          <w:u w:val="single"/>
        </w:rPr>
        <w:t>The specific corporeality of the dead body and its ability to be transformed through physical manipulation only further enables the State’s ability to govern through the dead beyond the moment of death itself.</w:t>
      </w:r>
      <w:r w:rsidRPr="003D18AA">
        <w:rPr>
          <w:u w:val="single"/>
        </w:rPr>
        <w:t xml:space="preserve"> This power is most clearly and viscerally manifested when the dead body is physically harmed by </w:t>
      </w:r>
      <w:r w:rsidRPr="00544A65">
        <w:rPr>
          <w:highlight w:val="green"/>
          <w:u w:val="single"/>
        </w:rPr>
        <w:t>means such as mutilation, dismemberment</w:t>
      </w:r>
      <w:r w:rsidRPr="003D18AA">
        <w:rPr>
          <w:u w:val="single"/>
        </w:rPr>
        <w:t>, or grotesque display</w:t>
      </w:r>
      <w:r w:rsidRPr="0058742C">
        <w:rPr>
          <w:sz w:val="16"/>
        </w:rPr>
        <w:t xml:space="preserve">. </w:t>
      </w:r>
      <w:r w:rsidRPr="003D18AA">
        <w:rPr>
          <w:u w:val="single"/>
        </w:rPr>
        <w:t xml:space="preserve">Through this </w:t>
      </w:r>
      <w:proofErr w:type="spellStart"/>
      <w:r w:rsidRPr="003D18AA">
        <w:rPr>
          <w:u w:val="single"/>
        </w:rPr>
        <w:t>necroviolence</w:t>
      </w:r>
      <w:proofErr w:type="spellEnd"/>
      <w:r w:rsidRPr="0058742C">
        <w:rPr>
          <w:sz w:val="16"/>
        </w:rPr>
        <w:t xml:space="preserve">—first defined by De León </w:t>
      </w:r>
      <w:r w:rsidRPr="003D18AA">
        <w:rPr>
          <w:u w:val="single"/>
        </w:rPr>
        <w:t>as “violence performed and produced through the specific treatment of corpses that is perceived to be offensive, sacrilegious, or inhuman by the perpetrator, the victim (and [their] cultural group), or both”</w:t>
      </w:r>
      <w:r w:rsidRPr="0058742C">
        <w:rPr>
          <w:sz w:val="16"/>
        </w:rPr>
        <w:t xml:space="preserve"> [3] (p. 69</w:t>
      </w:r>
      <w:r w:rsidRPr="003D18AA">
        <w:rPr>
          <w:u w:val="single"/>
        </w:rPr>
        <w:t>)—</w:t>
      </w:r>
      <w:r w:rsidRPr="00544A65">
        <w:rPr>
          <w:highlight w:val="green"/>
          <w:u w:val="single"/>
        </w:rPr>
        <w:t>the dead become agents that carry messages about their position within the State structure</w:t>
      </w:r>
      <w:r w:rsidRPr="003D18AA">
        <w:rPr>
          <w:u w:val="single"/>
        </w:rPr>
        <w:t>.</w:t>
      </w:r>
      <w:r w:rsidRPr="0058742C">
        <w:rPr>
          <w:sz w:val="16"/>
        </w:rPr>
        <w:t xml:space="preserve"> Specifically, </w:t>
      </w:r>
      <w:r w:rsidRPr="00544A65">
        <w:rPr>
          <w:highlight w:val="green"/>
          <w:u w:val="single"/>
        </w:rPr>
        <w:t>the level at which an individual is disposable to the State—</w:t>
      </w:r>
      <w:r w:rsidRPr="003D18AA">
        <w:rPr>
          <w:u w:val="single"/>
        </w:rPr>
        <w:t>or, broadly, to society—</w:t>
      </w:r>
      <w:r w:rsidRPr="00544A65">
        <w:rPr>
          <w:highlight w:val="green"/>
          <w:u w:val="single"/>
        </w:rPr>
        <w:t>becomes articulable through the way in which the deceased are treated</w:t>
      </w:r>
      <w:r w:rsidRPr="003D18AA">
        <w:rPr>
          <w:u w:val="single"/>
        </w:rPr>
        <w:t>.</w:t>
      </w:r>
      <w:r w:rsidRPr="0058742C">
        <w:rPr>
          <w:sz w:val="16"/>
        </w:rPr>
        <w:t xml:space="preserve"> Cases such as Sage Smith (Section 3.1) highlight how the socially disenfranchised—particularly </w:t>
      </w:r>
      <w:r w:rsidRPr="003D18AA">
        <w:rPr>
          <w:u w:val="single"/>
        </w:rPr>
        <w:t>poor and queer people of color—are often allotted fewer tangible and emotional State resources</w:t>
      </w:r>
      <w:r w:rsidRPr="0058742C">
        <w:rPr>
          <w:sz w:val="16"/>
        </w:rPr>
        <w:t xml:space="preserve">. De </w:t>
      </w:r>
      <w:r w:rsidRPr="003D18AA">
        <w:rPr>
          <w:u w:val="single"/>
        </w:rPr>
        <w:t xml:space="preserve">León describes two forms of </w:t>
      </w:r>
      <w:proofErr w:type="spellStart"/>
      <w:r w:rsidRPr="003D18AA">
        <w:rPr>
          <w:u w:val="single"/>
        </w:rPr>
        <w:t>necroviolence</w:t>
      </w:r>
      <w:proofErr w:type="spellEnd"/>
      <w:r w:rsidRPr="003D18AA">
        <w:rPr>
          <w:u w:val="single"/>
        </w:rPr>
        <w:t xml:space="preserve">: the desecration of the deceased body via physical manipulation and the complete destruction or disappearance of the body by means outside of </w:t>
      </w:r>
      <w:proofErr w:type="gramStart"/>
      <w:r w:rsidRPr="003D18AA">
        <w:rPr>
          <w:u w:val="single"/>
        </w:rPr>
        <w:t>culturally-appropriate</w:t>
      </w:r>
      <w:proofErr w:type="gramEnd"/>
      <w:r w:rsidRPr="003D18AA">
        <w:rPr>
          <w:u w:val="single"/>
        </w:rPr>
        <w:t xml:space="preserve"> funerary practices</w:t>
      </w:r>
      <w:r w:rsidRPr="0058742C">
        <w:rPr>
          <w:sz w:val="16"/>
        </w:rPr>
        <w:t xml:space="preserve"> [3]. The former can be accomplished by </w:t>
      </w:r>
      <w:r w:rsidRPr="003D18AA">
        <w:rPr>
          <w:u w:val="single"/>
        </w:rPr>
        <w:t>post-mortem mutilation of the body and/or through the disrespectful treatment and display of remains.</w:t>
      </w:r>
      <w:r w:rsidRPr="0058742C">
        <w:rPr>
          <w:sz w:val="16"/>
        </w:rPr>
        <w:t xml:space="preserve"> If not performed publicly, knowledge of the act is almost always recorded or otherwise allowed to become known to the decedent’s family and community. </w:t>
      </w:r>
      <w:r w:rsidRPr="003D18AA">
        <w:rPr>
          <w:u w:val="single"/>
        </w:rPr>
        <w:t>When bodies are destroyed or disappeared, however, there is typically little to no acknowledgment by the perpetrators, and the fact that a death occurred may not be recorded or officially acknowledged</w:t>
      </w:r>
      <w:r w:rsidRPr="0058742C">
        <w:rPr>
          <w:sz w:val="16"/>
        </w:rPr>
        <w:t xml:space="preserve">. This formal erasure of an individual’s identity and history is among the most harmful acts to those survived by the deceased as there is no recompense for the death, only uncertainty and fear. De León also highlights how each form of </w:t>
      </w:r>
      <w:proofErr w:type="spellStart"/>
      <w:r w:rsidRPr="0058742C">
        <w:rPr>
          <w:sz w:val="16"/>
        </w:rPr>
        <w:t>necroviolence</w:t>
      </w:r>
      <w:proofErr w:type="spellEnd"/>
      <w:r w:rsidRPr="0058742C">
        <w:rPr>
          <w:sz w:val="16"/>
        </w:rPr>
        <w:t xml:space="preserv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w:t>
      </w:r>
      <w:proofErr w:type="gramStart"/>
      <w:r w:rsidRPr="0058742C">
        <w:rPr>
          <w:sz w:val="16"/>
        </w:rPr>
        <w:t>decedent’s</w:t>
      </w:r>
      <w:proofErr w:type="gramEnd"/>
      <w:r w:rsidRPr="0058742C">
        <w:rPr>
          <w:sz w:val="16"/>
        </w:rPr>
        <w:t xml:space="preserve"> spirit, soul, or afterlife. The complete absence of a corpse additionally strips the dead of the voice and agency they had in life. </w:t>
      </w:r>
      <w:r w:rsidRPr="003D18AA">
        <w:rPr>
          <w:u w:val="single"/>
        </w:rPr>
        <w:t>If all knowledge of a death is effectively erased, mourners unsure of whether their loved one is missing or dead can become trapped in a traumatic state of “ambiguous loss</w:t>
      </w:r>
      <w:r w:rsidRPr="0058742C">
        <w:rPr>
          <w:sz w:val="16"/>
        </w:rPr>
        <w:t xml:space="preserve">” that makes closure impossible. </w:t>
      </w:r>
      <w:proofErr w:type="spellStart"/>
      <w:r w:rsidRPr="003D18AA">
        <w:rPr>
          <w:u w:val="single"/>
        </w:rPr>
        <w:t>Necroviolence</w:t>
      </w:r>
      <w:proofErr w:type="spellEnd"/>
      <w:r w:rsidRPr="003D18AA">
        <w:rPr>
          <w:u w:val="single"/>
        </w:rPr>
        <w:t xml:space="preserve"> also serves as a vector to transmit violent messages to the living</w:t>
      </w:r>
      <w:r w:rsidRPr="00544A65">
        <w:rPr>
          <w:highlight w:val="green"/>
          <w:u w:val="single"/>
        </w:rPr>
        <w:t>. “Excessive” violence also serves to elevate violence to “glorious” acts that unify perpetrators and their supporters against their perceived enemies and reinforce feelings of moral superiority</w:t>
      </w:r>
      <w:r w:rsidRPr="003D18AA">
        <w:rPr>
          <w:u w:val="single"/>
        </w:rPr>
        <w:t xml:space="preserve"> [16] (p. 34). The terror of bodily mistreatment conversely discourages </w:t>
      </w:r>
      <w:proofErr w:type="gramStart"/>
      <w:r w:rsidRPr="003D18AA">
        <w:rPr>
          <w:u w:val="single"/>
        </w:rPr>
        <w:t>challenges to</w:t>
      </w:r>
      <w:proofErr w:type="gramEnd"/>
      <w:r w:rsidRPr="003D18AA">
        <w:rPr>
          <w:u w:val="single"/>
        </w:rPr>
        <w:t xml:space="preserve"> perpetrators’ claims to political or social power by implicitly threatening the living with additional violence, a process that serves as one of the </w:t>
      </w:r>
      <w:proofErr w:type="gramStart"/>
      <w:r w:rsidRPr="003D18AA">
        <w:rPr>
          <w:u w:val="single"/>
        </w:rPr>
        <w:t>primary</w:t>
      </w:r>
      <w:proofErr w:type="gramEnd"/>
      <w:r w:rsidRPr="003D18AA">
        <w:rPr>
          <w:u w:val="single"/>
        </w:rPr>
        <w:t xml:space="preserve"> means by which the necropolitical state constructs its authority and sovereignty</w:t>
      </w:r>
      <w:r w:rsidRPr="0058742C">
        <w:rPr>
          <w:sz w:val="16"/>
        </w:rPr>
        <w:t xml:space="preserve"> [3]. This process is easily hidden, however, because when bodies are </w:t>
      </w:r>
      <w:proofErr w:type="gramStart"/>
      <w:r w:rsidRPr="0058742C">
        <w:rPr>
          <w:sz w:val="16"/>
        </w:rPr>
        <w:t>completely destroyed</w:t>
      </w:r>
      <w:proofErr w:type="gramEnd"/>
      <w:r w:rsidRPr="0058742C">
        <w:rPr>
          <w:sz w:val="16"/>
        </w:rPr>
        <w:t xml:space="preserve"> or disappeared, perpetrators can plausibly deny that any violence has taken place, let alone at their hands. 1.2. Language as a Necessary Expansion to Transphobic (Necro) Violence While De León focuses specifically on </w:t>
      </w:r>
      <w:r w:rsidRPr="003D18AA">
        <w:rPr>
          <w:u w:val="single"/>
        </w:rPr>
        <w:t xml:space="preserve">the physical mistreatment of the dead, violence—especially structural violence—is not limited to physical acts. Linguistic violence is a manifestation of the type of “symbolic” violence that works to ensure the status quo </w:t>
      </w:r>
      <w:r w:rsidRPr="0058742C">
        <w:rPr>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3D18AA">
        <w:rPr>
          <w:u w:val="single"/>
        </w:rPr>
        <w:t>language’s link with maintaining social systems means that disempowered and marginalized groups bear the greatest burden of linguistic harm</w:t>
      </w:r>
      <w:r w:rsidRPr="0058742C">
        <w:rPr>
          <w:sz w:val="16"/>
        </w:rPr>
        <w:t xml:space="preserve"> [19]. </w:t>
      </w:r>
      <w:r w:rsidRPr="00544A65">
        <w:rPr>
          <w:highlight w:val="green"/>
          <w:u w:val="single"/>
        </w:rPr>
        <w:t>Given language’s demonstrated generative capacity for violence</w:t>
      </w:r>
      <w:r w:rsidRPr="003D18AA">
        <w:rPr>
          <w:u w:val="single"/>
        </w:rPr>
        <w:t xml:space="preserve">, we argue that </w:t>
      </w:r>
      <w:r w:rsidRPr="006844D4">
        <w:rPr>
          <w:highlight w:val="green"/>
          <w:u w:val="single"/>
        </w:rPr>
        <w:t>t</w:t>
      </w:r>
      <w:r w:rsidRPr="00544A65">
        <w:rPr>
          <w:highlight w:val="green"/>
          <w:u w:val="single"/>
        </w:rPr>
        <w:t>he linguistic mistreatment of the dead</w:t>
      </w:r>
      <w:r w:rsidRPr="003D18AA">
        <w:rPr>
          <w:u w:val="single"/>
        </w:rPr>
        <w:t>—particularly by those in positions of power—</w:t>
      </w:r>
      <w:r w:rsidRPr="00544A65">
        <w:rPr>
          <w:highlight w:val="green"/>
          <w:u w:val="single"/>
        </w:rPr>
        <w:t xml:space="preserve">can have the same functional result as corporeal </w:t>
      </w:r>
      <w:proofErr w:type="spellStart"/>
      <w:r w:rsidRPr="00544A65">
        <w:rPr>
          <w:highlight w:val="green"/>
          <w:u w:val="single"/>
        </w:rPr>
        <w:t>necroviolence</w:t>
      </w:r>
      <w:proofErr w:type="spellEnd"/>
      <w:r w:rsidRPr="0058742C">
        <w:rPr>
          <w:sz w:val="16"/>
        </w:rPr>
        <w:t xml:space="preserve"> and must therefore be considered a necessary expansion to the theory. Linguistic </w:t>
      </w:r>
      <w:proofErr w:type="spellStart"/>
      <w:r w:rsidRPr="0058742C">
        <w:rPr>
          <w:sz w:val="16"/>
        </w:rPr>
        <w:t>necroviolence</w:t>
      </w:r>
      <w:proofErr w:type="spellEnd"/>
      <w:r w:rsidRPr="0058742C">
        <w:rPr>
          <w:sz w:val="16"/>
        </w:rPr>
        <w:t xml:space="preserve"> should then be understood as the act of causing harm to a decedent and/or their cultural group by means of improper or offensive language, intentional or otherwise. This emphasis on intent here reiterates that </w:t>
      </w:r>
      <w:proofErr w:type="spellStart"/>
      <w:r w:rsidRPr="0058742C">
        <w:rPr>
          <w:u w:val="single"/>
        </w:rPr>
        <w:t>necroviolence</w:t>
      </w:r>
      <w:proofErr w:type="spellEnd"/>
      <w:r w:rsidRPr="0058742C">
        <w:rPr>
          <w:u w:val="single"/>
        </w:rPr>
        <w:t xml:space="preserve"> exists in the perception of the </w:t>
      </w:r>
      <w:proofErr w:type="gramStart"/>
      <w:r w:rsidRPr="0058742C">
        <w:rPr>
          <w:u w:val="single"/>
        </w:rPr>
        <w:t>victims</w:t>
      </w:r>
      <w:r w:rsidRPr="0058742C">
        <w:rPr>
          <w:sz w:val="16"/>
        </w:rPr>
        <w:t>, and</w:t>
      </w:r>
      <w:proofErr w:type="gramEnd"/>
      <w:r w:rsidRPr="0058742C">
        <w:rPr>
          <w:sz w:val="16"/>
        </w:rPr>
        <w:t xml:space="preserve"> so persists regardless of the intention of the perpetrators. That is not to say that </w:t>
      </w:r>
      <w:proofErr w:type="spellStart"/>
      <w:r w:rsidRPr="0058742C">
        <w:rPr>
          <w:sz w:val="16"/>
        </w:rPr>
        <w:t>necroviolence</w:t>
      </w:r>
      <w:proofErr w:type="spellEnd"/>
      <w:r w:rsidRPr="0058742C">
        <w:rPr>
          <w:sz w:val="16"/>
        </w:rPr>
        <w:t xml:space="preserve"> is simply a matter of individual perception, especially when it is a function of systemic structural violence. Instead, </w:t>
      </w:r>
      <w:proofErr w:type="spellStart"/>
      <w:r w:rsidRPr="0058742C">
        <w:rPr>
          <w:u w:val="single"/>
        </w:rPr>
        <w:t>necroviolence</w:t>
      </w:r>
      <w:proofErr w:type="spellEnd"/>
      <w:r w:rsidRPr="0058742C">
        <w:rPr>
          <w:u w:val="single"/>
        </w:rPr>
        <w:t xml:space="preserve"> highlights when these instances of State violence occur where they might have been invisible otherwise as, by nature, the direct victims of </w:t>
      </w:r>
      <w:proofErr w:type="spellStart"/>
      <w:r w:rsidRPr="0058742C">
        <w:rPr>
          <w:u w:val="single"/>
        </w:rPr>
        <w:t>necroviolence</w:t>
      </w:r>
      <w:proofErr w:type="spellEnd"/>
      <w:r w:rsidRPr="0058742C">
        <w:rPr>
          <w:u w:val="single"/>
        </w:rPr>
        <w:t xml:space="preserve"> </w:t>
      </w:r>
      <w:proofErr w:type="gramStart"/>
      <w:r w:rsidRPr="0058742C">
        <w:rPr>
          <w:u w:val="single"/>
        </w:rPr>
        <w:t>are not capable of describing</w:t>
      </w:r>
      <w:proofErr w:type="gramEnd"/>
      <w:r w:rsidRPr="0058742C">
        <w:rPr>
          <w:u w:val="single"/>
        </w:rPr>
        <w:t xml:space="preserve"> their own perceptions and emotions due to being deceased. </w:t>
      </w:r>
      <w:r w:rsidRPr="0058742C">
        <w:rPr>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544A65">
        <w:rPr>
          <w:highlight w:val="green"/>
          <w:u w:val="single"/>
        </w:rPr>
        <w:t>Transgender</w:t>
      </w:r>
      <w:r w:rsidRPr="0058742C">
        <w:rPr>
          <w:u w:val="single"/>
        </w:rPr>
        <w:t xml:space="preserve"> and gender diverse </w:t>
      </w:r>
      <w:r w:rsidRPr="00544A65">
        <w:rPr>
          <w:highlight w:val="green"/>
          <w:u w:val="single"/>
        </w:rPr>
        <w:t>people regularly face linguistic violence in the form of</w:t>
      </w:r>
      <w:r w:rsidRPr="0058742C">
        <w:rPr>
          <w:u w:val="single"/>
        </w:rPr>
        <w:t xml:space="preserve"> verbal harassment</w:t>
      </w:r>
      <w:r w:rsidRPr="0058742C">
        <w:rPr>
          <w:sz w:val="16"/>
        </w:rPr>
        <w:t xml:space="preserve"> (including slurs and threats), misnaming or “</w:t>
      </w:r>
      <w:r w:rsidRPr="00544A65">
        <w:rPr>
          <w:highlight w:val="green"/>
          <w:u w:val="single"/>
        </w:rPr>
        <w:t>deadnaming</w:t>
      </w:r>
      <w:r w:rsidRPr="0058742C">
        <w:rPr>
          <w:sz w:val="16"/>
        </w:rPr>
        <w:t xml:space="preserve">” (when a person who has legally or socially changed their name as part of their transition is referred to using the name given to them at birth), </w:t>
      </w:r>
      <w:r w:rsidRPr="00544A65">
        <w:rPr>
          <w:highlight w:val="green"/>
          <w:u w:val="single"/>
        </w:rPr>
        <w:t>misgendering language</w:t>
      </w:r>
      <w:r w:rsidRPr="0058742C">
        <w:rPr>
          <w:u w:val="single"/>
        </w:rPr>
        <w:t xml:space="preserve"> </w:t>
      </w:r>
      <w:r w:rsidRPr="0058742C">
        <w:rPr>
          <w:sz w:val="16"/>
        </w:rPr>
        <w:t xml:space="preserve">(incorrect pronouns, gendered terminology), </w:t>
      </w:r>
      <w:r w:rsidRPr="00544A65">
        <w:rPr>
          <w:highlight w:val="green"/>
          <w:u w:val="single"/>
        </w:rPr>
        <w:t>and dehumanizing or pathologizing descriptions of the transgender body</w:t>
      </w:r>
      <w:r w:rsidRPr="0058742C">
        <w:rPr>
          <w:sz w:val="16"/>
        </w:rPr>
        <w:t xml:space="preserve"> [21–23]. </w:t>
      </w:r>
      <w:r w:rsidRPr="0058742C">
        <w:rPr>
          <w:u w:val="single"/>
        </w:rPr>
        <w:t xml:space="preserve">Though the use of “she” to refer to a TGD person who knows themselves to be “he” or “they” may appear innocuous when set against more graphic and degrading slurs, this type of misgendering is perceived as harmful because </w:t>
      </w:r>
      <w:r w:rsidRPr="00544A65">
        <w:rPr>
          <w:highlight w:val="green"/>
          <w:u w:val="single"/>
        </w:rPr>
        <w:t>it evokes and perpetuates the trauma of forced detransition from an individual’s lived identity</w:t>
      </w:r>
      <w:r w:rsidRPr="0058742C">
        <w:rPr>
          <w:sz w:val="16"/>
        </w:rPr>
        <w:t xml:space="preserve"> (e.g., transgender male) </w:t>
      </w:r>
      <w:r w:rsidRPr="00544A65">
        <w:rPr>
          <w:highlight w:val="green"/>
          <w:u w:val="single"/>
        </w:rPr>
        <w:t>to one specified by Western heteronormativity</w:t>
      </w:r>
      <w:r w:rsidRPr="0058742C">
        <w:rPr>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58742C">
        <w:rPr>
          <w:u w:val="single"/>
        </w:rPr>
        <w:t>TGD people are advised to prepare end-of-life documents with specific directions on how they are to be addressed</w:t>
      </w:r>
      <w:r w:rsidRPr="0058742C">
        <w:rPr>
          <w:sz w:val="16"/>
        </w:rPr>
        <w:t xml:space="preserve"> (and literally dressed) in death and granting a trusted advocate the authority to make their final arrangements [25]. </w:t>
      </w:r>
      <w:r w:rsidRPr="0058742C">
        <w:rPr>
          <w:u w:val="single"/>
        </w:rPr>
        <w:t>Without such precautions, family members and deathcare providers have unfortunately been known to “detransition” TGD decedents, treating their corpse according to the gender they were assigned at birth</w:t>
      </w:r>
      <w:r w:rsidRPr="0058742C">
        <w:rPr>
          <w:sz w:val="16"/>
        </w:rPr>
        <w:t xml:space="preserve"> [24]. Such directives hold little legal sway over those empowered by the State to investigate and legally resolve death, however. </w:t>
      </w:r>
      <w:r w:rsidRPr="00544A65">
        <w:rPr>
          <w:highlight w:val="green"/>
          <w:u w:val="single"/>
        </w:rPr>
        <w:t>When medical examiners</w:t>
      </w:r>
      <w:r w:rsidRPr="0058742C">
        <w:rPr>
          <w:u w:val="single"/>
        </w:rPr>
        <w:t xml:space="preserve">/coroners, pathologists/physicians of record, </w:t>
      </w:r>
      <w:r w:rsidRPr="00544A65">
        <w:rPr>
          <w:highlight w:val="green"/>
          <w:u w:val="single"/>
        </w:rPr>
        <w:t>death investigators</w:t>
      </w:r>
      <w:r w:rsidRPr="0058742C">
        <w:rPr>
          <w:u w:val="single"/>
        </w:rPr>
        <w:t xml:space="preserve">, law enforcement </w:t>
      </w:r>
      <w:r w:rsidRPr="00544A65">
        <w:rPr>
          <w:highlight w:val="green"/>
          <w:u w:val="single"/>
        </w:rPr>
        <w:t>officers</w:t>
      </w:r>
      <w:r w:rsidRPr="0058742C">
        <w:rPr>
          <w:u w:val="single"/>
        </w:rPr>
        <w:t xml:space="preserve">, forensic anthropologists, </w:t>
      </w:r>
      <w:r w:rsidRPr="00544A65">
        <w:rPr>
          <w:highlight w:val="green"/>
          <w:u w:val="single"/>
        </w:rPr>
        <w:t>and funeral directors misgender, misname</w:t>
      </w:r>
      <w:r w:rsidRPr="0058742C">
        <w:rPr>
          <w:u w:val="single"/>
        </w:rPr>
        <w:t xml:space="preserve">, or otherwise disparage </w:t>
      </w:r>
      <w:r w:rsidRPr="00544A65">
        <w:rPr>
          <w:highlight w:val="green"/>
          <w:u w:val="single"/>
        </w:rPr>
        <w:t>TGD decedents</w:t>
      </w:r>
      <w:r w:rsidRPr="0058742C">
        <w:rPr>
          <w:u w:val="single"/>
        </w:rPr>
        <w:t xml:space="preserve"> in official death records, press releases, informant interviews, or even when communicating with other professionals, </w:t>
      </w:r>
      <w:r w:rsidRPr="00544A65">
        <w:rPr>
          <w:highlight w:val="green"/>
          <w:u w:val="single"/>
        </w:rPr>
        <w:t>they are perpetuating</w:t>
      </w:r>
      <w:r w:rsidRPr="0058742C">
        <w:rPr>
          <w:sz w:val="16"/>
        </w:rPr>
        <w:t xml:space="preserve"> what </w:t>
      </w:r>
      <w:proofErr w:type="spellStart"/>
      <w:r w:rsidRPr="0058742C">
        <w:rPr>
          <w:sz w:val="16"/>
        </w:rPr>
        <w:t>Aizura</w:t>
      </w:r>
      <w:proofErr w:type="spellEnd"/>
      <w:r w:rsidRPr="0058742C">
        <w:rPr>
          <w:sz w:val="16"/>
        </w:rPr>
        <w:t xml:space="preserve"> [26] (p. 129) describes as </w:t>
      </w:r>
      <w:r w:rsidRPr="00544A65">
        <w:rPr>
          <w:highlight w:val="green"/>
          <w:u w:val="single"/>
        </w:rPr>
        <w:t xml:space="preserve">the “institutional process of deliberate neglect and disposability” that treats the TGD body as invisible and </w:t>
      </w:r>
      <w:proofErr w:type="spellStart"/>
      <w:r w:rsidRPr="00544A65">
        <w:rPr>
          <w:highlight w:val="green"/>
          <w:u w:val="single"/>
        </w:rPr>
        <w:t>ungrievable</w:t>
      </w:r>
      <w:proofErr w:type="spellEnd"/>
      <w:r w:rsidRPr="0058742C">
        <w:rPr>
          <w:u w:val="single"/>
        </w:rPr>
        <w:t>.</w:t>
      </w:r>
      <w:r w:rsidRPr="0058742C">
        <w:rPr>
          <w:sz w:val="16"/>
        </w:rPr>
        <w:t xml:space="preserve"> </w:t>
      </w:r>
      <w:r w:rsidRPr="0058742C">
        <w:rPr>
          <w:u w:val="single"/>
        </w:rPr>
        <w:t>Regardless of whether this type of dehumanization is intended by the individual actor, such acts invariably uphold necropolitical power structures built on violence perpetrated against the bodies and spirits of the dead.</w:t>
      </w:r>
    </w:p>
    <w:p w14:paraId="5F0F7593" w14:textId="77777777" w:rsidR="00EF51FB" w:rsidRDefault="00EF51FB" w:rsidP="00EF51FB"/>
    <w:p w14:paraId="6F1E77BE" w14:textId="77777777" w:rsidR="00EF51FB" w:rsidRDefault="00EF51FB" w:rsidP="00EF51FB">
      <w:pPr>
        <w:pStyle w:val="Heading4"/>
      </w:pPr>
      <w:r>
        <w:t xml:space="preserve">The Robinson evidence describes an </w:t>
      </w:r>
      <w:r>
        <w:rPr>
          <w:u w:val="single"/>
        </w:rPr>
        <w:t>ethnographic tool</w:t>
      </w:r>
      <w:r>
        <w:t xml:space="preserve"> that could be valuable for trans, non-binary, and queer scholars. That is </w:t>
      </w:r>
      <w:r>
        <w:rPr>
          <w:u w:val="single"/>
        </w:rPr>
        <w:t>not</w:t>
      </w:r>
      <w:r>
        <w:t xml:space="preserve"> a contestable method but instead requires negating </w:t>
      </w:r>
      <w:r>
        <w:rPr>
          <w:u w:val="single"/>
        </w:rPr>
        <w:t>embodied research</w:t>
      </w:r>
      <w:r>
        <w:t xml:space="preserve">--- the </w:t>
      </w:r>
      <w:proofErr w:type="spellStart"/>
      <w:r>
        <w:t>aff</w:t>
      </w:r>
      <w:proofErr w:type="spellEnd"/>
      <w:r>
        <w:t xml:space="preserve"> is a </w:t>
      </w:r>
      <w:r>
        <w:rPr>
          <w:u w:val="single"/>
        </w:rPr>
        <w:t>moral truism</w:t>
      </w:r>
      <w:r>
        <w:t xml:space="preserve">. </w:t>
      </w:r>
      <w:r>
        <w:rPr>
          <w:u w:val="single"/>
        </w:rPr>
        <w:t>Requiring</w:t>
      </w:r>
      <w:r>
        <w:t xml:space="preserve"> negation with that position is violent. It would require us to say that letting queerness inform the research you produce is bad, which is a </w:t>
      </w:r>
      <w:proofErr w:type="gramStart"/>
      <w:r>
        <w:t>fucked up</w:t>
      </w:r>
      <w:proofErr w:type="gramEnd"/>
      <w:r>
        <w:t xml:space="preserve"> thing to say especially when a trans debater is doing it. This also means that the reading of the </w:t>
      </w:r>
      <w:proofErr w:type="spellStart"/>
      <w:r>
        <w:t>aff</w:t>
      </w:r>
      <w:proofErr w:type="spellEnd"/>
      <w:r>
        <w:t xml:space="preserve"> is doing nonbinary knowledge production, but including a material method beyond that would NOT preclude their ability to participate in it - this is not saying they need to be topical, but that reading a moral truism is bad because they could access all their offense while including a material method. Saying “queerness should inform our research” doesn’t do shit to get HRT or stop transphobes from clocking and harassing or murdering trans people because it assumes that transphobes are transphobic out of ignorance and not out of hatred. I cannot educate a transphobe on why hurting me is violent – they know that already, it’s why they’re doing it. They are going to get up and say “nonbinary knowledge production can create survival </w:t>
      </w:r>
      <w:proofErr w:type="spellStart"/>
      <w:r>
        <w:t>strats</w:t>
      </w:r>
      <w:proofErr w:type="spellEnd"/>
      <w:r>
        <w:t>” – cool, so read a survival strategy.</w:t>
      </w:r>
    </w:p>
    <w:p w14:paraId="7EE4B113" w14:textId="77777777" w:rsidR="00EF51FB" w:rsidRDefault="00EF51FB" w:rsidP="00EF51FB"/>
    <w:p w14:paraId="266A2C40" w14:textId="77777777" w:rsidR="00EF51FB" w:rsidRPr="00706994" w:rsidRDefault="00EF51FB" w:rsidP="00EF51FB"/>
    <w:p w14:paraId="523060F3" w14:textId="77777777" w:rsidR="00EF51FB" w:rsidRPr="0085121F" w:rsidRDefault="00EF51FB" w:rsidP="00EF51FB"/>
    <w:p w14:paraId="250431FB" w14:textId="77777777" w:rsidR="00EF51FB" w:rsidRPr="009B0322" w:rsidRDefault="00EF51FB" w:rsidP="00EF51FB">
      <w:pPr>
        <w:pStyle w:val="Heading4"/>
        <w:rPr>
          <w:ins w:id="0" w:author="Microsoft Word" w:date="2026-01-04T12:52:00Z" w16du:dateUtc="2026-01-04T20:52:00Z"/>
          <w:rFonts w:eastAsiaTheme="minorHAnsi"/>
        </w:rPr>
      </w:pPr>
      <w:proofErr w:type="spellStart"/>
      <w:ins w:id="1" w:author="Microsoft Word" w:date="2026-01-04T12:52:00Z" w16du:dateUtc="2026-01-04T20:52:00Z">
        <w:r>
          <w:t>xTheir</w:t>
        </w:r>
        <w:proofErr w:type="spellEnd"/>
        <w:r>
          <w:t xml:space="preserve"> theory of </w:t>
        </w:r>
        <w:proofErr w:type="spellStart"/>
        <w:r>
          <w:t>necropolitics</w:t>
        </w:r>
        <w:proofErr w:type="spellEnd"/>
        <w:r>
          <w:t xml:space="preserve"> is </w:t>
        </w:r>
        <w:r>
          <w:rPr>
            <w:u w:val="single"/>
          </w:rPr>
          <w:t>expressly</w:t>
        </w:r>
        <w:r>
          <w:t xml:space="preserve"> Mbembe’s. It describes a larger </w:t>
        </w:r>
        <w:r w:rsidRPr="009B0322">
          <w:t>political</w:t>
        </w:r>
        <w:r>
          <w:t xml:space="preserve"> structure that </w:t>
        </w:r>
        <w:r w:rsidRPr="009B0322">
          <w:rPr>
            <w:u w:val="single"/>
          </w:rPr>
          <w:t>produces</w:t>
        </w:r>
        <w:r>
          <w:t xml:space="preserve"> transphobic violence. That means </w:t>
        </w:r>
        <w:r>
          <w:rPr>
            <w:u w:val="single"/>
          </w:rPr>
          <w:t>power</w:t>
        </w:r>
        <w:r>
          <w:t xml:space="preserve"> </w:t>
        </w:r>
        <w:proofErr w:type="gramStart"/>
        <w:r>
          <w:t>not</w:t>
        </w:r>
        <w:proofErr w:type="gramEnd"/>
        <w:r>
          <w:t xml:space="preserve"> an intrinsic transphobic </w:t>
        </w:r>
        <w:proofErr w:type="gramStart"/>
        <w:r>
          <w:t>drive</w:t>
        </w:r>
        <w:proofErr w:type="gramEnd"/>
        <w:r>
          <w:t xml:space="preserve"> creates the conditions for </w:t>
        </w:r>
        <w:proofErr w:type="spellStart"/>
        <w:r>
          <w:t>necropower</w:t>
        </w:r>
        <w:proofErr w:type="spellEnd"/>
        <w:r>
          <w:t>. Houston insert’s yellow.</w:t>
        </w:r>
      </w:ins>
    </w:p>
    <w:p w14:paraId="2CFE2CA5" w14:textId="77777777" w:rsidR="00EF51FB" w:rsidRDefault="00EF51FB" w:rsidP="00EF51FB"/>
    <w:p w14:paraId="2E039434" w14:textId="77777777" w:rsidR="00EF51FB" w:rsidRPr="00B911B2" w:rsidRDefault="00EF51FB" w:rsidP="00EF51FB">
      <w:pPr>
        <w:pStyle w:val="Heading4"/>
      </w:pPr>
      <w:r>
        <w:t xml:space="preserve">Wrong </w:t>
      </w:r>
      <w:r>
        <w:rPr>
          <w:u w:val="single"/>
        </w:rPr>
        <w:t>forum</w:t>
      </w:r>
      <w:r>
        <w:t xml:space="preserve">. None of Heckert assumes the competitive nature of </w:t>
      </w:r>
      <w:proofErr w:type="gramStart"/>
      <w:r>
        <w:t>debate</w:t>
      </w:r>
      <w:proofErr w:type="gramEnd"/>
      <w:r>
        <w:t xml:space="preserve"> it specifically describes a collaborative academic environment </w:t>
      </w:r>
      <w:r>
        <w:rPr>
          <w:u w:val="single"/>
        </w:rPr>
        <w:t>distinct</w:t>
      </w:r>
      <w:r>
        <w:t xml:space="preserve"> from debate. It says that </w:t>
      </w:r>
      <w:r>
        <w:rPr>
          <w:u w:val="single"/>
        </w:rPr>
        <w:t>fear</w:t>
      </w:r>
      <w:r>
        <w:t xml:space="preserve"> or </w:t>
      </w:r>
      <w:r>
        <w:rPr>
          <w:u w:val="single"/>
        </w:rPr>
        <w:t xml:space="preserve">negative </w:t>
      </w:r>
      <w:proofErr w:type="spellStart"/>
      <w:proofErr w:type="gramStart"/>
      <w:r>
        <w:rPr>
          <w:u w:val="single"/>
        </w:rPr>
        <w:t>affects</w:t>
      </w:r>
      <w:proofErr w:type="spellEnd"/>
      <w:proofErr w:type="gramEnd"/>
      <w:r>
        <w:t xml:space="preserve"> are counterproductive. Vote negative to </w:t>
      </w:r>
      <w:r>
        <w:rPr>
          <w:u w:val="single"/>
        </w:rPr>
        <w:t>reject</w:t>
      </w:r>
      <w:r>
        <w:t xml:space="preserve"> iteration through competition. Inserting a </w:t>
      </w:r>
      <w:proofErr w:type="spellStart"/>
      <w:r>
        <w:t>rehighlighting</w:t>
      </w:r>
      <w:proofErr w:type="spellEnd"/>
      <w:r>
        <w:t xml:space="preserve"> in blue.</w:t>
      </w:r>
    </w:p>
    <w:p w14:paraId="5A5955B2" w14:textId="77777777" w:rsidR="00EF51FB" w:rsidRPr="007C057D" w:rsidRDefault="00EF51FB" w:rsidP="00EF51FB">
      <w:r w:rsidRPr="007C057D">
        <w:rPr>
          <w:rStyle w:val="Style13ptBold"/>
        </w:rPr>
        <w:t>Heckert et al 12</w:t>
      </w:r>
      <w:r w:rsidRPr="007C057D">
        <w:t>,</w:t>
      </w:r>
      <w:r>
        <w:t xml:space="preserve"> *PhD, now a yoga teacher? **Associate Professor of </w:t>
      </w:r>
      <w:proofErr w:type="gramStart"/>
      <w:r>
        <w:t>Sociology @</w:t>
      </w:r>
      <w:proofErr w:type="gramEnd"/>
      <w:r>
        <w:t xml:space="preserve"> Emory ***Sociology PhD, UConn</w:t>
      </w:r>
      <w:r w:rsidRPr="007C057D">
        <w:t xml:space="preserve"> </w:t>
      </w:r>
      <w:r>
        <w:t>(</w:t>
      </w:r>
      <w:r w:rsidRPr="007C057D">
        <w:t>Jamie, DericMichael Shannon, and Abbey Willis. 2012. “Loving-Teaching: Notes for Queering Anarchist Pedagogies.” Educational Studies 48 (1): 12–29. doi:10.1080/00131946.2011.637258.</w:t>
      </w:r>
      <w:r>
        <w:t>)</w:t>
      </w:r>
    </w:p>
    <w:p w14:paraId="30398075" w14:textId="77777777" w:rsidR="00EF51FB" w:rsidRPr="00A46868" w:rsidRDefault="00EF51FB" w:rsidP="00EF51FB">
      <w:pPr>
        <w:rPr>
          <w:sz w:val="14"/>
        </w:rPr>
      </w:pPr>
      <w:r w:rsidRPr="00A46868">
        <w:rPr>
          <w:sz w:val="14"/>
        </w:rPr>
        <w:t>QUEERING ANARCHIST PEDAGOGIES</w:t>
      </w:r>
    </w:p>
    <w:p w14:paraId="2901C679" w14:textId="77777777" w:rsidR="00EF51FB" w:rsidRPr="004C3349" w:rsidRDefault="00EF51FB" w:rsidP="00EF51FB">
      <w:pPr>
        <w:rPr>
          <w:rFonts w:eastAsiaTheme="majorEastAsia"/>
          <w:highlight w:val="cyan"/>
          <w:u w:val="single"/>
        </w:rPr>
      </w:pPr>
      <w:r w:rsidRPr="00A46868">
        <w:rPr>
          <w:sz w:val="14"/>
        </w:rPr>
        <w:t xml:space="preserve">Part of poststructuralist, queer, and gender theories' contributions to social theory are criticisms of binary thinking and understandings of our world(s). </w:t>
      </w:r>
      <w:r w:rsidRPr="00365053">
        <w:rPr>
          <w:rStyle w:val="StyleUnderline"/>
          <w:rFonts w:eastAsiaTheme="majorEastAsia"/>
          <w:highlight w:val="green"/>
        </w:rPr>
        <w:t>Queer</w:t>
      </w:r>
      <w:r w:rsidRPr="00A46868">
        <w:rPr>
          <w:rStyle w:val="StyleUnderline"/>
          <w:rFonts w:eastAsiaTheme="majorEastAsia"/>
        </w:rPr>
        <w:t xml:space="preserve"> and (some) gender </w:t>
      </w:r>
      <w:r w:rsidRPr="00365053">
        <w:rPr>
          <w:rStyle w:val="StyleUnderline"/>
          <w:rFonts w:eastAsiaTheme="majorEastAsia"/>
          <w:highlight w:val="green"/>
        </w:rPr>
        <w:t>theories critique</w:t>
      </w:r>
      <w:r w:rsidRPr="00A46868">
        <w:rPr>
          <w:rStyle w:val="StyleUnderline"/>
          <w:rFonts w:eastAsiaTheme="majorEastAsia"/>
        </w:rPr>
        <w:t xml:space="preserve"> the </w:t>
      </w:r>
      <w:r w:rsidRPr="00365053">
        <w:rPr>
          <w:rStyle w:val="StyleUnderline"/>
          <w:rFonts w:eastAsiaTheme="majorEastAsia"/>
          <w:highlight w:val="green"/>
        </w:rPr>
        <w:t>binaries</w:t>
      </w:r>
      <w:r w:rsidRPr="00A46868">
        <w:rPr>
          <w:rStyle w:val="StyleUnderline"/>
          <w:rFonts w:eastAsiaTheme="majorEastAsia"/>
        </w:rPr>
        <w:t xml:space="preserve"> of hetero/homo, man/woman</w:t>
      </w:r>
      <w:r w:rsidRPr="00A46868">
        <w:rPr>
          <w:sz w:val="14"/>
        </w:rPr>
        <w:t xml:space="preserve">, etc. (e.g., see Butler [11]; Halperin [38]; Sedgwick [74]; Queen and Schimel [68]; Warner [82]). </w:t>
      </w:r>
      <w:r w:rsidRPr="00A46868">
        <w:rPr>
          <w:rStyle w:val="StyleUnderline"/>
          <w:rFonts w:eastAsiaTheme="majorEastAsia"/>
        </w:rPr>
        <w:t xml:space="preserve">We can likewise </w:t>
      </w:r>
      <w:r w:rsidRPr="00365053">
        <w:rPr>
          <w:rStyle w:val="StyleUnderline"/>
          <w:rFonts w:eastAsiaTheme="majorEastAsia"/>
          <w:highlight w:val="green"/>
        </w:rPr>
        <w:t>apply this</w:t>
      </w:r>
      <w:r w:rsidRPr="00A46868">
        <w:rPr>
          <w:rStyle w:val="StyleUnderline"/>
          <w:rFonts w:eastAsiaTheme="majorEastAsia"/>
        </w:rPr>
        <w:t xml:space="preserve"> project of unpacking and releasing borders of gender and sexuality </w:t>
      </w:r>
      <w:r w:rsidRPr="00365053">
        <w:rPr>
          <w:rStyle w:val="StyleUnderline"/>
          <w:rFonts w:eastAsiaTheme="majorEastAsia"/>
          <w:highlight w:val="green"/>
        </w:rPr>
        <w:t>to</w:t>
      </w:r>
      <w:r w:rsidRPr="00A46868">
        <w:rPr>
          <w:rStyle w:val="StyleUnderline"/>
          <w:rFonts w:eastAsiaTheme="majorEastAsia"/>
        </w:rPr>
        <w:t xml:space="preserve"> the project of </w:t>
      </w:r>
      <w:r w:rsidRPr="00365053">
        <w:rPr>
          <w:rStyle w:val="StyleUnderline"/>
          <w:rFonts w:eastAsiaTheme="majorEastAsia"/>
          <w:highlight w:val="green"/>
        </w:rPr>
        <w:t>dropping</w:t>
      </w:r>
      <w:r w:rsidRPr="00A46868">
        <w:rPr>
          <w:rStyle w:val="StyleUnderline"/>
          <w:rFonts w:eastAsiaTheme="majorEastAsia"/>
        </w:rPr>
        <w:t xml:space="preserve"> the </w:t>
      </w:r>
      <w:r w:rsidRPr="00365053">
        <w:rPr>
          <w:rStyle w:val="StyleUnderline"/>
          <w:rFonts w:eastAsiaTheme="majorEastAsia"/>
          <w:highlight w:val="green"/>
        </w:rPr>
        <w:t xml:space="preserve">walls around the roles </w:t>
      </w:r>
      <w:r w:rsidRPr="00365053">
        <w:rPr>
          <w:rStyle w:val="StyleUnderline"/>
          <w:rFonts w:eastAsiaTheme="majorEastAsia"/>
        </w:rPr>
        <w:t>of teacher and student</w:t>
      </w:r>
      <w:r w:rsidRPr="00A46868">
        <w:rPr>
          <w:rStyle w:val="StyleUnderline"/>
          <w:rFonts w:eastAsiaTheme="majorEastAsia"/>
        </w:rPr>
        <w:t>" (</w:t>
      </w:r>
      <w:r w:rsidRPr="00365053">
        <w:rPr>
          <w:rStyle w:val="StyleUnderline"/>
          <w:rFonts w:eastAsiaTheme="majorEastAsia"/>
          <w:highlight w:val="green"/>
        </w:rPr>
        <w:t>in the academic world</w:t>
      </w:r>
      <w:r w:rsidRPr="00A46868">
        <w:rPr>
          <w:rStyle w:val="StyleUnderline"/>
          <w:rFonts w:eastAsiaTheme="majorEastAsia"/>
        </w:rPr>
        <w:t xml:space="preserve"> and beyond).</w:t>
      </w:r>
      <w:r w:rsidRPr="00A46868">
        <w:rPr>
          <w:sz w:val="14"/>
        </w:rPr>
        <w:t xml:space="preserve"> In fact, </w:t>
      </w:r>
      <w:r w:rsidRPr="00A46868">
        <w:rPr>
          <w:rStyle w:val="StyleUnderline"/>
          <w:rFonts w:eastAsiaTheme="majorEastAsia"/>
        </w:rPr>
        <w:t xml:space="preserve">breaking down this false binary </w:t>
      </w:r>
      <w:r w:rsidRPr="00A46868">
        <w:rPr>
          <w:sz w:val="14"/>
        </w:rPr>
        <w:t xml:space="preserve">of teacher/student </w:t>
      </w:r>
      <w:r w:rsidRPr="00A46868">
        <w:rPr>
          <w:rStyle w:val="StyleUnderline"/>
          <w:rFonts w:eastAsiaTheme="majorEastAsia"/>
        </w:rPr>
        <w:t xml:space="preserve">is a </w:t>
      </w:r>
      <w:r w:rsidRPr="00365053">
        <w:rPr>
          <w:rStyle w:val="Emphasis"/>
          <w:highlight w:val="green"/>
        </w:rPr>
        <w:t>necessary aspect of anarchist education if we are committed to non-hierarchical relationships</w:t>
      </w:r>
      <w:r w:rsidRPr="00A46868">
        <w:rPr>
          <w:rStyle w:val="Emphasis"/>
        </w:rPr>
        <w:t xml:space="preserve"> </w:t>
      </w:r>
      <w:r w:rsidRPr="00A46868">
        <w:rPr>
          <w:rStyle w:val="StyleUnderline"/>
          <w:rFonts w:eastAsiaTheme="majorEastAsia"/>
        </w:rPr>
        <w:t xml:space="preserve">and practicing prefigurative politics. For </w:t>
      </w:r>
      <w:proofErr w:type="gramStart"/>
      <w:r w:rsidRPr="00A46868">
        <w:rPr>
          <w:rStyle w:val="StyleUnderline"/>
          <w:rFonts w:eastAsiaTheme="majorEastAsia"/>
        </w:rPr>
        <w:t>a consistent</w:t>
      </w:r>
      <w:proofErr w:type="gramEnd"/>
      <w:r w:rsidRPr="00A46868">
        <w:rPr>
          <w:rStyle w:val="StyleUnderline"/>
          <w:rFonts w:eastAsiaTheme="majorEastAsia"/>
        </w:rPr>
        <w:t xml:space="preserve"> and ethical practice, </w:t>
      </w:r>
      <w:r w:rsidRPr="00365053">
        <w:rPr>
          <w:rStyle w:val="StyleUnderline"/>
          <w:rFonts w:eastAsiaTheme="majorEastAsia"/>
          <w:highlight w:val="green"/>
        </w:rPr>
        <w:t>we need to assume egalitarian social relations</w:t>
      </w:r>
      <w:r w:rsidRPr="00A46868">
        <w:rPr>
          <w:rStyle w:val="StyleUnderline"/>
          <w:rFonts w:eastAsiaTheme="majorEastAsia"/>
        </w:rPr>
        <w:t xml:space="preserve"> in our classrooms in contrast to the hierarchical relationships promoted through various mechanisms by academic institutions. Educational and pedagogical philosophers have written and spoken at length about the benefits of this </w:t>
      </w:r>
      <w:r w:rsidRPr="00A46868">
        <w:rPr>
          <w:sz w:val="14"/>
        </w:rPr>
        <w:t xml:space="preserve">(e.g., see DeLeon [18], [19], [20], [21]; </w:t>
      </w:r>
      <w:proofErr w:type="spellStart"/>
      <w:r w:rsidRPr="00A46868">
        <w:rPr>
          <w:sz w:val="14"/>
        </w:rPr>
        <w:t>Armaline</w:t>
      </w:r>
      <w:proofErr w:type="spellEnd"/>
      <w:r w:rsidRPr="00A46868">
        <w:rPr>
          <w:sz w:val="14"/>
        </w:rPr>
        <w:t xml:space="preserve"> </w:t>
      </w:r>
      <w:proofErr w:type="gramStart"/>
      <w:r w:rsidRPr="00A46868">
        <w:rPr>
          <w:sz w:val="14"/>
        </w:rPr>
        <w:t>[ 3</w:t>
      </w:r>
      <w:proofErr w:type="gramEnd"/>
      <w:r w:rsidRPr="00A46868">
        <w:rPr>
          <w:sz w:val="14"/>
        </w:rPr>
        <w:t xml:space="preserve">]; DeLeon and Love 2009; </w:t>
      </w:r>
      <w:proofErr w:type="spellStart"/>
      <w:r w:rsidRPr="00A46868">
        <w:rPr>
          <w:sz w:val="14"/>
        </w:rPr>
        <w:t>Shukaitis</w:t>
      </w:r>
      <w:proofErr w:type="spellEnd"/>
      <w:r w:rsidRPr="00A46868">
        <w:rPr>
          <w:sz w:val="14"/>
        </w:rPr>
        <w:t xml:space="preserve"> [77]; Kahn [50]; Suissa [78]).</w:t>
      </w:r>
    </w:p>
    <w:p w14:paraId="4427CBC0" w14:textId="77777777" w:rsidR="00EF51FB" w:rsidRPr="009B4CD3" w:rsidRDefault="00EF51FB" w:rsidP="00EF51FB">
      <w:pPr>
        <w:rPr>
          <w:rStyle w:val="StyleUnderline"/>
          <w:b/>
          <w:iCs/>
        </w:rPr>
      </w:pPr>
      <w:r w:rsidRPr="00A46868">
        <w:rPr>
          <w:rStyle w:val="StyleUnderline"/>
          <w:rFonts w:eastAsiaTheme="majorEastAsia"/>
        </w:rPr>
        <w:t>Queer theory offers us new theoretical bases from which we can deconstruct those kinds of binary understandings and create a social practice that tries to blur those distinctions in real time.</w:t>
      </w:r>
      <w:r w:rsidRPr="00A46868">
        <w:rPr>
          <w:sz w:val="14"/>
        </w:rPr>
        <w:t xml:space="preserve"> Judith </w:t>
      </w:r>
      <w:r w:rsidRPr="00A46868">
        <w:rPr>
          <w:rStyle w:val="StyleUnderline"/>
          <w:rFonts w:eastAsiaTheme="majorEastAsia"/>
        </w:rPr>
        <w:t xml:space="preserve">Butler has written at length on gender performativity—by </w:t>
      </w:r>
      <w:proofErr w:type="gramStart"/>
      <w:r w:rsidRPr="00A46868">
        <w:rPr>
          <w:rStyle w:val="StyleUnderline"/>
          <w:rFonts w:eastAsiaTheme="majorEastAsia"/>
        </w:rPr>
        <w:t>which she</w:t>
      </w:r>
      <w:proofErr w:type="gramEnd"/>
      <w:r w:rsidRPr="00A46868">
        <w:rPr>
          <w:rStyle w:val="StyleUnderline"/>
          <w:rFonts w:eastAsiaTheme="majorEastAsia"/>
        </w:rPr>
        <w:t xml:space="preserve"> means that </w:t>
      </w:r>
      <w:r w:rsidRPr="00365053">
        <w:rPr>
          <w:rStyle w:val="StyleUnderline"/>
          <w:rFonts w:eastAsiaTheme="majorEastAsia"/>
          <w:highlight w:val="green"/>
        </w:rPr>
        <w:t>gender</w:t>
      </w:r>
      <w:r w:rsidRPr="00A46868">
        <w:rPr>
          <w:rStyle w:val="StyleUnderline"/>
          <w:rFonts w:eastAsiaTheme="majorEastAsia"/>
        </w:rPr>
        <w:t xml:space="preserve"> is not only socially constructed, but that it </w:t>
      </w:r>
      <w:r w:rsidRPr="00365053">
        <w:rPr>
          <w:rStyle w:val="StyleUnderline"/>
          <w:rFonts w:eastAsiaTheme="majorEastAsia"/>
          <w:highlight w:val="green"/>
        </w:rPr>
        <w:t xml:space="preserve">is iterative of </w:t>
      </w:r>
      <w:proofErr w:type="gramStart"/>
      <w:r w:rsidRPr="00365053">
        <w:rPr>
          <w:rStyle w:val="StyleUnderline"/>
          <w:rFonts w:eastAsiaTheme="majorEastAsia"/>
          <w:highlight w:val="green"/>
        </w:rPr>
        <w:t>particular norms</w:t>
      </w:r>
      <w:proofErr w:type="gramEnd"/>
      <w:r w:rsidRPr="00365053">
        <w:rPr>
          <w:rStyle w:val="StyleUnderline"/>
          <w:rFonts w:eastAsiaTheme="majorEastAsia"/>
          <w:highlight w:val="green"/>
        </w:rPr>
        <w:t xml:space="preserve"> set in place by dominant and normative cultural status quos</w:t>
      </w:r>
      <w:r w:rsidRPr="00365053">
        <w:rPr>
          <w:sz w:val="14"/>
          <w:highlight w:val="green"/>
        </w:rPr>
        <w:t xml:space="preserve"> (</w:t>
      </w:r>
      <w:r w:rsidRPr="00A46868">
        <w:rPr>
          <w:sz w:val="14"/>
        </w:rPr>
        <w:t xml:space="preserve">Butler </w:t>
      </w:r>
      <w:proofErr w:type="gramStart"/>
      <w:r w:rsidRPr="00A46868">
        <w:rPr>
          <w:sz w:val="14"/>
        </w:rPr>
        <w:t>[ 8</w:t>
      </w:r>
      <w:proofErr w:type="gramEnd"/>
      <w:r w:rsidRPr="00A46868">
        <w:rPr>
          <w:sz w:val="14"/>
        </w:rPr>
        <w:t xml:space="preserve">], [10]). </w:t>
      </w:r>
      <w:r w:rsidRPr="00336126">
        <w:rPr>
          <w:rStyle w:val="Emphasis"/>
        </w:rPr>
        <w:t>Performativity</w:t>
      </w:r>
      <w:r w:rsidRPr="00A46868">
        <w:rPr>
          <w:rStyle w:val="Emphasis"/>
        </w:rPr>
        <w:t xml:space="preserve"> does not mean that one merely performs their gender (or other identities) in the same way an actor takes on a role</w:t>
      </w:r>
      <w:r w:rsidRPr="00A46868">
        <w:rPr>
          <w:sz w:val="14"/>
        </w:rPr>
        <w:t xml:space="preserve">. This incorrect (yet often misunderstood as such) notion would assume that we have agency that allows us to choose any gender we desire to perform, and </w:t>
      </w:r>
      <w:r w:rsidRPr="00A46868">
        <w:rPr>
          <w:rStyle w:val="StyleUnderline"/>
          <w:rFonts w:eastAsiaTheme="majorEastAsia"/>
        </w:rPr>
        <w:t>this</w:t>
      </w:r>
      <w:r w:rsidRPr="00A46868">
        <w:rPr>
          <w:sz w:val="14"/>
        </w:rPr>
        <w:t xml:space="preserve">, for obvious reasons, </w:t>
      </w:r>
      <w:proofErr w:type="spellStart"/>
      <w:r w:rsidRPr="00A46868">
        <w:rPr>
          <w:rStyle w:val="StyleUnderline"/>
          <w:rFonts w:eastAsiaTheme="majorEastAsia"/>
        </w:rPr>
        <w:t>invisibilizes</w:t>
      </w:r>
      <w:proofErr w:type="spellEnd"/>
      <w:r w:rsidRPr="00A46868">
        <w:rPr>
          <w:rStyle w:val="StyleUnderline"/>
          <w:rFonts w:eastAsiaTheme="majorEastAsia"/>
        </w:rPr>
        <w:t xml:space="preserve"> one of the more important angles of Butler's point: that </w:t>
      </w:r>
      <w:r w:rsidRPr="00365053">
        <w:rPr>
          <w:rStyle w:val="StyleUnderline"/>
          <w:rFonts w:eastAsiaTheme="majorEastAsia"/>
          <w:highlight w:val="green"/>
        </w:rPr>
        <w:t>we are iterating available social roles—we are pulling from already-constructed (and enforced) available gender identities</w:t>
      </w:r>
      <w:r w:rsidRPr="00A46868">
        <w:rPr>
          <w:sz w:val="14"/>
        </w:rPr>
        <w:t xml:space="preserve"> (Butler [ 8], [10]). Her point here is more to illustrate that </w:t>
      </w:r>
      <w:r w:rsidRPr="00365053">
        <w:rPr>
          <w:rStyle w:val="StyleUnderline"/>
          <w:rFonts w:eastAsiaTheme="majorEastAsia"/>
          <w:highlight w:val="green"/>
        </w:rPr>
        <w:t>we don't</w:t>
      </w:r>
      <w:r w:rsidRPr="00A46868">
        <w:rPr>
          <w:rStyle w:val="StyleUnderline"/>
          <w:rFonts w:eastAsiaTheme="majorEastAsia"/>
        </w:rPr>
        <w:t xml:space="preserve"> freely </w:t>
      </w:r>
      <w:r w:rsidRPr="00365053">
        <w:rPr>
          <w:rStyle w:val="StyleUnderline"/>
          <w:rFonts w:eastAsiaTheme="majorEastAsia"/>
          <w:highlight w:val="green"/>
        </w:rPr>
        <w:t xml:space="preserve">choose roles to perform; rather, </w:t>
      </w:r>
      <w:r w:rsidRPr="00365053">
        <w:rPr>
          <w:rStyle w:val="Emphasis"/>
          <w:highlight w:val="green"/>
        </w:rPr>
        <w:t>we are constituted by such roles, and in our iterations</w:t>
      </w:r>
      <w:r w:rsidRPr="00A46868">
        <w:rPr>
          <w:rStyle w:val="StyleUnderline"/>
          <w:rFonts w:eastAsiaTheme="majorEastAsia"/>
        </w:rPr>
        <w:t xml:space="preserve"> (our repetitions of such roles in our own localized contexts), </w:t>
      </w:r>
      <w:r w:rsidRPr="00365053">
        <w:rPr>
          <w:rStyle w:val="Emphasis"/>
          <w:highlight w:val="green"/>
        </w:rPr>
        <w:t>we</w:t>
      </w:r>
      <w:r w:rsidRPr="00A46868">
        <w:rPr>
          <w:rStyle w:val="Emphasis"/>
        </w:rPr>
        <w:t xml:space="preserve"> simultaneously </w:t>
      </w:r>
      <w:r w:rsidRPr="00365053">
        <w:rPr>
          <w:rStyle w:val="Emphasis"/>
          <w:highlight w:val="green"/>
        </w:rPr>
        <w:t>buttress</w:t>
      </w:r>
      <w:r w:rsidRPr="00A46868">
        <w:rPr>
          <w:rStyle w:val="Emphasis"/>
        </w:rPr>
        <w:t xml:space="preserve"> such </w:t>
      </w:r>
      <w:r w:rsidRPr="00365053">
        <w:rPr>
          <w:rStyle w:val="Emphasis"/>
          <w:highlight w:val="green"/>
        </w:rPr>
        <w:t>cultural norms</w:t>
      </w:r>
      <w:r w:rsidRPr="00A46868">
        <w:rPr>
          <w:rStyle w:val="StyleUnderline"/>
          <w:rFonts w:eastAsiaTheme="majorEastAsia"/>
        </w:rPr>
        <w:t xml:space="preserve">—or—we </w:t>
      </w:r>
      <w:r w:rsidRPr="00365053">
        <w:rPr>
          <w:rStyle w:val="StyleUnderline"/>
          <w:rFonts w:eastAsiaTheme="majorEastAsia"/>
          <w:highlight w:val="green"/>
        </w:rPr>
        <w:t>challenge</w:t>
      </w:r>
      <w:r w:rsidRPr="00A46868">
        <w:rPr>
          <w:rStyle w:val="StyleUnderline"/>
          <w:rFonts w:eastAsiaTheme="majorEastAsia"/>
        </w:rPr>
        <w:t xml:space="preserve"> such </w:t>
      </w:r>
      <w:r w:rsidRPr="00365053">
        <w:rPr>
          <w:rStyle w:val="StyleUnderline"/>
          <w:rFonts w:eastAsiaTheme="majorEastAsia"/>
          <w:highlight w:val="green"/>
        </w:rPr>
        <w:t>roles by our strategic and unfaithful iterations</w:t>
      </w:r>
      <w:r w:rsidRPr="00A46868">
        <w:rPr>
          <w:rStyle w:val="StyleUnderline"/>
          <w:rFonts w:eastAsiaTheme="majorEastAsia"/>
        </w:rPr>
        <w:t>. This is where anarchist/queer vitality comes in. Instead of obediently reproducing our idea of what a particular role should be, we might play with what a role could be.</w:t>
      </w:r>
    </w:p>
    <w:p w14:paraId="45C05CA4" w14:textId="77777777" w:rsidR="00EF51FB" w:rsidRPr="00A46868" w:rsidRDefault="00EF51FB" w:rsidP="00EF51FB">
      <w:pPr>
        <w:rPr>
          <w:rStyle w:val="StyleUnderline"/>
          <w:rFonts w:eastAsiaTheme="majorEastAsia"/>
        </w:rPr>
      </w:pPr>
      <w:r w:rsidRPr="00A46868">
        <w:rPr>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A46868">
        <w:rPr>
          <w:rStyle w:val="StyleUnderline"/>
          <w:rFonts w:eastAsiaTheme="majorEastAsia"/>
        </w:rPr>
        <w:t xml:space="preserve">Butler theorizes that because gender is performative and iterative of cultural norms and status quos, that these </w:t>
      </w:r>
      <w:r w:rsidRPr="00365053">
        <w:rPr>
          <w:rStyle w:val="StyleUnderline"/>
          <w:rFonts w:eastAsiaTheme="majorEastAsia"/>
          <w:highlight w:val="green"/>
        </w:rPr>
        <w:t>roles</w:t>
      </w:r>
      <w:r w:rsidRPr="00A46868">
        <w:rPr>
          <w:rStyle w:val="StyleUnderline"/>
          <w:rFonts w:eastAsiaTheme="majorEastAsia"/>
        </w:rPr>
        <w:t xml:space="preserve"> simultaneously </w:t>
      </w:r>
      <w:r w:rsidRPr="00365053">
        <w:rPr>
          <w:rStyle w:val="StyleUnderline"/>
          <w:rFonts w:eastAsiaTheme="majorEastAsia"/>
          <w:highlight w:val="green"/>
        </w:rPr>
        <w:t>constitute us as social beings</w:t>
      </w:r>
      <w:r w:rsidRPr="00A46868">
        <w:rPr>
          <w:rStyle w:val="StyleUnderline"/>
          <w:rFonts w:eastAsiaTheme="majorEastAsia"/>
        </w:rPr>
        <w:t xml:space="preserve"> (in these </w:t>
      </w:r>
      <w:proofErr w:type="gramStart"/>
      <w:r w:rsidRPr="00A46868">
        <w:rPr>
          <w:rStyle w:val="StyleUnderline"/>
          <w:rFonts w:eastAsiaTheme="majorEastAsia"/>
        </w:rPr>
        <w:t>particular roles</w:t>
      </w:r>
      <w:proofErr w:type="gramEnd"/>
      <w:r w:rsidRPr="00A46868">
        <w:rPr>
          <w:rStyle w:val="StyleUnderline"/>
          <w:rFonts w:eastAsiaTheme="majorEastAsia"/>
        </w:rPr>
        <w:t xml:space="preserve">) all the while caging us within their </w:t>
      </w:r>
      <w:proofErr w:type="gramStart"/>
      <w:r w:rsidRPr="00A46868">
        <w:rPr>
          <w:rStyle w:val="StyleUnderline"/>
          <w:rFonts w:eastAsiaTheme="majorEastAsia"/>
        </w:rPr>
        <w:t>particular borders</w:t>
      </w:r>
      <w:proofErr w:type="gramEnd"/>
      <w:r w:rsidRPr="00A46868">
        <w:rPr>
          <w:rStyle w:val="StyleUnderline"/>
          <w:rFonts w:eastAsiaTheme="majorEastAsia"/>
        </w:rPr>
        <w:t xml:space="preserve">. The place, then, that </w:t>
      </w:r>
      <w:r w:rsidRPr="00365053">
        <w:rPr>
          <w:rStyle w:val="StyleUnderline"/>
          <w:rFonts w:eastAsiaTheme="majorEastAsia"/>
          <w:highlight w:val="green"/>
        </w:rPr>
        <w:t xml:space="preserve">we can </w:t>
      </w:r>
      <w:r w:rsidRPr="00365053">
        <w:rPr>
          <w:rStyle w:val="StyleUnderline"/>
          <w:rFonts w:eastAsiaTheme="majorEastAsia"/>
        </w:rPr>
        <w:t>look</w:t>
      </w:r>
      <w:r w:rsidRPr="00A46868">
        <w:rPr>
          <w:rStyle w:val="StyleUnderline"/>
          <w:rFonts w:eastAsiaTheme="majorEastAsia"/>
        </w:rPr>
        <w:t xml:space="preserve"> to </w:t>
      </w:r>
      <w:r w:rsidRPr="00365053">
        <w:rPr>
          <w:rStyle w:val="StyleUnderline"/>
          <w:rFonts w:eastAsiaTheme="majorEastAsia"/>
          <w:highlight w:val="green"/>
        </w:rPr>
        <w:t>subvert</w:t>
      </w:r>
      <w:r w:rsidRPr="00A46868">
        <w:rPr>
          <w:rStyle w:val="StyleUnderline"/>
          <w:rFonts w:eastAsiaTheme="majorEastAsia"/>
        </w:rPr>
        <w:t xml:space="preserve"> these status quos and norms is located </w:t>
      </w:r>
      <w:r w:rsidRPr="00365053">
        <w:rPr>
          <w:rStyle w:val="StyleUnderline"/>
          <w:rFonts w:eastAsiaTheme="majorEastAsia"/>
          <w:highlight w:val="green"/>
        </w:rPr>
        <w:t>within the act of iteration itself</w:t>
      </w:r>
      <w:r w:rsidRPr="00A46868">
        <w:rPr>
          <w:rStyle w:val="StyleUnderline"/>
          <w:rFonts w:eastAsiaTheme="majorEastAsia"/>
        </w:rPr>
        <w:t>. We need to iterate roles (that are simultaneously reiterative) to become a social being—we will not be able to do away with (re)iterations because we cannot escape the world of discourse.</w:t>
      </w:r>
      <w:r w:rsidRPr="00A46868">
        <w:rPr>
          <w:sz w:val="14"/>
        </w:rPr>
        <w:t xml:space="preserve"> But what we can do, as Butler (</w:t>
      </w:r>
      <w:proofErr w:type="gramStart"/>
      <w:r w:rsidRPr="00A46868">
        <w:rPr>
          <w:sz w:val="14"/>
        </w:rPr>
        <w:t>[ 8</w:t>
      </w:r>
      <w:proofErr w:type="gramEnd"/>
      <w:r w:rsidRPr="00A46868">
        <w:rPr>
          <w:sz w:val="14"/>
        </w:rPr>
        <w:t>], [10]) notes, is subvert such status quos (teacher and student) by iterating in a fresh, lively way—</w:t>
      </w:r>
      <w:r w:rsidRPr="00E33052">
        <w:rPr>
          <w:sz w:val="14"/>
        </w:rPr>
        <w:t>by iterating differently.</w:t>
      </w:r>
      <w:r w:rsidRPr="00A46868">
        <w:rPr>
          <w:rStyle w:val="Emphasis"/>
        </w:rPr>
        <w:t xml:space="preserve"> This is where Butler locates our agency(</w:t>
      </w:r>
      <w:proofErr w:type="spellStart"/>
      <w:r w:rsidRPr="00A46868">
        <w:rPr>
          <w:rStyle w:val="Emphasis"/>
        </w:rPr>
        <w:t>ies</w:t>
      </w:r>
      <w:proofErr w:type="spellEnd"/>
      <w:r w:rsidRPr="00A46868">
        <w:rPr>
          <w:rStyle w:val="Emphasis"/>
        </w:rPr>
        <w:t>) within a discursive society</w:t>
      </w:r>
      <w:r w:rsidRPr="00A46868">
        <w:rPr>
          <w:sz w:val="14"/>
        </w:rPr>
        <w:t xml:space="preserve"> (regime). We </w:t>
      </w:r>
      <w:r w:rsidRPr="00A46868">
        <w:rPr>
          <w:rStyle w:val="Emphasis"/>
        </w:rPr>
        <w:t xml:space="preserve">might </w:t>
      </w:r>
      <w:r w:rsidRPr="00365053">
        <w:rPr>
          <w:rStyle w:val="Emphasis"/>
          <w:highlight w:val="green"/>
        </w:rPr>
        <w:t>uncover</w:t>
      </w:r>
      <w:r w:rsidRPr="00A46868">
        <w:rPr>
          <w:rStyle w:val="Emphasis"/>
        </w:rPr>
        <w:t xml:space="preserve"> the </w:t>
      </w:r>
      <w:r w:rsidRPr="00365053">
        <w:rPr>
          <w:rStyle w:val="Emphasis"/>
          <w:highlight w:val="green"/>
        </w:rPr>
        <w:t>genealogies that</w:t>
      </w:r>
      <w:r w:rsidRPr="00A46868">
        <w:rPr>
          <w:rStyle w:val="Emphasis"/>
        </w:rPr>
        <w:t xml:space="preserve"> have created (and continue to </w:t>
      </w:r>
      <w:r w:rsidRPr="00365053">
        <w:rPr>
          <w:rStyle w:val="Emphasis"/>
          <w:highlight w:val="green"/>
        </w:rPr>
        <w:t>create) socially viable ways of being</w:t>
      </w:r>
      <w:r w:rsidRPr="00A46868">
        <w:rPr>
          <w:rStyle w:val="Emphasis"/>
        </w:rPr>
        <w:t xml:space="preserve"> and recognize how they encourage obedience to the status quo</w:t>
      </w:r>
      <w:r w:rsidRPr="00A46868">
        <w:rPr>
          <w:sz w:val="14"/>
        </w:rPr>
        <w:t xml:space="preserve">. As Claudia W. </w:t>
      </w:r>
      <w:proofErr w:type="spellStart"/>
      <w:r w:rsidRPr="00A46868">
        <w:rPr>
          <w:sz w:val="14"/>
        </w:rPr>
        <w:t>Ruitenberg</w:t>
      </w:r>
      <w:proofErr w:type="spellEnd"/>
      <w:r w:rsidRPr="00A46868">
        <w:rPr>
          <w:sz w:val="14"/>
        </w:rPr>
        <w:t xml:space="preserve"> ([72], 265) writes, "</w:t>
      </w:r>
      <w:r w:rsidRPr="00365053">
        <w:rPr>
          <w:rStyle w:val="StyleUnderline"/>
          <w:rFonts w:eastAsiaTheme="majorEastAsia"/>
          <w:highlight w:val="green"/>
        </w:rPr>
        <w:t>Discursive constitution is not discursive determinism</w:t>
      </w:r>
      <w:r w:rsidRPr="00A46868">
        <w:rPr>
          <w:rStyle w:val="StyleUnderline"/>
          <w:rFonts w:eastAsiaTheme="majorEastAsia"/>
        </w:rPr>
        <w:t xml:space="preserve">." This is great news because it means </w:t>
      </w:r>
      <w:r w:rsidRPr="001D6E28">
        <w:rPr>
          <w:rStyle w:val="StyleUnderline"/>
          <w:rFonts w:eastAsiaTheme="majorEastAsia"/>
        </w:rPr>
        <w:t>we can be unfaithful to our expected repetitions and be subversive when we perform</w:t>
      </w:r>
      <w:r w:rsidRPr="00A46868">
        <w:rPr>
          <w:rStyle w:val="StyleUnderline"/>
          <w:rFonts w:eastAsiaTheme="majorEastAsia"/>
        </w:rPr>
        <w:t xml:space="preserve"> roles such as teacher and/or student; (Butler [10]; Heckert [42]). Instead, </w:t>
      </w:r>
      <w:r w:rsidRPr="00A46868">
        <w:rPr>
          <w:rStyle w:val="Emphasis"/>
        </w:rPr>
        <w:t>we might be faithful to what is alive within us.</w:t>
      </w:r>
    </w:p>
    <w:p w14:paraId="7FAEDBE3" w14:textId="77777777" w:rsidR="00EF51FB" w:rsidRPr="00A46868" w:rsidRDefault="00EF51FB" w:rsidP="00EF51FB">
      <w:pPr>
        <w:rPr>
          <w:sz w:val="14"/>
        </w:rPr>
      </w:pPr>
      <w:r w:rsidRPr="00A46868">
        <w:rPr>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72368B46" w14:textId="77777777" w:rsidR="00EF51FB" w:rsidRPr="00A46868" w:rsidRDefault="00EF51FB" w:rsidP="00EF51FB">
      <w:pPr>
        <w:rPr>
          <w:sz w:val="14"/>
        </w:rPr>
      </w:pPr>
      <w:r w:rsidRPr="00A46868">
        <w:rPr>
          <w:sz w:val="14"/>
        </w:rPr>
        <w:t xml:space="preserve">I was in a high school once, teaching sex education. As we went around the circle introducing ourselves, I came to realize that three of the young men were stoned. 'Oh, no!' I thought to myself. As I was explaining how this would be different </w:t>
      </w:r>
      <w:proofErr w:type="gramStart"/>
      <w:r w:rsidRPr="00A46868">
        <w:rPr>
          <w:sz w:val="14"/>
        </w:rPr>
        <w:t>from</w:t>
      </w:r>
      <w:proofErr w:type="gramEnd"/>
      <w:r w:rsidRPr="00A46868">
        <w:rPr>
          <w:sz w:val="14"/>
        </w:rPr>
        <w:t xml:space="preserve">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A46868">
        <w:rPr>
          <w:sz w:val="14"/>
        </w:rPr>
        <w:t>unschool</w:t>
      </w:r>
      <w:proofErr w:type="spellEnd"/>
      <w:r w:rsidRPr="00A46868">
        <w:rPr>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3189E75B" w14:textId="77777777" w:rsidR="00EF51FB" w:rsidRPr="00A46868" w:rsidRDefault="00EF51FB" w:rsidP="00EF51FB">
      <w:pPr>
        <w:rPr>
          <w:sz w:val="14"/>
        </w:rPr>
      </w:pPr>
      <w:r w:rsidRPr="00365053">
        <w:rPr>
          <w:rStyle w:val="Emphasis"/>
          <w:highlight w:val="green"/>
        </w:rPr>
        <w:t xml:space="preserve">Norms are not individually created or </w:t>
      </w:r>
      <w:proofErr w:type="gramStart"/>
      <w:r w:rsidRPr="00365053">
        <w:rPr>
          <w:rStyle w:val="Emphasis"/>
          <w:highlight w:val="green"/>
        </w:rPr>
        <w:t>iterated—</w:t>
      </w:r>
      <w:proofErr w:type="gramEnd"/>
      <w:r w:rsidRPr="00365053">
        <w:rPr>
          <w:rStyle w:val="Emphasis"/>
          <w:highlight w:val="green"/>
        </w:rPr>
        <w:t>they are co-created over time</w:t>
      </w:r>
      <w:r w:rsidRPr="00A46868">
        <w:rPr>
          <w:rStyle w:val="StyleUnderline"/>
          <w:rFonts w:eastAsiaTheme="majorEastAsia"/>
        </w:rPr>
        <w:t xml:space="preserve">. What we mean here is that there is </w:t>
      </w:r>
      <w:r w:rsidRPr="00365053">
        <w:rPr>
          <w:rStyle w:val="StyleUnderline"/>
          <w:rFonts w:eastAsiaTheme="majorEastAsia"/>
          <w:highlight w:val="green"/>
        </w:rPr>
        <w:t>a "</w:t>
      </w:r>
      <w:r w:rsidRPr="00365053">
        <w:rPr>
          <w:rStyle w:val="Emphasis"/>
          <w:highlight w:val="green"/>
        </w:rPr>
        <w:t>cumulative power of related speech, writing, and other discourse</w:t>
      </w:r>
      <w:r w:rsidRPr="00A46868">
        <w:rPr>
          <w:sz w:val="14"/>
        </w:rPr>
        <w:t>" (</w:t>
      </w:r>
      <w:proofErr w:type="spellStart"/>
      <w:r w:rsidRPr="00A46868">
        <w:rPr>
          <w:sz w:val="14"/>
        </w:rPr>
        <w:t>Ruitenberg</w:t>
      </w:r>
      <w:proofErr w:type="spellEnd"/>
      <w:r w:rsidRPr="00A46868">
        <w:rPr>
          <w:sz w:val="14"/>
        </w:rPr>
        <w:t xml:space="preserve"> [72], 263). </w:t>
      </w:r>
      <w:r w:rsidRPr="00A46868">
        <w:rPr>
          <w:rStyle w:val="StyleUnderline"/>
          <w:rFonts w:eastAsiaTheme="majorEastAsia"/>
        </w:rPr>
        <w:t>Identity categories are "cumulatively produced" by such things as "advertising, school texts, sitcoms, legal discourse,</w:t>
      </w:r>
      <w:r w:rsidRPr="00A46868">
        <w:rPr>
          <w:sz w:val="14"/>
        </w:rPr>
        <w:t xml:space="preserve"> and so on" (</w:t>
      </w:r>
      <w:proofErr w:type="spellStart"/>
      <w:r w:rsidRPr="00A46868">
        <w:rPr>
          <w:sz w:val="14"/>
        </w:rPr>
        <w:t>Ruitenberg</w:t>
      </w:r>
      <w:proofErr w:type="spellEnd"/>
      <w:r w:rsidRPr="00A46868">
        <w:rPr>
          <w:sz w:val="14"/>
        </w:rPr>
        <w:t xml:space="preserve"> [72], 263). Although we still feel excited about subverting the status quo of such roles in small places such as within our own </w:t>
      </w:r>
      <w:proofErr w:type="gramStart"/>
      <w:r w:rsidRPr="00A46868">
        <w:rPr>
          <w:sz w:val="14"/>
        </w:rPr>
        <w:t>classrooms—</w:t>
      </w:r>
      <w:proofErr w:type="gramEnd"/>
      <w:r w:rsidRPr="00A46868">
        <w:rPr>
          <w:sz w:val="14"/>
        </w:rPr>
        <w:t>we understand our lively and subversive iterations as one strategy among many others that might be taken up to truly change the relationships and constitutions of the roles of teacher and student.</w:t>
      </w:r>
    </w:p>
    <w:p w14:paraId="127D4954" w14:textId="77777777" w:rsidR="00EF51FB" w:rsidRPr="00A46868" w:rsidRDefault="00EF51FB" w:rsidP="00EF51FB">
      <w:pPr>
        <w:rPr>
          <w:sz w:val="14"/>
        </w:rPr>
      </w:pPr>
      <w:r w:rsidRPr="00A46868">
        <w:rPr>
          <w:sz w:val="14"/>
        </w:rPr>
        <w:t xml:space="preserve">Johnston and </w:t>
      </w:r>
      <w:proofErr w:type="spellStart"/>
      <w:r w:rsidRPr="00A46868">
        <w:rPr>
          <w:sz w:val="14"/>
        </w:rPr>
        <w:t>Klandermans</w:t>
      </w:r>
      <w:proofErr w:type="spellEnd"/>
      <w:r w:rsidRPr="00A46868">
        <w:rPr>
          <w:sz w:val="14"/>
        </w:rPr>
        <w:t xml:space="preserve"> suggest "a performative view of culture stresses that </w:t>
      </w:r>
      <w:r w:rsidRPr="00A46868">
        <w:rPr>
          <w:rStyle w:val="StyleUnderline"/>
          <w:rFonts w:eastAsiaTheme="majorEastAsia"/>
        </w:rPr>
        <w:t xml:space="preserve">social </w:t>
      </w:r>
      <w:r w:rsidRPr="00365053">
        <w:rPr>
          <w:rStyle w:val="StyleUnderline"/>
          <w:rFonts w:eastAsiaTheme="majorEastAsia"/>
          <w:highlight w:val="green"/>
        </w:rPr>
        <w:t>movements are</w:t>
      </w:r>
      <w:r w:rsidRPr="00A46868">
        <w:rPr>
          <w:rStyle w:val="StyleUnderline"/>
          <w:rFonts w:eastAsiaTheme="majorEastAsia"/>
        </w:rPr>
        <w:t xml:space="preserve"> not just </w:t>
      </w:r>
      <w:r w:rsidRPr="00365053">
        <w:rPr>
          <w:rStyle w:val="StyleUnderline"/>
          <w:rFonts w:eastAsiaTheme="majorEastAsia"/>
          <w:highlight w:val="green"/>
        </w:rPr>
        <w:t>shaped by culture;</w:t>
      </w:r>
      <w:r w:rsidRPr="00A46868">
        <w:rPr>
          <w:rStyle w:val="StyleUnderline"/>
          <w:rFonts w:eastAsiaTheme="majorEastAsia"/>
        </w:rPr>
        <w:t xml:space="preserve"> they also shape </w:t>
      </w:r>
      <w:r w:rsidRPr="00365053">
        <w:rPr>
          <w:rStyle w:val="StyleUnderline"/>
          <w:rFonts w:eastAsiaTheme="majorEastAsia"/>
          <w:highlight w:val="green"/>
        </w:rPr>
        <w:t>and reshape it</w:t>
      </w:r>
      <w:r w:rsidRPr="00A46868">
        <w:rPr>
          <w:sz w:val="14"/>
        </w:rPr>
        <w:t xml:space="preserve">" ([47], 9). </w:t>
      </w:r>
      <w:r w:rsidRPr="00A46868">
        <w:rPr>
          <w:rStyle w:val="StyleUnderline"/>
          <w:rFonts w:eastAsiaTheme="majorEastAsia"/>
        </w:rPr>
        <w:t xml:space="preserve">If we both live within discursive regimes that constitute our identities, </w:t>
      </w:r>
      <w:proofErr w:type="gramStart"/>
      <w:r w:rsidRPr="00A46868">
        <w:rPr>
          <w:rStyle w:val="StyleUnderline"/>
          <w:rFonts w:eastAsiaTheme="majorEastAsia"/>
        </w:rPr>
        <w:t>and also</w:t>
      </w:r>
      <w:proofErr w:type="gramEnd"/>
      <w:r w:rsidRPr="00A46868">
        <w:rPr>
          <w:rStyle w:val="StyleUnderline"/>
          <w:rFonts w:eastAsiaTheme="majorEastAsia"/>
        </w:rPr>
        <w:t xml:space="preserve"> have access to a vital agency that allows us to iterate roles and identities differently and subversively, what might (or does) this look like in the classroom</w:t>
      </w:r>
      <w:r w:rsidRPr="00A46868">
        <w:rPr>
          <w:sz w:val="14"/>
        </w:rPr>
        <w:t>? What kind of behavior can we see when teachers and students iterate their roles differently, fluidly, and prefiguring the participatory and egalitarian (and creative!) world(s) in which we want to (and could) live?</w:t>
      </w:r>
    </w:p>
    <w:p w14:paraId="6B72E8FD" w14:textId="77777777" w:rsidR="00EF51FB" w:rsidRPr="00A46868" w:rsidRDefault="00EF51FB" w:rsidP="00EF51FB">
      <w:pPr>
        <w:rPr>
          <w:sz w:val="14"/>
        </w:rPr>
      </w:pPr>
      <w:proofErr w:type="spellStart"/>
      <w:r w:rsidRPr="00A46868">
        <w:rPr>
          <w:sz w:val="14"/>
        </w:rPr>
        <w:t>Ruitenberg</w:t>
      </w:r>
      <w:proofErr w:type="spellEnd"/>
      <w:r w:rsidRPr="00A46868">
        <w:rPr>
          <w:sz w:val="14"/>
        </w:rPr>
        <w:t xml:space="preserve"> ([72], 265–266) writes "</w:t>
      </w:r>
      <w:r w:rsidRPr="00365053">
        <w:rPr>
          <w:rStyle w:val="Emphasis"/>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365053">
        <w:rPr>
          <w:sz w:val="14"/>
        </w:rPr>
        <w:t xml:space="preserve">." We argue that </w:t>
      </w:r>
      <w:proofErr w:type="gramStart"/>
      <w:r w:rsidRPr="00365053">
        <w:rPr>
          <w:sz w:val="14"/>
        </w:rPr>
        <w:t>teachers, themselves,</w:t>
      </w:r>
      <w:proofErr w:type="gramEnd"/>
      <w:r w:rsidRPr="00365053">
        <w:rPr>
          <w:sz w:val="14"/>
        </w:rPr>
        <w:t xml:space="preserve"> might well take this to heart</w:t>
      </w:r>
      <w:r w:rsidRPr="00A46868">
        <w:rPr>
          <w:sz w:val="14"/>
        </w:rPr>
        <w:t xml:space="preserve"> in considering their own roles as subjects. From my experiences:</w:t>
      </w:r>
    </w:p>
    <w:p w14:paraId="32612B12" w14:textId="77777777" w:rsidR="00EF51FB" w:rsidRPr="00A46868" w:rsidRDefault="00EF51FB" w:rsidP="00EF51FB">
      <w:pPr>
        <w:rPr>
          <w:sz w:val="14"/>
        </w:rPr>
      </w:pPr>
      <w:r w:rsidRPr="00A46868">
        <w:rPr>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A46868">
        <w:rPr>
          <w:sz w:val="14"/>
        </w:rPr>
        <w:t>actually ask</w:t>
      </w:r>
      <w:proofErr w:type="gramEnd"/>
      <w:r w:rsidRPr="00A46868">
        <w:rPr>
          <w:sz w:val="14"/>
        </w:rPr>
        <w:t xml:space="preserve"> the students how they would prefer to have the room set up, although I </w:t>
      </w:r>
      <w:proofErr w:type="gramStart"/>
      <w:r w:rsidRPr="00A46868">
        <w:rPr>
          <w:sz w:val="14"/>
        </w:rPr>
        <w:t>like</w:t>
      </w:r>
      <w:proofErr w:type="gramEnd"/>
      <w:r w:rsidRPr="00A46868">
        <w:rPr>
          <w:sz w:val="14"/>
        </w:rPr>
        <w:t xml:space="preserve"> to explain the reasons why I prefer the classroom in this way.</w:t>
      </w:r>
    </w:p>
    <w:p w14:paraId="54BE2070" w14:textId="77777777" w:rsidR="00EF51FB" w:rsidRDefault="00EF51FB" w:rsidP="00EF51FB">
      <w:pPr>
        <w:rPr>
          <w:sz w:val="14"/>
        </w:rPr>
      </w:pPr>
      <w:r w:rsidRPr="00A46868">
        <w:rPr>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365053">
        <w:rPr>
          <w:rStyle w:val="StyleUnderline"/>
          <w:rFonts w:eastAsiaTheme="majorEastAsia"/>
          <w:highlight w:val="green"/>
        </w:rPr>
        <w:t>undermining this false dichotomy in critical pedagogy is intertwined with the queer project of subverting the imaginary divisions</w:t>
      </w:r>
      <w:r w:rsidRPr="00A46868">
        <w:rPr>
          <w:rStyle w:val="StyleUnderline"/>
          <w:rFonts w:eastAsiaTheme="majorEastAsia"/>
        </w:rPr>
        <w:t xml:space="preserve"> of hetero/homo and man/woman. Because the role of student and teacher are embodied roles</w:t>
      </w:r>
      <w:r w:rsidRPr="00A46868">
        <w:rPr>
          <w:sz w:val="14"/>
        </w:rPr>
        <w:t xml:space="preserve"> (Shapiro and Shapiro [76]), </w:t>
      </w:r>
      <w:r w:rsidRPr="00A46868">
        <w:rPr>
          <w:rStyle w:val="StyleUnderline"/>
          <w:rFonts w:eastAsiaTheme="majorEastAsia"/>
        </w:rPr>
        <w:t xml:space="preserve">we need to be aware of our bodies and how they are being related to each other; to learn how we might release the postures of authority or submission. </w:t>
      </w:r>
      <w:r w:rsidRPr="00365053">
        <w:rPr>
          <w:rStyle w:val="StyleUnderline"/>
          <w:rFonts w:eastAsiaTheme="majorEastAsia"/>
          <w:highlight w:val="green"/>
        </w:rPr>
        <w:t>We can blur the distinction</w:t>
      </w:r>
      <w:r w:rsidRPr="00365053">
        <w:rPr>
          <w:rStyle w:val="StyleUnderline"/>
          <w:rFonts w:eastAsiaTheme="majorEastAsia"/>
        </w:rPr>
        <w:t xml:space="preserve"> between the roles of teacher and student </w:t>
      </w:r>
      <w:r w:rsidRPr="00365053">
        <w:rPr>
          <w:rStyle w:val="StyleUnderline"/>
          <w:rFonts w:eastAsiaTheme="majorEastAsia"/>
          <w:highlight w:val="green"/>
        </w:rPr>
        <w:t xml:space="preserve">by committing ourselves to </w:t>
      </w:r>
      <w:r w:rsidRPr="00365053">
        <w:rPr>
          <w:rStyle w:val="Emphasis"/>
          <w:highlight w:val="green"/>
        </w:rPr>
        <w:t>learning from each other in a dynamic and fluid way.</w:t>
      </w:r>
      <w:r w:rsidRPr="00A46868">
        <w:rPr>
          <w:sz w:val="14"/>
        </w:rPr>
        <w:t xml:space="preserve"> How would we want classrooms to function in the worlds we desire to live in? </w:t>
      </w:r>
      <w:r w:rsidRPr="00B911B2">
        <w:rPr>
          <w:sz w:val="44"/>
          <w:szCs w:val="48"/>
        </w:rPr>
        <w:t xml:space="preserve">We would </w:t>
      </w:r>
      <w:r w:rsidRPr="000B53A8">
        <w:rPr>
          <w:sz w:val="44"/>
          <w:szCs w:val="48"/>
          <w:highlight w:val="cyan"/>
        </w:rPr>
        <w:t>like to see classrooms where participants are invited to honor their own experience</w:t>
      </w:r>
      <w:r w:rsidRPr="00B911B2">
        <w:rPr>
          <w:sz w:val="44"/>
          <w:szCs w:val="48"/>
        </w:rPr>
        <w:t xml:space="preserve"> (while questioning their stories about that experience) above and beyond ideas or practices offered by teachers. That is, we </w:t>
      </w:r>
      <w:r w:rsidRPr="000B53A8">
        <w:rPr>
          <w:sz w:val="44"/>
          <w:szCs w:val="48"/>
          <w:highlight w:val="cyan"/>
        </w:rPr>
        <w:t>want to see practices of self-loving in the classroom</w:t>
      </w:r>
      <w:r w:rsidRPr="00B911B2">
        <w:rPr>
          <w:sz w:val="44"/>
          <w:szCs w:val="48"/>
        </w:rPr>
        <w:t xml:space="preserve">. We also value the </w:t>
      </w:r>
      <w:r w:rsidRPr="000B53A8">
        <w:rPr>
          <w:sz w:val="44"/>
          <w:szCs w:val="48"/>
          <w:highlight w:val="cyan"/>
        </w:rPr>
        <w:t>open-hearted honesty</w:t>
      </w:r>
      <w:r w:rsidRPr="00B911B2">
        <w:rPr>
          <w:sz w:val="44"/>
          <w:szCs w:val="48"/>
        </w:rPr>
        <w:t xml:space="preserve"> of teachers who </w:t>
      </w:r>
      <w:proofErr w:type="gramStart"/>
      <w:r w:rsidRPr="00B911B2">
        <w:rPr>
          <w:sz w:val="44"/>
          <w:szCs w:val="48"/>
        </w:rPr>
        <w:t>are able to</w:t>
      </w:r>
      <w:proofErr w:type="gramEnd"/>
      <w:r w:rsidRPr="00B911B2">
        <w:rPr>
          <w:sz w:val="44"/>
          <w:szCs w:val="48"/>
        </w:rPr>
        <w:t xml:space="preserve"> talk about what they/we learn from the experience of working with those labeled students. What </w:t>
      </w:r>
      <w:r w:rsidRPr="000B53A8">
        <w:rPr>
          <w:sz w:val="44"/>
          <w:szCs w:val="48"/>
          <w:highlight w:val="cyan"/>
        </w:rPr>
        <w:t>mutuality</w:t>
      </w:r>
      <w:r w:rsidRPr="00B911B2">
        <w:rPr>
          <w:sz w:val="44"/>
          <w:szCs w:val="48"/>
        </w:rPr>
        <w:t xml:space="preserve"> exists without that acknowledgment, out of a desire to maintain clear identities, out of fear? As bell hooks ([45]) </w:t>
      </w:r>
      <w:proofErr w:type="gramStart"/>
      <w:r w:rsidRPr="00B911B2">
        <w:rPr>
          <w:sz w:val="44"/>
          <w:szCs w:val="48"/>
        </w:rPr>
        <w:t>has</w:t>
      </w:r>
      <w:proofErr w:type="gramEnd"/>
      <w:r w:rsidRPr="00B911B2">
        <w:rPr>
          <w:sz w:val="44"/>
          <w:szCs w:val="48"/>
        </w:rPr>
        <w:t xml:space="preserve"> argued, </w:t>
      </w:r>
      <w:r w:rsidRPr="000B53A8">
        <w:rPr>
          <w:sz w:val="44"/>
          <w:szCs w:val="48"/>
          <w:highlight w:val="cyan"/>
        </w:rPr>
        <w:t>fear and love cannot occupy the same space</w:t>
      </w:r>
      <w:r w:rsidRPr="00B911B2">
        <w:rPr>
          <w:sz w:val="44"/>
          <w:szCs w:val="48"/>
        </w:rPr>
        <w:t>.</w:t>
      </w:r>
      <w:r w:rsidRPr="00B911B2">
        <w:rPr>
          <w:sz w:val="28"/>
          <w:szCs w:val="48"/>
        </w:rPr>
        <w:t xml:space="preserve"> </w:t>
      </w:r>
      <w:r w:rsidRPr="00365053">
        <w:rPr>
          <w:sz w:val="14"/>
        </w:rPr>
        <w:t xml:space="preserve">If </w:t>
      </w:r>
      <w:r w:rsidRPr="00365053">
        <w:rPr>
          <w:rStyle w:val="Emphasis"/>
        </w:rPr>
        <w:t>the classroom can be a space of love</w:t>
      </w:r>
      <w:r w:rsidRPr="00F03E43">
        <w:rPr>
          <w:rStyle w:val="Emphasis"/>
        </w:rPr>
        <w:t xml:space="preserve">, </w:t>
      </w:r>
      <w:r w:rsidRPr="00365053">
        <w:rPr>
          <w:rStyle w:val="Emphasis"/>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A46868">
        <w:rPr>
          <w:sz w:val="14"/>
        </w:rPr>
        <w:t>" (Carillo Rowe [12], 43). The key for the so-called teacher, then, is to learn to release fear, to be present with it without getting caught up in it. To let themselves be loving.</w:t>
      </w:r>
    </w:p>
    <w:p w14:paraId="1CEF4CCB" w14:textId="77777777" w:rsidR="00EF51FB" w:rsidRPr="00E25405" w:rsidRDefault="00EF51FB" w:rsidP="00EF51FB">
      <w:pPr>
        <w:pStyle w:val="Heading4"/>
      </w:pPr>
      <w:r>
        <w:t xml:space="preserve">Any risk competition is bad is </w:t>
      </w:r>
      <w:r>
        <w:rPr>
          <w:u w:val="single"/>
        </w:rPr>
        <w:t>solved</w:t>
      </w:r>
      <w:r>
        <w:t xml:space="preserve"> by reading the </w:t>
      </w:r>
      <w:proofErr w:type="spellStart"/>
      <w:r>
        <w:t>aff</w:t>
      </w:r>
      <w:proofErr w:type="spellEnd"/>
      <w:r>
        <w:t xml:space="preserve"> and losing </w:t>
      </w:r>
      <w:proofErr w:type="spellStart"/>
      <w:proofErr w:type="gramStart"/>
      <w:r>
        <w:t>it’s</w:t>
      </w:r>
      <w:proofErr w:type="spellEnd"/>
      <w:proofErr w:type="gramEnd"/>
      <w:r>
        <w:t xml:space="preserve"> presentation </w:t>
      </w:r>
      <w:r>
        <w:rPr>
          <w:u w:val="single"/>
        </w:rPr>
        <w:t>alone</w:t>
      </w:r>
      <w:r>
        <w:t xml:space="preserve"> solves any of </w:t>
      </w:r>
      <w:proofErr w:type="spellStart"/>
      <w:proofErr w:type="gramStart"/>
      <w:r>
        <w:t>it’s</w:t>
      </w:r>
      <w:proofErr w:type="spellEnd"/>
      <w:proofErr w:type="gramEnd"/>
      <w:r>
        <w:t xml:space="preserve"> </w:t>
      </w:r>
      <w:r>
        <w:rPr>
          <w:u w:val="single"/>
        </w:rPr>
        <w:t>epistemic</w:t>
      </w:r>
      <w:r>
        <w:t xml:space="preserve"> value.</w:t>
      </w:r>
    </w:p>
    <w:p w14:paraId="2361D500" w14:textId="77777777" w:rsidR="00EF51FB" w:rsidRDefault="00EF51FB" w:rsidP="00EF51FB"/>
    <w:p w14:paraId="7B351EE3" w14:textId="77777777" w:rsidR="00EF51FB" w:rsidRPr="009B0322" w:rsidRDefault="00EF51FB" w:rsidP="00EF51FB">
      <w:pPr>
        <w:pStyle w:val="Heading4"/>
      </w:pPr>
      <w:r>
        <w:t xml:space="preserve">Robinson applies their </w:t>
      </w:r>
      <w:r>
        <w:rPr>
          <w:u w:val="single"/>
        </w:rPr>
        <w:t>own</w:t>
      </w:r>
      <w:r>
        <w:t xml:space="preserve"> experiences to draw conclusions. Expanding that analysis to prescribe solution for transphobia </w:t>
      </w:r>
      <w:r>
        <w:rPr>
          <w:u w:val="single"/>
        </w:rPr>
        <w:t>broadly</w:t>
      </w:r>
      <w:r>
        <w:t xml:space="preserve"> papers over differentials in trans experience which is a </w:t>
      </w:r>
      <w:r w:rsidRPr="0085121F">
        <w:t>violent</w:t>
      </w:r>
      <w:r>
        <w:t xml:space="preserve"> homogenization. </w:t>
      </w:r>
    </w:p>
    <w:p w14:paraId="3FEEEC04" w14:textId="77777777" w:rsidR="00EF51FB" w:rsidRPr="000C55FA" w:rsidRDefault="00EF51FB" w:rsidP="00EF51FB">
      <w:r w:rsidRPr="0098458A">
        <w:rPr>
          <w:rStyle w:val="Style13ptBold"/>
        </w:rPr>
        <w:t>Robinson 22</w:t>
      </w:r>
      <w:r>
        <w:t xml:space="preserve"> (</w:t>
      </w:r>
      <w:r w:rsidRPr="000C55FA">
        <w:t xml:space="preserve">Robinson, B. A. (2022). Non-Binary Embodiment, Queer Knowledge Production, and Disrupting the </w:t>
      </w:r>
      <w:proofErr w:type="spellStart"/>
      <w:r w:rsidRPr="000C55FA">
        <w:t>Cisnormative</w:t>
      </w:r>
      <w:proofErr w:type="spellEnd"/>
      <w:r w:rsidRPr="000C55FA">
        <w:t xml:space="preserve"> Field: Notes </w:t>
      </w:r>
      <w:proofErr w:type="gramStart"/>
      <w:r w:rsidRPr="000C55FA">
        <w:t>From</w:t>
      </w:r>
      <w:proofErr w:type="gramEnd"/>
      <w:r w:rsidRPr="000C55FA">
        <w:t xml:space="preserve"> a Trans Ethnographer. The Journal of Men’s Studies, 30(3), 425–445. </w:t>
      </w:r>
      <w:r w:rsidRPr="00C71FE8">
        <w:t>https://doi.org/10.1177/10608265221108204</w:t>
      </w:r>
      <w:r>
        <w:t>)</w:t>
      </w:r>
    </w:p>
    <w:p w14:paraId="4BE1318A" w14:textId="77777777" w:rsidR="00EF51FB" w:rsidRPr="009B0322" w:rsidRDefault="00EF51FB" w:rsidP="00EF51FB">
      <w:r w:rsidRPr="009B0322">
        <w:t xml:space="preserve">In this article, </w:t>
      </w:r>
      <w:r w:rsidRPr="009B0322">
        <w:rPr>
          <w:rStyle w:val="StyleUnderline"/>
        </w:rPr>
        <w:t xml:space="preserve">I </w:t>
      </w:r>
      <w:r w:rsidRPr="009B0322">
        <w:rPr>
          <w:rStyle w:val="StyleUnderline"/>
          <w:highlight w:val="cyan"/>
        </w:rPr>
        <w:t xml:space="preserve">show how </w:t>
      </w:r>
      <w:r w:rsidRPr="009B0322">
        <w:rPr>
          <w:rStyle w:val="Emphasis"/>
          <w:highlight w:val="cyan"/>
        </w:rPr>
        <w:t>my</w:t>
      </w:r>
      <w:r w:rsidRPr="009B0322">
        <w:rPr>
          <w:rStyle w:val="StyleUnderline"/>
          <w:highlight w:val="cyan"/>
        </w:rPr>
        <w:t xml:space="preserve"> non-binary embodiment</w:t>
      </w:r>
      <w:r w:rsidRPr="009B0322">
        <w:t xml:space="preserve">, along with regularly being misgendered, </w:t>
      </w:r>
      <w:r w:rsidRPr="009B0322">
        <w:rPr>
          <w:rStyle w:val="Emphasis"/>
          <w:highlight w:val="cyan"/>
        </w:rPr>
        <w:t>shapes</w:t>
      </w:r>
      <w:r w:rsidRPr="009B0322">
        <w:rPr>
          <w:rStyle w:val="Emphasis"/>
        </w:rPr>
        <w:t xml:space="preserve"> the </w:t>
      </w:r>
      <w:r w:rsidRPr="009B0322">
        <w:rPr>
          <w:rStyle w:val="Emphasis"/>
          <w:highlight w:val="cyan"/>
        </w:rPr>
        <w:t>questions I ask</w:t>
      </w:r>
      <w:r w:rsidRPr="009B0322">
        <w:rPr>
          <w:rStyle w:val="Emphasis"/>
        </w:rPr>
        <w:t xml:space="preserve">, the </w:t>
      </w:r>
      <w:r w:rsidRPr="009B0322">
        <w:rPr>
          <w:rStyle w:val="Emphasis"/>
          <w:highlight w:val="cyan"/>
        </w:rPr>
        <w:t>research I conduct</w:t>
      </w:r>
      <w:r w:rsidRPr="009B0322">
        <w:rPr>
          <w:rStyle w:val="Emphasis"/>
        </w:rPr>
        <w:t xml:space="preserve">, the </w:t>
      </w:r>
      <w:r w:rsidRPr="009B0322">
        <w:rPr>
          <w:rStyle w:val="Emphasis"/>
          <w:highlight w:val="cyan"/>
        </w:rPr>
        <w:t>data I can gather</w:t>
      </w:r>
      <w:r w:rsidRPr="009B0322">
        <w:rPr>
          <w:rStyle w:val="Emphasis"/>
        </w:rPr>
        <w:t xml:space="preserve">, </w:t>
      </w:r>
      <w:r w:rsidRPr="009B0322">
        <w:rPr>
          <w:rStyle w:val="Emphasis"/>
          <w:highlight w:val="cyan"/>
        </w:rPr>
        <w:t>how I understand</w:t>
      </w:r>
      <w:r w:rsidRPr="009B0322">
        <w:rPr>
          <w:rStyle w:val="Emphasis"/>
        </w:rPr>
        <w:t xml:space="preserve"> my </w:t>
      </w:r>
      <w:r w:rsidRPr="009B0322">
        <w:rPr>
          <w:rStyle w:val="Emphasis"/>
          <w:highlight w:val="cyan"/>
        </w:rPr>
        <w:t>research</w:t>
      </w:r>
      <w:r w:rsidRPr="009B0322">
        <w:rPr>
          <w:rStyle w:val="Emphasis"/>
        </w:rPr>
        <w:t xml:space="preserve"> and data, and </w:t>
      </w:r>
      <w:r w:rsidRPr="009B0322">
        <w:rPr>
          <w:rStyle w:val="Emphasis"/>
          <w:highlight w:val="cyan"/>
        </w:rPr>
        <w:t>the knowledge I</w:t>
      </w:r>
      <w:r w:rsidRPr="009B0322">
        <w:rPr>
          <w:rStyle w:val="Emphasis"/>
        </w:rPr>
        <w:t xml:space="preserve"> </w:t>
      </w:r>
      <w:r w:rsidRPr="009B0322">
        <w:rPr>
          <w:rStyle w:val="Emphasis"/>
          <w:highlight w:val="cyan"/>
        </w:rPr>
        <w:t>produce</w:t>
      </w:r>
      <w:r w:rsidRPr="009B0322">
        <w:t xml:space="preserve">. </w:t>
      </w:r>
      <w:r w:rsidRPr="009B0322">
        <w:rPr>
          <w:rStyle w:val="StyleUnderline"/>
        </w:rPr>
        <w:t xml:space="preserve">Through </w:t>
      </w:r>
      <w:r w:rsidRPr="009B0322">
        <w:rPr>
          <w:rStyle w:val="StyleUnderline"/>
          <w:highlight w:val="cyan"/>
        </w:rPr>
        <w:t xml:space="preserve">this interrogation of </w:t>
      </w:r>
      <w:r w:rsidRPr="009B0322">
        <w:rPr>
          <w:rStyle w:val="Emphasis"/>
          <w:highlight w:val="cyan"/>
        </w:rPr>
        <w:t xml:space="preserve">my </w:t>
      </w:r>
      <w:r w:rsidRPr="009B0322">
        <w:rPr>
          <w:rStyle w:val="StyleUnderline"/>
          <w:highlight w:val="cyan"/>
        </w:rPr>
        <w:t>body</w:t>
      </w:r>
      <w:r w:rsidRPr="009B0322">
        <w:rPr>
          <w:rStyle w:val="StyleUnderline"/>
        </w:rPr>
        <w:t xml:space="preserve"> in relation to research methods and epistemologies</w:t>
      </w:r>
      <w:r w:rsidRPr="009B0322">
        <w:t xml:space="preserve">, I illuminate how trans and non-binary scholars disrupt the </w:t>
      </w:r>
      <w:proofErr w:type="spellStart"/>
      <w:r w:rsidRPr="009B0322">
        <w:t>cisnormative</w:t>
      </w:r>
      <w:proofErr w:type="spellEnd"/>
      <w:r w:rsidRPr="009B0322">
        <w:t xml:space="preserve"> assumptions of ethnographic fieldwork, of sociology, and of academia. These disruptions generate queer forms of knowledge production that center trans and non-binary experiences and perspectives and that move us toward thinking anew about researchers, embodiment, and methods, and their epistemological effects.</w:t>
      </w:r>
    </w:p>
    <w:p w14:paraId="19365E0A" w14:textId="77777777" w:rsidR="00EF51FB" w:rsidRPr="009B0322" w:rsidRDefault="00EF51FB" w:rsidP="00EF51FB"/>
    <w:p w14:paraId="55C2767B" w14:textId="77777777" w:rsidR="00EF51FB" w:rsidRDefault="00EF51FB" w:rsidP="00EF51FB">
      <w:pPr>
        <w:pStyle w:val="Heading4"/>
      </w:pPr>
      <w:r>
        <w:t xml:space="preserve">The </w:t>
      </w:r>
      <w:proofErr w:type="spellStart"/>
      <w:r>
        <w:t>aff</w:t>
      </w:r>
      <w:proofErr w:type="spellEnd"/>
      <w:r>
        <w:t xml:space="preserve"> glosses over intersectional violence and the way that transphobia affects certain groups differently– their own Stewart and Delgado 23 evidence says “</w:t>
      </w:r>
      <w:r w:rsidRPr="003D18AA">
        <w:rPr>
          <w:u w:val="single"/>
        </w:rPr>
        <w:t>The dead bodies of TGD people—particularly femme TGD people of color—also embody larger social tensions surrounding policing and communities of color</w:t>
      </w:r>
      <w:r>
        <w:rPr>
          <w:u w:val="single"/>
        </w:rPr>
        <w:t xml:space="preserve">” </w:t>
      </w:r>
      <w:r>
        <w:t xml:space="preserve">, a line they conveniently highlight AROUND – means </w:t>
      </w:r>
      <w:proofErr w:type="spellStart"/>
      <w:r>
        <w:t>theres</w:t>
      </w:r>
      <w:proofErr w:type="spellEnd"/>
      <w:r>
        <w:t xml:space="preserve"> a HUGE solvency deficit to the </w:t>
      </w:r>
      <w:proofErr w:type="spellStart"/>
      <w:r>
        <w:t>aff</w:t>
      </w:r>
      <w:proofErr w:type="spellEnd"/>
      <w:r>
        <w:t xml:space="preserve"> because they never question structures like policing or institutional racism </w:t>
      </w:r>
    </w:p>
    <w:p w14:paraId="20482626" w14:textId="77777777" w:rsidR="00EF51FB" w:rsidRDefault="00EF51FB" w:rsidP="00EF51FB"/>
    <w:p w14:paraId="0AEC5500" w14:textId="77777777" w:rsidR="00EF51FB" w:rsidRDefault="00EF51FB" w:rsidP="00EF51FB">
      <w:pPr>
        <w:pStyle w:val="Heading4"/>
      </w:pPr>
      <w:r>
        <w:t>Their method requires centering “pleasure” in relation to transness:</w:t>
      </w:r>
    </w:p>
    <w:p w14:paraId="2785A8A2" w14:textId="77777777" w:rsidR="00EF51FB" w:rsidRPr="000C55FA" w:rsidRDefault="00EF51FB" w:rsidP="00EF51FB">
      <w:r>
        <w:rPr>
          <w:rStyle w:val="Style13ptBold"/>
        </w:rPr>
        <w:t xml:space="preserve">1AC </w:t>
      </w:r>
      <w:r w:rsidRPr="0098458A">
        <w:rPr>
          <w:rStyle w:val="Style13ptBold"/>
        </w:rPr>
        <w:t>Robinson 22</w:t>
      </w:r>
      <w:r>
        <w:t xml:space="preserve"> (</w:t>
      </w:r>
      <w:r w:rsidRPr="000C55FA">
        <w:t xml:space="preserve">Robinson, B. A. (2022). Non-Binary Embodiment, Queer Knowledge Production, and Disrupting the </w:t>
      </w:r>
      <w:proofErr w:type="spellStart"/>
      <w:r w:rsidRPr="000C55FA">
        <w:t>Cisnormative</w:t>
      </w:r>
      <w:proofErr w:type="spellEnd"/>
      <w:r w:rsidRPr="000C55FA">
        <w:t xml:space="preserve"> Field: Notes </w:t>
      </w:r>
      <w:proofErr w:type="gramStart"/>
      <w:r w:rsidRPr="000C55FA">
        <w:t>From</w:t>
      </w:r>
      <w:proofErr w:type="gramEnd"/>
      <w:r w:rsidRPr="000C55FA">
        <w:t xml:space="preserve"> a Trans Ethnographer. The Journal of Men’s Studies, 30(3), 425–445. </w:t>
      </w:r>
      <w:r w:rsidRPr="00C71FE8">
        <w:t>https://doi.org/10.1177/10608265221108204</w:t>
      </w:r>
      <w:r>
        <w:t xml:space="preserve">) </w:t>
      </w:r>
      <w:proofErr w:type="spellStart"/>
      <w:r>
        <w:t>taryn</w:t>
      </w:r>
      <w:proofErr w:type="spellEnd"/>
    </w:p>
    <w:p w14:paraId="4DA31B34" w14:textId="77777777" w:rsidR="00EF51FB" w:rsidRDefault="00EF51FB" w:rsidP="00EF51FB">
      <w:pPr>
        <w:rPr>
          <w:u w:val="single"/>
        </w:rPr>
      </w:pPr>
      <w:r w:rsidRPr="00F2595A">
        <w:rPr>
          <w:sz w:val="16"/>
        </w:rPr>
        <w:t xml:space="preserve">Toward Non-Binary Production </w:t>
      </w:r>
      <w:r w:rsidRPr="001C5550">
        <w:rPr>
          <w:highlight w:val="green"/>
          <w:u w:val="single"/>
        </w:rPr>
        <w:t>The erasure of trans</w:t>
      </w:r>
      <w:r w:rsidRPr="001C5550">
        <w:rPr>
          <w:u w:val="single"/>
        </w:rPr>
        <w:t xml:space="preserve">gender </w:t>
      </w:r>
      <w:r w:rsidRPr="001C5550">
        <w:rPr>
          <w:highlight w:val="green"/>
          <w:u w:val="single"/>
        </w:rPr>
        <w:t xml:space="preserve">and non-binary </w:t>
      </w:r>
      <w:r w:rsidRPr="001C5550">
        <w:rPr>
          <w:u w:val="single"/>
        </w:rPr>
        <w:t xml:space="preserve">people, lives, and voices, including the voices of trans and non-binary </w:t>
      </w:r>
      <w:r w:rsidRPr="001C5550">
        <w:rPr>
          <w:highlight w:val="green"/>
          <w:u w:val="single"/>
        </w:rPr>
        <w:t>scholars, and the marginalization of their experiences within academia,</w:t>
      </w:r>
      <w:r w:rsidRPr="001C5550">
        <w:rPr>
          <w:u w:val="single"/>
        </w:rPr>
        <w:t xml:space="preserve"> </w:t>
      </w:r>
      <w:r w:rsidRPr="001C5550">
        <w:rPr>
          <w:highlight w:val="green"/>
          <w:u w:val="single"/>
        </w:rPr>
        <w:t xml:space="preserve">work to uphold </w:t>
      </w:r>
      <w:proofErr w:type="spellStart"/>
      <w:r w:rsidRPr="001C5550">
        <w:rPr>
          <w:highlight w:val="green"/>
          <w:u w:val="single"/>
        </w:rPr>
        <w:t>cisnormative</w:t>
      </w:r>
      <w:proofErr w:type="spellEnd"/>
      <w:r w:rsidRPr="001C5550">
        <w:rPr>
          <w:highlight w:val="green"/>
          <w:u w:val="single"/>
        </w:rPr>
        <w:t xml:space="preserve"> perspectives</w:t>
      </w:r>
      <w:r w:rsidRPr="001C5550">
        <w:rPr>
          <w:u w:val="single"/>
        </w:rPr>
        <w:t xml:space="preserve">, experiences, and identities as the default and </w:t>
      </w:r>
      <w:r w:rsidRPr="001C5550">
        <w:rPr>
          <w:highlight w:val="green"/>
          <w:u w:val="single"/>
        </w:rPr>
        <w:t>reconstructs the social world in and through cisnormativity</w:t>
      </w:r>
      <w:r w:rsidRPr="001C5550">
        <w:rPr>
          <w:sz w:val="16"/>
        </w:rPr>
        <w:t xml:space="preserve"> (Johnson, 2015). As queerness disrupts and reorders dominant relations (Ahmed, 2006), </w:t>
      </w:r>
      <w:r w:rsidRPr="001C5550">
        <w:rPr>
          <w:u w:val="single"/>
        </w:rPr>
        <w:t xml:space="preserve">queer, </w:t>
      </w:r>
      <w:r w:rsidRPr="001C5550">
        <w:rPr>
          <w:highlight w:val="green"/>
          <w:u w:val="single"/>
        </w:rPr>
        <w:t>non-binary</w:t>
      </w:r>
      <w:r w:rsidRPr="001C5550">
        <w:rPr>
          <w:u w:val="single"/>
        </w:rPr>
        <w:t xml:space="preserve">, and trans </w:t>
      </w:r>
      <w:r w:rsidRPr="001C5550">
        <w:rPr>
          <w:highlight w:val="green"/>
          <w:u w:val="single"/>
        </w:rPr>
        <w:t>research</w:t>
      </w:r>
      <w:r w:rsidRPr="001C5550">
        <w:rPr>
          <w:u w:val="single"/>
        </w:rPr>
        <w:t xml:space="preserve">ers and bodies </w:t>
      </w:r>
      <w:r w:rsidRPr="001C5550">
        <w:rPr>
          <w:highlight w:val="green"/>
          <w:u w:val="single"/>
        </w:rPr>
        <w:t>can disrupt</w:t>
      </w:r>
      <w:r w:rsidRPr="001C5550">
        <w:rPr>
          <w:u w:val="single"/>
        </w:rPr>
        <w:t xml:space="preserve">, challenge, </w:t>
      </w:r>
      <w:r w:rsidRPr="001C5550">
        <w:rPr>
          <w:highlight w:val="green"/>
          <w:u w:val="single"/>
        </w:rPr>
        <w:t>and subvert the cisnormativity of methods and knowledge production</w:t>
      </w:r>
      <w:r w:rsidRPr="001C5550">
        <w:rPr>
          <w:sz w:val="16"/>
          <w:highlight w:val="green"/>
        </w:rPr>
        <w:t>.</w:t>
      </w:r>
      <w:r w:rsidRPr="001C5550">
        <w:rPr>
          <w:sz w:val="16"/>
        </w:rPr>
        <w:t xml:space="preserve"> What happens when we center trans and non-binary perspectives and see the world from those perspectives and produce knowledge from those views? How can that help us imagine radically different worlds and do the work of making a better tomorrow?</w:t>
      </w:r>
      <w:r w:rsidRPr="00F2595A">
        <w:rPr>
          <w:sz w:val="16"/>
        </w:rPr>
        <w:t xml:space="preserve"> </w:t>
      </w:r>
      <w:r w:rsidRPr="001C5550">
        <w:rPr>
          <w:sz w:val="16"/>
        </w:rPr>
        <w:t xml:space="preserve">I pose these </w:t>
      </w:r>
      <w:r w:rsidRPr="001C5550">
        <w:rPr>
          <w:u w:val="single"/>
        </w:rPr>
        <w:t>questions as an intervention to move academia forward in thinking about power, oppression, embodiment, methods, and knowledge production.</w:t>
      </w:r>
      <w:r w:rsidRPr="001C5550">
        <w:rPr>
          <w:sz w:val="16"/>
        </w:rPr>
        <w:t xml:space="preserve"> Trans studies </w:t>
      </w:r>
      <w:proofErr w:type="gramStart"/>
      <w:r w:rsidRPr="001C5550">
        <w:rPr>
          <w:sz w:val="16"/>
        </w:rPr>
        <w:t>was</w:t>
      </w:r>
      <w:proofErr w:type="gramEnd"/>
      <w:r w:rsidRPr="001C5550">
        <w:rPr>
          <w:sz w:val="16"/>
        </w:rPr>
        <w:t xml:space="preserve">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1C5550">
        <w:rPr>
          <w:highlight w:val="green"/>
          <w:u w:val="single"/>
        </w:rPr>
        <w:t>trans scholars</w:t>
      </w:r>
      <w:r w:rsidRPr="001C5550">
        <w:rPr>
          <w:u w:val="single"/>
        </w:rPr>
        <w:t xml:space="preserve"> and the field of trans studies </w:t>
      </w:r>
      <w:proofErr w:type="gramStart"/>
      <w:r w:rsidRPr="001C5550">
        <w:rPr>
          <w:u w:val="single"/>
        </w:rPr>
        <w:t>has</w:t>
      </w:r>
      <w:proofErr w:type="gramEnd"/>
      <w:r w:rsidRPr="001C5550">
        <w:rPr>
          <w:u w:val="single"/>
        </w:rPr>
        <w:t xml:space="preserve"> challenged dominant modes of knowledge production, </w:t>
      </w:r>
      <w:r w:rsidRPr="001C5550">
        <w:rPr>
          <w:highlight w:val="green"/>
          <w:u w:val="single"/>
        </w:rPr>
        <w:t>disrupt</w:t>
      </w:r>
      <w:r w:rsidRPr="001C5550">
        <w:rPr>
          <w:u w:val="single"/>
        </w:rPr>
        <w:t xml:space="preserve">ed </w:t>
      </w:r>
      <w:r w:rsidRPr="001C5550">
        <w:rPr>
          <w:highlight w:val="green"/>
          <w:u w:val="single"/>
        </w:rPr>
        <w:t>dominant notions of embodiment</w:t>
      </w:r>
      <w:r w:rsidRPr="001C5550">
        <w:rPr>
          <w:u w:val="single"/>
        </w:rPr>
        <w:t xml:space="preserve"> such as the assumption that there are “natural” bodies, and centered benefitting trans people and their lives</w:t>
      </w:r>
      <w:r w:rsidRPr="001C5550">
        <w:rPr>
          <w:sz w:val="16"/>
        </w:rPr>
        <w:t xml:space="preserve"> (Namaste, 2000;</w:t>
      </w:r>
      <w:r w:rsidRPr="00F2595A">
        <w:rPr>
          <w:sz w:val="16"/>
        </w:rPr>
        <w:t xml:space="preserve"> </w:t>
      </w:r>
      <w:r w:rsidRPr="001C5550">
        <w:rPr>
          <w:sz w:val="16"/>
        </w:rPr>
        <w:t>Serano, 2016;</w:t>
      </w:r>
      <w:r w:rsidRPr="00F2595A">
        <w:rPr>
          <w:sz w:val="16"/>
        </w:rPr>
        <w:t xml:space="preserve"> </w:t>
      </w:r>
      <w:r w:rsidRPr="001C5550">
        <w:rPr>
          <w:sz w:val="16"/>
        </w:rPr>
        <w:t xml:space="preserve">Stryker, 1996). </w:t>
      </w:r>
      <w:r w:rsidRPr="001C5550">
        <w:rPr>
          <w:u w:val="single"/>
        </w:rPr>
        <w:t xml:space="preserve">Trans of color critique has shown, as well, how </w:t>
      </w:r>
      <w:r w:rsidRPr="001C5550">
        <w:rPr>
          <w:highlight w:val="green"/>
          <w:u w:val="single"/>
        </w:rPr>
        <w:t>race, class, and other intersections shape trans people’s material realities</w:t>
      </w:r>
      <w:r w:rsidRPr="001C5550">
        <w:rPr>
          <w:u w:val="single"/>
        </w:rPr>
        <w:t xml:space="preserve"> and how the category of transgender is part of racial formations in society</w:t>
      </w:r>
      <w:r w:rsidRPr="001C5550">
        <w:rPr>
          <w:sz w:val="16"/>
        </w:rPr>
        <w:t xml:space="preserve"> (Gill-Peterson, 2018;</w:t>
      </w:r>
      <w:r w:rsidRPr="00F2595A">
        <w:rPr>
          <w:sz w:val="16"/>
        </w:rPr>
        <w:t xml:space="preserve"> </w:t>
      </w:r>
      <w:r w:rsidRPr="001C5550">
        <w:rPr>
          <w:sz w:val="16"/>
        </w:rPr>
        <w:t>Snorton, 2017).</w:t>
      </w:r>
      <w:r w:rsidRPr="00F2595A">
        <w:rPr>
          <w:sz w:val="16"/>
        </w:rPr>
        <w:t xml:space="preserve"> </w:t>
      </w:r>
      <w:r w:rsidRPr="001C5550">
        <w:rPr>
          <w:sz w:val="16"/>
        </w:rPr>
        <w:t xml:space="preserve">I stand on the shoulders of trans studies and trans scholars, entering as a speaking subject myself, to expand conversations about embodiment, fieldwork, methods, positionality, and knowledge production. </w:t>
      </w:r>
      <w:r w:rsidRPr="001C5550">
        <w:rPr>
          <w:u w:val="single"/>
        </w:rPr>
        <w:t xml:space="preserve">I build on this </w:t>
      </w:r>
      <w:r w:rsidRPr="00EB1115">
        <w:rPr>
          <w:u w:val="single"/>
        </w:rPr>
        <w:t>trans knowledge production to think about non-binary embodiment and subjectivity in relation to doing research</w:t>
      </w:r>
      <w:r w:rsidRPr="00EB1115">
        <w:rPr>
          <w:sz w:val="16"/>
        </w:rPr>
        <w:t xml:space="preserve">. And </w:t>
      </w:r>
      <w:r w:rsidRPr="00EB1115">
        <w:rPr>
          <w:u w:val="single"/>
        </w:rPr>
        <w:t>I proffer non-binary knowledge production as a new epistemology that continues the work of queer and trans knowledge production and challenging normative ways of knowing within the academy. Many non-binary people, including myself, have a felt sense o</w:t>
      </w:r>
      <w:r w:rsidRPr="001C5550">
        <w:rPr>
          <w:u w:val="single"/>
        </w:rPr>
        <w:t xml:space="preserve">f not being a man or a woman, but our bodies are always in relation to the larger </w:t>
      </w:r>
      <w:proofErr w:type="spellStart"/>
      <w:r w:rsidRPr="001C5550">
        <w:rPr>
          <w:u w:val="single"/>
        </w:rPr>
        <w:t>cisnormative</w:t>
      </w:r>
      <w:proofErr w:type="spellEnd"/>
      <w:r w:rsidRPr="001C5550">
        <w:rPr>
          <w:u w:val="single"/>
        </w:rPr>
        <w:t xml:space="preserve"> world that often does not recognize our sense of being</w:t>
      </w:r>
      <w:r w:rsidRPr="001C5550">
        <w:rPr>
          <w:sz w:val="16"/>
        </w:rPr>
        <w:t xml:space="preserve"> (Salamon, 2010). </w:t>
      </w:r>
      <w:r w:rsidRPr="001C5550">
        <w:rPr>
          <w:highlight w:val="green"/>
          <w:u w:val="single"/>
        </w:rPr>
        <w:t>Non-binary knowledge production can use</w:t>
      </w:r>
      <w:r w:rsidRPr="001C5550">
        <w:rPr>
          <w:u w:val="single"/>
        </w:rPr>
        <w:t xml:space="preserve"> these </w:t>
      </w:r>
      <w:r w:rsidRPr="001C5550">
        <w:rPr>
          <w:highlight w:val="green"/>
          <w:u w:val="single"/>
        </w:rPr>
        <w:t xml:space="preserve">moments of misrecognition to </w:t>
      </w:r>
      <w:proofErr w:type="gramStart"/>
      <w:r w:rsidRPr="001C5550">
        <w:rPr>
          <w:highlight w:val="green"/>
          <w:u w:val="single"/>
        </w:rPr>
        <w:t>theorize about</w:t>
      </w:r>
      <w:proofErr w:type="gramEnd"/>
      <w:r w:rsidRPr="001C5550">
        <w:rPr>
          <w:highlight w:val="green"/>
          <w:u w:val="single"/>
        </w:rPr>
        <w:t xml:space="preserve"> gender, sexuality, race, and </w:t>
      </w:r>
      <w:r w:rsidRPr="001C5550">
        <w:rPr>
          <w:u w:val="single"/>
        </w:rPr>
        <w:t xml:space="preserve">other </w:t>
      </w:r>
      <w:r w:rsidRPr="001C5550">
        <w:rPr>
          <w:highlight w:val="green"/>
          <w:u w:val="single"/>
        </w:rPr>
        <w:t>social processes</w:t>
      </w:r>
      <w:r w:rsidRPr="001C5550">
        <w:rPr>
          <w:u w:val="single"/>
        </w:rPr>
        <w:t xml:space="preserve"> within one’s field sites and </w:t>
      </w:r>
      <w:r w:rsidRPr="001C5550">
        <w:rPr>
          <w:highlight w:val="green"/>
          <w:u w:val="single"/>
        </w:rPr>
        <w:t>within the academy</w:t>
      </w:r>
      <w:r w:rsidRPr="001C5550">
        <w:rPr>
          <w:u w:val="single"/>
        </w:rPr>
        <w:t>.</w:t>
      </w:r>
      <w:r w:rsidRPr="001C5550">
        <w:rPr>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1C5550">
        <w:rPr>
          <w:u w:val="single"/>
        </w:rPr>
        <w:t xml:space="preserve">Non-binary knowledge production adds to queer and trans knowledge production </w:t>
      </w:r>
      <w:r w:rsidRPr="00EB1115">
        <w:rPr>
          <w:u w:val="single"/>
        </w:rPr>
        <w:t xml:space="preserve">by centering bodies and embodiment in doing research, disrupting dominant modes of methods and knowledge production, and </w:t>
      </w:r>
      <w:r w:rsidRPr="001C5550">
        <w:rPr>
          <w:highlight w:val="green"/>
          <w:u w:val="single"/>
        </w:rPr>
        <w:t>destabilizing stable and coherent notions of identity and race, gender, and sexuality.</w:t>
      </w:r>
      <w:r w:rsidRPr="004E5A07">
        <w:rPr>
          <w:highlight w:val="green"/>
          <w:u w:val="single"/>
        </w:rPr>
        <w:t xml:space="preserve"> </w:t>
      </w:r>
      <w:r w:rsidRPr="001C5550">
        <w:rPr>
          <w:highlight w:val="green"/>
          <w:u w:val="single"/>
        </w:rPr>
        <w:t>This</w:t>
      </w:r>
      <w:r w:rsidRPr="001C5550">
        <w:rPr>
          <w:u w:val="single"/>
        </w:rPr>
        <w:t xml:space="preserve"> non-binary knowledge production </w:t>
      </w:r>
      <w:r w:rsidRPr="001C5550">
        <w:rPr>
          <w:highlight w:val="green"/>
          <w:u w:val="single"/>
        </w:rPr>
        <w:t>is a type of trans feminist epistemology that resists cisnormativity</w:t>
      </w:r>
      <w:r w:rsidRPr="001C5550">
        <w:rPr>
          <w:u w:val="single"/>
        </w:rPr>
        <w:t xml:space="preserve"> and its privileges within knowledge production and methodological practices </w:t>
      </w:r>
      <w:r w:rsidRPr="001C5550">
        <w:rPr>
          <w:highlight w:val="green"/>
          <w:u w:val="single"/>
        </w:rPr>
        <w:t>and</w:t>
      </w:r>
      <w:r w:rsidRPr="001C5550">
        <w:rPr>
          <w:u w:val="single"/>
        </w:rPr>
        <w:t xml:space="preserve"> that </w:t>
      </w:r>
      <w:r w:rsidRPr="001C5550">
        <w:rPr>
          <w:highlight w:val="green"/>
          <w:u w:val="single"/>
        </w:rPr>
        <w:t xml:space="preserve">engages with trans and non-binary lived </w:t>
      </w:r>
      <w:r w:rsidRPr="00EB1115">
        <w:rPr>
          <w:highlight w:val="green"/>
          <w:u w:val="single"/>
        </w:rPr>
        <w:t>experiences to capture more diverse experiences of gender and the social world without reproducing cissexist authority and without relegating transgender people as peripheral</w:t>
      </w:r>
      <w:r w:rsidRPr="001C5550">
        <w:rPr>
          <w:sz w:val="16"/>
        </w:rPr>
        <w:t xml:space="preserve"> (Johnson, 2015). We need to move to not treat trans and non-binary people as perpetual outsiders or as objects of </w:t>
      </w:r>
      <w:proofErr w:type="gramStart"/>
      <w:r w:rsidRPr="001C5550">
        <w:rPr>
          <w:sz w:val="16"/>
        </w:rPr>
        <w:t>study, and</w:t>
      </w:r>
      <w:proofErr w:type="gramEnd"/>
      <w:r w:rsidRPr="001C5550">
        <w:rPr>
          <w:sz w:val="16"/>
        </w:rPr>
        <w:t xml:space="preserve"> instead address trans and non-binary </w:t>
      </w:r>
      <w:proofErr w:type="gramStart"/>
      <w:r w:rsidRPr="001C5550">
        <w:rPr>
          <w:sz w:val="16"/>
        </w:rPr>
        <w:t>people in their own right, on</w:t>
      </w:r>
      <w:proofErr w:type="gramEnd"/>
      <w:r w:rsidRPr="001C5550">
        <w:rPr>
          <w:sz w:val="16"/>
        </w:rPr>
        <w:t xml:space="preserve"> their own terms, and in ways that are grounded in their perspectives and material realities (Johnson, 2015;</w:t>
      </w:r>
      <w:r w:rsidRPr="00F2595A">
        <w:rPr>
          <w:sz w:val="16"/>
        </w:rPr>
        <w:t xml:space="preserve"> </w:t>
      </w:r>
      <w:r w:rsidRPr="001C5550">
        <w:rPr>
          <w:sz w:val="16"/>
        </w:rPr>
        <w:t xml:space="preserve">Namaste, 2000). </w:t>
      </w:r>
      <w:r w:rsidRPr="001C5550">
        <w:rPr>
          <w:highlight w:val="green"/>
          <w:u w:val="single"/>
        </w:rPr>
        <w:t xml:space="preserve">Trans and non-binary epistemologies challenge </w:t>
      </w:r>
      <w:proofErr w:type="spellStart"/>
      <w:r w:rsidRPr="001C5550">
        <w:rPr>
          <w:highlight w:val="green"/>
          <w:u w:val="single"/>
        </w:rPr>
        <w:t>cisnormative</w:t>
      </w:r>
      <w:proofErr w:type="spellEnd"/>
      <w:r w:rsidRPr="001C5550">
        <w:rPr>
          <w:highlight w:val="green"/>
          <w:u w:val="single"/>
        </w:rPr>
        <w:t xml:space="preserve"> erasure and help us understand gender and the world</w:t>
      </w:r>
      <w:r w:rsidRPr="001C5550">
        <w:rPr>
          <w:u w:val="single"/>
        </w:rPr>
        <w:t xml:space="preserve"> in more expansive ways</w:t>
      </w:r>
      <w:r w:rsidRPr="001C5550">
        <w:rPr>
          <w:sz w:val="16"/>
        </w:rPr>
        <w:t xml:space="preserve"> (Kean, 2021).</w:t>
      </w:r>
      <w:r w:rsidRPr="00F2595A">
        <w:rPr>
          <w:sz w:val="16"/>
        </w:rPr>
        <w:t xml:space="preserve"> </w:t>
      </w:r>
      <w:r w:rsidRPr="001C5550">
        <w:rPr>
          <w:sz w:val="16"/>
        </w:rPr>
        <w:t xml:space="preserve">One way all researchers can be called to account is through </w:t>
      </w:r>
      <w:r w:rsidRPr="001C5550">
        <w:rPr>
          <w:u w:val="single"/>
        </w:rPr>
        <w:t>recognizing that all knowledge comes from bodies, including our gendered bodies, and then exposing the cisnormativity of ethnography</w:t>
      </w:r>
      <w:r w:rsidRPr="001C5550">
        <w:rPr>
          <w:sz w:val="16"/>
        </w:rPr>
        <w:t xml:space="preserve">. The idealized ethnographer, through the </w:t>
      </w:r>
      <w:proofErr w:type="gramStart"/>
      <w:r w:rsidRPr="001C5550">
        <w:rPr>
          <w:sz w:val="16"/>
        </w:rPr>
        <w:t>often disembodied</w:t>
      </w:r>
      <w:proofErr w:type="gramEnd"/>
      <w:r w:rsidRPr="001C5550">
        <w:rPr>
          <w:sz w:val="16"/>
        </w:rPr>
        <w:t xml:space="preserve">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w:t>
      </w:r>
      <w:r w:rsidRPr="00F2595A">
        <w:rPr>
          <w:sz w:val="16"/>
        </w:rPr>
        <w:t xml:space="preserve"> </w:t>
      </w:r>
      <w:r w:rsidRPr="001C5550">
        <w:rPr>
          <w:sz w:val="16"/>
        </w:rPr>
        <w:t xml:space="preserve">A more nuanced understanding of embodiment and positionality can complicate not only our understandings of power, methods, and </w:t>
      </w:r>
      <w:proofErr w:type="gramStart"/>
      <w:r w:rsidRPr="001C5550">
        <w:rPr>
          <w:sz w:val="16"/>
        </w:rPr>
        <w:t>knowledge production</w:t>
      </w:r>
      <w:proofErr w:type="gramEnd"/>
      <w:r w:rsidRPr="001C5550">
        <w:rPr>
          <w:sz w:val="16"/>
        </w:rPr>
        <w:t xml:space="preserve">, but also how people are positioned differently in relation to dominant relations of gender in society. </w:t>
      </w:r>
      <w:r w:rsidRPr="001C5550">
        <w:rPr>
          <w:highlight w:val="green"/>
          <w:u w:val="single"/>
        </w:rPr>
        <w:t>Challenging cisnormativity in knowledge production would benefit</w:t>
      </w:r>
      <w:r w:rsidRPr="001C5550">
        <w:rPr>
          <w:u w:val="single"/>
        </w:rPr>
        <w:t xml:space="preserve"> not only trans and non-binary scholars but also a host of </w:t>
      </w:r>
      <w:r w:rsidRPr="001C5550">
        <w:rPr>
          <w:highlight w:val="green"/>
          <w:u w:val="single"/>
        </w:rPr>
        <w:t>other marginalized people who may identify as their assigned birth gender but still are positioned outside of the dominant relations of gend</w:t>
      </w:r>
      <w:r w:rsidRPr="00EB3175">
        <w:rPr>
          <w:highlight w:val="green"/>
          <w:u w:val="single"/>
        </w:rPr>
        <w:t>er</w:t>
      </w:r>
      <w:r w:rsidRPr="001C5550">
        <w:rPr>
          <w:u w:val="single"/>
        </w:rPr>
        <w:t xml:space="preserve"> in society because of their marginalized positions in relation to other markers of social difference. </w:t>
      </w:r>
      <w:r w:rsidRPr="001C5550">
        <w:rPr>
          <w:highlight w:val="green"/>
          <w:u w:val="single"/>
        </w:rPr>
        <w:t>Race, class, disability, and other markers complicate people’s relations to cisnormativity</w:t>
      </w:r>
      <w:r w:rsidRPr="001C5550">
        <w:rPr>
          <w:sz w:val="16"/>
        </w:rPr>
        <w:t xml:space="preserve"> (Enke, 2012). For instance, </w:t>
      </w:r>
      <w:r w:rsidRPr="001C5550">
        <w:rPr>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1C5550">
        <w:rPr>
          <w:sz w:val="16"/>
        </w:rPr>
        <w:t xml:space="preserve"> (Bettie, 2014;</w:t>
      </w:r>
      <w:r w:rsidRPr="00F2595A">
        <w:rPr>
          <w:sz w:val="16"/>
        </w:rPr>
        <w:t xml:space="preserve"> </w:t>
      </w:r>
      <w:r w:rsidRPr="001C5550">
        <w:rPr>
          <w:sz w:val="16"/>
        </w:rPr>
        <w:t xml:space="preserve">Collins, 2005). </w:t>
      </w:r>
      <w:r w:rsidRPr="001C5550">
        <w:rPr>
          <w:u w:val="single"/>
        </w:rPr>
        <w:t>A non-binary mode of knowledge production would capture these processes in more nuanced ways through centering embodiment, positionality, and reflexivity, thereby challenging the cisnormativity of knowledge production.</w:t>
      </w:r>
      <w:r>
        <w:rPr>
          <w:u w:val="single"/>
        </w:rPr>
        <w:t xml:space="preserve"> </w:t>
      </w:r>
      <w:r w:rsidRPr="001C5550">
        <w:rPr>
          <w:sz w:val="16"/>
        </w:rPr>
        <w:t xml:space="preserve">An important step for all researchers is to turn toward invading ethnography. Invading ethnography challenges this disembodied knowledge. </w:t>
      </w:r>
      <w:r w:rsidRPr="001C5550">
        <w:rPr>
          <w:u w:val="single"/>
        </w:rPr>
        <w:t xml:space="preserve">This approach turns to how bodies fit in (or not) </w:t>
      </w:r>
      <w:proofErr w:type="gramStart"/>
      <w:r w:rsidRPr="001C5550">
        <w:rPr>
          <w:u w:val="single"/>
        </w:rPr>
        <w:t>in order to</w:t>
      </w:r>
      <w:proofErr w:type="gramEnd"/>
      <w:r w:rsidRPr="001C5550">
        <w:rPr>
          <w:u w:val="single"/>
        </w:rPr>
        <w:t xml:space="preserve"> disrupt the racialized heteropatriarchal lens of ethnography</w:t>
      </w:r>
      <w:r w:rsidRPr="001C5550">
        <w:rPr>
          <w:sz w:val="16"/>
        </w:rPr>
        <w:t xml:space="preserve">. It does so through thinking of bodies as in or out of place </w:t>
      </w:r>
      <w:proofErr w:type="gramStart"/>
      <w:r w:rsidRPr="001C5550">
        <w:rPr>
          <w:sz w:val="16"/>
        </w:rPr>
        <w:t>as a way to</w:t>
      </w:r>
      <w:proofErr w:type="gramEnd"/>
      <w:r w:rsidRPr="001C5550">
        <w:rPr>
          <w:sz w:val="16"/>
        </w:rPr>
        <w:t xml:space="preserve"> analyze the operations of gender, sexuality, and race within one’s field site (</w:t>
      </w:r>
      <w:proofErr w:type="spellStart"/>
      <w:r w:rsidRPr="001C5550">
        <w:rPr>
          <w:sz w:val="16"/>
        </w:rPr>
        <w:t>Adjepong</w:t>
      </w:r>
      <w:proofErr w:type="spellEnd"/>
      <w:r w:rsidRPr="001C5550">
        <w:rPr>
          <w:sz w:val="16"/>
        </w:rPr>
        <w:t xml:space="preserve">, 2019). Researchers can become aware of how their bodies do or do not disrupt space and use that to think about and theorize about their field sites and positionality. </w:t>
      </w:r>
      <w:r w:rsidRPr="001C5550">
        <w:rPr>
          <w:u w:val="single"/>
        </w:rPr>
        <w:t xml:space="preserve">Researchers should also center trans and non-binary methods and knowledge production in their work and </w:t>
      </w:r>
      <w:r w:rsidRPr="001C5550">
        <w:rPr>
          <w:highlight w:val="green"/>
          <w:u w:val="single"/>
        </w:rPr>
        <w:t xml:space="preserve">actively work to decenter </w:t>
      </w:r>
      <w:proofErr w:type="spellStart"/>
      <w:r w:rsidRPr="001C5550">
        <w:rPr>
          <w:highlight w:val="green"/>
          <w:u w:val="single"/>
        </w:rPr>
        <w:t>cisnormative</w:t>
      </w:r>
      <w:proofErr w:type="spellEnd"/>
      <w:r w:rsidRPr="001C5550">
        <w:rPr>
          <w:highlight w:val="green"/>
          <w:u w:val="single"/>
        </w:rPr>
        <w:t xml:space="preserve"> perspectives, </w:t>
      </w:r>
      <w:r w:rsidRPr="001C5550">
        <w:rPr>
          <w:u w:val="single"/>
        </w:rPr>
        <w:t xml:space="preserve">especially </w:t>
      </w:r>
      <w:proofErr w:type="spellStart"/>
      <w:r w:rsidRPr="001C5550">
        <w:rPr>
          <w:u w:val="single"/>
        </w:rPr>
        <w:t>cisnormative</w:t>
      </w:r>
      <w:proofErr w:type="spellEnd"/>
      <w:r w:rsidRPr="001C5550">
        <w:rPr>
          <w:u w:val="single"/>
        </w:rPr>
        <w:t xml:space="preserve"> perspectives about trans and non-binary people and about gender, sexuality, and race.</w:t>
      </w:r>
      <w:r>
        <w:rPr>
          <w:u w:val="single"/>
        </w:rPr>
        <w:t xml:space="preserve"> </w:t>
      </w:r>
      <w:r w:rsidRPr="001C5550">
        <w:rPr>
          <w:sz w:val="16"/>
        </w:rPr>
        <w:t xml:space="preserve">Moreover, </w:t>
      </w:r>
      <w:r w:rsidRPr="001C5550">
        <w:rPr>
          <w:u w:val="single"/>
        </w:rPr>
        <w:t>if we want to challenge the colonialist legacy of ethnography, then we must challenge cisnormativity and the gender binary, as the two are intimately intertwined.</w:t>
      </w:r>
      <w:r w:rsidRPr="001C5550">
        <w:rPr>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w:t>
      </w:r>
      <w:proofErr w:type="gramStart"/>
      <w:r w:rsidRPr="001C5550">
        <w:rPr>
          <w:sz w:val="16"/>
        </w:rPr>
        <w:t>in order to</w:t>
      </w:r>
      <w:proofErr w:type="gramEnd"/>
      <w:r w:rsidRPr="001C5550">
        <w:rPr>
          <w:sz w:val="16"/>
        </w:rPr>
        <w:t xml:space="preserve"> pathologize people of color (Ferguson, 2003;</w:t>
      </w:r>
      <w:r w:rsidRPr="00F2595A">
        <w:rPr>
          <w:sz w:val="16"/>
        </w:rPr>
        <w:t xml:space="preserve"> </w:t>
      </w:r>
      <w:r w:rsidRPr="001C5550">
        <w:rPr>
          <w:sz w:val="16"/>
        </w:rPr>
        <w:t xml:space="preserve">Hartman, 2019), while actual marginalized scholars who study gender and sexuality humanely get pushed out. </w:t>
      </w:r>
      <w:r w:rsidRPr="00986D9B">
        <w:rPr>
          <w:highlight w:val="green"/>
          <w:u w:val="single"/>
        </w:rPr>
        <w:t>This colonial gaze and its link to seeing anything that deviates from the Eurocentric gender binary as non-normative can be disrupted through centering trans and non-binary perspectives, methods, and knowledge</w:t>
      </w:r>
      <w:r w:rsidRPr="001C5550">
        <w:rPr>
          <w:u w:val="single"/>
        </w:rPr>
        <w:t>.</w:t>
      </w:r>
      <w:r w:rsidRPr="00F2595A">
        <w:rPr>
          <w:sz w:val="16"/>
        </w:rPr>
        <w:t xml:space="preserve"> </w:t>
      </w:r>
      <w:r w:rsidRPr="001C5550">
        <w:rPr>
          <w:u w:val="single"/>
        </w:rPr>
        <w:t xml:space="preserve">Ultimately, we need new ways of doing research and of producing knowledge—ways that center marginalized scholars’ methods and epistemologies. </w:t>
      </w:r>
      <w:r w:rsidRPr="00D81356">
        <w:rPr>
          <w:sz w:val="40"/>
          <w:szCs w:val="44"/>
          <w:highlight w:val="cyan"/>
          <w:u w:val="single"/>
        </w:rPr>
        <w:t>An emancipatory path forward would be to center pleasure in our work. The pleasure of being trans and non-binary</w:t>
      </w:r>
      <w:r w:rsidRPr="002B272E">
        <w:rPr>
          <w:sz w:val="40"/>
          <w:szCs w:val="44"/>
          <w:u w:val="single"/>
        </w:rPr>
        <w:t xml:space="preserve">, the pleasure of </w:t>
      </w:r>
      <w:r w:rsidRPr="00D81356">
        <w:rPr>
          <w:sz w:val="40"/>
          <w:szCs w:val="44"/>
          <w:highlight w:val="cyan"/>
          <w:u w:val="single"/>
        </w:rPr>
        <w:t>doing trans and non-binary work</w:t>
      </w:r>
      <w:r w:rsidRPr="002B272E">
        <w:rPr>
          <w:sz w:val="40"/>
          <w:szCs w:val="44"/>
          <w:u w:val="single"/>
        </w:rPr>
        <w:t xml:space="preserve">, the pleasure of conducting research, the pleasure within our field sites—the multiplicities of pleasure </w:t>
      </w:r>
      <w:r w:rsidRPr="00D81356">
        <w:rPr>
          <w:sz w:val="40"/>
          <w:szCs w:val="44"/>
          <w:highlight w:val="cyan"/>
          <w:u w:val="single"/>
        </w:rPr>
        <w:t xml:space="preserve">can </w:t>
      </w:r>
      <w:r w:rsidRPr="002B272E">
        <w:rPr>
          <w:sz w:val="40"/>
          <w:szCs w:val="44"/>
          <w:u w:val="single"/>
        </w:rPr>
        <w:t xml:space="preserve">work to continue to </w:t>
      </w:r>
      <w:r w:rsidRPr="00D81356">
        <w:rPr>
          <w:sz w:val="40"/>
          <w:szCs w:val="44"/>
          <w:highlight w:val="cyan"/>
          <w:u w:val="single"/>
        </w:rPr>
        <w:t xml:space="preserve">disrupt dominant ways of producing knowledge while </w:t>
      </w:r>
      <w:r w:rsidRPr="002B272E">
        <w:rPr>
          <w:sz w:val="40"/>
          <w:szCs w:val="44"/>
          <w:u w:val="single"/>
        </w:rPr>
        <w:t xml:space="preserve">also </w:t>
      </w:r>
      <w:r w:rsidRPr="00D81356">
        <w:rPr>
          <w:sz w:val="40"/>
          <w:szCs w:val="44"/>
          <w:highlight w:val="cyan"/>
          <w:u w:val="single"/>
        </w:rPr>
        <w:t xml:space="preserve">sustaining us </w:t>
      </w:r>
      <w:r w:rsidRPr="002B272E">
        <w:rPr>
          <w:sz w:val="40"/>
          <w:szCs w:val="44"/>
          <w:u w:val="single"/>
        </w:rPr>
        <w:t>in doing this work</w:t>
      </w:r>
      <w:r w:rsidRPr="002B272E">
        <w:rPr>
          <w:sz w:val="28"/>
          <w:szCs w:val="44"/>
        </w:rPr>
        <w:t xml:space="preserve">. As pleasure is related to freedom (brown, </w:t>
      </w:r>
      <w:proofErr w:type="spellStart"/>
      <w:r w:rsidRPr="002B272E">
        <w:rPr>
          <w:sz w:val="28"/>
          <w:szCs w:val="44"/>
        </w:rPr>
        <w:t>adrienne</w:t>
      </w:r>
      <w:proofErr w:type="spellEnd"/>
      <w:r w:rsidRPr="002B272E">
        <w:rPr>
          <w:sz w:val="28"/>
          <w:szCs w:val="44"/>
        </w:rPr>
        <w:t xml:space="preserve"> </w:t>
      </w:r>
      <w:proofErr w:type="spellStart"/>
      <w:r w:rsidRPr="002B272E">
        <w:rPr>
          <w:sz w:val="28"/>
          <w:szCs w:val="44"/>
        </w:rPr>
        <w:t>maree</w:t>
      </w:r>
      <w:proofErr w:type="spellEnd"/>
      <w:r w:rsidRPr="002B272E">
        <w:rPr>
          <w:sz w:val="28"/>
          <w:szCs w:val="44"/>
        </w:rPr>
        <w:t>, 2019</w:t>
      </w:r>
      <w:r w:rsidRPr="002B272E">
        <w:rPr>
          <w:sz w:val="40"/>
          <w:szCs w:val="44"/>
          <w:u w:val="single"/>
        </w:rPr>
        <w:t xml:space="preserve">), </w:t>
      </w:r>
      <w:r w:rsidRPr="00D81356">
        <w:rPr>
          <w:sz w:val="40"/>
          <w:szCs w:val="44"/>
          <w:highlight w:val="cyan"/>
          <w:u w:val="single"/>
        </w:rPr>
        <w:t xml:space="preserve">centering a pleasure politic in our work can be crucial in liberating methods and knowledge production </w:t>
      </w:r>
      <w:r w:rsidRPr="002B272E">
        <w:rPr>
          <w:sz w:val="40"/>
          <w:szCs w:val="44"/>
          <w:u w:val="single"/>
        </w:rPr>
        <w:t xml:space="preserve">from </w:t>
      </w:r>
      <w:proofErr w:type="spellStart"/>
      <w:r w:rsidRPr="002B272E">
        <w:rPr>
          <w:sz w:val="40"/>
          <w:szCs w:val="44"/>
          <w:u w:val="single"/>
        </w:rPr>
        <w:t>cisnormative</w:t>
      </w:r>
      <w:proofErr w:type="spellEnd"/>
      <w:r w:rsidRPr="002B272E">
        <w:rPr>
          <w:sz w:val="40"/>
          <w:szCs w:val="44"/>
          <w:u w:val="single"/>
        </w:rPr>
        <w:t xml:space="preserve"> and other dominant ways of doing research. A </w:t>
      </w:r>
      <w:r w:rsidRPr="00D81356">
        <w:rPr>
          <w:sz w:val="40"/>
          <w:szCs w:val="44"/>
          <w:highlight w:val="cyan"/>
          <w:u w:val="single"/>
        </w:rPr>
        <w:t>non-binary knowledge production values and centers pleasure</w:t>
      </w:r>
      <w:r w:rsidRPr="002B272E">
        <w:rPr>
          <w:sz w:val="40"/>
          <w:szCs w:val="44"/>
          <w:u w:val="single"/>
        </w:rPr>
        <w:t>, as this pleasure sustains non-binary people to continue to exist despite a world that says there are only men and women.</w:t>
      </w:r>
      <w:r w:rsidRPr="00D81356">
        <w:rPr>
          <w:sz w:val="28"/>
          <w:szCs w:val="44"/>
        </w:rPr>
        <w:t xml:space="preserve"> </w:t>
      </w:r>
      <w:r w:rsidRPr="001C5550">
        <w:rPr>
          <w:sz w:val="16"/>
        </w:rPr>
        <w:t xml:space="preserve">We need to continue to call into question the field of sociology and its long and continued history of upholding white </w:t>
      </w:r>
      <w:proofErr w:type="spellStart"/>
      <w:r w:rsidRPr="001C5550">
        <w:rPr>
          <w:sz w:val="16"/>
        </w:rPr>
        <w:t>cisnormative</w:t>
      </w:r>
      <w:proofErr w:type="spellEnd"/>
      <w:r w:rsidRPr="001C5550">
        <w:rPr>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1C5550">
        <w:rPr>
          <w:highlight w:val="green"/>
          <w:u w:val="single"/>
        </w:rPr>
        <w:t>we need to</w:t>
      </w:r>
      <w:r w:rsidRPr="001C5550">
        <w:rPr>
          <w:u w:val="single"/>
        </w:rPr>
        <w:t xml:space="preserve"> work to </w:t>
      </w:r>
      <w:r w:rsidRPr="001C5550">
        <w:rPr>
          <w:highlight w:val="green"/>
          <w:u w:val="single"/>
        </w:rPr>
        <w:t>center trans and non-binary ways of doing and producing</w:t>
      </w:r>
      <w:r w:rsidRPr="001C5550">
        <w:rPr>
          <w:u w:val="single"/>
        </w:rPr>
        <w:t>. In doing so, we can produce knowledge that disrupts normative ways of knowing, and hence, give us a better understanding of our social world.</w:t>
      </w:r>
    </w:p>
    <w:p w14:paraId="05577741" w14:textId="77777777" w:rsidR="00EF51FB" w:rsidRDefault="00EF51FB" w:rsidP="00EF51FB">
      <w:pPr>
        <w:rPr>
          <w:u w:val="single"/>
        </w:rPr>
      </w:pPr>
    </w:p>
    <w:p w14:paraId="0786B888" w14:textId="77777777" w:rsidR="00EF51FB" w:rsidRDefault="00EF51FB" w:rsidP="00EF51FB">
      <w:pPr>
        <w:rPr>
          <w:u w:val="single"/>
        </w:rPr>
      </w:pPr>
    </w:p>
    <w:p w14:paraId="5661EA8F" w14:textId="77777777" w:rsidR="00EF51FB" w:rsidRPr="0046297D" w:rsidRDefault="00EF51FB" w:rsidP="00EF51FB">
      <w:pPr>
        <w:pStyle w:val="Heading4"/>
      </w:pPr>
      <w:r>
        <w:t xml:space="preserve">This is an </w:t>
      </w:r>
      <w:proofErr w:type="gramStart"/>
      <w:r>
        <w:rPr>
          <w:u w:val="single"/>
        </w:rPr>
        <w:t>opportunity cost</w:t>
      </w:r>
      <w:proofErr w:type="gramEnd"/>
      <w:r>
        <w:t xml:space="preserve"> to </w:t>
      </w:r>
      <w:r>
        <w:rPr>
          <w:u w:val="single"/>
        </w:rPr>
        <w:t>maladjustment</w:t>
      </w:r>
      <w:r>
        <w:t xml:space="preserve">--- the mandate to experience pleasure in transness </w:t>
      </w:r>
      <w:proofErr w:type="gramStart"/>
      <w:r>
        <w:t>in order to</w:t>
      </w:r>
      <w:proofErr w:type="gramEnd"/>
      <w:r>
        <w:t xml:space="preserve"> be politically productive does not allow space to sit with the bad parts of transness, which is necessary</w:t>
      </w:r>
    </w:p>
    <w:p w14:paraId="05704FC9" w14:textId="77777777" w:rsidR="00EF51FB" w:rsidRPr="00817B89" w:rsidRDefault="00EF51FB" w:rsidP="00EF51FB">
      <w:r w:rsidRPr="00817B89">
        <w:rPr>
          <w:rStyle w:val="Style13ptBold"/>
        </w:rPr>
        <w:t>Awkward-Rich 22</w:t>
      </w:r>
      <w:r>
        <w:t>, Associate Professor in the Department of Women, Gender, Sexuality Studies at the University of Massachusetts Amherst. (Cameron, November 2022, “The Terrible We: Thinking with Trans Maladjustment,” Duke University Press, luna)</w:t>
      </w:r>
    </w:p>
    <w:p w14:paraId="40B191B5" w14:textId="77777777" w:rsidR="00EF51FB" w:rsidRPr="00CE02EB" w:rsidRDefault="00EF51FB" w:rsidP="00EF51FB">
      <w:pPr>
        <w:rPr>
          <w:sz w:val="16"/>
        </w:rPr>
      </w:pPr>
      <w:bookmarkStart w:id="2" w:name="_Hlk200951580"/>
      <w:r w:rsidRPr="00CE02EB">
        <w:rPr>
          <w:sz w:val="16"/>
        </w:rPr>
        <w:t xml:space="preserve">While trans monstrosity animated by rage is certainly one recognizable form of trans maladjustment, in The Terrible We </w:t>
      </w:r>
      <w:r w:rsidRPr="00175689">
        <w:rPr>
          <w:rStyle w:val="StyleUnderline"/>
          <w:highlight w:val="green"/>
        </w:rPr>
        <w:t xml:space="preserve">I am </w:t>
      </w:r>
      <w:r w:rsidRPr="00FE2BAA">
        <w:rPr>
          <w:rStyle w:val="StyleUnderline"/>
        </w:rPr>
        <w:t xml:space="preserve">more </w:t>
      </w:r>
      <w:r w:rsidRPr="00175689">
        <w:rPr>
          <w:rStyle w:val="StyleUnderline"/>
          <w:highlight w:val="green"/>
        </w:rPr>
        <w:t xml:space="preserve">interested in </w:t>
      </w:r>
      <w:r w:rsidRPr="00FE2BAA">
        <w:rPr>
          <w:rStyle w:val="StyleUnderline"/>
        </w:rPr>
        <w:t xml:space="preserve">figures and </w:t>
      </w:r>
      <w:r w:rsidRPr="00175689">
        <w:rPr>
          <w:rStyle w:val="StyleUnderline"/>
          <w:highlight w:val="green"/>
        </w:rPr>
        <w:t xml:space="preserve">feelings endemic to trans life </w:t>
      </w:r>
      <w:r w:rsidRPr="00FE2BAA">
        <w:rPr>
          <w:rStyle w:val="StyleUnderline"/>
        </w:rPr>
        <w:t>that can</w:t>
      </w:r>
      <w:r w:rsidRPr="00FE2BAA">
        <w:rPr>
          <w:rStyle w:val="StyleUnderline"/>
          <w:highlight w:val="green"/>
        </w:rPr>
        <w:t>not</w:t>
      </w:r>
      <w:r w:rsidRPr="00FE2BAA">
        <w:rPr>
          <w:rStyle w:val="StyleUnderline"/>
        </w:rPr>
        <w:t xml:space="preserve"> </w:t>
      </w:r>
      <w:r w:rsidRPr="00175689">
        <w:rPr>
          <w:rStyle w:val="StyleUnderline"/>
          <w:highlight w:val="green"/>
        </w:rPr>
        <w:t xml:space="preserve">easily </w:t>
      </w:r>
      <w:r w:rsidRPr="00FE2BAA">
        <w:rPr>
          <w:rStyle w:val="StyleUnderline"/>
        </w:rPr>
        <w:t xml:space="preserve">be </w:t>
      </w:r>
      <w:r w:rsidRPr="00175689">
        <w:rPr>
          <w:rStyle w:val="StyleUnderline"/>
          <w:highlight w:val="green"/>
        </w:rPr>
        <w:t xml:space="preserve">understood as </w:t>
      </w:r>
      <w:r w:rsidRPr="00175689">
        <w:rPr>
          <w:rStyle w:val="Emphasis"/>
          <w:highlight w:val="green"/>
        </w:rPr>
        <w:t>politically enabling</w:t>
      </w:r>
      <w:r w:rsidRPr="00E071DD">
        <w:rPr>
          <w:rStyle w:val="StyleUnderline"/>
        </w:rPr>
        <w:t xml:space="preserve"> or as “</w:t>
      </w:r>
      <w:r w:rsidRPr="00E071DD">
        <w:rPr>
          <w:rStyle w:val="Emphasis"/>
        </w:rPr>
        <w:t>mobilize</w:t>
      </w:r>
      <w:r w:rsidRPr="00E071DD">
        <w:rPr>
          <w:rStyle w:val="StyleUnderline"/>
        </w:rPr>
        <w:t>[d]</w:t>
      </w:r>
      <w:r w:rsidRPr="00CE02EB">
        <w:rPr>
          <w:sz w:val="16"/>
        </w:rPr>
        <w:t xml:space="preserve"> . . . </w:t>
      </w:r>
      <w:r w:rsidRPr="00E071DD">
        <w:rPr>
          <w:rStyle w:val="StyleUnderline"/>
        </w:rPr>
        <w:t xml:space="preserve">into effective </w:t>
      </w:r>
      <w:r w:rsidRPr="00E071DD">
        <w:rPr>
          <w:rStyle w:val="Emphasis"/>
        </w:rPr>
        <w:t>political actions</w:t>
      </w:r>
      <w:r w:rsidRPr="00CE02EB">
        <w:rPr>
          <w:sz w:val="16"/>
        </w:rPr>
        <w:t xml:space="preserve">.”26 </w:t>
      </w:r>
      <w:r w:rsidRPr="00E071DD">
        <w:rPr>
          <w:rStyle w:val="StyleUnderline"/>
        </w:rPr>
        <w:t>What “My Words” and the introduction to The Transgender Studies Reader share, after all, is a narrative of righteous trans anger that moves things along by puncturing trans-antagonistic conditions.</w:t>
      </w:r>
      <w:r w:rsidRPr="00CE02EB">
        <w:rPr>
          <w:sz w:val="16"/>
        </w:rPr>
        <w:t xml:space="preserve"> But, despite the literal and metaphorical association of transition and transness itself with travel, mobility, and movement, </w:t>
      </w:r>
      <w:r w:rsidRPr="00175689">
        <w:rPr>
          <w:rStyle w:val="StyleUnderline"/>
          <w:highlight w:val="green"/>
        </w:rPr>
        <w:t>trans life</w:t>
      </w:r>
      <w:r w:rsidRPr="00B3509C">
        <w:rPr>
          <w:sz w:val="16"/>
          <w:szCs w:val="16"/>
        </w:rPr>
        <w:t xml:space="preserve"> under racial capitalism </w:t>
      </w:r>
      <w:r w:rsidRPr="00175689">
        <w:rPr>
          <w:rStyle w:val="StyleUnderline"/>
          <w:highlight w:val="green"/>
        </w:rPr>
        <w:t xml:space="preserve">is </w:t>
      </w:r>
      <w:r w:rsidRPr="00FE2BAA">
        <w:rPr>
          <w:rStyle w:val="StyleUnderline"/>
        </w:rPr>
        <w:t xml:space="preserve">at least as much </w:t>
      </w:r>
      <w:r w:rsidRPr="00175689">
        <w:rPr>
          <w:rStyle w:val="StyleUnderline"/>
          <w:highlight w:val="green"/>
        </w:rPr>
        <w:t xml:space="preserve">about </w:t>
      </w:r>
      <w:proofErr w:type="spellStart"/>
      <w:r w:rsidRPr="00175689">
        <w:rPr>
          <w:rStyle w:val="Emphasis"/>
          <w:highlight w:val="green"/>
        </w:rPr>
        <w:t>stuckness</w:t>
      </w:r>
      <w:proofErr w:type="spellEnd"/>
      <w:r w:rsidRPr="00175689">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rPr>
          <w:sz w:val="16"/>
        </w:rPr>
        <w:t>—</w:t>
      </w:r>
      <w:r w:rsidRPr="00735AC8">
        <w:rPr>
          <w:rStyle w:val="StyleUnderline"/>
        </w:rPr>
        <w:t>about living indef</w:t>
      </w:r>
      <w:r w:rsidRPr="00735AC8">
        <w:rPr>
          <w:rStyle w:val="StyleUnderline"/>
        </w:rPr>
        <w:softHyphen/>
        <w:t>initely</w:t>
      </w:r>
      <w:r w:rsidRPr="00CE02EB">
        <w:rPr>
          <w:sz w:val="16"/>
        </w:rPr>
        <w:t>, in Hil Malatino’s terms, “</w:t>
      </w:r>
      <w:r w:rsidRPr="00735AC8">
        <w:rPr>
          <w:rStyle w:val="StyleUnderline"/>
        </w:rPr>
        <w:t>in interregnum, in the crucial and transformative moments between past and future, between the regime of what was and the promise of what might be.”</w:t>
      </w:r>
      <w:r w:rsidRPr="00CE02EB">
        <w:rPr>
          <w:sz w:val="16"/>
        </w:rPr>
        <w:t xml:space="preserve">27 Accordingly, </w:t>
      </w:r>
      <w:r w:rsidRPr="00735AC8">
        <w:rPr>
          <w:rStyle w:val="StyleUnderline"/>
        </w:rPr>
        <w:t>the forms of maladjustment</w:t>
      </w:r>
      <w:r w:rsidRPr="00CE02EB">
        <w:rPr>
          <w:sz w:val="16"/>
        </w:rPr>
        <w:t xml:space="preserve"> I think with—depression, dissociation, and asociality/withdrawal—</w:t>
      </w:r>
      <w:r w:rsidRPr="00735AC8">
        <w:rPr>
          <w:rStyle w:val="StyleUnderline"/>
        </w:rPr>
        <w:t>are</w:t>
      </w:r>
      <w:r w:rsidRPr="00CE02EB">
        <w:rPr>
          <w:sz w:val="16"/>
        </w:rPr>
        <w:t xml:space="preserve"> less like Stryker’s rage and more </w:t>
      </w:r>
      <w:r w:rsidRPr="00735AC8">
        <w:rPr>
          <w:rStyle w:val="StyleUnderline"/>
        </w:rPr>
        <w:t>like</w:t>
      </w:r>
      <w:r w:rsidRPr="00CE02EB">
        <w:rPr>
          <w:sz w:val="16"/>
        </w:rPr>
        <w:t xml:space="preserve"> Sianne Ngai’s “</w:t>
      </w:r>
      <w:r w:rsidRPr="00735AC8">
        <w:rPr>
          <w:rStyle w:val="Emphasis"/>
        </w:rPr>
        <w:t>ugly feelings</w:t>
      </w:r>
      <w:r w:rsidRPr="00CE02EB">
        <w:rPr>
          <w:sz w:val="16"/>
        </w:rPr>
        <w:t xml:space="preserve">,” </w:t>
      </w:r>
      <w:r w:rsidRPr="00735AC8">
        <w:rPr>
          <w:rStyle w:val="StyleUnderline"/>
        </w:rPr>
        <w:t xml:space="preserve">insofar as each offers a mode of investigating and perhaps </w:t>
      </w:r>
      <w:r w:rsidRPr="00735AC8">
        <w:rPr>
          <w:rStyle w:val="Emphasis"/>
        </w:rPr>
        <w:t>bearing</w:t>
      </w:r>
      <w:r w:rsidRPr="00735AC8">
        <w:rPr>
          <w:rStyle w:val="StyleUnderline"/>
        </w:rPr>
        <w:t xml:space="preserve"> “ambivalent situations of </w:t>
      </w:r>
      <w:r w:rsidRPr="00735AC8">
        <w:rPr>
          <w:rStyle w:val="Emphasis"/>
        </w:rPr>
        <w:t>suspended agency</w:t>
      </w:r>
      <w:r w:rsidRPr="00735AC8">
        <w:rPr>
          <w:rStyle w:val="StyleUnderline"/>
        </w:rPr>
        <w:t>.”</w:t>
      </w:r>
      <w:r w:rsidRPr="00CE02EB">
        <w:rPr>
          <w:sz w:val="16"/>
        </w:rPr>
        <w:t>28</w:t>
      </w:r>
    </w:p>
    <w:p w14:paraId="772FB5BA" w14:textId="77777777" w:rsidR="00EF51FB" w:rsidRPr="00992020" w:rsidRDefault="00EF51FB" w:rsidP="00EF51FB">
      <w:pPr>
        <w:rPr>
          <w:rStyle w:val="StyleUnderline"/>
        </w:rPr>
      </w:pPr>
      <w:r w:rsidRPr="00BE5C49">
        <w:rPr>
          <w:rStyle w:val="StyleUnderline"/>
        </w:rPr>
        <w:t xml:space="preserve">Finally, although </w:t>
      </w:r>
      <w:r w:rsidRPr="00BE5C49">
        <w:rPr>
          <w:rStyle w:val="StyleUnderline"/>
          <w:highlight w:val="green"/>
        </w:rPr>
        <w:t>I</w:t>
      </w:r>
      <w:r w:rsidRPr="00BE5C49">
        <w:rPr>
          <w:rStyle w:val="StyleUnderline"/>
        </w:rPr>
        <w:t xml:space="preserve"> certainly </w:t>
      </w:r>
      <w:r w:rsidRPr="00BE5C49">
        <w:rPr>
          <w:rStyle w:val="StyleUnderline"/>
          <w:highlight w:val="green"/>
        </w:rPr>
        <w:t>use</w:t>
      </w:r>
      <w:r w:rsidRPr="00BE5C49">
        <w:rPr>
          <w:rStyle w:val="StyleUnderline"/>
        </w:rPr>
        <w:t xml:space="preserve"> the language of feeling, I tend toward the word </w:t>
      </w:r>
      <w:r w:rsidRPr="00BE5C49">
        <w:rPr>
          <w:rStyle w:val="StyleUnderline"/>
          <w:highlight w:val="green"/>
        </w:rPr>
        <w:t xml:space="preserve">maladjustment </w:t>
      </w:r>
      <w:r w:rsidRPr="00BE5C49">
        <w:rPr>
          <w:rStyle w:val="StyleUnderline"/>
        </w:rPr>
        <w:t xml:space="preserve">to retain the associated negativity and baggage and </w:t>
      </w:r>
      <w:r w:rsidRPr="00BE5C49">
        <w:rPr>
          <w:rStyle w:val="StyleUnderline"/>
          <w:highlight w:val="green"/>
        </w:rPr>
        <w:t>to foreground</w:t>
      </w:r>
      <w:r w:rsidRPr="00BE5C49">
        <w:rPr>
          <w:rStyle w:val="StyleUnderline"/>
        </w:rPr>
        <w:t xml:space="preserve"> </w:t>
      </w:r>
      <w:r w:rsidRPr="00BE5C49">
        <w:rPr>
          <w:rStyle w:val="StyleUnderline"/>
          <w:highlight w:val="green"/>
        </w:rPr>
        <w:t>constellations of feeling</w:t>
      </w:r>
      <w:r w:rsidRPr="00BE5C49">
        <w:rPr>
          <w:rStyle w:val="StyleUnderline"/>
        </w:rPr>
        <w:t xml:space="preserve">, thought, style, </w:t>
      </w:r>
      <w:r w:rsidRPr="00BE5C49">
        <w:rPr>
          <w:rStyle w:val="StyleUnderline"/>
          <w:highlight w:val="green"/>
        </w:rPr>
        <w:t>and habit</w:t>
      </w:r>
      <w:r w:rsidRPr="00CE02EB">
        <w:rPr>
          <w:sz w:val="16"/>
        </w:rPr>
        <w:t xml:space="preserve">. Further, unlike feeling, </w:t>
      </w:r>
      <w:r w:rsidRPr="003E4A01">
        <w:rPr>
          <w:rStyle w:val="StyleUnderline"/>
        </w:rPr>
        <w:t xml:space="preserve">forms of maladjustment might be </w:t>
      </w:r>
      <w:r w:rsidRPr="00BE5C49">
        <w:rPr>
          <w:rStyle w:val="StyleUnderline"/>
          <w:highlight w:val="green"/>
        </w:rPr>
        <w:t xml:space="preserve">understood as </w:t>
      </w:r>
      <w:r w:rsidRPr="005C6B5D">
        <w:rPr>
          <w:rStyle w:val="StyleUnderline"/>
        </w:rPr>
        <w:t>chronic</w:t>
      </w:r>
      <w:r w:rsidRPr="003E4A01">
        <w:rPr>
          <w:rStyle w:val="StyleUnderline"/>
        </w:rPr>
        <w:t xml:space="preserve">, marked by long durations, </w:t>
      </w:r>
      <w:r w:rsidRPr="00BE5C49">
        <w:rPr>
          <w:rStyle w:val="StyleUnderline"/>
          <w:highlight w:val="green"/>
        </w:rPr>
        <w:t xml:space="preserve">persistent </w:t>
      </w:r>
      <w:r w:rsidRPr="005C6B5D">
        <w:rPr>
          <w:rStyle w:val="StyleUnderline"/>
          <w:highlight w:val="green"/>
        </w:rPr>
        <w:t>enough that they</w:t>
      </w:r>
      <w:r w:rsidRPr="003E4A01">
        <w:rPr>
          <w:rStyle w:val="StyleUnderline"/>
        </w:rPr>
        <w:t xml:space="preserve"> can become the </w:t>
      </w:r>
      <w:r w:rsidRPr="00BE5C49">
        <w:rPr>
          <w:rStyle w:val="StyleUnderline"/>
          <w:highlight w:val="green"/>
        </w:rPr>
        <w:t>ground</w:t>
      </w:r>
      <w:r w:rsidRPr="003E4A01">
        <w:rPr>
          <w:rStyle w:val="StyleUnderline"/>
        </w:rPr>
        <w:t xml:space="preserve"> of </w:t>
      </w:r>
      <w:r w:rsidRPr="00BE5C49">
        <w:rPr>
          <w:rStyle w:val="StyleUnderline"/>
          <w:highlight w:val="green"/>
        </w:rPr>
        <w:t>identity</w:t>
      </w:r>
      <w:r w:rsidRPr="003E4A01">
        <w:rPr>
          <w:rStyle w:val="StyleUnderline"/>
        </w:rPr>
        <w:t>—a relation comes to be understood as a condition</w:t>
      </w:r>
      <w:r w:rsidRPr="00CE02EB">
        <w:rPr>
          <w:sz w:val="16"/>
        </w:rPr>
        <w:t xml:space="preserve">. </w:t>
      </w:r>
      <w:r w:rsidRPr="00BE5C49">
        <w:rPr>
          <w:rStyle w:val="StyleUnderline"/>
        </w:rPr>
        <w:t xml:space="preserve">This is the crucial difference between, for example, feeling social anxiety and being a recluse, feeling depressed and being a depressive, </w:t>
      </w:r>
      <w:r w:rsidRPr="00BE5C49">
        <w:rPr>
          <w:rStyle w:val="Emphasis"/>
        </w:rPr>
        <w:t>trans desire/dysphoria and trans identity</w:t>
      </w:r>
      <w:r w:rsidRPr="00CE02EB">
        <w:rPr>
          <w:sz w:val="16"/>
        </w:rPr>
        <w:t xml:space="preserve">, and so on. Thus, </w:t>
      </w:r>
      <w:r w:rsidRPr="005C6B5D">
        <w:rPr>
          <w:rStyle w:val="StyleUnderline"/>
          <w:highlight w:val="green"/>
        </w:rPr>
        <w:t>forms of maladjustment</w:t>
      </w:r>
      <w:r w:rsidRPr="00BE5C49">
        <w:rPr>
          <w:sz w:val="16"/>
        </w:rPr>
        <w:t xml:space="preserve">, in my usage, contain, cause, or </w:t>
      </w:r>
      <w:r w:rsidRPr="005C6B5D">
        <w:rPr>
          <w:rStyle w:val="StyleUnderline"/>
          <w:highlight w:val="green"/>
        </w:rPr>
        <w:t>coincide with</w:t>
      </w:r>
      <w:r w:rsidRPr="00BE5C49">
        <w:rPr>
          <w:rStyle w:val="StyleUnderline"/>
        </w:rPr>
        <w:t xml:space="preserve"> </w:t>
      </w:r>
      <w:proofErr w:type="gramStart"/>
      <w:r w:rsidRPr="00BE5C49">
        <w:rPr>
          <w:rStyle w:val="StyleUnderline"/>
        </w:rPr>
        <w:t>bad feelings</w:t>
      </w:r>
      <w:r w:rsidRPr="00BE5C49">
        <w:rPr>
          <w:sz w:val="16"/>
        </w:rPr>
        <w:t>—</w:t>
      </w:r>
      <w:proofErr w:type="gramEnd"/>
      <w:r w:rsidRPr="00BE5C49">
        <w:rPr>
          <w:rStyle w:val="StyleUnderline"/>
          <w:highlight w:val="green"/>
        </w:rPr>
        <w:t>feelings</w:t>
      </w:r>
      <w:r w:rsidRPr="00BE5C49">
        <w:rPr>
          <w:rStyle w:val="StyleUnderline"/>
        </w:rPr>
        <w:t xml:space="preserve"> that are </w:t>
      </w:r>
      <w:r w:rsidRPr="00BE5C49">
        <w:rPr>
          <w:rStyle w:val="Emphasis"/>
        </w:rPr>
        <w:t>experientially painful</w:t>
      </w:r>
      <w:r w:rsidRPr="00BE5C49">
        <w:rPr>
          <w:sz w:val="16"/>
        </w:rPr>
        <w:t xml:space="preserve">, </w:t>
      </w:r>
      <w:r w:rsidRPr="00BE5C49">
        <w:rPr>
          <w:rStyle w:val="StyleUnderline"/>
          <w:highlight w:val="green"/>
        </w:rPr>
        <w:t xml:space="preserve">understood as </w:t>
      </w:r>
      <w:r w:rsidRPr="00BE5C49">
        <w:rPr>
          <w:rStyle w:val="Emphasis"/>
          <w:highlight w:val="green"/>
        </w:rPr>
        <w:t>potentially pathological</w:t>
      </w:r>
      <w:r w:rsidRPr="00BE5C49">
        <w:rPr>
          <w:sz w:val="16"/>
        </w:rPr>
        <w:t xml:space="preserve"> in a diagnostic setting, </w:t>
      </w:r>
      <w:r w:rsidRPr="00BE5C49">
        <w:rPr>
          <w:rStyle w:val="StyleUnderline"/>
          <w:highlight w:val="green"/>
        </w:rPr>
        <w:t xml:space="preserve">or </w:t>
      </w:r>
      <w:r w:rsidRPr="00BE5C49">
        <w:rPr>
          <w:rStyle w:val="Emphasis"/>
          <w:highlight w:val="green"/>
        </w:rPr>
        <w:t>politically impairing</w:t>
      </w:r>
      <w:r w:rsidRPr="00BE5C49">
        <w:rPr>
          <w:rStyle w:val="StyleUnderline"/>
          <w:highlight w:val="green"/>
        </w:rPr>
        <w:t xml:space="preserve">—but are </w:t>
      </w:r>
      <w:r w:rsidRPr="00BE5C49">
        <w:rPr>
          <w:rStyle w:val="Emphasis"/>
          <w:highlight w:val="green"/>
        </w:rPr>
        <w:t>not reducible</w:t>
      </w:r>
      <w:r w:rsidRPr="00BE5C49">
        <w:rPr>
          <w:rStyle w:val="StyleUnderline"/>
          <w:highlight w:val="green"/>
        </w:rPr>
        <w:t xml:space="preserve"> to them.</w:t>
      </w:r>
    </w:p>
    <w:p w14:paraId="7C5B8CC3" w14:textId="77777777" w:rsidR="00EF51FB" w:rsidRPr="00CE02EB" w:rsidRDefault="00EF51FB" w:rsidP="00EF51FB">
      <w:pPr>
        <w:rPr>
          <w:sz w:val="16"/>
        </w:rPr>
      </w:pPr>
      <w:r w:rsidRPr="00CE02EB">
        <w:rPr>
          <w:sz w:val="16"/>
        </w:rPr>
        <w:t xml:space="preserve">In the remainder of this introduction, I set out to do three things. First, </w:t>
      </w:r>
      <w:r w:rsidRPr="00992020">
        <w:rPr>
          <w:rStyle w:val="StyleUnderline"/>
        </w:rPr>
        <w:t>I lay out a brief account of how and why the</w:t>
      </w:r>
      <w:r w:rsidRPr="00CE02EB">
        <w:rPr>
          <w:sz w:val="16"/>
        </w:rPr>
        <w:t xml:space="preserve"> “</w:t>
      </w:r>
      <w:r w:rsidRPr="00175689">
        <w:rPr>
          <w:rStyle w:val="Emphasis"/>
          <w:highlight w:val="green"/>
        </w:rPr>
        <w:t>methodological distancing</w:t>
      </w:r>
      <w:r w:rsidRPr="00CE02EB">
        <w:rPr>
          <w:sz w:val="16"/>
        </w:rPr>
        <w:t xml:space="preserve">” </w:t>
      </w:r>
      <w:r w:rsidRPr="00175689">
        <w:rPr>
          <w:rStyle w:val="StyleUnderline"/>
          <w:highlight w:val="green"/>
        </w:rPr>
        <w:t>from sick</w:t>
      </w:r>
      <w:r w:rsidRPr="00992020">
        <w:rPr>
          <w:rStyle w:val="StyleUnderline"/>
        </w:rPr>
        <w:t xml:space="preserve"> </w:t>
      </w:r>
      <w:r w:rsidRPr="00FF1701">
        <w:rPr>
          <w:rStyle w:val="StyleUnderline"/>
          <w:highlight w:val="green"/>
        </w:rPr>
        <w:t>has</w:t>
      </w:r>
      <w:r w:rsidRPr="00992020">
        <w:rPr>
          <w:rStyle w:val="StyleUnderline"/>
        </w:rPr>
        <w:t xml:space="preserve"> </w:t>
      </w:r>
      <w:r w:rsidRPr="00175689">
        <w:rPr>
          <w:rStyle w:val="StyleUnderline"/>
          <w:highlight w:val="green"/>
        </w:rPr>
        <w:t>shaped</w:t>
      </w:r>
      <w:r w:rsidRPr="00992020">
        <w:rPr>
          <w:rStyle w:val="StyleUnderline"/>
        </w:rPr>
        <w:t xml:space="preserve"> the </w:t>
      </w:r>
      <w:r w:rsidRPr="00175689">
        <w:rPr>
          <w:rStyle w:val="StyleUnderline"/>
          <w:highlight w:val="green"/>
        </w:rPr>
        <w:t>intellectual and affective horizon of trans studies</w:t>
      </w:r>
      <w:r w:rsidRPr="00CE02EB">
        <w:rPr>
          <w:sz w:val="16"/>
        </w:rPr>
        <w:t>.29 Second, I offer an alternative entry point into the project—which is as much about trans literature as it is about trans thought—through a reading of Jack Halberstam’s reading of Carson McCullers’s The Member of the Wedding. I do so both because Frankie Addams’s plot and the way Halberstam took it up in the late 1990s serve as an apt allegory for the dynamic within trans thought that I seek to address and because Frankie herself helps me to clarify what, in this text, I take trans to mean. And, finally, I sketch the project in full, including an outline of its individual chapters and a primer on its (sometimes idiosyncratic) vocabulary and grammar.</w:t>
      </w:r>
    </w:p>
    <w:p w14:paraId="5F342021" w14:textId="77777777" w:rsidR="00EF51FB" w:rsidRPr="00C849CF" w:rsidRDefault="00EF51FB" w:rsidP="00EF51FB">
      <w:pPr>
        <w:rPr>
          <w:rStyle w:val="StyleUnderline"/>
        </w:rPr>
      </w:pPr>
      <w:r w:rsidRPr="00C849CF">
        <w:rPr>
          <w:rStyle w:val="StyleUnderline"/>
        </w:rPr>
        <w:t>Feeling Trans, Trans Authority</w:t>
      </w:r>
    </w:p>
    <w:p w14:paraId="6DC1859A" w14:textId="77777777" w:rsidR="00EF51FB" w:rsidRPr="00C849CF" w:rsidRDefault="00EF51FB" w:rsidP="00EF51FB">
      <w:pPr>
        <w:rPr>
          <w:rStyle w:val="StyleUnderline"/>
        </w:rPr>
      </w:pPr>
      <w:r w:rsidRPr="00CE02EB">
        <w:rPr>
          <w:sz w:val="16"/>
        </w:rPr>
        <w:t xml:space="preserve">“Transsexuality,” Lucas Cassidy Crawford writes, “is a matter of affect at least as much as it is a matter of certain procedures of gender transition.”30 And while Crawford writes here against the harnessing of trans feeling into a single trans narrative, it is true that, over the course of the late twentieth century, we have witnessed the production and consolidation of what scholars have called the </w:t>
      </w:r>
      <w:proofErr w:type="spellStart"/>
      <w:r w:rsidRPr="00CE02EB">
        <w:rPr>
          <w:sz w:val="16"/>
        </w:rPr>
        <w:t>transnormative</w:t>
      </w:r>
      <w:proofErr w:type="spellEnd"/>
      <w:r w:rsidRPr="00CE02EB">
        <w:rPr>
          <w:sz w:val="16"/>
        </w:rPr>
        <w:t xml:space="preserve"> subject. </w:t>
      </w:r>
      <w:r w:rsidRPr="005B3F67">
        <w:rPr>
          <w:rStyle w:val="StyleUnderline"/>
          <w:highlight w:val="green"/>
        </w:rPr>
        <w:t>Trans</w:t>
      </w:r>
      <w:r w:rsidRPr="00FE2BAA">
        <w:rPr>
          <w:sz w:val="16"/>
        </w:rPr>
        <w:t xml:space="preserve">, that is, </w:t>
      </w:r>
      <w:r w:rsidRPr="005B3F67">
        <w:rPr>
          <w:rStyle w:val="StyleUnderline"/>
          <w:highlight w:val="green"/>
        </w:rPr>
        <w:t xml:space="preserve">has become widely legible as a </w:t>
      </w:r>
      <w:r w:rsidRPr="005B3F67">
        <w:rPr>
          <w:rStyle w:val="Emphasis"/>
          <w:highlight w:val="green"/>
        </w:rPr>
        <w:t>particular set of feelings</w:t>
      </w:r>
      <w:r w:rsidRPr="00FE2BAA">
        <w:rPr>
          <w:sz w:val="16"/>
        </w:rPr>
        <w:t xml:space="preserve"> (</w:t>
      </w:r>
      <w:r w:rsidRPr="00FE2BAA">
        <w:rPr>
          <w:rStyle w:val="StyleUnderline"/>
        </w:rPr>
        <w:t>gendered unease, restlessness, suicidality</w:t>
      </w:r>
      <w:r w:rsidRPr="00FE2BAA">
        <w:rPr>
          <w:sz w:val="16"/>
        </w:rPr>
        <w:t xml:space="preserve">) </w:t>
      </w:r>
      <w:r w:rsidRPr="005B3F67">
        <w:rPr>
          <w:rStyle w:val="StyleUnderline"/>
          <w:highlight w:val="green"/>
        </w:rPr>
        <w:t>that necessitate</w:t>
      </w:r>
      <w:r w:rsidRPr="00FE2BAA">
        <w:rPr>
          <w:rStyle w:val="StyleUnderline"/>
        </w:rPr>
        <w:t xml:space="preserve"> a </w:t>
      </w:r>
      <w:r w:rsidRPr="005B3F67">
        <w:rPr>
          <w:rStyle w:val="StyleUnderline"/>
          <w:highlight w:val="green"/>
        </w:rPr>
        <w:t>particular</w:t>
      </w:r>
      <w:r w:rsidRPr="00FE2BAA">
        <w:rPr>
          <w:rStyle w:val="StyleUnderline"/>
        </w:rPr>
        <w:t xml:space="preserve"> set of </w:t>
      </w:r>
      <w:r w:rsidRPr="005B3F67">
        <w:rPr>
          <w:rStyle w:val="Emphasis"/>
          <w:highlight w:val="green"/>
        </w:rPr>
        <w:t>narrative movements</w:t>
      </w:r>
      <w:r w:rsidRPr="00FE2BAA">
        <w:rPr>
          <w:sz w:val="16"/>
        </w:rPr>
        <w:t xml:space="preserve"> (</w:t>
      </w:r>
      <w:r w:rsidRPr="00FE2BAA">
        <w:rPr>
          <w:rStyle w:val="StyleUnderline"/>
        </w:rPr>
        <w:t>self-discovery, coming out, transition)</w:t>
      </w:r>
      <w:r w:rsidRPr="00FE2BAA">
        <w:rPr>
          <w:sz w:val="16"/>
        </w:rPr>
        <w:t xml:space="preserve"> </w:t>
      </w:r>
      <w:r w:rsidRPr="005B3F67">
        <w:rPr>
          <w:rStyle w:val="StyleUnderline"/>
          <w:highlight w:val="green"/>
        </w:rPr>
        <w:t>for the health</w:t>
      </w:r>
      <w:r w:rsidRPr="00FE2BAA">
        <w:rPr>
          <w:rStyle w:val="StyleUnderline"/>
        </w:rPr>
        <w:t xml:space="preserve"> and persistence </w:t>
      </w:r>
      <w:r w:rsidRPr="005B3F67">
        <w:rPr>
          <w:rStyle w:val="StyleUnderline"/>
          <w:highlight w:val="green"/>
        </w:rPr>
        <w:t xml:space="preserve">of the </w:t>
      </w:r>
      <w:r w:rsidRPr="005B3F67">
        <w:rPr>
          <w:rStyle w:val="Emphasis"/>
          <w:highlight w:val="green"/>
        </w:rPr>
        <w:t>trans</w:t>
      </w:r>
      <w:r w:rsidRPr="00FE2BAA">
        <w:rPr>
          <w:rStyle w:val="Emphasis"/>
        </w:rPr>
        <w:t xml:space="preserve"> protagonist</w:t>
      </w:r>
      <w:r w:rsidRPr="00FE2BAA">
        <w:rPr>
          <w:sz w:val="16"/>
        </w:rPr>
        <w:t>/</w:t>
      </w:r>
      <w:r w:rsidRPr="005B3F67">
        <w:rPr>
          <w:rStyle w:val="Emphasis"/>
          <w:highlight w:val="green"/>
        </w:rPr>
        <w:t>subject</w:t>
      </w:r>
      <w:r w:rsidRPr="00FE2BAA">
        <w:rPr>
          <w:sz w:val="16"/>
        </w:rPr>
        <w:t xml:space="preserve"> </w:t>
      </w:r>
      <w:r w:rsidRPr="00FF1701">
        <w:rPr>
          <w:sz w:val="16"/>
          <w:szCs w:val="16"/>
        </w:rPr>
        <w:t>within the terms of the liberal-imperial state</w:t>
      </w:r>
      <w:r w:rsidRPr="00CE02EB">
        <w:rPr>
          <w:sz w:val="16"/>
        </w:rPr>
        <w:t xml:space="preserve">. In this rendering, </w:t>
      </w:r>
      <w:r w:rsidRPr="00C849CF">
        <w:rPr>
          <w:rStyle w:val="StyleUnderline"/>
        </w:rPr>
        <w:t xml:space="preserve">trans is a feeling that precedes, requires, and so justifies the project of medical or social transition, of </w:t>
      </w:r>
      <w:r w:rsidRPr="00C849CF">
        <w:rPr>
          <w:rStyle w:val="Emphasis"/>
        </w:rPr>
        <w:t>living a trans life</w:t>
      </w:r>
      <w:r w:rsidRPr="00C849CF">
        <w:rPr>
          <w:rStyle w:val="StyleUnderline"/>
        </w:rPr>
        <w:t xml:space="preserve">; for this reason, </w:t>
      </w:r>
      <w:r w:rsidRPr="00BE5C49">
        <w:rPr>
          <w:rStyle w:val="StyleUnderline"/>
        </w:rPr>
        <w:t>much ink has been spilled over the question of “what transsexuality feels like.”</w:t>
      </w:r>
      <w:r w:rsidRPr="00BE5C49">
        <w:rPr>
          <w:sz w:val="16"/>
        </w:rPr>
        <w:t>31 Although this book is undoubtedly another entry into that record</w:t>
      </w:r>
      <w:r w:rsidRPr="00BE5C49">
        <w:rPr>
          <w:rStyle w:val="StyleUnderline"/>
        </w:rPr>
        <w:t>, I conjoin it to a related question</w:t>
      </w:r>
      <w:r w:rsidRPr="00BE5C49">
        <w:rPr>
          <w:sz w:val="16"/>
        </w:rPr>
        <w:t xml:space="preserve">. </w:t>
      </w:r>
      <w:r w:rsidRPr="00BE5C49">
        <w:rPr>
          <w:rStyle w:val="StyleUnderline"/>
        </w:rPr>
        <w:t>Namely</w:t>
      </w:r>
      <w:r w:rsidRPr="00BE5C49">
        <w:rPr>
          <w:sz w:val="16"/>
        </w:rPr>
        <w:t>, “</w:t>
      </w:r>
      <w:r w:rsidRPr="00BE5C49">
        <w:rPr>
          <w:rStyle w:val="StyleUnderline"/>
        </w:rPr>
        <w:t>What does trans studies feel like?”</w:t>
      </w:r>
      <w:r w:rsidRPr="00CE02EB">
        <w:rPr>
          <w:sz w:val="16"/>
        </w:rPr>
        <w:t xml:space="preserve"> After all, </w:t>
      </w:r>
      <w:r w:rsidRPr="00C849CF">
        <w:rPr>
          <w:rStyle w:val="StyleUnderline"/>
        </w:rPr>
        <w:t>fields are a matter of affect, feeling, and desire at least as much as they are a matter of certain procedures of knowledge production.</w:t>
      </w:r>
    </w:p>
    <w:p w14:paraId="342F4933" w14:textId="77777777" w:rsidR="00EF51FB" w:rsidRPr="00CE02EB" w:rsidRDefault="00EF51FB" w:rsidP="00EF51FB">
      <w:pPr>
        <w:rPr>
          <w:sz w:val="16"/>
        </w:rPr>
      </w:pPr>
      <w:r w:rsidRPr="00CE02EB">
        <w:rPr>
          <w:sz w:val="16"/>
        </w:rPr>
        <w:t xml:space="preserve">As a book that adds to the objects of trans studies only insofar as </w:t>
      </w:r>
      <w:r w:rsidRPr="00C849CF">
        <w:rPr>
          <w:rStyle w:val="StyleUnderline"/>
        </w:rPr>
        <w:t>it takes the emotional habitus of trans studies as its object</w:t>
      </w:r>
      <w:r w:rsidRPr="00CE02EB">
        <w:rPr>
          <w:sz w:val="16"/>
        </w:rPr>
        <w:t xml:space="preserve">, The Terrible We is most closely aligned with recent work in feminist and queer studies that has taken stock of how the institutionalization of the political desires called feminism, queer liberation, and antiracism has shaped the knowledge projects of women’s/gender studies, queer theory, and black feminism. Notable among these are Clare Hemmings’s account of the political consequences of the stories that Anglo-American academic feminism tells about itself; Heather Love’s attention to how present desires for emotional rescue shape approaches to the queer past, and to what queer studies might teach us about “living with injury—not fixing it”; </w:t>
      </w:r>
      <w:r w:rsidRPr="00C849CF">
        <w:rPr>
          <w:rStyle w:val="StyleUnderline"/>
        </w:rPr>
        <w:t xml:space="preserve">Jennifer Nash’s diagnosis of black feminist defensiveness about intersectionality, what it enables and what it forecloses; </w:t>
      </w:r>
      <w:proofErr w:type="spellStart"/>
      <w:r w:rsidRPr="00C849CF">
        <w:rPr>
          <w:rStyle w:val="StyleUnderline"/>
        </w:rPr>
        <w:t>Kadji</w:t>
      </w:r>
      <w:proofErr w:type="spellEnd"/>
      <w:r w:rsidRPr="00C849CF">
        <w:rPr>
          <w:rStyle w:val="StyleUnderline"/>
        </w:rPr>
        <w:t xml:space="preserve"> Amin’s argument for, and modeling of, a queer studies driven by </w:t>
      </w:r>
      <w:proofErr w:type="spellStart"/>
      <w:r w:rsidRPr="00C849CF">
        <w:rPr>
          <w:rStyle w:val="StyleUnderline"/>
        </w:rPr>
        <w:t>deidealization</w:t>
      </w:r>
      <w:proofErr w:type="spellEnd"/>
      <w:r w:rsidRPr="00C849CF">
        <w:rPr>
          <w:rStyle w:val="StyleUnderline"/>
        </w:rPr>
        <w:t xml:space="preserve">; and Robyn Wiegman’s taking very seriously that “objects of study are as fully enmeshed in </w:t>
      </w:r>
      <w:r w:rsidRPr="00C849CF">
        <w:rPr>
          <w:rStyle w:val="Emphasis"/>
        </w:rPr>
        <w:t>fantasy</w:t>
      </w:r>
      <w:r w:rsidRPr="00C849CF">
        <w:rPr>
          <w:rStyle w:val="StyleUnderline"/>
        </w:rPr>
        <w:t xml:space="preserve">, </w:t>
      </w:r>
      <w:r w:rsidRPr="00C849CF">
        <w:rPr>
          <w:rStyle w:val="Emphasis"/>
        </w:rPr>
        <w:t>projection</w:t>
      </w:r>
      <w:r w:rsidRPr="00C849CF">
        <w:rPr>
          <w:rStyle w:val="StyleUnderline"/>
        </w:rPr>
        <w:t xml:space="preserve">, and </w:t>
      </w:r>
      <w:r w:rsidRPr="00C849CF">
        <w:rPr>
          <w:rStyle w:val="Emphasis"/>
        </w:rPr>
        <w:t>desire</w:t>
      </w:r>
      <w:r w:rsidRPr="00C849CF">
        <w:rPr>
          <w:rStyle w:val="StyleUnderline"/>
        </w:rPr>
        <w:t xml:space="preserve"> as those that inhabit the more familiar </w:t>
      </w:r>
      <w:r w:rsidRPr="00C849CF">
        <w:rPr>
          <w:rStyle w:val="Emphasis"/>
        </w:rPr>
        <w:t>itinerary of intimate life</w:t>
      </w:r>
      <w:r w:rsidRPr="00CE02EB">
        <w:rPr>
          <w:sz w:val="16"/>
        </w:rPr>
        <w:t>.”32</w:t>
      </w:r>
    </w:p>
    <w:p w14:paraId="151804DE" w14:textId="77777777" w:rsidR="00EF51FB" w:rsidRPr="00CE02EB" w:rsidRDefault="00EF51FB" w:rsidP="00EF51FB">
      <w:pPr>
        <w:rPr>
          <w:sz w:val="16"/>
        </w:rPr>
      </w:pPr>
      <w:r w:rsidRPr="00CE02EB">
        <w:rPr>
          <w:sz w:val="16"/>
        </w:rPr>
        <w:t xml:space="preserve">Wiegman characterizes the psychic life of what she terms identity knowledges as being driven by the desire for critical practice to produce justice and the belief that our objects—and our relations to them—might deliver it. </w:t>
      </w:r>
      <w:r w:rsidRPr="00FA5B55">
        <w:rPr>
          <w:rStyle w:val="StyleUnderline"/>
          <w:highlight w:val="green"/>
        </w:rPr>
        <w:t>The institutionali</w:t>
      </w:r>
      <w:r w:rsidRPr="005B3F67">
        <w:rPr>
          <w:rStyle w:val="StyleUnderline"/>
          <w:highlight w:val="green"/>
        </w:rPr>
        <w:t>zation of</w:t>
      </w:r>
      <w:r w:rsidRPr="005B3F67">
        <w:rPr>
          <w:rStyle w:val="StyleUnderline"/>
        </w:rPr>
        <w:t xml:space="preserve"> this disciplinary structure of </w:t>
      </w:r>
      <w:r w:rsidRPr="005B3F67">
        <w:rPr>
          <w:rStyle w:val="StyleUnderline"/>
          <w:highlight w:val="green"/>
        </w:rPr>
        <w:t xml:space="preserve">desire places an enormous burden on our </w:t>
      </w:r>
      <w:r w:rsidRPr="00FF1701">
        <w:rPr>
          <w:rStyle w:val="StyleUnderline"/>
          <w:highlight w:val="green"/>
        </w:rPr>
        <w:t>objects to</w:t>
      </w:r>
      <w:r w:rsidRPr="00FF1701">
        <w:rPr>
          <w:rStyle w:val="StyleUnderline"/>
        </w:rPr>
        <w:t xml:space="preserve"> be “adequate to the political commitments that inspire” us and to, therefore</w:t>
      </w:r>
      <w:r w:rsidRPr="005B3F67">
        <w:rPr>
          <w:rStyle w:val="StyleUnderline"/>
        </w:rPr>
        <w:t xml:space="preserve">, </w:t>
      </w:r>
      <w:r w:rsidRPr="005B3F67">
        <w:rPr>
          <w:rStyle w:val="StyleUnderline"/>
          <w:highlight w:val="green"/>
        </w:rPr>
        <w:t>be good</w:t>
      </w:r>
      <w:r w:rsidRPr="005B3F67">
        <w:rPr>
          <w:rStyle w:val="StyleUnderline"/>
        </w:rPr>
        <w:t xml:space="preserve">—desirable, politically </w:t>
      </w:r>
      <w:r w:rsidRPr="005B3F67">
        <w:rPr>
          <w:rStyle w:val="StyleUnderline"/>
          <w:highlight w:val="green"/>
        </w:rPr>
        <w:t>enabling</w:t>
      </w:r>
      <w:r w:rsidRPr="005B3F67">
        <w:rPr>
          <w:rStyle w:val="StyleUnderline"/>
        </w:rPr>
        <w:t xml:space="preserve">, </w:t>
      </w:r>
      <w:r w:rsidRPr="005B3F67">
        <w:rPr>
          <w:rStyle w:val="StyleUnderline"/>
          <w:highlight w:val="green"/>
        </w:rPr>
        <w:t>conduits of good feeling</w:t>
      </w:r>
      <w:r w:rsidRPr="005B3F67">
        <w:rPr>
          <w:rStyle w:val="StyleUnderline"/>
        </w:rPr>
        <w:t>, and so forth</w:t>
      </w:r>
      <w:r w:rsidRPr="00CE02EB">
        <w:rPr>
          <w:sz w:val="16"/>
        </w:rPr>
        <w:t xml:space="preserve">.33 Further, one of the ways that justice is routinely “figured” within such fields is “by claiming for minoritized subjects the right to study themselves and to make themselves the object of their study.”34 </w:t>
      </w:r>
      <w:r w:rsidRPr="00FA5B55">
        <w:rPr>
          <w:rStyle w:val="StyleUnderline"/>
          <w:highlight w:val="green"/>
        </w:rPr>
        <w:t>This</w:t>
      </w:r>
      <w:r w:rsidRPr="004D7ED1">
        <w:rPr>
          <w:rStyle w:val="StyleUnderline"/>
        </w:rPr>
        <w:t xml:space="preserve"> definition of justice, in turn, produces a closeness between critics and our objects that, Wiegman suggests, </w:t>
      </w:r>
      <w:r w:rsidRPr="00FA5B55">
        <w:rPr>
          <w:rStyle w:val="StyleUnderline"/>
          <w:highlight w:val="green"/>
        </w:rPr>
        <w:t>makes it “harder to bear the</w:t>
      </w:r>
      <w:r w:rsidRPr="004D7ED1">
        <w:rPr>
          <w:rStyle w:val="StyleUnderline"/>
        </w:rPr>
        <w:t xml:space="preserve"> psychic </w:t>
      </w:r>
      <w:r w:rsidRPr="00FA5B55">
        <w:rPr>
          <w:rStyle w:val="StyleUnderline"/>
          <w:highlight w:val="green"/>
        </w:rPr>
        <w:t>burdens</w:t>
      </w:r>
      <w:r w:rsidRPr="004D7ED1">
        <w:rPr>
          <w:rStyle w:val="StyleUnderline"/>
        </w:rPr>
        <w:t xml:space="preserve">” </w:t>
      </w:r>
      <w:r w:rsidRPr="00FA5B55">
        <w:rPr>
          <w:rStyle w:val="StyleUnderline"/>
          <w:highlight w:val="green"/>
        </w:rPr>
        <w:t>of</w:t>
      </w:r>
      <w:r w:rsidRPr="004D7ED1">
        <w:rPr>
          <w:rStyle w:val="StyleUnderline"/>
        </w:rPr>
        <w:t xml:space="preserve"> the </w:t>
      </w:r>
      <w:r w:rsidRPr="00FA5B55">
        <w:rPr>
          <w:rStyle w:val="Emphasis"/>
          <w:highlight w:val="green"/>
        </w:rPr>
        <w:t>inevitable failure</w:t>
      </w:r>
      <w:r w:rsidRPr="004D7ED1">
        <w:rPr>
          <w:rStyle w:val="StyleUnderline"/>
        </w:rPr>
        <w:t xml:space="preserve"> of our objects—of ourselves—to live up to our desires for them: “how much </w:t>
      </w:r>
      <w:r w:rsidRPr="004D7ED1">
        <w:rPr>
          <w:rStyle w:val="Emphasis"/>
        </w:rPr>
        <w:t>goodness</w:t>
      </w:r>
      <w:r w:rsidRPr="004D7ED1">
        <w:rPr>
          <w:rStyle w:val="StyleUnderline"/>
        </w:rPr>
        <w:t xml:space="preserve">, after all, must one </w:t>
      </w:r>
      <w:r w:rsidRPr="004D7ED1">
        <w:rPr>
          <w:rStyle w:val="Emphasis"/>
        </w:rPr>
        <w:t>attribute</w:t>
      </w:r>
      <w:r w:rsidRPr="004D7ED1">
        <w:rPr>
          <w:rStyle w:val="StyleUnderline"/>
        </w:rPr>
        <w:t xml:space="preserve"> to her </w:t>
      </w:r>
      <w:r w:rsidRPr="004D7ED1">
        <w:rPr>
          <w:rStyle w:val="Emphasis"/>
        </w:rPr>
        <w:t>identity objects</w:t>
      </w:r>
      <w:r w:rsidRPr="004D7ED1">
        <w:rPr>
          <w:rStyle w:val="StyleUnderline"/>
        </w:rPr>
        <w:t xml:space="preserve"> of </w:t>
      </w:r>
      <w:r w:rsidRPr="004D7ED1">
        <w:rPr>
          <w:rStyle w:val="Emphasis"/>
        </w:rPr>
        <w:t>study</w:t>
      </w:r>
      <w:r w:rsidRPr="004D7ED1">
        <w:rPr>
          <w:rStyle w:val="StyleUnderline"/>
        </w:rPr>
        <w:t xml:space="preserve"> to withstand what it means to both </w:t>
      </w:r>
      <w:r w:rsidRPr="004D7ED1">
        <w:rPr>
          <w:rStyle w:val="Emphasis"/>
        </w:rPr>
        <w:t>represent</w:t>
      </w:r>
      <w:r w:rsidRPr="004D7ED1">
        <w:rPr>
          <w:rStyle w:val="StyleUnderline"/>
        </w:rPr>
        <w:t xml:space="preserve"> and be </w:t>
      </w:r>
      <w:r w:rsidRPr="004D7ED1">
        <w:rPr>
          <w:rStyle w:val="Emphasis"/>
        </w:rPr>
        <w:t>represented</w:t>
      </w:r>
      <w:r w:rsidRPr="004D7ED1">
        <w:rPr>
          <w:rStyle w:val="StyleUnderline"/>
        </w:rPr>
        <w:t xml:space="preserve"> by them?”</w:t>
      </w:r>
      <w:r w:rsidRPr="00CE02EB">
        <w:rPr>
          <w:sz w:val="16"/>
        </w:rPr>
        <w:t>35</w:t>
      </w:r>
    </w:p>
    <w:p w14:paraId="557F7C3C" w14:textId="77777777" w:rsidR="00EF51FB" w:rsidRPr="00CE02EB" w:rsidRDefault="00EF51FB" w:rsidP="00EF51FB">
      <w:pPr>
        <w:rPr>
          <w:sz w:val="16"/>
        </w:rPr>
      </w:pPr>
      <w:r w:rsidRPr="004D7ED1">
        <w:rPr>
          <w:rStyle w:val="StyleUnderline"/>
        </w:rPr>
        <w:t xml:space="preserve">Taking this account of the psychic life of identity knowledges for granted, </w:t>
      </w:r>
      <w:r w:rsidRPr="005B3F67">
        <w:rPr>
          <w:rStyle w:val="StyleUnderline"/>
          <w:highlight w:val="green"/>
        </w:rPr>
        <w:t>it is easy to understand</w:t>
      </w:r>
      <w:r w:rsidRPr="00FE2BAA">
        <w:rPr>
          <w:rStyle w:val="StyleUnderline"/>
        </w:rPr>
        <w:t xml:space="preserve"> the assertion “</w:t>
      </w:r>
      <w:r w:rsidRPr="005B3F67">
        <w:rPr>
          <w:rStyle w:val="StyleUnderline"/>
          <w:highlight w:val="green"/>
        </w:rPr>
        <w:t>I’m not sick</w:t>
      </w:r>
      <w:r w:rsidRPr="00FE2BAA">
        <w:rPr>
          <w:rStyle w:val="StyleUnderline"/>
        </w:rPr>
        <w:t xml:space="preserve">” </w:t>
      </w:r>
      <w:r w:rsidRPr="00FA5B55">
        <w:rPr>
          <w:rStyle w:val="StyleUnderline"/>
          <w:highlight w:val="green"/>
        </w:rPr>
        <w:t>and</w:t>
      </w:r>
      <w:r w:rsidRPr="00FE2BAA">
        <w:rPr>
          <w:rStyle w:val="StyleUnderline"/>
        </w:rPr>
        <w:t xml:space="preserve"> the </w:t>
      </w:r>
      <w:r w:rsidRPr="00FA5B55">
        <w:rPr>
          <w:rStyle w:val="StyleUnderline"/>
          <w:highlight w:val="green"/>
        </w:rPr>
        <w:t>conversion</w:t>
      </w:r>
      <w:r w:rsidRPr="00FE2BAA">
        <w:rPr>
          <w:rStyle w:val="StyleUnderline"/>
        </w:rPr>
        <w:t xml:space="preserve"> of trans rage </w:t>
      </w:r>
      <w:r w:rsidRPr="00FA5B55">
        <w:rPr>
          <w:rStyle w:val="StyleUnderline"/>
          <w:highlight w:val="green"/>
        </w:rPr>
        <w:t>into enabling</w:t>
      </w:r>
      <w:r w:rsidRPr="00FE2BAA">
        <w:rPr>
          <w:rStyle w:val="StyleUnderline"/>
        </w:rPr>
        <w:t xml:space="preserve"> </w:t>
      </w:r>
      <w:r w:rsidRPr="00FA5B55">
        <w:rPr>
          <w:rStyle w:val="StyleUnderline"/>
          <w:highlight w:val="green"/>
        </w:rPr>
        <w:t>political</w:t>
      </w:r>
      <w:r w:rsidRPr="00FE2BAA">
        <w:rPr>
          <w:rStyle w:val="StyleUnderline"/>
        </w:rPr>
        <w:t xml:space="preserve"> and subjective </w:t>
      </w:r>
      <w:r w:rsidRPr="00FA5B55">
        <w:rPr>
          <w:rStyle w:val="StyleUnderline"/>
          <w:highlight w:val="green"/>
        </w:rPr>
        <w:t xml:space="preserve">movement as defenses </w:t>
      </w:r>
      <w:r w:rsidRPr="00FE2BAA">
        <w:rPr>
          <w:rStyle w:val="StyleUnderline"/>
          <w:highlight w:val="green"/>
        </w:rPr>
        <w:t xml:space="preserve">of </w:t>
      </w:r>
      <w:r w:rsidRPr="00FE2BAA">
        <w:rPr>
          <w:rStyle w:val="Emphasis"/>
          <w:highlight w:val="green"/>
        </w:rPr>
        <w:t>trans as a good object</w:t>
      </w:r>
      <w:r w:rsidRPr="00FE2BAA">
        <w:rPr>
          <w:rStyle w:val="StyleUnderline"/>
        </w:rPr>
        <w:t xml:space="preserve"> in Wiegman’s sense</w:t>
      </w:r>
      <w:r w:rsidRPr="00CE02EB">
        <w:rPr>
          <w:sz w:val="16"/>
        </w:rPr>
        <w:t xml:space="preserve">. Trans, Stryker insists, does not name the delusional, medicalized, politically retrograde “[dupe] of gender”; rather, it names a subject from whom and for whom we might produce justice.36 Indeed, although transgender appears within Wiegman’s book primarily as an object on which other critics have pinned their hopes, </w:t>
      </w:r>
      <w:r w:rsidRPr="00BB30C5">
        <w:rPr>
          <w:rStyle w:val="StyleUnderline"/>
        </w:rPr>
        <w:t xml:space="preserve">Andrea Long </w:t>
      </w:r>
      <w:r w:rsidRPr="00175689">
        <w:rPr>
          <w:rStyle w:val="StyleUnderline"/>
        </w:rPr>
        <w:t>Chu and</w:t>
      </w:r>
      <w:r w:rsidRPr="00BB30C5">
        <w:rPr>
          <w:rStyle w:val="StyleUnderline"/>
        </w:rPr>
        <w:t xml:space="preserve"> Emmett Harsin Drager have since applied Wiegman’s insights to account for what they see as </w:t>
      </w:r>
      <w:r w:rsidRPr="00FE2BAA">
        <w:rPr>
          <w:rStyle w:val="StyleUnderline"/>
        </w:rPr>
        <w:t xml:space="preserve">the </w:t>
      </w:r>
      <w:r w:rsidRPr="00FE2BAA">
        <w:rPr>
          <w:rStyle w:val="Emphasis"/>
        </w:rPr>
        <w:t>founding</w:t>
      </w:r>
      <w:r w:rsidRPr="00FE2BAA">
        <w:rPr>
          <w:rStyle w:val="StyleUnderline"/>
        </w:rPr>
        <w:t xml:space="preserve"> “</w:t>
      </w:r>
      <w:r w:rsidRPr="00FE2BAA">
        <w:rPr>
          <w:rStyle w:val="Emphasis"/>
        </w:rPr>
        <w:t>disavowal of the transsexual</w:t>
      </w:r>
      <w:r w:rsidRPr="00FE2BAA">
        <w:rPr>
          <w:rStyle w:val="StyleUnderline"/>
        </w:rPr>
        <w:t xml:space="preserve">” at work in </w:t>
      </w:r>
      <w:r w:rsidRPr="00FE2BAA">
        <w:rPr>
          <w:rStyle w:val="Emphasis"/>
        </w:rPr>
        <w:t>trans studies</w:t>
      </w:r>
      <w:r w:rsidRPr="00CE02EB">
        <w:rPr>
          <w:sz w:val="16"/>
        </w:rPr>
        <w:t xml:space="preserve">.37 In their story, </w:t>
      </w:r>
      <w:r w:rsidRPr="00BB30C5">
        <w:rPr>
          <w:rStyle w:val="StyleUnderline"/>
        </w:rPr>
        <w:t>in order to understand trans</w:t>
      </w:r>
      <w:r w:rsidRPr="00CE02EB">
        <w:rPr>
          <w:sz w:val="16"/>
        </w:rPr>
        <w:t xml:space="preserve"> (and therefore ourselves) </w:t>
      </w:r>
      <w:r w:rsidRPr="00BB30C5">
        <w:rPr>
          <w:rStyle w:val="StyleUnderline"/>
        </w:rPr>
        <w:t xml:space="preserve">as </w:t>
      </w:r>
      <w:r w:rsidRPr="006B00D3">
        <w:rPr>
          <w:rStyle w:val="StyleUnderline"/>
        </w:rPr>
        <w:t>a</w:t>
      </w:r>
      <w:r w:rsidRPr="00BB30C5">
        <w:rPr>
          <w:rStyle w:val="StyleUnderline"/>
        </w:rPr>
        <w:t xml:space="preserve"> “</w:t>
      </w:r>
      <w:r w:rsidRPr="005B3F67">
        <w:rPr>
          <w:rStyle w:val="StyleUnderline"/>
          <w:highlight w:val="green"/>
        </w:rPr>
        <w:t>good object</w:t>
      </w:r>
      <w:r w:rsidRPr="00BB30C5">
        <w:rPr>
          <w:rStyle w:val="StyleUnderline"/>
        </w:rPr>
        <w:t>” capable of delivering justice</w:t>
      </w:r>
      <w:r w:rsidRPr="00CE02EB">
        <w:rPr>
          <w:sz w:val="16"/>
        </w:rPr>
        <w:t xml:space="preserve">, </w:t>
      </w:r>
      <w:r w:rsidRPr="00FE2BAA">
        <w:rPr>
          <w:rStyle w:val="StyleUnderline"/>
        </w:rPr>
        <w:t xml:space="preserve">trans studies </w:t>
      </w:r>
      <w:r w:rsidRPr="006B00D3">
        <w:rPr>
          <w:rStyle w:val="StyleUnderline"/>
          <w:highlight w:val="green"/>
        </w:rPr>
        <w:t>scholars</w:t>
      </w:r>
      <w:r w:rsidRPr="00FE2BAA">
        <w:rPr>
          <w:rStyle w:val="StyleUnderline"/>
        </w:rPr>
        <w:t xml:space="preserve"> </w:t>
      </w:r>
      <w:r w:rsidRPr="005B3F67">
        <w:rPr>
          <w:rStyle w:val="StyleUnderline"/>
        </w:rPr>
        <w:t xml:space="preserve">have </w:t>
      </w:r>
      <w:r w:rsidRPr="00175689">
        <w:rPr>
          <w:rStyle w:val="StyleUnderline"/>
          <w:highlight w:val="green"/>
        </w:rPr>
        <w:t xml:space="preserve">abandoned the </w:t>
      </w:r>
      <w:r w:rsidRPr="00FE2BAA">
        <w:rPr>
          <w:rStyle w:val="StyleUnderline"/>
        </w:rPr>
        <w:t xml:space="preserve">figure of the </w:t>
      </w:r>
      <w:r w:rsidRPr="00175689">
        <w:rPr>
          <w:rStyle w:val="Emphasis"/>
          <w:highlight w:val="green"/>
        </w:rPr>
        <w:t>transsexual</w:t>
      </w:r>
      <w:r w:rsidRPr="00CE02EB">
        <w:rPr>
          <w:sz w:val="16"/>
          <w:highlight w:val="green"/>
        </w:rPr>
        <w:t xml:space="preserve"> </w:t>
      </w:r>
      <w:r w:rsidRPr="00175689">
        <w:rPr>
          <w:rStyle w:val="StyleUnderline"/>
          <w:highlight w:val="green"/>
        </w:rPr>
        <w:t xml:space="preserve">and repeatedly perform this </w:t>
      </w:r>
      <w:r w:rsidRPr="00FE2BAA">
        <w:rPr>
          <w:rStyle w:val="Emphasis"/>
        </w:rPr>
        <w:t>abandonment</w:t>
      </w:r>
      <w:r w:rsidRPr="00FE2BAA">
        <w:rPr>
          <w:sz w:val="16"/>
        </w:rPr>
        <w:t xml:space="preserve"> </w:t>
      </w:r>
      <w:r w:rsidRPr="00FE2BAA">
        <w:rPr>
          <w:rStyle w:val="StyleUnderline"/>
        </w:rPr>
        <w:t>in order</w:t>
      </w:r>
      <w:r w:rsidRPr="00CE02EB">
        <w:rPr>
          <w:sz w:val="16"/>
        </w:rPr>
        <w:t xml:space="preserve"> “</w:t>
      </w:r>
      <w:r w:rsidRPr="00175689">
        <w:rPr>
          <w:rStyle w:val="StyleUnderline"/>
          <w:highlight w:val="green"/>
        </w:rPr>
        <w:t>to prove</w:t>
      </w:r>
      <w:r w:rsidRPr="00BB30C5">
        <w:rPr>
          <w:rStyle w:val="StyleUnderline"/>
        </w:rPr>
        <w:t xml:space="preserve"> that </w:t>
      </w:r>
      <w:r w:rsidRPr="00175689">
        <w:rPr>
          <w:rStyle w:val="StyleUnderline"/>
          <w:highlight w:val="green"/>
        </w:rPr>
        <w:t xml:space="preserve">we are no </w:t>
      </w:r>
      <w:r w:rsidRPr="00FE2BAA">
        <w:rPr>
          <w:rStyle w:val="StyleUnderline"/>
          <w:highlight w:val="green"/>
        </w:rPr>
        <w:t>longer</w:t>
      </w:r>
      <w:r w:rsidRPr="00390787">
        <w:rPr>
          <w:rStyle w:val="StyleUnderline"/>
        </w:rPr>
        <w:t xml:space="preserve"> the </w:t>
      </w:r>
      <w:r w:rsidRPr="00FE2BAA">
        <w:rPr>
          <w:rStyle w:val="StyleUnderline"/>
          <w:highlight w:val="green"/>
        </w:rPr>
        <w:t xml:space="preserve">medicalized </w:t>
      </w:r>
      <w:r w:rsidRPr="00390787">
        <w:rPr>
          <w:rStyle w:val="StyleUnderline"/>
        </w:rPr>
        <w:t>transsexual</w:t>
      </w:r>
      <w:r w:rsidRPr="00390787">
        <w:rPr>
          <w:sz w:val="16"/>
        </w:rPr>
        <w:t>,”</w:t>
      </w:r>
      <w:r w:rsidRPr="00CE02EB">
        <w:rPr>
          <w:sz w:val="16"/>
        </w:rPr>
        <w:t xml:space="preserve"> </w:t>
      </w:r>
      <w:r w:rsidRPr="00FA5B55">
        <w:rPr>
          <w:rStyle w:val="StyleUnderline"/>
        </w:rPr>
        <w:t>who is, we all know</w:t>
      </w:r>
      <w:r w:rsidRPr="00FA5B55">
        <w:rPr>
          <w:sz w:val="16"/>
        </w:rPr>
        <w:t xml:space="preserve">, </w:t>
      </w:r>
      <w:r w:rsidRPr="00FA5B55">
        <w:rPr>
          <w:rStyle w:val="Emphasis"/>
        </w:rPr>
        <w:t>too desirous of normativity to be a theoretically viable political subject</w:t>
      </w:r>
      <w:r w:rsidRPr="00CE02EB">
        <w:rPr>
          <w:sz w:val="16"/>
        </w:rPr>
        <w:t xml:space="preserve">.38 </w:t>
      </w:r>
      <w:r w:rsidRPr="00FA5B55">
        <w:rPr>
          <w:rStyle w:val="StyleUnderline"/>
          <w:highlight w:val="green"/>
        </w:rPr>
        <w:t>Out of a desire to be resistant and radical</w:t>
      </w:r>
      <w:r w:rsidRPr="00BB30C5">
        <w:rPr>
          <w:rStyle w:val="StyleUnderline"/>
        </w:rPr>
        <w:t>, that is, trans studies has abandoned its proper object—“the only thing that trans describes that queer can’t”—and “severely limited our ability to fully understand trans pasts and presents</w:t>
      </w:r>
      <w:r w:rsidRPr="00CE02EB">
        <w:rPr>
          <w:sz w:val="16"/>
        </w:rPr>
        <w:t>.”39</w:t>
      </w:r>
    </w:p>
    <w:p w14:paraId="16CDDD7F" w14:textId="77777777" w:rsidR="00EF51FB" w:rsidRPr="00CE02EB" w:rsidRDefault="00EF51FB" w:rsidP="00EF51FB">
      <w:pPr>
        <w:rPr>
          <w:sz w:val="16"/>
        </w:rPr>
      </w:pPr>
      <w:r w:rsidRPr="000B48EA">
        <w:rPr>
          <w:rStyle w:val="StyleUnderline"/>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t>
      </w:r>
      <w:r w:rsidRPr="00175689">
        <w:rPr>
          <w:rStyle w:val="Emphasis"/>
          <w:highlight w:val="green"/>
        </w:rPr>
        <w:t>what would happen if we thought with these disavowed figures and feelings</w:t>
      </w:r>
      <w:r w:rsidRPr="000B48EA">
        <w:rPr>
          <w:rStyle w:val="StyleUnderline"/>
        </w:rPr>
        <w:t>, it is insufficient to understand the present of trans studies as only the outcome of our own political and affective attachments</w:t>
      </w:r>
      <w:r w:rsidRPr="00CE02EB">
        <w:rPr>
          <w:sz w:val="16"/>
        </w:rPr>
        <w:t>.40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If identity knowledges are, at least in part, projects of securing for minoritized people the authority to be subjects, as well as objects, of knowledge, then we cannot ignore that there are many concomitant factors—chiefly, the uneven distribution of life chances under racial capitalism, the animating context of scholarly desires for radicality—that influence the shape that such fields take. Put another way: while at the outset I, too, set out to understand trans studies’ disavowals as the outcome of intimate and collective desires animating the field, I am mindful of the fact that those founding disavowals, both for better and for worse, enabled trans subjects to emerge into the academy in the first place.</w:t>
      </w:r>
    </w:p>
    <w:p w14:paraId="72B7007D" w14:textId="77777777" w:rsidR="00EF51FB" w:rsidRPr="005B3F67" w:rsidRDefault="00EF51FB" w:rsidP="00EF51FB">
      <w:pPr>
        <w:rPr>
          <w:sz w:val="16"/>
          <w:szCs w:val="16"/>
        </w:rPr>
      </w:pPr>
      <w:r w:rsidRPr="005B3F67">
        <w:rPr>
          <w:sz w:val="16"/>
          <w:szCs w:val="16"/>
        </w:rPr>
        <w:t xml:space="preserve">In an essay collected in the 1999 anthology Reclaiming Genders: Transsexual Grammars at the Fin de Siècle, Stryker notes: “While it remains impossible to speak of a single unified transgender movement with clearly articulated goals, it is certainly true that one aim of many activists is to do for gender identity disorder what gay liberation did for social scientific accounts of pathological homosexuality—that is, to make transgender people themselves, rather than their self-appointed clinical caretakers, the ultimate authority about transgender lives.”42 As with other knowledge projects linked to minoritized identities, the goals of early work in trans studies were bound up with the goals of the transgender movement. Indeed, in Stryker’s articulation of trans politics here, the transgender movement and transgender studies might be indistinguishable, given that “the aim of many activists” was precisely to establish a discourse in which it would be possible for trans people to be regarded as the “ultimate authority about transgender lives.” While this demand for authority arguably animates all minoritarian scholarship, it is a particularly fraught issue in institutionalized forms of trans studies, given that trans identity has been and continues to be described in the language of psychiatric disorder </w:t>
      </w:r>
      <w:proofErr w:type="gramStart"/>
      <w:r w:rsidRPr="005B3F67">
        <w:rPr>
          <w:sz w:val="16"/>
          <w:szCs w:val="16"/>
        </w:rPr>
        <w:t>in particular and</w:t>
      </w:r>
      <w:proofErr w:type="gramEnd"/>
      <w:r w:rsidRPr="005B3F67">
        <w:rPr>
          <w:sz w:val="16"/>
          <w:szCs w:val="16"/>
        </w:rPr>
        <w:t xml:space="preserve"> of madness more generally.</w:t>
      </w:r>
    </w:p>
    <w:p w14:paraId="719AB3D1" w14:textId="77777777" w:rsidR="00EF51FB" w:rsidRPr="00CE02EB" w:rsidRDefault="00EF51FB" w:rsidP="00EF51FB">
      <w:pPr>
        <w:rPr>
          <w:sz w:val="16"/>
        </w:rPr>
      </w:pPr>
      <w:r w:rsidRPr="00DD2F47">
        <w:rPr>
          <w:rStyle w:val="StyleUnderline"/>
        </w:rPr>
        <w:t xml:space="preserve">As mad and critical disability studies scholars have noted, there is a way in which </w:t>
      </w:r>
      <w:r w:rsidRPr="003E5DA4">
        <w:rPr>
          <w:rStyle w:val="StyleUnderline"/>
        </w:rPr>
        <w:t>the</w:t>
      </w:r>
      <w:r w:rsidRPr="00DD2F47">
        <w:rPr>
          <w:rStyle w:val="StyleUnderline"/>
        </w:rPr>
        <w:t xml:space="preserve"> conjuncture of madness and intellectual authority—and, therefore, “mad” and “studies”—presents a clarifying contradiction</w:t>
      </w:r>
      <w:r w:rsidRPr="00CE02EB">
        <w:rPr>
          <w:sz w:val="16"/>
        </w:rPr>
        <w:t xml:space="preserve">.43 </w:t>
      </w:r>
      <w:r w:rsidRPr="003E5DA4">
        <w:rPr>
          <w:rStyle w:val="StyleUnderline"/>
          <w:highlight w:val="green"/>
        </w:rPr>
        <w:t>To the</w:t>
      </w:r>
      <w:r w:rsidRPr="00175689">
        <w:rPr>
          <w:rStyle w:val="StyleUnderline"/>
          <w:highlight w:val="green"/>
        </w:rPr>
        <w:t xml:space="preserve"> extent that having </w:t>
      </w:r>
      <w:r w:rsidRPr="00175689">
        <w:rPr>
          <w:rStyle w:val="Emphasis"/>
          <w:highlight w:val="green"/>
        </w:rPr>
        <w:t>rhetorical</w:t>
      </w:r>
      <w:r w:rsidRPr="00FE2BAA">
        <w:rPr>
          <w:rStyle w:val="Emphasis"/>
        </w:rPr>
        <w:t xml:space="preserve">/interpretative </w:t>
      </w:r>
      <w:r w:rsidRPr="00175689">
        <w:rPr>
          <w:rStyle w:val="Emphasis"/>
          <w:highlight w:val="green"/>
        </w:rPr>
        <w:t>authority</w:t>
      </w:r>
      <w:r w:rsidRPr="00CE02EB">
        <w:rPr>
          <w:sz w:val="16"/>
        </w:rPr>
        <w:t xml:space="preserve"> “</w:t>
      </w:r>
      <w:r w:rsidRPr="00175689">
        <w:rPr>
          <w:rStyle w:val="StyleUnderline"/>
          <w:highlight w:val="green"/>
        </w:rPr>
        <w:t>means making sense</w:t>
      </w:r>
      <w:r w:rsidRPr="00D376A8">
        <w:rPr>
          <w:rStyle w:val="StyleUnderline"/>
        </w:rPr>
        <w:t xml:space="preserve"> and a [mental] diagnosis is in many ways to be labeled as speaking nonsensically or with the wrong kind of sense,” </w:t>
      </w:r>
      <w:r w:rsidRPr="00175689">
        <w:rPr>
          <w:rStyle w:val="StyleUnderline"/>
          <w:highlight w:val="green"/>
        </w:rPr>
        <w:t>then</w:t>
      </w:r>
      <w:r w:rsidRPr="00D376A8">
        <w:rPr>
          <w:rStyle w:val="StyleUnderline"/>
        </w:rPr>
        <w:t xml:space="preserve">, </w:t>
      </w:r>
      <w:r w:rsidRPr="00175689">
        <w:rPr>
          <w:rStyle w:val="StyleUnderline"/>
          <w:highlight w:val="green"/>
        </w:rPr>
        <w:t>within the protocols</w:t>
      </w:r>
      <w:r w:rsidRPr="00D376A8">
        <w:rPr>
          <w:rStyle w:val="StyleUnderline"/>
        </w:rPr>
        <w:t xml:space="preserve"> of rationality </w:t>
      </w:r>
      <w:r w:rsidRPr="00175689">
        <w:rPr>
          <w:rStyle w:val="StyleUnderline"/>
          <w:highlight w:val="green"/>
        </w:rPr>
        <w:t>that organize the university</w:t>
      </w:r>
      <w:r w:rsidRPr="00CE02EB">
        <w:rPr>
          <w:sz w:val="16"/>
        </w:rPr>
        <w:t xml:space="preserve">, </w:t>
      </w:r>
      <w:r w:rsidRPr="00175689">
        <w:rPr>
          <w:rStyle w:val="StyleUnderline"/>
          <w:highlight w:val="green"/>
        </w:rPr>
        <w:t xml:space="preserve">speaking from the position of one so </w:t>
      </w:r>
      <w:r w:rsidRPr="00175689">
        <w:rPr>
          <w:rStyle w:val="Emphasis"/>
          <w:highlight w:val="green"/>
        </w:rPr>
        <w:t>diagnosed</w:t>
      </w:r>
      <w:r w:rsidRPr="00CE02EB">
        <w:rPr>
          <w:sz w:val="16"/>
        </w:rPr>
        <w:t xml:space="preserve"> </w:t>
      </w:r>
      <w:r w:rsidRPr="00175689">
        <w:rPr>
          <w:rStyle w:val="StyleUnderline"/>
          <w:highlight w:val="green"/>
        </w:rPr>
        <w:t xml:space="preserve">undercuts one’s </w:t>
      </w:r>
      <w:r w:rsidRPr="00175689">
        <w:rPr>
          <w:rStyle w:val="Emphasis"/>
          <w:highlight w:val="green"/>
        </w:rPr>
        <w:t>ability to speak</w:t>
      </w:r>
      <w:r w:rsidRPr="00CE02EB">
        <w:rPr>
          <w:sz w:val="16"/>
        </w:rPr>
        <w:t xml:space="preserve">.44 </w:t>
      </w:r>
      <w:r w:rsidRPr="00FE2BAA">
        <w:rPr>
          <w:rStyle w:val="StyleUnderline"/>
        </w:rPr>
        <w:t>Speaking madly risks</w:t>
      </w:r>
      <w:r w:rsidRPr="00FE2BAA">
        <w:rPr>
          <w:sz w:val="16"/>
        </w:rPr>
        <w:t xml:space="preserve"> </w:t>
      </w:r>
      <w:r w:rsidRPr="00FE2BAA">
        <w:rPr>
          <w:rStyle w:val="Emphasis"/>
        </w:rPr>
        <w:t>literal</w:t>
      </w:r>
      <w:r w:rsidRPr="00FE2BAA">
        <w:rPr>
          <w:sz w:val="16"/>
        </w:rPr>
        <w:t xml:space="preserve"> </w:t>
      </w:r>
      <w:r w:rsidRPr="00FE2BAA">
        <w:rPr>
          <w:rStyle w:val="StyleUnderline"/>
        </w:rPr>
        <w:t>and</w:t>
      </w:r>
      <w:r w:rsidRPr="00FE2BAA">
        <w:rPr>
          <w:sz w:val="16"/>
        </w:rPr>
        <w:t xml:space="preserve"> </w:t>
      </w:r>
      <w:r w:rsidRPr="00FE2BAA">
        <w:rPr>
          <w:rStyle w:val="Emphasis"/>
        </w:rPr>
        <w:t>rhetorical confinement</w:t>
      </w:r>
      <w:r w:rsidRPr="00CE02EB">
        <w:rPr>
          <w:sz w:val="16"/>
        </w:rPr>
        <w:t xml:space="preserve"> or, at the very least, </w:t>
      </w:r>
      <w:r w:rsidRPr="00D376A8">
        <w:rPr>
          <w:rStyle w:val="StyleUnderline"/>
        </w:rPr>
        <w:t>the dismissal of one’s sense as nonsense</w:t>
      </w:r>
      <w:r w:rsidRPr="00CE02EB">
        <w:rPr>
          <w:sz w:val="16"/>
        </w:rPr>
        <w:t xml:space="preserve">. Especially in the early stages of the field’s formation, then, when trans identity was much more universally regarded as a form of madness, </w:t>
      </w:r>
      <w:r w:rsidRPr="00F04C40">
        <w:rPr>
          <w:rStyle w:val="StyleUnderline"/>
        </w:rPr>
        <w:t xml:space="preserve">trans scholars’ rhetorical claims to authority were caught </w:t>
      </w:r>
      <w:r w:rsidRPr="00F04C40">
        <w:rPr>
          <w:rStyle w:val="Emphasis"/>
        </w:rPr>
        <w:t>within a persistent double bind</w:t>
      </w:r>
      <w:r w:rsidRPr="00CE02EB">
        <w:rPr>
          <w:sz w:val="16"/>
        </w:rPr>
        <w:t xml:space="preserve">. </w:t>
      </w:r>
      <w:r w:rsidRPr="00F04C40">
        <w:rPr>
          <w:rStyle w:val="StyleUnderline"/>
        </w:rPr>
        <w:t>How</w:t>
      </w:r>
      <w:r w:rsidRPr="00CE02EB">
        <w:rPr>
          <w:sz w:val="16"/>
        </w:rPr>
        <w:t xml:space="preserve">, after all, </w:t>
      </w:r>
      <w:r w:rsidRPr="00F04C40">
        <w:rPr>
          <w:rStyle w:val="StyleUnderline"/>
        </w:rPr>
        <w:t>does one stake a claim to know through</w:t>
      </w:r>
      <w:r w:rsidRPr="00CE02EB">
        <w:rPr>
          <w:sz w:val="16"/>
        </w:rPr>
        <w:t xml:space="preserve"> a </w:t>
      </w:r>
      <w:r w:rsidRPr="00F04C40">
        <w:rPr>
          <w:rStyle w:val="Emphasis"/>
        </w:rPr>
        <w:t>category</w:t>
      </w:r>
      <w:r w:rsidRPr="00CE02EB">
        <w:rPr>
          <w:sz w:val="16"/>
        </w:rPr>
        <w:t xml:space="preserve"> </w:t>
      </w:r>
      <w:r w:rsidRPr="00F04C40">
        <w:rPr>
          <w:rStyle w:val="StyleUnderline"/>
        </w:rPr>
        <w:t>that renders</w:t>
      </w:r>
      <w:r w:rsidRPr="00CE02EB">
        <w:rPr>
          <w:sz w:val="16"/>
        </w:rPr>
        <w:t xml:space="preserve"> </w:t>
      </w:r>
      <w:r w:rsidRPr="00F04C40">
        <w:rPr>
          <w:rStyle w:val="Emphasis"/>
        </w:rPr>
        <w:t>one’s knowledge</w:t>
      </w:r>
      <w:r w:rsidRPr="00CE02EB">
        <w:rPr>
          <w:sz w:val="16"/>
        </w:rPr>
        <w:t xml:space="preserve"> about oneself </w:t>
      </w:r>
      <w:r w:rsidRPr="00F04C40">
        <w:rPr>
          <w:rStyle w:val="StyleUnderline"/>
        </w:rPr>
        <w:t>and one’s world suspect?</w:t>
      </w:r>
      <w:r w:rsidRPr="00CE02EB">
        <w:rPr>
          <w:sz w:val="16"/>
        </w:rPr>
        <w:t xml:space="preserve"> Under these conditions, to make claims as a trans person was simultaneously “an act of complicity with our own erasure, for no one need listen when we claim a place for our voices in theorizing about us.”45 </w:t>
      </w:r>
    </w:p>
    <w:p w14:paraId="56F1553B" w14:textId="77777777" w:rsidR="00EF51FB" w:rsidRPr="000852A5" w:rsidRDefault="00EF51FB" w:rsidP="00EF51FB">
      <w:pPr>
        <w:rPr>
          <w:rStyle w:val="StyleUnderline"/>
        </w:rPr>
      </w:pPr>
      <w:r w:rsidRPr="00CE02EB">
        <w:rPr>
          <w:sz w:val="16"/>
        </w:rPr>
        <w:t xml:space="preserve">In response, </w:t>
      </w:r>
      <w:r w:rsidRPr="00FE2BAA">
        <w:rPr>
          <w:rStyle w:val="StyleUnderline"/>
        </w:rPr>
        <w:t>trans studies proceeded largely by</w:t>
      </w:r>
      <w:r w:rsidRPr="00FE2BAA">
        <w:rPr>
          <w:sz w:val="16"/>
        </w:rPr>
        <w:t xml:space="preserve"> </w:t>
      </w:r>
      <w:r w:rsidRPr="00FE2BAA">
        <w:rPr>
          <w:rStyle w:val="Emphasis"/>
        </w:rPr>
        <w:t>dismissing pathologizing discourse</w:t>
      </w:r>
      <w:r w:rsidRPr="00FE2BAA">
        <w:rPr>
          <w:sz w:val="16"/>
        </w:rPr>
        <w:t xml:space="preserve"> about trans lives altogether.46 </w:t>
      </w:r>
      <w:r w:rsidRPr="00FE2BAA">
        <w:rPr>
          <w:rStyle w:val="StyleUnderline"/>
        </w:rPr>
        <w:t>The first academic performance of this dismissal</w:t>
      </w:r>
      <w:r w:rsidRPr="00FE2BAA">
        <w:rPr>
          <w:sz w:val="16"/>
        </w:rPr>
        <w:t>—one that models, perhaps even generates, a particular set of rhetorical moves that have since been taken for granted—</w:t>
      </w:r>
      <w:r w:rsidRPr="00FE2BAA">
        <w:rPr>
          <w:rStyle w:val="StyleUnderline"/>
        </w:rPr>
        <w:t>can be found in Sandy Stone’s pathbreaking essay</w:t>
      </w:r>
      <w:r w:rsidRPr="00FE2BAA">
        <w:rPr>
          <w:sz w:val="16"/>
        </w:rPr>
        <w:t>, “</w:t>
      </w:r>
      <w:r w:rsidRPr="00FE2BAA">
        <w:rPr>
          <w:rStyle w:val="Emphasis"/>
        </w:rPr>
        <w:t xml:space="preserve">The Empire Strikes Back: A </w:t>
      </w:r>
      <w:proofErr w:type="spellStart"/>
      <w:r w:rsidRPr="00FE2BAA">
        <w:rPr>
          <w:rStyle w:val="Emphasis"/>
        </w:rPr>
        <w:t>Posttranssexual</w:t>
      </w:r>
      <w:proofErr w:type="spellEnd"/>
      <w:r w:rsidRPr="00FE2BAA">
        <w:rPr>
          <w:rStyle w:val="Emphasis"/>
        </w:rPr>
        <w:t xml:space="preserve"> Manifesto</w:t>
      </w:r>
      <w:r w:rsidRPr="00CE02EB">
        <w:rPr>
          <w:sz w:val="16"/>
        </w:rPr>
        <w:t xml:space="preserve">.” While Stone’s essay is primarily a response to anti-trans strains of radical feminism—which I will take up in chapter 2—the essay also functions as a repudiation of psychiatric discourse </w:t>
      </w:r>
      <w:proofErr w:type="gramStart"/>
      <w:r w:rsidRPr="00CE02EB">
        <w:rPr>
          <w:sz w:val="16"/>
        </w:rPr>
        <w:t>in order to</w:t>
      </w:r>
      <w:proofErr w:type="gramEnd"/>
      <w:r w:rsidRPr="00CE02EB">
        <w:rPr>
          <w:sz w:val="16"/>
        </w:rPr>
        <w:t xml:space="preserve"> legitimize knowledge produced by trans people. Indeed, before the manifesto reaches its most obvious and most often remembered target, Stone takes on psychiatric texts that link trans identity to mental illness and characterize transsexuals as a class of “depressed, isolated, withdrawn, schizoid individuals.”47 By pointing to irregularities in the research subjects represented in the pre-1980s studies that produced this and similar claims, she then immediately undermines the studies’ validity: “In each paper, though, we find that each investigator invalidates his results in a brief disclaimer. . . . In the first, by adding ‘It must be admitted that Lothstein’s subjects could hardly be called a typical sample, as nine of the ten studied had serious physical health problems’ . . . and in the second, with the afterthought that ‘82 percent of [the subjects] were prostitutes.’”48 </w:t>
      </w:r>
      <w:r w:rsidRPr="000852A5">
        <w:rPr>
          <w:rStyle w:val="StyleUnderline"/>
        </w:rPr>
        <w:t>Undoubtedly, a sample that isn’t representative of a population should never stand in for that population, and such studies have had lasting negative effects on trans life. That said, there are several assumptions underlying Stone’s argument that have subsequently been incorporated into much (especially mainstream) trans-affirmative discourse</w:t>
      </w:r>
      <w:r w:rsidRPr="00CE02EB">
        <w:rPr>
          <w:sz w:val="16"/>
        </w:rPr>
        <w:t xml:space="preserve">. </w:t>
      </w:r>
      <w:r w:rsidRPr="000852A5">
        <w:rPr>
          <w:rStyle w:val="Emphasis"/>
        </w:rPr>
        <w:t>First</w:t>
      </w:r>
      <w:r w:rsidRPr="00CE02EB">
        <w:rPr>
          <w:sz w:val="16"/>
        </w:rPr>
        <w:t xml:space="preserve">, </w:t>
      </w:r>
      <w:r w:rsidRPr="000852A5">
        <w:rPr>
          <w:rStyle w:val="StyleUnderline"/>
        </w:rPr>
        <w:t>that sex workers</w:t>
      </w:r>
      <w:r w:rsidRPr="00CE02EB">
        <w:rPr>
          <w:sz w:val="16"/>
        </w:rPr>
        <w:t>— likely poor, perhaps nonwhite—</w:t>
      </w:r>
      <w:r w:rsidRPr="000852A5">
        <w:rPr>
          <w:rStyle w:val="StyleUnderline"/>
        </w:rPr>
        <w:t>and disabled trans people are not and should not be considered representative</w:t>
      </w:r>
      <w:r w:rsidRPr="00CE02EB">
        <w:rPr>
          <w:sz w:val="16"/>
        </w:rPr>
        <w:t xml:space="preserve">, </w:t>
      </w:r>
      <w:r w:rsidRPr="000852A5">
        <w:rPr>
          <w:rStyle w:val="Emphasis"/>
        </w:rPr>
        <w:t>should not appear at the center of discourse</w:t>
      </w:r>
      <w:r w:rsidRPr="00CE02EB">
        <w:rPr>
          <w:sz w:val="16"/>
        </w:rPr>
        <w:t xml:space="preserve"> about trans lives. </w:t>
      </w:r>
      <w:r w:rsidRPr="000852A5">
        <w:rPr>
          <w:rStyle w:val="Emphasis"/>
        </w:rPr>
        <w:t>Second</w:t>
      </w:r>
      <w:r w:rsidRPr="00CE02EB">
        <w:rPr>
          <w:sz w:val="16"/>
        </w:rPr>
        <w:t xml:space="preserve">, </w:t>
      </w:r>
      <w:r w:rsidRPr="000852A5">
        <w:rPr>
          <w:rStyle w:val="StyleUnderline"/>
        </w:rPr>
        <w:t>and relatedly</w:t>
      </w:r>
      <w:r w:rsidRPr="00CE02EB">
        <w:rPr>
          <w:sz w:val="16"/>
        </w:rPr>
        <w:t xml:space="preserve">, </w:t>
      </w:r>
      <w:r w:rsidRPr="000852A5">
        <w:rPr>
          <w:rStyle w:val="StyleUnderline"/>
        </w:rPr>
        <w:t xml:space="preserve">that if the transsexuals represented in these studies are “depressed, withdrawn, schizoid individuals,” it is because they </w:t>
      </w:r>
      <w:r w:rsidRPr="000852A5">
        <w:rPr>
          <w:rStyle w:val="Emphasis"/>
        </w:rPr>
        <w:t xml:space="preserve">are sex workers or </w:t>
      </w:r>
      <w:proofErr w:type="gramStart"/>
      <w:r w:rsidRPr="000852A5">
        <w:rPr>
          <w:rStyle w:val="Emphasis"/>
        </w:rPr>
        <w:t>disabled</w:t>
      </w:r>
      <w:r w:rsidRPr="000852A5">
        <w:rPr>
          <w:rStyle w:val="StyleUnderline"/>
        </w:rPr>
        <w:t>—trans</w:t>
      </w:r>
      <w:proofErr w:type="gramEnd"/>
      <w:r w:rsidRPr="000852A5">
        <w:rPr>
          <w:rStyle w:val="StyleUnderline"/>
        </w:rPr>
        <w:t xml:space="preserve">, that is, has </w:t>
      </w:r>
      <w:r w:rsidRPr="000852A5">
        <w:rPr>
          <w:rStyle w:val="Emphasis"/>
        </w:rPr>
        <w:t>no relationship to sick</w:t>
      </w:r>
      <w:r w:rsidRPr="00CE02EB">
        <w:rPr>
          <w:sz w:val="16"/>
        </w:rPr>
        <w:t xml:space="preserve">, </w:t>
      </w:r>
      <w:r w:rsidRPr="000852A5">
        <w:rPr>
          <w:rStyle w:val="StyleUnderline"/>
        </w:rPr>
        <w:t>but these other marginalized social positions might</w:t>
      </w:r>
      <w:r w:rsidRPr="00CE02EB">
        <w:rPr>
          <w:sz w:val="16"/>
        </w:rPr>
        <w:t xml:space="preserve">. </w:t>
      </w:r>
      <w:r w:rsidRPr="000852A5">
        <w:rPr>
          <w:rStyle w:val="StyleUnderline"/>
        </w:rPr>
        <w:t>And</w:t>
      </w:r>
      <w:r w:rsidRPr="00CE02EB">
        <w:rPr>
          <w:sz w:val="16"/>
        </w:rPr>
        <w:t xml:space="preserve">, </w:t>
      </w:r>
      <w:r w:rsidRPr="000852A5">
        <w:rPr>
          <w:rStyle w:val="StyleUnderline"/>
        </w:rPr>
        <w:t>finally</w:t>
      </w:r>
      <w:r w:rsidRPr="00CE02EB">
        <w:rPr>
          <w:sz w:val="16"/>
        </w:rPr>
        <w:t xml:space="preserve">, that </w:t>
      </w:r>
      <w:r w:rsidRPr="000852A5">
        <w:rPr>
          <w:rStyle w:val="Emphasis"/>
        </w:rPr>
        <w:t>depression</w:t>
      </w:r>
      <w:r w:rsidRPr="00CE02EB">
        <w:rPr>
          <w:sz w:val="16"/>
        </w:rPr>
        <w:t xml:space="preserve">, </w:t>
      </w:r>
      <w:r w:rsidRPr="000852A5">
        <w:rPr>
          <w:rStyle w:val="Emphasis"/>
        </w:rPr>
        <w:t>withdrawal</w:t>
      </w:r>
      <w:r w:rsidRPr="00CE02EB">
        <w:rPr>
          <w:sz w:val="16"/>
        </w:rPr>
        <w:t xml:space="preserve">, </w:t>
      </w:r>
      <w:r w:rsidRPr="000852A5">
        <w:rPr>
          <w:rStyle w:val="StyleUnderline"/>
        </w:rPr>
        <w:t>and</w:t>
      </w:r>
      <w:r w:rsidRPr="00CE02EB">
        <w:rPr>
          <w:sz w:val="16"/>
        </w:rPr>
        <w:t xml:space="preserve"> a (too-)</w:t>
      </w:r>
      <w:r w:rsidRPr="000852A5">
        <w:rPr>
          <w:rStyle w:val="Emphasis"/>
        </w:rPr>
        <w:t>rich inner life</w:t>
      </w:r>
      <w:r w:rsidRPr="00CE02EB">
        <w:rPr>
          <w:sz w:val="16"/>
        </w:rPr>
        <w:t xml:space="preserve"> </w:t>
      </w:r>
      <w:r w:rsidRPr="000852A5">
        <w:rPr>
          <w:rStyle w:val="StyleUnderline"/>
        </w:rPr>
        <w:t xml:space="preserve">are characteristics that cannot be incorporated into forms of agential and authoritative personhood, that </w:t>
      </w:r>
      <w:proofErr w:type="gramStart"/>
      <w:r w:rsidRPr="000852A5">
        <w:rPr>
          <w:rStyle w:val="StyleUnderline"/>
        </w:rPr>
        <w:t>in order to</w:t>
      </w:r>
      <w:proofErr w:type="gramEnd"/>
      <w:r w:rsidRPr="000852A5">
        <w:rPr>
          <w:rStyle w:val="StyleUnderline"/>
        </w:rPr>
        <w:t xml:space="preserve"> do work that affirms trans people as living viable lives, </w:t>
      </w:r>
      <w:r w:rsidRPr="000852A5">
        <w:rPr>
          <w:rStyle w:val="Emphasis"/>
        </w:rPr>
        <w:t>forms of maladjustment must always and only be seen as coming from the outside</w:t>
      </w:r>
      <w:r w:rsidRPr="000852A5">
        <w:rPr>
          <w:rStyle w:val="StyleUnderline"/>
        </w:rPr>
        <w:t>.</w:t>
      </w:r>
    </w:p>
    <w:p w14:paraId="035F9F77" w14:textId="77777777" w:rsidR="00EF51FB" w:rsidRPr="00CE02EB" w:rsidRDefault="00EF51FB" w:rsidP="00EF51FB">
      <w:pPr>
        <w:rPr>
          <w:sz w:val="16"/>
        </w:rPr>
      </w:pPr>
      <w:r w:rsidRPr="00CE02EB">
        <w:rPr>
          <w:sz w:val="16"/>
        </w:rPr>
        <w:t xml:space="preserve">My point is twofold. First, and simply, in moving away from such dismal accounts of trans life altogether, we risk doing away with the people whose lives both far exceeded and provided the raw material/data for them. And, second, relying on a concept of authority that requires disavowing any relation between trans identity and mental illness paradoxically works to reproduce the logic of the medicolegal system in the moment that trans thinkers try to escape its purview—insofar as this strategy consents to the equation of the production of usable knowledge with medicolegal norms of emotion, cognition, or sociality. Stone’s essay, therefore, represents both an indispensable founding gesture of trans studies and also a way of “working to become non-disabled” that “reinforce[s] the idea that there is something wrong with those disabled people [that trans people] are trying to distance themselves from.”49 </w:t>
      </w:r>
      <w:r w:rsidRPr="00BC4580">
        <w:rPr>
          <w:rStyle w:val="StyleUnderline"/>
        </w:rPr>
        <w:t xml:space="preserve">While I’m certainly sympathetic to the desire to wholly repudiate self-appointed caretakers’ claims to describe trans lives, the form and effects of this repudiation often too closely resemble the mother’s insistence that </w:t>
      </w:r>
      <w:r w:rsidRPr="00BC4580">
        <w:rPr>
          <w:rStyle w:val="Emphasis"/>
        </w:rPr>
        <w:t>her son is well-adjusted and, therefore, not sick</w:t>
      </w:r>
      <w:r w:rsidRPr="00BC4580">
        <w:rPr>
          <w:rStyle w:val="StyleUnderline"/>
        </w:rPr>
        <w:t xml:space="preserve">. That is, in Stone’s essay, too, </w:t>
      </w:r>
      <w:r w:rsidRPr="005B3F67">
        <w:rPr>
          <w:rStyle w:val="StyleUnderline"/>
          <w:highlight w:val="green"/>
        </w:rPr>
        <w:t>the</w:t>
      </w:r>
      <w:r w:rsidRPr="00B5510D">
        <w:rPr>
          <w:rStyle w:val="StyleUnderline"/>
        </w:rPr>
        <w:t xml:space="preserve"> white (</w:t>
      </w:r>
      <w:r w:rsidRPr="005B3F67">
        <w:rPr>
          <w:rStyle w:val="StyleUnderline"/>
          <w:highlight w:val="green"/>
        </w:rPr>
        <w:t>post</w:t>
      </w:r>
      <w:r w:rsidRPr="00B5510D">
        <w:rPr>
          <w:rStyle w:val="StyleUnderline"/>
        </w:rPr>
        <w:t>)</w:t>
      </w:r>
      <w:r w:rsidRPr="005B3F67">
        <w:rPr>
          <w:rStyle w:val="StyleUnderline"/>
          <w:highlight w:val="green"/>
        </w:rPr>
        <w:t>transsexual emerges as</w:t>
      </w:r>
      <w:r w:rsidRPr="00B5510D">
        <w:rPr>
          <w:rStyle w:val="StyleUnderline"/>
        </w:rPr>
        <w:t xml:space="preserve"> a </w:t>
      </w:r>
      <w:r w:rsidRPr="005B3F67">
        <w:rPr>
          <w:rStyle w:val="Emphasis"/>
          <w:highlight w:val="green"/>
        </w:rPr>
        <w:t>viable</w:t>
      </w:r>
      <w:r w:rsidRPr="00B5510D">
        <w:rPr>
          <w:rStyle w:val="Emphasis"/>
        </w:rPr>
        <w:t xml:space="preserve"> political/academic </w:t>
      </w:r>
      <w:r w:rsidRPr="005B3F67">
        <w:rPr>
          <w:rStyle w:val="Emphasis"/>
          <w:highlight w:val="green"/>
        </w:rPr>
        <w:t>subject</w:t>
      </w:r>
      <w:r w:rsidRPr="005B3F67">
        <w:rPr>
          <w:rStyle w:val="StyleUnderline"/>
          <w:highlight w:val="green"/>
        </w:rPr>
        <w:t xml:space="preserve"> through</w:t>
      </w:r>
      <w:r w:rsidRPr="00B5510D">
        <w:rPr>
          <w:rStyle w:val="StyleUnderline"/>
        </w:rPr>
        <w:t xml:space="preserve"> the </w:t>
      </w:r>
      <w:r w:rsidRPr="00B5510D">
        <w:rPr>
          <w:rStyle w:val="Emphasis"/>
        </w:rPr>
        <w:t>reduction</w:t>
      </w:r>
      <w:r w:rsidRPr="00B5510D">
        <w:rPr>
          <w:rStyle w:val="StyleUnderline"/>
        </w:rPr>
        <w:t xml:space="preserve"> of and </w:t>
      </w:r>
      <w:r w:rsidRPr="005B3F67">
        <w:rPr>
          <w:rStyle w:val="Emphasis"/>
          <w:highlight w:val="green"/>
        </w:rPr>
        <w:t>distancing</w:t>
      </w:r>
      <w:r w:rsidRPr="005B3F67">
        <w:rPr>
          <w:rStyle w:val="StyleUnderline"/>
          <w:highlight w:val="green"/>
        </w:rPr>
        <w:t xml:space="preserve"> from </w:t>
      </w:r>
      <w:r w:rsidRPr="005B3F67">
        <w:rPr>
          <w:rStyle w:val="Emphasis"/>
          <w:highlight w:val="green"/>
        </w:rPr>
        <w:t>racialized</w:t>
      </w:r>
      <w:r w:rsidRPr="00B5510D">
        <w:rPr>
          <w:rStyle w:val="Emphasis"/>
        </w:rPr>
        <w:t>/</w:t>
      </w:r>
      <w:r w:rsidRPr="005B3F67">
        <w:rPr>
          <w:rStyle w:val="Emphasis"/>
          <w:highlight w:val="green"/>
        </w:rPr>
        <w:t>disabled lives</w:t>
      </w:r>
      <w:r w:rsidRPr="005B3F67">
        <w:rPr>
          <w:rStyle w:val="StyleUnderline"/>
          <w:highlight w:val="green"/>
        </w:rPr>
        <w:t xml:space="preserve"> via the </w:t>
      </w:r>
      <w:r w:rsidRPr="005B3F67">
        <w:rPr>
          <w:rStyle w:val="Emphasis"/>
          <w:highlight w:val="green"/>
        </w:rPr>
        <w:t>insistence</w:t>
      </w:r>
      <w:r w:rsidRPr="005B3F67">
        <w:rPr>
          <w:rStyle w:val="StyleUnderline"/>
          <w:highlight w:val="green"/>
        </w:rPr>
        <w:t xml:space="preserve"> that </w:t>
      </w:r>
      <w:r w:rsidRPr="005B3F67">
        <w:rPr>
          <w:rStyle w:val="Emphasis"/>
          <w:highlight w:val="green"/>
        </w:rPr>
        <w:t>trans ≠ sick</w:t>
      </w:r>
      <w:r w:rsidRPr="00B5510D">
        <w:rPr>
          <w:rStyle w:val="Emphasis"/>
        </w:rPr>
        <w:t>.</w:t>
      </w:r>
    </w:p>
    <w:p w14:paraId="06754258" w14:textId="77777777" w:rsidR="00EF51FB" w:rsidRPr="00CE02EB" w:rsidRDefault="00EF51FB" w:rsidP="00EF51FB">
      <w:pPr>
        <w:rPr>
          <w:sz w:val="16"/>
        </w:rPr>
      </w:pPr>
      <w:r w:rsidRPr="00CE02EB">
        <w:rPr>
          <w:sz w:val="16"/>
        </w:rPr>
        <w:t>By the 2010s, transgender studies had extended far beyond the terms of these founding scenes. Now, the steady proliferation of anthologies, journals and special issues, conferences, and so on is testament to the fact that trans scholars are no longer primarily tasked with producing ourselves as subjects, as well as objects, of knowledge. To the contrary, the interdisciplinary field has produced a range of inquiries that foreground trans not primarily as a coherent category of people but, rather, as a lens through which to ask and answer questions about governance, aesthetics, the history of science/medicine, digital culture, geopolitics, political economy, literary history, and so on.50 The preoccupations of scholars in the field, therefore, decreasingly involve questions about what or who trans names and increasingly involve ones about what the production and regulation of gender-nonconforming lives, practices, and perspectives allow us to know.</w:t>
      </w:r>
    </w:p>
    <w:p w14:paraId="5B7EE097" w14:textId="77777777" w:rsidR="00EF51FB" w:rsidRPr="00501ADC" w:rsidRDefault="00EF51FB" w:rsidP="00EF51FB">
      <w:pPr>
        <w:rPr>
          <w:rStyle w:val="StyleUnderline"/>
        </w:rPr>
      </w:pPr>
      <w:r w:rsidRPr="0029607E">
        <w:rPr>
          <w:rStyle w:val="StyleUnderline"/>
        </w:rPr>
        <w:t>My somewhat obsessive return to what is often taken to be the beginning of trans studies, then, is not an attempt to deny or downplay the sheer bulk and variety of work that has since been produced under its name</w:t>
      </w:r>
      <w:r w:rsidRPr="00CE02EB">
        <w:rPr>
          <w:sz w:val="16"/>
        </w:rPr>
        <w:t xml:space="preserve">. However, </w:t>
      </w:r>
      <w:r w:rsidRPr="00175689">
        <w:rPr>
          <w:rStyle w:val="StyleUnderline"/>
        </w:rPr>
        <w:t xml:space="preserve">as trans studies </w:t>
      </w:r>
      <w:proofErr w:type="gramStart"/>
      <w:r w:rsidRPr="00175689">
        <w:rPr>
          <w:rStyle w:val="StyleUnderline"/>
        </w:rPr>
        <w:t>is</w:t>
      </w:r>
      <w:proofErr w:type="gramEnd"/>
      <w:r w:rsidRPr="00175689">
        <w:rPr>
          <w:rStyle w:val="StyleUnderline"/>
        </w:rPr>
        <w:t xml:space="preserve"> increasingly </w:t>
      </w:r>
      <w:r w:rsidRPr="00175689">
        <w:rPr>
          <w:rStyle w:val="Emphasis"/>
        </w:rPr>
        <w:t>institutionalized</w:t>
      </w:r>
      <w:r w:rsidRPr="00CE02EB">
        <w:rPr>
          <w:sz w:val="16"/>
        </w:rPr>
        <w:t>—and, concurrently, as trans bodies, lives, and narratives increasingly circulate in mainstream representation—</w:t>
      </w:r>
      <w:r w:rsidRPr="00175689">
        <w:rPr>
          <w:rStyle w:val="StyleUnderline"/>
        </w:rPr>
        <w:t>it is vital</w:t>
      </w:r>
      <w:r w:rsidRPr="0029607E">
        <w:rPr>
          <w:rStyle w:val="StyleUnderline"/>
        </w:rPr>
        <w:t xml:space="preserve"> that </w:t>
      </w:r>
      <w:r w:rsidRPr="00175689">
        <w:rPr>
          <w:rStyle w:val="StyleUnderline"/>
        </w:rPr>
        <w:t xml:space="preserve">we think critically about the effects of the </w:t>
      </w:r>
      <w:r w:rsidRPr="00175689">
        <w:rPr>
          <w:rStyle w:val="Emphasis"/>
        </w:rPr>
        <w:t>stories</w:t>
      </w:r>
      <w:r w:rsidRPr="00175689">
        <w:rPr>
          <w:rStyle w:val="StyleUnderline"/>
        </w:rPr>
        <w:t xml:space="preserve"> about trans</w:t>
      </w:r>
      <w:r w:rsidRPr="0029607E">
        <w:rPr>
          <w:rStyle w:val="StyleUnderline"/>
        </w:rPr>
        <w:t xml:space="preserve"> that undergirded </w:t>
      </w:r>
      <w:r w:rsidRPr="0029607E">
        <w:rPr>
          <w:rStyle w:val="Emphasis"/>
        </w:rPr>
        <w:t>trans studies’</w:t>
      </w:r>
      <w:r w:rsidRPr="0029607E">
        <w:rPr>
          <w:rStyle w:val="StyleUnderline"/>
        </w:rPr>
        <w:t xml:space="preserve"> often </w:t>
      </w:r>
      <w:r w:rsidRPr="0029607E">
        <w:rPr>
          <w:rStyle w:val="Emphasis"/>
        </w:rPr>
        <w:t>para-institutional emergence</w:t>
      </w:r>
      <w:r w:rsidRPr="00CE02EB">
        <w:rPr>
          <w:sz w:val="16"/>
        </w:rPr>
        <w:t xml:space="preserve">. Returning to “the beginning” of the field is necessary because, following Stone’s example, much work has been done that argues for a productive nonidentity between diagnostic standards of gender and trans self-knowledge, but we have yet to fully take stock of how diagnostic standards of emotion and cognition similarly shaped, and continue to shape, trans discourse.51 In particular, </w:t>
      </w:r>
      <w:r w:rsidRPr="009B671D">
        <w:rPr>
          <w:rStyle w:val="StyleUnderline"/>
          <w:highlight w:val="green"/>
        </w:rPr>
        <w:t>founding</w:t>
      </w:r>
      <w:r w:rsidRPr="00501ADC">
        <w:rPr>
          <w:rStyle w:val="StyleUnderline"/>
        </w:rPr>
        <w:t xml:space="preserve"> scholars’ </w:t>
      </w:r>
      <w:r w:rsidRPr="009B671D">
        <w:rPr>
          <w:rStyle w:val="StyleUnderline"/>
          <w:highlight w:val="green"/>
        </w:rPr>
        <w:t>disavowal of sick both enabled</w:t>
      </w:r>
      <w:r w:rsidRPr="00501ADC">
        <w:rPr>
          <w:rStyle w:val="StyleUnderline"/>
        </w:rPr>
        <w:t xml:space="preserve"> </w:t>
      </w:r>
      <w:r w:rsidRPr="009B671D">
        <w:rPr>
          <w:rStyle w:val="Emphasis"/>
          <w:highlight w:val="green"/>
        </w:rPr>
        <w:t>trans</w:t>
      </w:r>
      <w:r w:rsidRPr="00501ADC">
        <w:rPr>
          <w:rStyle w:val="Emphasis"/>
        </w:rPr>
        <w:t xml:space="preserve">gender </w:t>
      </w:r>
      <w:r w:rsidRPr="009B671D">
        <w:rPr>
          <w:rStyle w:val="Emphasis"/>
          <w:highlight w:val="green"/>
        </w:rPr>
        <w:t>studies</w:t>
      </w:r>
      <w:r w:rsidRPr="009B671D">
        <w:rPr>
          <w:rStyle w:val="StyleUnderline"/>
          <w:highlight w:val="green"/>
        </w:rPr>
        <w:t xml:space="preserve"> and</w:t>
      </w:r>
      <w:r w:rsidRPr="00501ADC">
        <w:rPr>
          <w:rStyle w:val="StyleUnderline"/>
        </w:rPr>
        <w:t xml:space="preserve"> </w:t>
      </w:r>
      <w:r w:rsidRPr="009B671D">
        <w:rPr>
          <w:rStyle w:val="Emphasis"/>
          <w:highlight w:val="green"/>
        </w:rPr>
        <w:t>produced</w:t>
      </w:r>
      <w:r w:rsidRPr="009B671D">
        <w:rPr>
          <w:rStyle w:val="StyleUnderline"/>
          <w:highlight w:val="green"/>
        </w:rPr>
        <w:t xml:space="preserve"> a</w:t>
      </w:r>
      <w:r w:rsidRPr="00501ADC">
        <w:rPr>
          <w:rStyle w:val="StyleUnderline"/>
        </w:rPr>
        <w:t xml:space="preserve"> </w:t>
      </w:r>
      <w:r w:rsidRPr="00501ADC">
        <w:rPr>
          <w:rStyle w:val="Emphasis"/>
        </w:rPr>
        <w:t>particular mood</w:t>
      </w:r>
      <w:r w:rsidRPr="00501ADC">
        <w:rPr>
          <w:rStyle w:val="StyleUnderline"/>
        </w:rPr>
        <w:t>—</w:t>
      </w:r>
      <w:r w:rsidRPr="00FA5B55">
        <w:rPr>
          <w:rStyle w:val="StyleUnderline"/>
          <w:highlight w:val="green"/>
        </w:rPr>
        <w:t xml:space="preserve">an emotional </w:t>
      </w:r>
      <w:r w:rsidRPr="00FA5B55">
        <w:rPr>
          <w:rStyle w:val="Emphasis"/>
          <w:highlight w:val="green"/>
        </w:rPr>
        <w:t>habitus</w:t>
      </w:r>
      <w:r w:rsidRPr="00501ADC">
        <w:rPr>
          <w:rStyle w:val="StyleUnderline"/>
        </w:rPr>
        <w:t xml:space="preserve">, a space of </w:t>
      </w:r>
      <w:r w:rsidRPr="00FA5B55">
        <w:rPr>
          <w:rStyle w:val="Emphasis"/>
        </w:rPr>
        <w:t>shared pathos</w:t>
      </w:r>
      <w:r w:rsidRPr="00501ADC">
        <w:rPr>
          <w:rStyle w:val="StyleUnderline"/>
        </w:rPr>
        <w:t>—</w:t>
      </w:r>
      <w:r w:rsidRPr="009B671D">
        <w:rPr>
          <w:rStyle w:val="StyleUnderline"/>
          <w:highlight w:val="green"/>
        </w:rPr>
        <w:t>that</w:t>
      </w:r>
      <w:r w:rsidRPr="00501ADC">
        <w:rPr>
          <w:rStyle w:val="StyleUnderline"/>
        </w:rPr>
        <w:t xml:space="preserve"> has </w:t>
      </w:r>
      <w:r w:rsidRPr="005C6B5D">
        <w:rPr>
          <w:rStyle w:val="Emphasis"/>
        </w:rPr>
        <w:t>delimited</w:t>
      </w:r>
      <w:r w:rsidRPr="00501ADC">
        <w:rPr>
          <w:rStyle w:val="StyleUnderline"/>
        </w:rPr>
        <w:t xml:space="preserve"> the </w:t>
      </w:r>
      <w:r w:rsidRPr="00501ADC">
        <w:rPr>
          <w:rStyle w:val="Emphasis"/>
        </w:rPr>
        <w:t>horizons</w:t>
      </w:r>
      <w:r w:rsidRPr="00501ADC">
        <w:rPr>
          <w:rStyle w:val="StyleUnderline"/>
        </w:rPr>
        <w:t xml:space="preserve"> of </w:t>
      </w:r>
      <w:r w:rsidRPr="005C6B5D">
        <w:rPr>
          <w:rStyle w:val="StyleUnderline"/>
        </w:rPr>
        <w:t xml:space="preserve">the </w:t>
      </w:r>
      <w:r w:rsidRPr="005C6B5D">
        <w:rPr>
          <w:rStyle w:val="Emphasis"/>
        </w:rPr>
        <w:t>field</w:t>
      </w:r>
      <w:r w:rsidRPr="00501ADC">
        <w:rPr>
          <w:rStyle w:val="StyleUnderline"/>
        </w:rPr>
        <w:t>.</w:t>
      </w:r>
    </w:p>
    <w:p w14:paraId="2D7AEAA8" w14:textId="77777777" w:rsidR="00EF51FB" w:rsidRPr="00CE02EB" w:rsidRDefault="00EF51FB" w:rsidP="00EF51FB">
      <w:pPr>
        <w:rPr>
          <w:sz w:val="16"/>
        </w:rPr>
      </w:pPr>
      <w:r w:rsidRPr="00CE02EB">
        <w:rPr>
          <w:sz w:val="16"/>
        </w:rPr>
        <w:t xml:space="preserve">I borrow the term emotional habitus from Deborah Gould’s extension of Pierre Bourdieu’s notion of habitus. </w:t>
      </w:r>
      <w:r w:rsidRPr="00501ADC">
        <w:rPr>
          <w:rStyle w:val="Emphasis"/>
        </w:rPr>
        <w:t xml:space="preserve">Emotional </w:t>
      </w:r>
      <w:proofErr w:type="gramStart"/>
      <w:r w:rsidRPr="00501ADC">
        <w:rPr>
          <w:rStyle w:val="Emphasis"/>
        </w:rPr>
        <w:t>habitus</w:t>
      </w:r>
      <w:r w:rsidRPr="00CE02EB">
        <w:rPr>
          <w:sz w:val="16"/>
        </w:rPr>
        <w:t xml:space="preserve"> </w:t>
      </w:r>
      <w:r w:rsidRPr="00501ADC">
        <w:rPr>
          <w:rStyle w:val="StyleUnderline"/>
        </w:rPr>
        <w:t>is</w:t>
      </w:r>
      <w:proofErr w:type="gramEnd"/>
      <w:r w:rsidRPr="00501ADC">
        <w:rPr>
          <w:rStyle w:val="StyleUnderline"/>
        </w:rPr>
        <w:t xml:space="preserve"> also a phrase that </w:t>
      </w:r>
      <w:r w:rsidRPr="005C6B5D">
        <w:rPr>
          <w:rStyle w:val="StyleUnderline"/>
          <w:highlight w:val="green"/>
        </w:rPr>
        <w:t>describes</w:t>
      </w:r>
      <w:r w:rsidRPr="00501ADC">
        <w:rPr>
          <w:rStyle w:val="StyleUnderline"/>
        </w:rPr>
        <w:t xml:space="preserve"> the juncture of the social and the bodily, </w:t>
      </w:r>
      <w:r w:rsidRPr="005C6B5D">
        <w:rPr>
          <w:rStyle w:val="StyleUnderline"/>
          <w:highlight w:val="green"/>
        </w:rPr>
        <w:t>how</w:t>
      </w:r>
      <w:r w:rsidRPr="00501ADC">
        <w:rPr>
          <w:rStyle w:val="StyleUnderline"/>
        </w:rPr>
        <w:t xml:space="preserve"> it is that social norms and </w:t>
      </w:r>
      <w:r w:rsidRPr="005C6B5D">
        <w:rPr>
          <w:rStyle w:val="Emphasis"/>
          <w:highlight w:val="green"/>
        </w:rPr>
        <w:t>structures come to be embodied</w:t>
      </w:r>
      <w:r w:rsidRPr="00501ADC">
        <w:rPr>
          <w:rStyle w:val="StyleUnderline"/>
        </w:rPr>
        <w:t xml:space="preserve">, to reproduce themselves through human action that nonetheless feels innate, </w:t>
      </w:r>
      <w:r w:rsidRPr="005C6B5D">
        <w:rPr>
          <w:rStyle w:val="StyleUnderline"/>
          <w:highlight w:val="green"/>
        </w:rPr>
        <w:t xml:space="preserve">like </w:t>
      </w:r>
      <w:r w:rsidRPr="005C6B5D">
        <w:rPr>
          <w:rStyle w:val="Emphasis"/>
          <w:highlight w:val="green"/>
        </w:rPr>
        <w:t>common sense</w:t>
      </w:r>
      <w:r w:rsidRPr="00CE02EB">
        <w:rPr>
          <w:sz w:val="16"/>
        </w:rPr>
        <w:t xml:space="preserve">. However, Gould extends the concept of </w:t>
      </w:r>
      <w:proofErr w:type="gramStart"/>
      <w:r w:rsidRPr="00CE02EB">
        <w:rPr>
          <w:sz w:val="16"/>
        </w:rPr>
        <w:t>habitus</w:t>
      </w:r>
      <w:proofErr w:type="gramEnd"/>
      <w:r w:rsidRPr="00CE02EB">
        <w:rPr>
          <w:sz w:val="16"/>
        </w:rPr>
        <w:t xml:space="preserve"> </w:t>
      </w:r>
      <w:proofErr w:type="gramStart"/>
      <w:r w:rsidRPr="00CE02EB">
        <w:rPr>
          <w:sz w:val="16"/>
        </w:rPr>
        <w:t>in order to</w:t>
      </w:r>
      <w:proofErr w:type="gramEnd"/>
      <w:r w:rsidRPr="00CE02EB">
        <w:rPr>
          <w:sz w:val="16"/>
        </w:rPr>
        <w:t xml:space="preserve"> register that, in addition to providing individuals with a shared understanding about action and bodily comportment (what to do and how), social groups also provide members with habits of feeling (what and how to feel, how to name feelings, and how to interpret them). “</w:t>
      </w:r>
      <w:r w:rsidRPr="006811CE">
        <w:rPr>
          <w:rStyle w:val="StyleUnderline"/>
        </w:rPr>
        <w:t>An emotional habitus</w:t>
      </w:r>
      <w:r w:rsidRPr="00CE02EB">
        <w:rPr>
          <w:sz w:val="16"/>
        </w:rPr>
        <w:t>,” Gould argues, “</w:t>
      </w:r>
      <w:r w:rsidRPr="006811CE">
        <w:rPr>
          <w:rStyle w:val="StyleUnderline"/>
        </w:rPr>
        <w:t xml:space="preserve">contains an emotional pedagogy . . . in part by conferring on some feelings and modes of expression an axiomatic, natural quality and making other feeling states unintelligible within its terms and thus, in a </w:t>
      </w:r>
      <w:r w:rsidRPr="006811CE">
        <w:rPr>
          <w:rStyle w:val="Emphasis"/>
        </w:rPr>
        <w:t>sense</w:t>
      </w:r>
      <w:r w:rsidRPr="006811CE">
        <w:rPr>
          <w:rStyle w:val="StyleUnderline"/>
        </w:rPr>
        <w:t xml:space="preserve">, </w:t>
      </w:r>
      <w:proofErr w:type="spellStart"/>
      <w:r w:rsidRPr="006811CE">
        <w:rPr>
          <w:rStyle w:val="Emphasis"/>
        </w:rPr>
        <w:t>unfeelable</w:t>
      </w:r>
      <w:proofErr w:type="spellEnd"/>
      <w:r w:rsidRPr="006811CE">
        <w:rPr>
          <w:rStyle w:val="StyleUnderline"/>
        </w:rPr>
        <w:t xml:space="preserve"> and </w:t>
      </w:r>
      <w:r w:rsidRPr="006811CE">
        <w:rPr>
          <w:rStyle w:val="Emphasis"/>
        </w:rPr>
        <w:t>inexpressible</w:t>
      </w:r>
      <w:r w:rsidRPr="00CE02EB">
        <w:rPr>
          <w:sz w:val="16"/>
        </w:rPr>
        <w:t xml:space="preserve">.”52 In turn, </w:t>
      </w:r>
      <w:r w:rsidRPr="009B671D">
        <w:rPr>
          <w:rStyle w:val="StyleUnderline"/>
          <w:highlight w:val="green"/>
        </w:rPr>
        <w:t>what is feelable and expressible shapes</w:t>
      </w:r>
      <w:r w:rsidRPr="006811CE">
        <w:rPr>
          <w:rStyle w:val="StyleUnderline"/>
        </w:rPr>
        <w:t xml:space="preserve"> political and </w:t>
      </w:r>
      <w:r w:rsidRPr="009B671D">
        <w:rPr>
          <w:rStyle w:val="StyleUnderline"/>
        </w:rPr>
        <w:t>intellectual horizons</w:t>
      </w:r>
      <w:r w:rsidRPr="006811CE">
        <w:rPr>
          <w:rStyle w:val="StyleUnderline"/>
        </w:rPr>
        <w:t xml:space="preserve">, </w:t>
      </w:r>
      <w:r w:rsidRPr="009B671D">
        <w:rPr>
          <w:rStyle w:val="StyleUnderline"/>
          <w:highlight w:val="green"/>
        </w:rPr>
        <w:t>what kinds of actions</w:t>
      </w:r>
      <w:r w:rsidRPr="006811CE">
        <w:rPr>
          <w:rStyle w:val="StyleUnderline"/>
        </w:rPr>
        <w:t xml:space="preserve">, aims, </w:t>
      </w:r>
      <w:r w:rsidRPr="009B671D">
        <w:rPr>
          <w:rStyle w:val="StyleUnderline"/>
        </w:rPr>
        <w:t>and</w:t>
      </w:r>
      <w:r w:rsidRPr="006811CE">
        <w:rPr>
          <w:rStyle w:val="StyleUnderline"/>
        </w:rPr>
        <w:t xml:space="preserve"> modes of </w:t>
      </w:r>
      <w:r w:rsidRPr="009B671D">
        <w:rPr>
          <w:rStyle w:val="StyleUnderline"/>
        </w:rPr>
        <w:t>interpretation</w:t>
      </w:r>
      <w:r w:rsidRPr="006811CE">
        <w:rPr>
          <w:rStyle w:val="StyleUnderline"/>
        </w:rPr>
        <w:t xml:space="preserve"> </w:t>
      </w:r>
      <w:r w:rsidRPr="009B671D">
        <w:rPr>
          <w:rStyle w:val="StyleUnderline"/>
          <w:highlight w:val="green"/>
        </w:rPr>
        <w:t>are</w:t>
      </w:r>
      <w:r w:rsidRPr="006811CE">
        <w:rPr>
          <w:rStyle w:val="StyleUnderline"/>
        </w:rPr>
        <w:t xml:space="preserve"> collectively </w:t>
      </w:r>
      <w:r w:rsidRPr="009B671D">
        <w:rPr>
          <w:rStyle w:val="StyleUnderline"/>
          <w:highlight w:val="green"/>
        </w:rPr>
        <w:t>understood as</w:t>
      </w:r>
      <w:r w:rsidRPr="006811CE">
        <w:rPr>
          <w:rStyle w:val="StyleUnderline"/>
        </w:rPr>
        <w:t xml:space="preserve"> “</w:t>
      </w:r>
      <w:r w:rsidRPr="006811CE">
        <w:rPr>
          <w:rStyle w:val="Emphasis"/>
        </w:rPr>
        <w:t xml:space="preserve">possible, </w:t>
      </w:r>
      <w:r w:rsidRPr="009B671D">
        <w:rPr>
          <w:rStyle w:val="Emphasis"/>
          <w:highlight w:val="green"/>
        </w:rPr>
        <w:t>desirable, and necessary</w:t>
      </w:r>
      <w:r w:rsidRPr="006811CE">
        <w:rPr>
          <w:rStyle w:val="StyleUnderline"/>
        </w:rPr>
        <w:t>.”</w:t>
      </w:r>
      <w:r w:rsidRPr="00CE02EB">
        <w:rPr>
          <w:sz w:val="16"/>
        </w:rPr>
        <w:t>53</w:t>
      </w:r>
    </w:p>
    <w:p w14:paraId="5F88F4CA" w14:textId="77777777" w:rsidR="00EF51FB" w:rsidRPr="00CE02EB" w:rsidRDefault="00EF51FB" w:rsidP="00EF51FB">
      <w:pPr>
        <w:rPr>
          <w:sz w:val="16"/>
        </w:rPr>
      </w:pPr>
      <w:r w:rsidRPr="00CE02EB">
        <w:rPr>
          <w:sz w:val="16"/>
        </w:rPr>
        <w:t xml:space="preserve">Further, Gould’s focus on social change, rather than on social reproduction, causes her to emphasize that </w:t>
      </w:r>
      <w:proofErr w:type="gramStart"/>
      <w:r w:rsidRPr="00CE02EB">
        <w:rPr>
          <w:sz w:val="16"/>
        </w:rPr>
        <w:t>habitus “</w:t>
      </w:r>
      <w:proofErr w:type="gramEnd"/>
      <w:r w:rsidRPr="00CE02EB">
        <w:rPr>
          <w:sz w:val="16"/>
        </w:rPr>
        <w:t xml:space="preserve">are dynamic and always subject to alteration. For their reproduction, habitus must be reinstated [and therefore] . . . are historically contingent, requiring us to investigate the practices that generate, stabilize, reproduce, and sometimes transform them.”54 Indeed, </w:t>
      </w:r>
      <w:r w:rsidRPr="006811CE">
        <w:rPr>
          <w:rStyle w:val="StyleUnderline"/>
        </w:rPr>
        <w:t xml:space="preserve">there are numerous examples within trans scholarship of the reproduction of the emotional habitus of trans discourse that I describe above, in which </w:t>
      </w:r>
      <w:r w:rsidRPr="00557A22">
        <w:rPr>
          <w:rStyle w:val="StyleUnderline"/>
          <w:highlight w:val="green"/>
        </w:rPr>
        <w:t>justified</w:t>
      </w:r>
      <w:r w:rsidRPr="006811CE">
        <w:rPr>
          <w:rStyle w:val="StyleUnderline"/>
        </w:rPr>
        <w:t xml:space="preserve"> anxiety and </w:t>
      </w:r>
      <w:r w:rsidRPr="00557A22">
        <w:rPr>
          <w:rStyle w:val="StyleUnderline"/>
          <w:highlight w:val="green"/>
        </w:rPr>
        <w:t>rage about</w:t>
      </w:r>
      <w:r w:rsidRPr="006811CE">
        <w:rPr>
          <w:rStyle w:val="StyleUnderline"/>
        </w:rPr>
        <w:t xml:space="preserve"> the </w:t>
      </w:r>
      <w:r w:rsidRPr="00557A22">
        <w:rPr>
          <w:rStyle w:val="StyleUnderline"/>
          <w:highlight w:val="green"/>
        </w:rPr>
        <w:t>delegitimization of</w:t>
      </w:r>
      <w:r w:rsidRPr="006811CE">
        <w:rPr>
          <w:rStyle w:val="StyleUnderline"/>
        </w:rPr>
        <w:t xml:space="preserve"> trans </w:t>
      </w:r>
      <w:r w:rsidRPr="00557A22">
        <w:rPr>
          <w:rStyle w:val="StyleUnderline"/>
          <w:highlight w:val="green"/>
        </w:rPr>
        <w:t>authority</w:t>
      </w:r>
      <w:r w:rsidRPr="006811CE">
        <w:rPr>
          <w:rStyle w:val="StyleUnderline"/>
        </w:rPr>
        <w:t xml:space="preserve"> using the idiom of mental illness </w:t>
      </w:r>
      <w:r w:rsidRPr="00557A22">
        <w:rPr>
          <w:rStyle w:val="StyleUnderline"/>
          <w:highlight w:val="green"/>
        </w:rPr>
        <w:t>leads to</w:t>
      </w:r>
      <w:r w:rsidRPr="006811CE">
        <w:rPr>
          <w:rStyle w:val="StyleUnderline"/>
        </w:rPr>
        <w:t xml:space="preserve"> a </w:t>
      </w:r>
      <w:r w:rsidRPr="00557A22">
        <w:rPr>
          <w:rStyle w:val="StyleUnderline"/>
          <w:highlight w:val="green"/>
        </w:rPr>
        <w:t xml:space="preserve">wary watch for and </w:t>
      </w:r>
      <w:r w:rsidRPr="00557A22">
        <w:rPr>
          <w:rStyle w:val="Emphasis"/>
          <w:highlight w:val="green"/>
        </w:rPr>
        <w:t>reflexive repudiation of pathologized</w:t>
      </w:r>
      <w:r w:rsidRPr="006811CE">
        <w:rPr>
          <w:rStyle w:val="Emphasis"/>
        </w:rPr>
        <w:t xml:space="preserve"> forms of </w:t>
      </w:r>
      <w:r w:rsidRPr="00557A22">
        <w:rPr>
          <w:rStyle w:val="Emphasis"/>
          <w:highlight w:val="green"/>
        </w:rPr>
        <w:t>feeling and habits</w:t>
      </w:r>
      <w:r w:rsidRPr="006811CE">
        <w:rPr>
          <w:rStyle w:val="Emphasis"/>
        </w:rPr>
        <w:t xml:space="preserve"> of thought</w:t>
      </w:r>
      <w:r w:rsidRPr="00CE02EB">
        <w:rPr>
          <w:sz w:val="16"/>
        </w:rPr>
        <w:t xml:space="preserve">. For example, counter to the view of trans people as “helpless and afflicted,” Dean Spade wonders, “What would it mean to suggest that such desire for surgery is a joyful affirmation of gender self-determination?”55 Several essays collected in The </w:t>
      </w:r>
      <w:r w:rsidRPr="00557A22">
        <w:rPr>
          <w:rStyle w:val="Emphasis"/>
          <w:highlight w:val="green"/>
        </w:rPr>
        <w:t>Trans</w:t>
      </w:r>
      <w:r w:rsidRPr="00CE02EB">
        <w:rPr>
          <w:sz w:val="16"/>
        </w:rPr>
        <w:t xml:space="preserve">gender </w:t>
      </w:r>
      <w:r w:rsidRPr="00557A22">
        <w:rPr>
          <w:rStyle w:val="Emphasis"/>
          <w:highlight w:val="green"/>
        </w:rPr>
        <w:t>Studies</w:t>
      </w:r>
      <w:r w:rsidRPr="00CE02EB">
        <w:rPr>
          <w:sz w:val="16"/>
        </w:rPr>
        <w:t xml:space="preserve"> Reader 2—which, if The Transgender Studies Reader gave the field a name, could be said to be the anthology that records what trans studies became—likewise </w:t>
      </w:r>
      <w:r w:rsidRPr="00557A22">
        <w:rPr>
          <w:rStyle w:val="StyleUnderline"/>
          <w:highlight w:val="green"/>
        </w:rPr>
        <w:t>frame</w:t>
      </w:r>
      <w:r w:rsidRPr="00FE2BAA">
        <w:rPr>
          <w:rStyle w:val="StyleUnderline"/>
        </w:rPr>
        <w:t xml:space="preserve"> their </w:t>
      </w:r>
      <w:r w:rsidRPr="00557A22">
        <w:rPr>
          <w:rStyle w:val="StyleUnderline"/>
          <w:highlight w:val="green"/>
        </w:rPr>
        <w:t>interventions</w:t>
      </w:r>
      <w:r w:rsidRPr="00FE2BAA">
        <w:rPr>
          <w:sz w:val="16"/>
        </w:rPr>
        <w:t xml:space="preserve">, </w:t>
      </w:r>
      <w:r w:rsidRPr="00FE2BAA">
        <w:rPr>
          <w:rStyle w:val="StyleUnderline"/>
        </w:rPr>
        <w:t>explicitly</w:t>
      </w:r>
      <w:r w:rsidRPr="00FE2BAA">
        <w:rPr>
          <w:sz w:val="16"/>
        </w:rPr>
        <w:t xml:space="preserve">, </w:t>
      </w:r>
      <w:r w:rsidRPr="00FE2BAA">
        <w:rPr>
          <w:rStyle w:val="StyleUnderline"/>
        </w:rPr>
        <w:t xml:space="preserve">as movements </w:t>
      </w:r>
      <w:r w:rsidRPr="00557A22">
        <w:rPr>
          <w:rStyle w:val="StyleUnderline"/>
          <w:highlight w:val="green"/>
        </w:rPr>
        <w:t>away from stagnant bad feelings</w:t>
      </w:r>
      <w:r w:rsidRPr="007E28BA">
        <w:rPr>
          <w:rStyle w:val="StyleUnderline"/>
        </w:rPr>
        <w:t xml:space="preserve"> imposed on trans people </w:t>
      </w:r>
      <w:r w:rsidRPr="00557A22">
        <w:rPr>
          <w:rStyle w:val="Emphasis"/>
          <w:highlight w:val="green"/>
        </w:rPr>
        <w:t>toward better ones</w:t>
      </w:r>
      <w:r w:rsidRPr="00CE02EB">
        <w:rPr>
          <w:sz w:val="16"/>
        </w:rPr>
        <w:t xml:space="preserve">. Julian Carter frames a meditation on trans movement and relation by </w:t>
      </w:r>
      <w:r w:rsidRPr="00FE2BAA">
        <w:rPr>
          <w:rStyle w:val="StyleUnderline"/>
        </w:rPr>
        <w:t>doing away with</w:t>
      </w:r>
      <w:r w:rsidRPr="007E28BA">
        <w:rPr>
          <w:rStyle w:val="StyleUnderline"/>
        </w:rPr>
        <w:t xml:space="preserve"> the “</w:t>
      </w:r>
      <w:r w:rsidRPr="00FE2BAA">
        <w:rPr>
          <w:rStyle w:val="StyleUnderline"/>
        </w:rPr>
        <w:t>depressive figuration</w:t>
      </w:r>
      <w:r w:rsidRPr="007E28BA">
        <w:rPr>
          <w:rStyle w:val="StyleUnderline"/>
        </w:rPr>
        <w:t>” of embodiment</w:t>
      </w:r>
      <w:r w:rsidRPr="00CE02EB">
        <w:rPr>
          <w:sz w:val="16"/>
        </w:rPr>
        <w:t xml:space="preserve"> as a trap; Jeanne Vaccaro’s articulation of a </w:t>
      </w:r>
      <w:r w:rsidRPr="007E28BA">
        <w:rPr>
          <w:rStyle w:val="StyleUnderline"/>
        </w:rPr>
        <w:t>transgender</w:t>
      </w:r>
      <w:r w:rsidRPr="00CE02EB">
        <w:rPr>
          <w:sz w:val="16"/>
        </w:rPr>
        <w:t xml:space="preserve"> “</w:t>
      </w:r>
      <w:r w:rsidRPr="007E28BA">
        <w:rPr>
          <w:rStyle w:val="StyleUnderline"/>
        </w:rPr>
        <w:t>politics of the handmade</w:t>
      </w:r>
      <w:r w:rsidRPr="00CE02EB">
        <w:rPr>
          <w:sz w:val="16"/>
        </w:rPr>
        <w:t xml:space="preserve"> . . . </w:t>
      </w:r>
      <w:r w:rsidRPr="007E28BA">
        <w:rPr>
          <w:rStyle w:val="StyleUnderline"/>
        </w:rPr>
        <w:t>put[s] pressure on so-called negative emotions or bad feelings like ‘feeling trapped in the “wrong” body’</w:t>
      </w:r>
      <w:r w:rsidRPr="00CE02EB">
        <w:rPr>
          <w:sz w:val="16"/>
        </w:rPr>
        <w:t xml:space="preserve"> as foreclosing of certain affective possibilities”; Eliza Steinbock closes an essay on the film </w:t>
      </w:r>
      <w:r w:rsidRPr="007E28BA">
        <w:rPr>
          <w:rStyle w:val="StyleUnderline"/>
        </w:rPr>
        <w:t>Dandy Dust with a call for “groping theory,”</w:t>
      </w:r>
      <w:r w:rsidRPr="00CE02EB">
        <w:rPr>
          <w:sz w:val="16"/>
        </w:rPr>
        <w:t xml:space="preserve"> which, driven by curiosity, </w:t>
      </w:r>
      <w:r w:rsidRPr="007E28BA">
        <w:rPr>
          <w:rStyle w:val="StyleUnderline"/>
        </w:rPr>
        <w:t>might help us gain some distance from “horrible things”;</w:t>
      </w:r>
      <w:r w:rsidRPr="00CE02EB">
        <w:rPr>
          <w:sz w:val="16"/>
        </w:rPr>
        <w:t xml:space="preserve"> well, you get the picture.56 Further, the anthology includes an essay—written by a transgender physician who specializes in trans health care—that takes this emotional habitus as one of its objects, critically examining the arguments surrounding the </w:t>
      </w:r>
      <w:r>
        <w:rPr>
          <w:sz w:val="16"/>
        </w:rPr>
        <w:t>GID</w:t>
      </w:r>
      <w:r w:rsidRPr="00CE02EB">
        <w:rPr>
          <w:sz w:val="16"/>
        </w:rPr>
        <w:t xml:space="preserve"> debate; notably, the editors introduce the essay with the caveat that its model of trans identity is insistently “dissonant” with the rest of the reader.57</w:t>
      </w:r>
    </w:p>
    <w:p w14:paraId="2423C758" w14:textId="77777777" w:rsidR="00EF51FB" w:rsidRPr="0010111D" w:rsidRDefault="00EF51FB" w:rsidP="00EF51FB">
      <w:pPr>
        <w:rPr>
          <w:sz w:val="16"/>
          <w:szCs w:val="16"/>
        </w:rPr>
      </w:pPr>
      <w:r w:rsidRPr="00E37512">
        <w:rPr>
          <w:rStyle w:val="StyleUnderline"/>
        </w:rPr>
        <w:t>While The Terrible We, of course, does not set out to contest the critical value of potentially good trans</w:t>
      </w:r>
      <w:r w:rsidRPr="00CE02EB">
        <w:rPr>
          <w:sz w:val="16"/>
        </w:rPr>
        <w:t xml:space="preserve"> feelings—euphoria, curiosity, hope, earnestness—</w:t>
      </w:r>
      <w:r w:rsidRPr="00E37512">
        <w:rPr>
          <w:rStyle w:val="StyleUnderline"/>
        </w:rPr>
        <w:t>nor to mire trans studies permanently in the well of loneliness</w:t>
      </w:r>
      <w:r w:rsidRPr="00CE02EB">
        <w:rPr>
          <w:sz w:val="16"/>
        </w:rPr>
        <w:t xml:space="preserve">, </w:t>
      </w:r>
      <w:r w:rsidRPr="00E37512">
        <w:rPr>
          <w:rStyle w:val="StyleUnderline"/>
        </w:rPr>
        <w:t xml:space="preserve">it does contend that </w:t>
      </w:r>
      <w:r w:rsidRPr="0010111D">
        <w:rPr>
          <w:rStyle w:val="StyleUnderline"/>
        </w:rPr>
        <w:t>the emotional habitus undergirding</w:t>
      </w:r>
      <w:r w:rsidRPr="0010111D">
        <w:rPr>
          <w:sz w:val="16"/>
        </w:rPr>
        <w:t xml:space="preserve"> much </w:t>
      </w:r>
      <w:r w:rsidRPr="0010111D">
        <w:rPr>
          <w:rStyle w:val="Emphasis"/>
        </w:rPr>
        <w:t>trans</w:t>
      </w:r>
      <w:r w:rsidRPr="0010111D">
        <w:rPr>
          <w:sz w:val="16"/>
        </w:rPr>
        <w:t xml:space="preserve">[masculine] </w:t>
      </w:r>
      <w:r w:rsidRPr="0010111D">
        <w:rPr>
          <w:rStyle w:val="Emphasis"/>
        </w:rPr>
        <w:t>discourse</w:t>
      </w:r>
      <w:r w:rsidRPr="0010111D">
        <w:rPr>
          <w:sz w:val="16"/>
        </w:rPr>
        <w:t xml:space="preserve"> </w:t>
      </w:r>
      <w:r w:rsidRPr="0010111D">
        <w:rPr>
          <w:rStyle w:val="StyleUnderline"/>
        </w:rPr>
        <w:t xml:space="preserve">is structured around a series of </w:t>
      </w:r>
      <w:r w:rsidRPr="0010111D">
        <w:rPr>
          <w:rStyle w:val="Emphasis"/>
        </w:rPr>
        <w:t>disavowals</w:t>
      </w:r>
      <w:r w:rsidRPr="00CE02EB">
        <w:rPr>
          <w:sz w:val="16"/>
        </w:rPr>
        <w:t xml:space="preserve">, </w:t>
      </w:r>
      <w:r w:rsidRPr="00E37512">
        <w:rPr>
          <w:rStyle w:val="StyleUnderline"/>
        </w:rPr>
        <w:t xml:space="preserve">and the thing disavowed in each case is a proximity to forms of </w:t>
      </w:r>
      <w:r w:rsidRPr="00E37512">
        <w:rPr>
          <w:rStyle w:val="Emphasis"/>
        </w:rPr>
        <w:t>maladjustment</w:t>
      </w:r>
      <w:r w:rsidRPr="00CE02EB">
        <w:rPr>
          <w:sz w:val="16"/>
        </w:rPr>
        <w:t xml:space="preserve"> </w:t>
      </w:r>
      <w:r w:rsidRPr="00E37512">
        <w:rPr>
          <w:rStyle w:val="StyleUnderline"/>
        </w:rPr>
        <w:t>associated</w:t>
      </w:r>
      <w:r w:rsidRPr="00CE02EB">
        <w:rPr>
          <w:sz w:val="16"/>
        </w:rPr>
        <w:t xml:space="preserve"> </w:t>
      </w:r>
      <w:r w:rsidRPr="00E37512">
        <w:rPr>
          <w:rStyle w:val="StyleUnderline"/>
        </w:rPr>
        <w:t>with</w:t>
      </w:r>
      <w:r w:rsidRPr="00CE02EB">
        <w:rPr>
          <w:sz w:val="16"/>
        </w:rPr>
        <w:t xml:space="preserve"> the </w:t>
      </w:r>
      <w:r w:rsidRPr="00E37512">
        <w:rPr>
          <w:rStyle w:val="Emphasis"/>
        </w:rPr>
        <w:t>clinic</w:t>
      </w:r>
      <w:r w:rsidRPr="00CE02EB">
        <w:rPr>
          <w:sz w:val="16"/>
        </w:rPr>
        <w:t xml:space="preserve">, the </w:t>
      </w:r>
      <w:r w:rsidRPr="00E37512">
        <w:rPr>
          <w:rStyle w:val="Emphasis"/>
        </w:rPr>
        <w:t>dime museum</w:t>
      </w:r>
      <w:r w:rsidRPr="00CE02EB">
        <w:rPr>
          <w:sz w:val="16"/>
        </w:rPr>
        <w:t xml:space="preserve">, the </w:t>
      </w:r>
      <w:r w:rsidRPr="00E37512">
        <w:rPr>
          <w:rStyle w:val="Emphasis"/>
        </w:rPr>
        <w:t>madhouse</w:t>
      </w:r>
      <w:r w:rsidRPr="00CE02EB">
        <w:rPr>
          <w:sz w:val="16"/>
        </w:rPr>
        <w:t xml:space="preserve">, and the </w:t>
      </w:r>
      <w:r w:rsidRPr="00E37512">
        <w:rPr>
          <w:rStyle w:val="Emphasis"/>
        </w:rPr>
        <w:t>dissociative rhythms</w:t>
      </w:r>
      <w:r w:rsidRPr="00CE02EB">
        <w:rPr>
          <w:sz w:val="16"/>
        </w:rPr>
        <w:t xml:space="preserve"> </w:t>
      </w:r>
      <w:r w:rsidRPr="00E37512">
        <w:rPr>
          <w:rStyle w:val="StyleUnderline"/>
        </w:rPr>
        <w:t>of some trans childhoods</w:t>
      </w:r>
      <w:r w:rsidRPr="00CE02EB">
        <w:rPr>
          <w:sz w:val="16"/>
        </w:rPr>
        <w:t xml:space="preserve">. </w:t>
      </w:r>
      <w:r w:rsidRPr="00175689">
        <w:rPr>
          <w:rStyle w:val="StyleUnderline"/>
          <w:highlight w:val="green"/>
        </w:rPr>
        <w:t>Although distancing</w:t>
      </w:r>
      <w:r w:rsidRPr="00CE02EB">
        <w:rPr>
          <w:sz w:val="16"/>
        </w:rPr>
        <w:t xml:space="preserve"> trans from these sites </w:t>
      </w:r>
      <w:r w:rsidRPr="00175689">
        <w:rPr>
          <w:rStyle w:val="StyleUnderline"/>
          <w:highlight w:val="green"/>
        </w:rPr>
        <w:t>has been important for</w:t>
      </w:r>
      <w:r w:rsidRPr="00CE02EB">
        <w:rPr>
          <w:sz w:val="16"/>
          <w:highlight w:val="green"/>
        </w:rPr>
        <w:t xml:space="preserve"> </w:t>
      </w:r>
      <w:r w:rsidRPr="00175689">
        <w:rPr>
          <w:rStyle w:val="Emphasis"/>
          <w:highlight w:val="green"/>
        </w:rPr>
        <w:t>authorizing trans voices</w:t>
      </w:r>
      <w:r w:rsidRPr="00CE02EB">
        <w:rPr>
          <w:sz w:val="16"/>
        </w:rPr>
        <w:t xml:space="preserve">, </w:t>
      </w:r>
      <w:r w:rsidRPr="00175689">
        <w:rPr>
          <w:rStyle w:val="StyleUnderline"/>
          <w:highlight w:val="green"/>
        </w:rPr>
        <w:t>each disavowal contains</w:t>
      </w:r>
      <w:r w:rsidRPr="00BD710F">
        <w:rPr>
          <w:rStyle w:val="StyleUnderline"/>
        </w:rPr>
        <w:t xml:space="preserve"> within it </w:t>
      </w:r>
      <w:r w:rsidRPr="00175689">
        <w:rPr>
          <w:rStyle w:val="Emphasis"/>
          <w:highlight w:val="green"/>
        </w:rPr>
        <w:t>a familiar body onto</w:t>
      </w:r>
      <w:r w:rsidRPr="00175689">
        <w:rPr>
          <w:rStyle w:val="StyleUnderline"/>
          <w:highlight w:val="green"/>
        </w:rPr>
        <w:t xml:space="preserve"> which bad </w:t>
      </w:r>
      <w:r w:rsidRPr="00175689">
        <w:rPr>
          <w:rStyle w:val="Emphasis"/>
          <w:highlight w:val="green"/>
        </w:rPr>
        <w:t>feelings</w:t>
      </w:r>
      <w:r w:rsidRPr="00175689">
        <w:rPr>
          <w:rStyle w:val="StyleUnderline"/>
          <w:highlight w:val="green"/>
        </w:rPr>
        <w:t xml:space="preserve"> are repeatedly </w:t>
      </w:r>
      <w:r w:rsidRPr="00175689">
        <w:rPr>
          <w:rStyle w:val="Emphasis"/>
          <w:highlight w:val="green"/>
        </w:rPr>
        <w:t>pinned</w:t>
      </w:r>
      <w:r w:rsidRPr="00CE02EB">
        <w:rPr>
          <w:sz w:val="16"/>
        </w:rPr>
        <w:t>—</w:t>
      </w:r>
      <w:r w:rsidRPr="009B671D">
        <w:rPr>
          <w:rStyle w:val="StyleUnderline"/>
        </w:rPr>
        <w:t>the</w:t>
      </w:r>
      <w:r w:rsidRPr="009B671D">
        <w:rPr>
          <w:sz w:val="16"/>
        </w:rPr>
        <w:t xml:space="preserve"> </w:t>
      </w:r>
      <w:r w:rsidRPr="009B671D">
        <w:rPr>
          <w:rStyle w:val="Emphasis"/>
        </w:rPr>
        <w:t>girl</w:t>
      </w:r>
      <w:r w:rsidRPr="009B671D">
        <w:rPr>
          <w:sz w:val="16"/>
        </w:rPr>
        <w:t xml:space="preserve">, </w:t>
      </w:r>
      <w:r w:rsidRPr="009B671D">
        <w:rPr>
          <w:rStyle w:val="StyleUnderline"/>
        </w:rPr>
        <w:t>the</w:t>
      </w:r>
      <w:r w:rsidRPr="009B671D">
        <w:rPr>
          <w:sz w:val="16"/>
        </w:rPr>
        <w:t xml:space="preserve"> </w:t>
      </w:r>
      <w:r w:rsidRPr="009B671D">
        <w:rPr>
          <w:rStyle w:val="Emphasis"/>
        </w:rPr>
        <w:t>disabled</w:t>
      </w:r>
      <w:r w:rsidRPr="009B671D">
        <w:rPr>
          <w:sz w:val="16"/>
        </w:rPr>
        <w:t xml:space="preserve"> or mad </w:t>
      </w:r>
      <w:r w:rsidRPr="009B671D">
        <w:rPr>
          <w:rStyle w:val="StyleUnderline"/>
        </w:rPr>
        <w:t>person</w:t>
      </w:r>
      <w:r w:rsidRPr="009B671D">
        <w:rPr>
          <w:sz w:val="16"/>
        </w:rPr>
        <w:t xml:space="preserve">, and </w:t>
      </w:r>
      <w:r w:rsidRPr="009B671D">
        <w:rPr>
          <w:rStyle w:val="StyleUnderline"/>
        </w:rPr>
        <w:t>the</w:t>
      </w:r>
      <w:r w:rsidRPr="009B671D">
        <w:rPr>
          <w:sz w:val="16"/>
        </w:rPr>
        <w:t xml:space="preserve"> </w:t>
      </w:r>
      <w:r w:rsidRPr="009B671D">
        <w:rPr>
          <w:rStyle w:val="Emphasis"/>
        </w:rPr>
        <w:t>person of color</w:t>
      </w:r>
      <w:r w:rsidRPr="00CE02EB">
        <w:rPr>
          <w:sz w:val="16"/>
        </w:rPr>
        <w:t xml:space="preserve">. </w:t>
      </w:r>
      <w:r w:rsidRPr="0010111D">
        <w:rPr>
          <w:sz w:val="16"/>
          <w:szCs w:val="16"/>
        </w:rPr>
        <w:t>Importantly, the structure of disavowal guarantees that these figures will perpetually haunt the version of trans discourse that I have described, because disavowal is premised on recognition; precisely by attempting to disavow an attachment, the attachment is foregrounded, sticks around</w:t>
      </w:r>
      <w:r w:rsidRPr="00CE02EB">
        <w:rPr>
          <w:sz w:val="16"/>
        </w:rPr>
        <w:t xml:space="preserve">. </w:t>
      </w:r>
      <w:r w:rsidRPr="009B671D">
        <w:rPr>
          <w:rStyle w:val="StyleUnderline"/>
        </w:rPr>
        <w:t>In thinking through</w:t>
      </w:r>
      <w:r w:rsidRPr="00EA33AF">
        <w:rPr>
          <w:rStyle w:val="StyleUnderline"/>
        </w:rPr>
        <w:t xml:space="preserve"> this set of problems—</w:t>
      </w:r>
      <w:r w:rsidRPr="009B671D">
        <w:rPr>
          <w:rStyle w:val="StyleUnderline"/>
        </w:rPr>
        <w:t>how the attempt to narrate trans through</w:t>
      </w:r>
      <w:r w:rsidRPr="00EA33AF">
        <w:rPr>
          <w:rStyle w:val="StyleUnderline"/>
        </w:rPr>
        <w:t xml:space="preserve"> a </w:t>
      </w:r>
      <w:r w:rsidRPr="009B671D">
        <w:rPr>
          <w:rStyle w:val="StyleUnderline"/>
        </w:rPr>
        <w:t>disavowal of sick produces</w:t>
      </w:r>
      <w:r w:rsidRPr="00EA33AF">
        <w:rPr>
          <w:rStyle w:val="StyleUnderline"/>
        </w:rPr>
        <w:t xml:space="preserve"> others as not</w:t>
      </w:r>
      <w:r>
        <w:rPr>
          <w:rStyle w:val="StyleUnderline"/>
        </w:rPr>
        <w:t>-</w:t>
      </w:r>
      <w:r w:rsidRPr="00EA33AF">
        <w:rPr>
          <w:rStyle w:val="StyleUnderline"/>
        </w:rPr>
        <w:t xml:space="preserve">subjects, and how we might think </w:t>
      </w:r>
      <w:r w:rsidRPr="009B671D">
        <w:rPr>
          <w:rStyle w:val="StyleUnderline"/>
        </w:rPr>
        <w:t>with trans maladjustment to avoid this</w:t>
      </w:r>
      <w:r w:rsidRPr="00EA33AF">
        <w:rPr>
          <w:rStyle w:val="StyleUnderline"/>
        </w:rPr>
        <w:t xml:space="preserve"> effect</w:t>
      </w:r>
      <w:r w:rsidRPr="0010111D">
        <w:rPr>
          <w:sz w:val="16"/>
          <w:szCs w:val="16"/>
        </w:rPr>
        <w:t>—I am arguing for a version of trans studies that can acknowledge and think with a more expansive we, terrible though it might feel.</w:t>
      </w:r>
      <w:bookmarkEnd w:id="2"/>
    </w:p>
    <w:p w14:paraId="0BA34C45" w14:textId="77777777" w:rsidR="00EF51FB" w:rsidRDefault="00EF51FB" w:rsidP="00EF51FB"/>
    <w:p w14:paraId="12B1A99E" w14:textId="11FD2EB7" w:rsidR="00EF51FB" w:rsidRPr="001D1F26" w:rsidRDefault="00251D21" w:rsidP="005E5138">
      <w:pPr>
        <w:pStyle w:val="Heading4"/>
      </w:pPr>
      <w:r>
        <w:t>I</w:t>
      </w:r>
      <w:r w:rsidR="005E5138">
        <w:t>n the wake of bills like SB12 forcing educators to be mandatory reporters on discussion of transness, there is ZERO opacity in debate – why the heck should I talk about things like how to pass or DIY HRT in a transphobic university? Just tells transphobes where our weak points are</w:t>
      </w:r>
    </w:p>
    <w:p w14:paraId="4CD0EA18" w14:textId="77777777" w:rsidR="005E5138" w:rsidRDefault="005E5138" w:rsidP="00500ED6"/>
    <w:p w14:paraId="44C4CEDE" w14:textId="1E12A858" w:rsidR="00EF51FB" w:rsidRDefault="00EF51FB" w:rsidP="00EF51FB">
      <w:pPr>
        <w:pStyle w:val="Heading4"/>
      </w:pPr>
      <w:r>
        <w:t>Their evidence agrees nonbinary knowledge production should be opted into:</w:t>
      </w:r>
    </w:p>
    <w:p w14:paraId="4D40E487" w14:textId="77777777" w:rsidR="00EF51FB" w:rsidRPr="009F1BDA" w:rsidRDefault="00EF51FB" w:rsidP="00EF51FB">
      <w:pPr>
        <w:pStyle w:val="Heading4"/>
        <w:rPr>
          <w:rStyle w:val="StyleUnderline"/>
        </w:rPr>
      </w:pPr>
      <w:r>
        <w:t>Houston reads blue</w:t>
      </w:r>
    </w:p>
    <w:p w14:paraId="4D8BECA1" w14:textId="77777777" w:rsidR="00EF51FB" w:rsidRPr="009F1BDA" w:rsidRDefault="00EF51FB" w:rsidP="00EF51FB">
      <w:pPr>
        <w:rPr>
          <w:rStyle w:val="StyleUnderline"/>
        </w:rPr>
      </w:pPr>
      <w:r w:rsidRPr="00341082">
        <w:rPr>
          <w:rStyle w:val="Style13ptBold"/>
        </w:rPr>
        <w:t>Nicolazzo 23</w:t>
      </w:r>
      <w:r>
        <w:t xml:space="preserve"> </w:t>
      </w:r>
      <w:r w:rsidRPr="00070977">
        <w:t xml:space="preserve">(Nicolazzo, Z. (2023). Z Nicolazzo is an associate professor of Trans* Studies in Education in the Center for the Study of Higher Education at the University of Arizona. The (Tiring) Labor of Practicing Trans* Genders. Routledge </w:t>
      </w:r>
      <w:proofErr w:type="spellStart"/>
      <w:r w:rsidRPr="00070977">
        <w:t>EBooks</w:t>
      </w:r>
      <w:proofErr w:type="spellEnd"/>
      <w:r w:rsidRPr="00070977">
        <w:t xml:space="preserve">, 107–112. https://doi.org/10.4324/9781003448259-9) </w:t>
      </w:r>
      <w:proofErr w:type="spellStart"/>
      <w:r w:rsidRPr="00070977">
        <w:t>taryn</w:t>
      </w:r>
      <w:proofErr w:type="spellEnd"/>
    </w:p>
    <w:p w14:paraId="0C01B150" w14:textId="77777777" w:rsidR="00EF51FB" w:rsidRDefault="00EF51FB" w:rsidP="00EF51FB">
      <w:pPr>
        <w:rPr>
          <w:u w:val="single"/>
        </w:rPr>
      </w:pPr>
      <w:r w:rsidRPr="00E1550C">
        <w:rPr>
          <w:sz w:val="16"/>
        </w:rPr>
        <w:t xml:space="preserve">Although Ahmed (2012) was writing specifically about diversity </w:t>
      </w:r>
      <w:r w:rsidRPr="003E48CD">
        <w:rPr>
          <w:sz w:val="16"/>
        </w:rPr>
        <w:t xml:space="preserve">practitioners in higher education, there is precedence for thinking about </w:t>
      </w:r>
      <w:r w:rsidRPr="003E48CD">
        <w:rPr>
          <w:u w:val="single"/>
        </w:rPr>
        <w:t>trans* students needing to take on the work of educating others about gender identity</w:t>
      </w:r>
      <w:r w:rsidRPr="003E48CD">
        <w:rPr>
          <w:sz w:val="16"/>
        </w:rPr>
        <w:t>. For example, during the welcome speech made by CU’s chief diversity officer (CDO) at The</w:t>
      </w:r>
      <w:r w:rsidRPr="00E1550C">
        <w:rPr>
          <w:sz w:val="16"/>
        </w:rPr>
        <w:t xml:space="preserv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E3561">
        <w:rPr>
          <w:u w:val="single"/>
        </w:rPr>
        <w:t xml:space="preserve">students’ </w:t>
      </w:r>
      <w:r w:rsidRPr="00523D3F">
        <w:rPr>
          <w:highlight w:val="green"/>
          <w:u w:val="single"/>
        </w:rPr>
        <w:t>trans* and queer identities with a form of labor</w:t>
      </w:r>
      <w:r w:rsidRPr="008E3561">
        <w:rPr>
          <w:u w:val="single"/>
        </w:rPr>
        <w:t xml:space="preserve">, namely, </w:t>
      </w:r>
      <w:r w:rsidRPr="00523D3F">
        <w:rPr>
          <w:highlight w:val="green"/>
          <w:u w:val="single"/>
        </w:rPr>
        <w:t>educating the</w:t>
      </w:r>
      <w:r w:rsidRPr="008E3561">
        <w:rPr>
          <w:u w:val="single"/>
        </w:rPr>
        <w:t xml:space="preserve"> heterosexual and </w:t>
      </w:r>
      <w:r w:rsidRPr="00523D3F">
        <w:rPr>
          <w:highlight w:val="green"/>
          <w:u w:val="single"/>
        </w:rPr>
        <w:t>cisgender</w:t>
      </w:r>
      <w:r w:rsidRPr="008E3561">
        <w:rPr>
          <w:u w:val="single"/>
        </w:rPr>
        <w:t xml:space="preserve"> campus </w:t>
      </w:r>
      <w:r w:rsidRPr="00523D3F">
        <w:rPr>
          <w:highlight w:val="green"/>
          <w:u w:val="single"/>
        </w:rPr>
        <w:t>population</w:t>
      </w:r>
      <w:r w:rsidRPr="008E3561">
        <w:rPr>
          <w:u w:val="single"/>
        </w:rPr>
        <w:t xml:space="preserve"> on issues related to gender and sexuality</w:t>
      </w:r>
      <w:r w:rsidRPr="00E1550C">
        <w:rPr>
          <w:sz w:val="16"/>
        </w:rPr>
        <w:t>. Referring to Ahmed’s words, the CDO was suggesti</w:t>
      </w:r>
      <w:r w:rsidRPr="003E48CD">
        <w:rPr>
          <w:sz w:val="16"/>
        </w:rPr>
        <w:t xml:space="preserve">ng that we, </w:t>
      </w:r>
      <w:r w:rsidRPr="003E48CD">
        <w:rPr>
          <w:u w:val="single"/>
        </w:rPr>
        <w:t>as trans* and queer people, were needed to undertake the labor of responding to a situation (e.g., education on diverse genders and sexualities) that others (i.e., heterosexual and cisgender people) were protected from.</w:t>
      </w:r>
      <w:r w:rsidRPr="003E48CD">
        <w:rPr>
          <w:sz w:val="16"/>
        </w:rPr>
        <w:t xml:space="preserve"> Furthermore, the protection heterosexual and cisgender people enjoyed was based on the false assumption that gender was so normalized and so</w:t>
      </w:r>
      <w:r w:rsidRPr="00E1550C">
        <w:rPr>
          <w:sz w:val="16"/>
        </w:rPr>
        <w:t xml:space="preserve"> institutionalized that it ceased to exist to them. In other words, </w:t>
      </w:r>
      <w:r w:rsidRPr="00523D3F">
        <w:rPr>
          <w:highlight w:val="green"/>
          <w:u w:val="single"/>
        </w:rPr>
        <w:t>the cultural embeddedness of the gender binary</w:t>
      </w:r>
      <w:r w:rsidRPr="008E3561">
        <w:rPr>
          <w:u w:val="single"/>
        </w:rPr>
        <w:t xml:space="preserve"> discourse, </w:t>
      </w:r>
      <w:r w:rsidRPr="003E48CD">
        <w:rPr>
          <w:u w:val="single"/>
        </w:rPr>
        <w:t xml:space="preserve">along </w:t>
      </w:r>
      <w:r w:rsidRPr="00523D3F">
        <w:rPr>
          <w:highlight w:val="green"/>
          <w:u w:val="single"/>
        </w:rPr>
        <w:t>with</w:t>
      </w:r>
      <w:r w:rsidRPr="008E3561">
        <w:rPr>
          <w:u w:val="single"/>
        </w:rPr>
        <w:t xml:space="preserve"> the reality of </w:t>
      </w:r>
      <w:r w:rsidRPr="00523D3F">
        <w:rPr>
          <w:highlight w:val="green"/>
          <w:u w:val="single"/>
        </w:rPr>
        <w:t xml:space="preserve">compulsory </w:t>
      </w:r>
      <w:proofErr w:type="spellStart"/>
      <w:r w:rsidRPr="00523D3F">
        <w:rPr>
          <w:highlight w:val="green"/>
          <w:u w:val="single"/>
        </w:rPr>
        <w:t>heterogenderism</w:t>
      </w:r>
      <w:proofErr w:type="spellEnd"/>
      <w:r w:rsidRPr="00523D3F">
        <w:rPr>
          <w:highlight w:val="green"/>
          <w:u w:val="single"/>
        </w:rPr>
        <w:t>, had so cemented normalized binary understandings of gender that to practice gender differently was itself a form of labor</w:t>
      </w:r>
      <w:r w:rsidRPr="00523D3F">
        <w:rPr>
          <w:sz w:val="16"/>
          <w:highlight w:val="green"/>
        </w:rPr>
        <w:t>.</w:t>
      </w:r>
      <w:r w:rsidRPr="00E1550C">
        <w:rPr>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w:t>
      </w:r>
      <w:proofErr w:type="spellStart"/>
      <w:r w:rsidRPr="00E1550C">
        <w:rPr>
          <w:sz w:val="16"/>
        </w:rPr>
        <w:t>heterogenderism</w:t>
      </w:r>
      <w:proofErr w:type="spellEnd"/>
      <w:r w:rsidRPr="00E1550C">
        <w:rPr>
          <w:sz w:val="16"/>
        </w:rPr>
        <w:t xml:space="preserve">—means that gender itself recedes into the background and, as a result, is unimportant or irrelevant. This seeming </w:t>
      </w:r>
      <w:proofErr w:type="gramStart"/>
      <w:r w:rsidRPr="00E1550C">
        <w:rPr>
          <w:sz w:val="16"/>
        </w:rPr>
        <w:t>unimportance</w:t>
      </w:r>
      <w:proofErr w:type="gramEnd"/>
      <w:r w:rsidRPr="00E1550C">
        <w:rPr>
          <w:sz w:val="16"/>
        </w:rPr>
        <w:t xml:space="preserve">, however, is incongruent with the effects of </w:t>
      </w:r>
      <w:proofErr w:type="gramStart"/>
      <w:r w:rsidRPr="00E1550C">
        <w:rPr>
          <w:sz w:val="16"/>
        </w:rPr>
        <w:t>the gender</w:t>
      </w:r>
      <w:proofErr w:type="gramEnd"/>
      <w:r w:rsidRPr="00E1550C">
        <w:rPr>
          <w:sz w:val="16"/>
        </w:rPr>
        <w:t xml:space="preserve"> binary discourse and compulsory </w:t>
      </w:r>
      <w:proofErr w:type="spellStart"/>
      <w:r w:rsidRPr="00E1550C">
        <w:rPr>
          <w:sz w:val="16"/>
        </w:rPr>
        <w:t>heterogenderism</w:t>
      </w:r>
      <w:proofErr w:type="spellEnd"/>
      <w:r w:rsidRPr="00E1550C">
        <w:rPr>
          <w:sz w:val="16"/>
        </w:rPr>
        <w:t xml:space="preserve">. Moreover, </w:t>
      </w:r>
      <w:r w:rsidRPr="008E3561">
        <w:rPr>
          <w:u w:val="single"/>
        </w:rPr>
        <w:t xml:space="preserve">it has been up to trans* people to do the work of dragging gender out from the background, pulling it out from the shadows and back into the light. </w:t>
      </w:r>
      <w:r w:rsidRPr="00523D3F">
        <w:rPr>
          <w:highlight w:val="green"/>
          <w:u w:val="single"/>
        </w:rPr>
        <w:t>The presumption that trans* people must teach others about gender connects to</w:t>
      </w:r>
      <w:r w:rsidRPr="008E3561">
        <w:rPr>
          <w:u w:val="single"/>
        </w:rPr>
        <w:t xml:space="preserve"> the current wave of neoliberalism coursing through U.S. educational contexts</w:t>
      </w:r>
      <w:r w:rsidRPr="00E1550C">
        <w:rPr>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523D3F">
        <w:rPr>
          <w:highlight w:val="green"/>
          <w:u w:val="single"/>
        </w:rPr>
        <w:t>Identity based production</w:t>
      </w:r>
      <w:r w:rsidRPr="00E117D2">
        <w:rPr>
          <w:u w:val="single"/>
        </w:rPr>
        <w:t>, distribution, and consumption—as products of consumer culture—have increased exponentially in an ever-expanding neoliberal economy</w:t>
      </w:r>
      <w:r w:rsidRPr="00E1550C">
        <w:rPr>
          <w:sz w:val="16"/>
        </w:rPr>
        <w:t xml:space="preserve">” (p. 882). Thus, </w:t>
      </w:r>
      <w:r w:rsidRPr="00E117D2">
        <w:rPr>
          <w:u w:val="single"/>
        </w:rPr>
        <w:t xml:space="preserve">the commodification of diverse genders and sexualities as something to be discussed, dissected, distributed, and understood suggests </w:t>
      </w:r>
      <w:r w:rsidRPr="00523D3F">
        <w:rPr>
          <w:highlight w:val="green"/>
          <w:u w:val="single"/>
        </w:rPr>
        <w:t>that one’s very identity is imbued with the potential to be traded, sold</w:t>
      </w:r>
      <w:r w:rsidRPr="00E117D2">
        <w:rPr>
          <w:u w:val="single"/>
        </w:rPr>
        <w:t>, or purchased like any other good</w:t>
      </w:r>
      <w:r w:rsidRPr="00E1550C">
        <w:rPr>
          <w:sz w:val="16"/>
        </w:rPr>
        <w:t>. In other words</w:t>
      </w:r>
      <w:r w:rsidRPr="00E117D2">
        <w:rPr>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w:t>
      </w:r>
      <w:r w:rsidRPr="003E48CD">
        <w:rPr>
          <w:u w:val="single"/>
        </w:rPr>
        <w:t xml:space="preserve">this case, one’s own identity (a someone) is turned into </w:t>
      </w:r>
      <w:proofErr w:type="gramStart"/>
      <w:r w:rsidRPr="003E48CD">
        <w:rPr>
          <w:u w:val="single"/>
        </w:rPr>
        <w:t>a something</w:t>
      </w:r>
      <w:proofErr w:type="gramEnd"/>
      <w:r w:rsidRPr="003E48CD">
        <w:rPr>
          <w:u w:val="single"/>
        </w:rPr>
        <w:t xml:space="preserve"> that others can gain, pass along, or overlook</w:t>
      </w:r>
      <w:r w:rsidRPr="003E48CD">
        <w:rPr>
          <w:sz w:val="16"/>
        </w:rPr>
        <w:t>. In</w:t>
      </w:r>
      <w:r w:rsidRPr="00E1550C">
        <w:rPr>
          <w:sz w:val="16"/>
        </w:rPr>
        <w:t xml:space="preserve"> other words, </w:t>
      </w:r>
      <w:r w:rsidRPr="00523D3F">
        <w:rPr>
          <w:highlight w:val="green"/>
          <w:u w:val="single"/>
        </w:rPr>
        <w:t>trans* genders are turned into objects of curiosity</w:t>
      </w:r>
      <w:r w:rsidRPr="00E1550C">
        <w:rPr>
          <w:sz w:val="16"/>
        </w:rPr>
        <w:t xml:space="preserve"> (Pusch, 2005) </w:t>
      </w:r>
      <w:r w:rsidRPr="00E117D2">
        <w:rPr>
          <w:u w:val="single"/>
        </w:rPr>
        <w:t xml:space="preserve">and educational sessions that </w:t>
      </w:r>
      <w:proofErr w:type="spellStart"/>
      <w:r w:rsidRPr="00E117D2">
        <w:rPr>
          <w:u w:val="single"/>
        </w:rPr>
        <w:t>offi</w:t>
      </w:r>
      <w:proofErr w:type="spellEnd"/>
      <w:r w:rsidRPr="00E117D2">
        <w:rPr>
          <w:u w:val="single"/>
        </w:rPr>
        <w:t xml:space="preserve"> </w:t>
      </w:r>
      <w:proofErr w:type="spellStart"/>
      <w:r w:rsidRPr="00E117D2">
        <w:rPr>
          <w:u w:val="single"/>
        </w:rPr>
        <w:t>ces</w:t>
      </w:r>
      <w:proofErr w:type="spellEnd"/>
      <w:r w:rsidRPr="00E117D2">
        <w:rPr>
          <w:u w:val="single"/>
        </w:rPr>
        <w:t>, departments, and organizations could contract out to educate their staffs about diverse genders</w:t>
      </w:r>
      <w:r w:rsidRPr="00E1550C">
        <w:rPr>
          <w:sz w:val="16"/>
        </w:rPr>
        <w:t xml:space="preserve">. Furthermore, the onus of doing such gender-based work, </w:t>
      </w:r>
      <w:r w:rsidRPr="00431DE1">
        <w:rPr>
          <w:sz w:val="16"/>
        </w:rPr>
        <w:t>of pulling gender out from the shadows either by practicing or by educating others about trans* genders, was squarely placed on trans* members of the CU</w:t>
      </w:r>
      <w:r w:rsidRPr="00E1550C">
        <w:rPr>
          <w:sz w:val="16"/>
        </w:rPr>
        <w:t xml:space="preserve"> campus community. </w:t>
      </w:r>
      <w:r w:rsidRPr="00523D3F">
        <w:rPr>
          <w:highlight w:val="green"/>
          <w:u w:val="single"/>
        </w:rPr>
        <w:t>This burden</w:t>
      </w:r>
      <w:r w:rsidRPr="00E117D2">
        <w:rPr>
          <w:u w:val="single"/>
        </w:rPr>
        <w:t xml:space="preserve">, itself connected to the omnipresence of neoliberalism in education, was often </w:t>
      </w:r>
      <w:r w:rsidRPr="00523D3F">
        <w:rPr>
          <w:highlight w:val="green"/>
          <w:u w:val="single"/>
        </w:rPr>
        <w:t>overwhelming</w:t>
      </w:r>
      <w:r w:rsidRPr="00E117D2">
        <w:rPr>
          <w:u w:val="single"/>
        </w:rPr>
        <w:t xml:space="preserve"> for participants, many of whom </w:t>
      </w:r>
      <w:r w:rsidRPr="00431DE1">
        <w:rPr>
          <w:u w:val="single"/>
        </w:rPr>
        <w:t xml:space="preserve">expressed feeling tired, worn out, or </w:t>
      </w:r>
      <w:r w:rsidRPr="000C2338">
        <w:rPr>
          <w:highlight w:val="green"/>
          <w:u w:val="single"/>
        </w:rPr>
        <w:t>exhausted from practicing or educating others about trans* genders</w:t>
      </w:r>
      <w:r w:rsidRPr="000C2338">
        <w:rPr>
          <w:sz w:val="16"/>
          <w:highlight w:val="green"/>
        </w:rPr>
        <w:t>.</w:t>
      </w:r>
      <w:r w:rsidRPr="00431DE1">
        <w:rPr>
          <w:sz w:val="16"/>
        </w:rPr>
        <w:t xml:space="preserve"> Raegan provided an example of the exhaustion brought about by constantly having to confront the gender binary discourse on campus. </w:t>
      </w:r>
      <w:r w:rsidRPr="00431DE1">
        <w:rPr>
          <w:u w:val="single"/>
        </w:rPr>
        <w:t>When they t</w:t>
      </w:r>
      <w:r w:rsidRPr="00E117D2">
        <w:rPr>
          <w:u w:val="single"/>
        </w:rPr>
        <w:t>alked about being misgendered, they stated, “</w:t>
      </w:r>
      <w:r w:rsidRPr="00EE5FE1">
        <w:rPr>
          <w:highlight w:val="lightGray"/>
          <w:u w:val="single"/>
        </w:rPr>
        <w:t xml:space="preserve">Sometimes, I’m so emotionally exhausted from all of this, I just don’t want to say anything. It’s like, literally, if I say something, I’m </w:t>
      </w:r>
      <w:proofErr w:type="spellStart"/>
      <w:r w:rsidRPr="00EE5FE1">
        <w:rPr>
          <w:highlight w:val="lightGray"/>
          <w:u w:val="single"/>
        </w:rPr>
        <w:t>gonna</w:t>
      </w:r>
      <w:proofErr w:type="spellEnd"/>
      <w:r w:rsidRPr="00EE5FE1">
        <w:rPr>
          <w:highlight w:val="lightGray"/>
          <w:u w:val="single"/>
        </w:rPr>
        <w:t xml:space="preserve"> burst into tears</w:t>
      </w:r>
      <w:r w:rsidRPr="00E1550C">
        <w:rPr>
          <w:sz w:val="16"/>
        </w:rPr>
        <w:t>.”</w:t>
      </w:r>
      <w:r w:rsidRPr="00EA0B37">
        <w:rPr>
          <w:rStyle w:val="Style13ptBold"/>
          <w:vertAlign w:val="superscript"/>
        </w:rPr>
        <w:t xml:space="preserve"> </w:t>
      </w:r>
      <w:r>
        <w:rPr>
          <w:rStyle w:val="Style13ptBold"/>
          <w:vertAlign w:val="superscript"/>
        </w:rPr>
        <w:t>1</w:t>
      </w:r>
      <w:r w:rsidRPr="00E1550C">
        <w:rPr>
          <w:sz w:val="16"/>
        </w:rPr>
        <w:t xml:space="preserve"> For Raegan, </w:t>
      </w:r>
      <w:r w:rsidRPr="000C2338">
        <w:rPr>
          <w:highlight w:val="green"/>
          <w:u w:val="single"/>
        </w:rPr>
        <w:t>it was the consistent and constant misgendering they faced that wore them down emotionally</w:t>
      </w:r>
      <w:r w:rsidRPr="00E117D2">
        <w:rPr>
          <w:u w:val="single"/>
        </w:rPr>
        <w:t>.</w:t>
      </w:r>
      <w:r w:rsidRPr="00E1550C">
        <w:rPr>
          <w:sz w:val="16"/>
        </w:rPr>
        <w:t xml:space="preserve"> Although these incidents were not always malicious in intent, the impact was overwhelmingly negative for Raegan. BC shared similar feelings of fatigue from confronting the gender binary discourse and compulsory </w:t>
      </w:r>
      <w:proofErr w:type="spellStart"/>
      <w:r w:rsidRPr="00E1550C">
        <w:rPr>
          <w:sz w:val="16"/>
        </w:rPr>
        <w:t>heterogenderism</w:t>
      </w:r>
      <w:proofErr w:type="spellEnd"/>
      <w:r w:rsidRPr="00E1550C">
        <w:rPr>
          <w:sz w:val="16"/>
        </w:rPr>
        <w:t xml:space="preserve">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w:t>
      </w:r>
      <w:proofErr w:type="gramStart"/>
      <w:r w:rsidRPr="00E1550C">
        <w:rPr>
          <w:sz w:val="16"/>
        </w:rPr>
        <w:t>In particular, Adem</w:t>
      </w:r>
      <w:proofErr w:type="gramEnd"/>
      <w:r w:rsidRPr="00E1550C">
        <w:rPr>
          <w:sz w:val="16"/>
        </w:rPr>
        <w:t xml:space="preserve">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w:t>
      </w:r>
      <w:proofErr w:type="gramStart"/>
      <w:r w:rsidRPr="00E1550C">
        <w:rPr>
          <w:sz w:val="16"/>
        </w:rPr>
        <w:t>. . . .</w:t>
      </w:r>
      <w:proofErr w:type="gramEnd"/>
      <w:r w:rsidRPr="00E1550C">
        <w:rPr>
          <w:sz w:val="16"/>
        </w:rPr>
        <w:t xml:space="preserve"> [pause] . . . </w:t>
      </w:r>
      <w:r w:rsidRPr="00EE5FE1">
        <w:rPr>
          <w:highlight w:val="lightGray"/>
          <w:u w:val="single"/>
        </w:rPr>
        <w:t xml:space="preserve">And I don’t know how well I would be able to straddle that tension. And I wouldn’t want to have to sacrifice one part of myself for another, so . . . I think it’s </w:t>
      </w:r>
      <w:proofErr w:type="gramStart"/>
      <w:r w:rsidRPr="00EE5FE1">
        <w:rPr>
          <w:highlight w:val="lightGray"/>
          <w:u w:val="single"/>
        </w:rPr>
        <w:t>definitely all</w:t>
      </w:r>
      <w:proofErr w:type="gramEnd"/>
      <w:r w:rsidRPr="00EE5FE1">
        <w:rPr>
          <w:highlight w:val="lightGray"/>
          <w:u w:val="single"/>
        </w:rPr>
        <w:t xml:space="preserve"> intertwined</w:t>
      </w:r>
      <w:r>
        <w:rPr>
          <w:rStyle w:val="Style13ptBold"/>
          <w:vertAlign w:val="superscript"/>
        </w:rPr>
        <w:t>2</w:t>
      </w:r>
      <w:r w:rsidRPr="00E117D2">
        <w:rPr>
          <w:u w:val="single"/>
        </w:rPr>
        <w:t xml:space="preserve">, and it’s weird to say </w:t>
      </w:r>
      <w:proofErr w:type="gramStart"/>
      <w:r w:rsidRPr="00E117D2">
        <w:rPr>
          <w:u w:val="single"/>
        </w:rPr>
        <w:t>that</w:t>
      </w:r>
      <w:r w:rsidRPr="00E1550C">
        <w:rPr>
          <w:sz w:val="16"/>
        </w:rPr>
        <w:t>,</w:t>
      </w:r>
      <w:proofErr w:type="gramEnd"/>
      <w:r w:rsidRPr="00E1550C">
        <w:rPr>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w:t>
      </w:r>
      <w:proofErr w:type="gramStart"/>
      <w:r w:rsidRPr="00E1550C">
        <w:rPr>
          <w:sz w:val="16"/>
        </w:rPr>
        <w:t>stay in an in-between</w:t>
      </w:r>
      <w:proofErr w:type="gramEnd"/>
      <w:r w:rsidRPr="00E1550C">
        <w:rPr>
          <w:sz w:val="16"/>
        </w:rPr>
        <w:t xml:space="preserve">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E117D2">
        <w:rPr>
          <w:u w:val="single"/>
        </w:rPr>
        <w:t>Adem’s exhaustion was less about confronting trans* oppression on campus and more about trying to articulate their own sense of self as a trans</w:t>
      </w:r>
      <w:r w:rsidRPr="00431DE1">
        <w:rPr>
          <w:u w:val="single"/>
        </w:rPr>
        <w:t>* person</w:t>
      </w:r>
      <w:r w:rsidRPr="00E117D2">
        <w:rPr>
          <w:u w:val="single"/>
        </w:rPr>
        <w:t xml:space="preserve">. </w:t>
      </w:r>
      <w:r w:rsidRPr="00EE5FE1">
        <w:rPr>
          <w:highlight w:val="green"/>
          <w:u w:val="single"/>
        </w:rPr>
        <w:t>The tiredness</w:t>
      </w:r>
      <w:r w:rsidRPr="00E117D2">
        <w:rPr>
          <w:u w:val="single"/>
        </w:rPr>
        <w:t xml:space="preserve"> participants </w:t>
      </w:r>
      <w:r w:rsidRPr="00EE5FE1">
        <w:rPr>
          <w:highlight w:val="green"/>
          <w:u w:val="single"/>
        </w:rPr>
        <w:t>experienced from the labor of addressing gender</w:t>
      </w:r>
      <w:r w:rsidRPr="00E117D2">
        <w:rPr>
          <w:u w:val="single"/>
        </w:rPr>
        <w:t>, which Henderson (2014) termed bringing up gender, made some participants state they did not want to do any education about gender on campus</w:t>
      </w:r>
      <w:r w:rsidRPr="00E1550C">
        <w:rPr>
          <w:sz w:val="16"/>
        </w:rPr>
        <w:t xml:space="preserve">. </w:t>
      </w:r>
      <w:r w:rsidRPr="001E35C5">
        <w:rPr>
          <w:sz w:val="16"/>
          <w:highlight w:val="cyan"/>
        </w:rPr>
        <w:t xml:space="preserve">Moreover, when </w:t>
      </w:r>
      <w:proofErr w:type="gramStart"/>
      <w:r w:rsidRPr="001E35C5">
        <w:rPr>
          <w:sz w:val="16"/>
          <w:highlight w:val="cyan"/>
        </w:rPr>
        <w:t>participants did decide</w:t>
      </w:r>
      <w:proofErr w:type="gramEnd"/>
      <w:r w:rsidRPr="001E35C5">
        <w:rPr>
          <w:sz w:val="16"/>
          <w:highlight w:val="cyan"/>
        </w:rPr>
        <w:t xml:space="preserve"> to educate others by bringing up gender, they did so only under certain conditions or with certain people. </w:t>
      </w:r>
      <w:r w:rsidRPr="001E35C5">
        <w:rPr>
          <w:highlight w:val="cyan"/>
          <w:u w:val="single"/>
        </w:rPr>
        <w:t>These choices about whether, when, how, and with whom to bring up gender were a mode of self-care and self-protection</w:t>
      </w:r>
    </w:p>
    <w:p w14:paraId="37FBEEDA" w14:textId="77777777" w:rsidR="00EF51FB" w:rsidRDefault="00EF51FB" w:rsidP="00EF51FB">
      <w:pPr>
        <w:rPr>
          <w:u w:val="single"/>
        </w:rPr>
      </w:pPr>
    </w:p>
    <w:p w14:paraId="57070227" w14:textId="77777777" w:rsidR="00EF51FB" w:rsidRDefault="00EF51FB" w:rsidP="00EF51FB">
      <w:pPr>
        <w:pStyle w:val="Heading4"/>
        <w:numPr>
          <w:ilvl w:val="0"/>
          <w:numId w:val="46"/>
        </w:numPr>
      </w:pPr>
      <w:r>
        <w:t>You didn’t ask for mine - Forcing trans debaters to participate in “nonbinary knowledge production” or lose the ballot links harder to forcing trans people to perform labor</w:t>
      </w:r>
    </w:p>
    <w:p w14:paraId="42EA6DA8" w14:textId="77777777" w:rsidR="00EF51FB" w:rsidRPr="00F27978" w:rsidRDefault="00EF51FB" w:rsidP="00EF51FB">
      <w:pPr>
        <w:pStyle w:val="Heading4"/>
        <w:numPr>
          <w:ilvl w:val="0"/>
          <w:numId w:val="46"/>
        </w:numPr>
      </w:pPr>
      <w:r>
        <w:t>Fascists will use this to opt out</w:t>
      </w:r>
    </w:p>
    <w:p w14:paraId="367D978E" w14:textId="77777777" w:rsidR="00EF51FB" w:rsidRDefault="00EF51FB" w:rsidP="00EF51FB"/>
    <w:p w14:paraId="0B2BEE0B" w14:textId="77777777" w:rsidR="00EF51FB" w:rsidRPr="00C22E29" w:rsidRDefault="00EF51FB" w:rsidP="00EF51FB">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ethnography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2F57CC1A" w14:textId="77777777" w:rsidR="00EF51FB" w:rsidRPr="00C22E29" w:rsidRDefault="00EF51FB" w:rsidP="00EF51FB">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563DCC73" w14:textId="77777777" w:rsidR="00EF51FB" w:rsidRPr="00C22E29" w:rsidRDefault="00EF51FB" w:rsidP="00EF51FB">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C22E29">
        <w:rPr>
          <w:rFonts w:asciiTheme="minorHAnsi" w:hAnsiTheme="minorHAnsi" w:cstheme="minorHAnsi"/>
          <w:sz w:val="12"/>
        </w:rPr>
        <w:t>own, mixed,</w:t>
      </w:r>
      <w:proofErr w:type="gramEnd"/>
      <w:r w:rsidRPr="00C22E29">
        <w:rPr>
          <w:rFonts w:asciiTheme="minorHAnsi" w:hAnsiTheme="minorHAnsi" w:cstheme="minorHAnsi"/>
          <w:sz w:val="12"/>
        </w:rPr>
        <w:t xml:space="preserve"> metaphor. A filter, after all, separates out noise from communication and, in so doing, makes communication possible. Jacques Attali and Michel Serres have both argued that there is no communication without noise, as noise </w:t>
      </w:r>
      <w:proofErr w:type="gramStart"/>
      <w:r w:rsidRPr="00C22E29">
        <w:rPr>
          <w:rFonts w:asciiTheme="minorHAnsi" w:hAnsiTheme="minorHAnsi" w:cstheme="minorHAnsi"/>
          <w:sz w:val="12"/>
        </w:rPr>
        <w:t>interferes from within</w:t>
      </w:r>
      <w:proofErr w:type="gramEnd"/>
      <w:r w:rsidRPr="00C22E29">
        <w:rPr>
          <w:rFonts w:asciiTheme="minorHAnsi" w:hAnsiTheme="minorHAnsi" w:cstheme="minorHAnsi"/>
          <w:sz w:val="12"/>
        </w:rPr>
        <w:t xml:space="preserve"> any utterance, threatening its tractability. The performance of distortion that constitutes communication therefore demands discernment, or filtering. However steadfast one’s commitment to truth, there is no avoiding the noise.</w:t>
      </w:r>
    </w:p>
    <w:p w14:paraId="1BD92ACD" w14:textId="77777777" w:rsidR="00EF51FB" w:rsidRPr="00C22E29" w:rsidRDefault="00EF51FB" w:rsidP="00EF51FB">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proofErr w:type="gramStart"/>
      <w:r w:rsidRPr="00C22E29">
        <w:rPr>
          <w:rStyle w:val="Emphasis"/>
          <w:rFonts w:asciiTheme="minorHAnsi" w:hAnsiTheme="minorHAnsi" w:cstheme="minorHAnsi"/>
        </w:rPr>
        <w:t>affect</w:t>
      </w:r>
      <w:proofErr w:type="spellEnd"/>
      <w:proofErr w:type="gram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an effect of having communicated true </w:t>
      </w:r>
      <w:proofErr w:type="gramStart"/>
      <w:r w:rsidRPr="00C22E29">
        <w:rPr>
          <w:rStyle w:val="StyleUnderline"/>
          <w:rFonts w:asciiTheme="minorHAnsi" w:hAnsiTheme="minorHAnsi" w:cstheme="minorHAnsi"/>
        </w:rPr>
        <w:t>feeling</w:t>
      </w:r>
      <w:proofErr w:type="gramEnd"/>
      <w:r w:rsidRPr="00C22E29">
        <w:rPr>
          <w:rStyle w:val="StyleUnderline"/>
          <w:rFonts w:asciiTheme="minorHAnsi" w:hAnsiTheme="minorHAnsi" w:cstheme="minorHAnsi"/>
        </w:rPr>
        <w:t xml:space="preserve">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C22E29">
        <w:rPr>
          <w:rFonts w:asciiTheme="minorHAnsi" w:hAnsiTheme="minorHAnsi" w:cstheme="minorHAnsi"/>
          <w:sz w:val="12"/>
        </w:rPr>
        <w:t>attunement</w:t>
      </w:r>
      <w:proofErr w:type="gramEnd"/>
      <w:r w:rsidRPr="00C22E29">
        <w:rPr>
          <w:rFonts w:asciiTheme="minorHAnsi" w:hAnsiTheme="minorHAnsi" w:cstheme="minorHAnsi"/>
          <w:sz w:val="12"/>
        </w:rPr>
        <w:t xml:space="preserve">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754BB7D6" w14:textId="77777777" w:rsidR="00EF51FB" w:rsidRPr="00C22E29" w:rsidRDefault="00EF51FB" w:rsidP="00EF51FB">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in an </w:t>
      </w:r>
      <w:proofErr w:type="gramStart"/>
      <w:r w:rsidRPr="00C22E29">
        <w:rPr>
          <w:rFonts w:asciiTheme="minorHAnsi" w:hAnsiTheme="minorHAnsi" w:cstheme="minorHAnsi"/>
          <w:sz w:val="12"/>
        </w:rPr>
        <w:t>alternative commons</w:t>
      </w:r>
      <w:proofErr w:type="gramEnd"/>
      <w:r w:rsidRPr="00C22E29">
        <w:rPr>
          <w:rFonts w:asciiTheme="minorHAnsi" w:hAnsiTheme="minorHAnsi" w:cstheme="minorHAnsi"/>
          <w:sz w:val="12"/>
        </w:rPr>
        <w:t xml:space="preserve"> in the present that the senses confirm and circulate as though without mediation.</w:t>
      </w:r>
    </w:p>
    <w:p w14:paraId="74D883E0" w14:textId="77777777" w:rsidR="00EF51FB" w:rsidRPr="00C22E29" w:rsidRDefault="00EF51FB" w:rsidP="00EF51FB">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31482163" w14:textId="77777777" w:rsidR="00EF51FB" w:rsidRPr="00C22E29" w:rsidRDefault="00EF51FB" w:rsidP="00EF51FB">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w:t>
      </w:r>
      <w:proofErr w:type="gramStart"/>
      <w:r w:rsidRPr="00C22E29">
        <w:rPr>
          <w:rFonts w:asciiTheme="minorHAnsi" w:hAnsiTheme="minorHAnsi" w:cstheme="minorHAnsi"/>
          <w:sz w:val="8"/>
          <w:szCs w:val="8"/>
        </w:rPr>
        <w:t>are shown</w:t>
      </w:r>
      <w:proofErr w:type="gramEnd"/>
      <w:r w:rsidRPr="00C22E29">
        <w:rPr>
          <w:rFonts w:asciiTheme="minorHAnsi" w:hAnsiTheme="minorHAnsi" w:cstheme="minorHAnsi"/>
          <w:sz w:val="8"/>
          <w:szCs w:val="8"/>
        </w:rPr>
        <w:t xml:space="preserve"> constantly being surprised at the amount, location, and enormity of moral and </w:t>
      </w:r>
      <w:proofErr w:type="gramStart"/>
      <w:r w:rsidRPr="00C22E29">
        <w:rPr>
          <w:rFonts w:asciiTheme="minorHAnsi" w:hAnsiTheme="minorHAnsi" w:cstheme="minorHAnsi"/>
          <w:sz w:val="8"/>
          <w:szCs w:val="8"/>
        </w:rPr>
        <w:t>affective</w:t>
      </w:r>
      <w:proofErr w:type="gramEnd"/>
      <w:r w:rsidRPr="00C22E29">
        <w:rPr>
          <w:rFonts w:asciiTheme="minorHAnsi" w:hAnsiTheme="minorHAnsi" w:cstheme="minorHAnsi"/>
          <w:sz w:val="8"/>
          <w:szCs w:val="8"/>
        </w:rPr>
        <w:t xml:space="preser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C22E29">
        <w:rPr>
          <w:rFonts w:asciiTheme="minorHAnsi" w:hAnsiTheme="minorHAnsi" w:cstheme="minorHAnsi"/>
          <w:sz w:val="8"/>
          <w:szCs w:val="8"/>
        </w:rPr>
        <w:t>publics</w:t>
      </w:r>
      <w:proofErr w:type="gramEnd"/>
      <w:r w:rsidRPr="00C22E29">
        <w:rPr>
          <w:rFonts w:asciiTheme="minorHAnsi" w:hAnsiTheme="minorHAnsi" w:cstheme="minorHAnsi"/>
          <w:sz w:val="8"/>
          <w:szCs w:val="8"/>
        </w:rPr>
        <w:t xml:space="preserve">?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w:t>
      </w:r>
      <w:proofErr w:type="gramStart"/>
      <w:r w:rsidRPr="00C22E29">
        <w:rPr>
          <w:rFonts w:asciiTheme="minorHAnsi" w:hAnsiTheme="minorHAnsi" w:cstheme="minorHAnsi"/>
          <w:sz w:val="8"/>
          <w:szCs w:val="8"/>
        </w:rPr>
        <w:t>is</w:t>
      </w:r>
      <w:proofErr w:type="gramEnd"/>
      <w:r w:rsidRPr="00C22E29">
        <w:rPr>
          <w:rFonts w:asciiTheme="minorHAnsi" w:hAnsiTheme="minorHAnsi" w:cstheme="minorHAnsi"/>
          <w:sz w:val="8"/>
          <w:szCs w:val="8"/>
        </w:rPr>
        <w:t xml:space="preserve"> witnessing, testimony, and yelling. But there is not yet a consensual rubric that would shape these matters into an event. The affective structure of the situation is therefore </w:t>
      </w:r>
      <w:proofErr w:type="gramStart"/>
      <w:r w:rsidRPr="00C22E29">
        <w:rPr>
          <w:rFonts w:asciiTheme="minorHAnsi" w:hAnsiTheme="minorHAnsi" w:cstheme="minorHAnsi"/>
          <w:sz w:val="8"/>
          <w:szCs w:val="8"/>
        </w:rPr>
        <w:t>anxious</w:t>
      </w:r>
      <w:proofErr w:type="gramEnd"/>
      <w:r w:rsidRPr="00C22E29">
        <w:rPr>
          <w:rFonts w:asciiTheme="minorHAns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373593EE" w14:textId="77777777" w:rsidR="00EF51FB" w:rsidRPr="00C22E29" w:rsidRDefault="00EF51FB" w:rsidP="00EF51FB">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w:t>
      </w:r>
      <w:proofErr w:type="gramStart"/>
      <w:r w:rsidRPr="00C22E29">
        <w:rPr>
          <w:rFonts w:asciiTheme="minorHAnsi" w:hAnsiTheme="minorHAnsi" w:cstheme="minorHAnsi"/>
          <w:sz w:val="8"/>
          <w:szCs w:val="8"/>
        </w:rPr>
        <w:t>- reflexive</w:t>
      </w:r>
      <w:proofErr w:type="gramEnd"/>
      <w:r w:rsidRPr="00C22E29">
        <w:rPr>
          <w:rFonts w:asciiTheme="minorHAnsi" w:hAnsiTheme="minorHAnsi" w:cstheme="minorHAnsi"/>
          <w:sz w:val="8"/>
          <w:szCs w:val="8"/>
        </w:rPr>
        <w:t>,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C22E29">
        <w:rPr>
          <w:rFonts w:asciiTheme="minorHAnsi" w:hAnsiTheme="minorHAnsi" w:cstheme="minorHAnsi"/>
          <w:sz w:val="8"/>
          <w:szCs w:val="8"/>
        </w:rPr>
        <w:t>, the political</w:t>
      </w:r>
      <w:proofErr w:type="gramEnd"/>
      <w:r w:rsidRPr="00C22E29">
        <w:rPr>
          <w:rFonts w:asciiTheme="minorHAnsi" w:hAnsiTheme="minorHAnsi" w:cstheme="minorHAnsi"/>
          <w:sz w:val="8"/>
          <w:szCs w:val="8"/>
        </w:rPr>
        <w:t xml:space="preserve"> is best lodged in </w:t>
      </w:r>
      <w:proofErr w:type="gramStart"/>
      <w:r w:rsidRPr="00C22E29">
        <w:rPr>
          <w:rFonts w:asciiTheme="minorHAnsi" w:hAnsiTheme="minorHAnsi" w:cstheme="minorHAnsi"/>
          <w:sz w:val="8"/>
          <w:szCs w:val="8"/>
        </w:rPr>
        <w:t>the appetites</w:t>
      </w:r>
      <w:proofErr w:type="gramEnd"/>
      <w:r w:rsidRPr="00C22E29">
        <w:rPr>
          <w:rFonts w:asciiTheme="minorHAnsi" w:hAnsiTheme="minorHAnsi" w:cstheme="minorHAnsi"/>
          <w:sz w:val="8"/>
          <w:szCs w:val="8"/>
        </w:rPr>
        <w:t>.</w:t>
      </w:r>
    </w:p>
    <w:p w14:paraId="1D78D772" w14:textId="77777777" w:rsidR="00EF51FB" w:rsidRPr="00C22E29" w:rsidRDefault="00EF51FB" w:rsidP="00EF51FB">
      <w:pPr>
        <w:rPr>
          <w:rFonts w:asciiTheme="minorHAnsi" w:hAnsiTheme="minorHAnsi" w:cstheme="minorHAnsi"/>
          <w:sz w:val="8"/>
          <w:szCs w:val="8"/>
        </w:rPr>
      </w:pPr>
      <w:r w:rsidRPr="00C22E29">
        <w:rPr>
          <w:rFonts w:asciiTheme="minorHAnsi" w:hAnsiTheme="minorHAnsi" w:cstheme="minorHAns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C22E29">
        <w:rPr>
          <w:rFonts w:asciiTheme="minorHAnsi" w:hAnsiTheme="minorHAnsi" w:cstheme="minorHAnsi"/>
          <w:sz w:val="8"/>
          <w:szCs w:val="8"/>
        </w:rPr>
        <w:t>particular actions</w:t>
      </w:r>
      <w:proofErr w:type="gramEnd"/>
      <w:r w:rsidRPr="00C22E29">
        <w:rPr>
          <w:rFonts w:asciiTheme="minorHAnsi" w:hAnsiTheme="minorHAnsi" w:cstheme="minorHAns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3FEDFCEB" w14:textId="77777777" w:rsidR="00EF51FB" w:rsidRPr="00C22E29" w:rsidRDefault="00EF51FB" w:rsidP="00EF51FB">
      <w:pPr>
        <w:rPr>
          <w:rFonts w:asciiTheme="minorHAnsi" w:hAnsiTheme="minorHAnsi" w:cstheme="minorHAnsi"/>
          <w:sz w:val="12"/>
        </w:rPr>
      </w:pPr>
      <w:r w:rsidRPr="00C22E29">
        <w:rPr>
          <w:rFonts w:asciiTheme="minorHAnsi" w:hAnsiTheme="minorHAnsi" w:cstheme="minorHAnsi"/>
          <w:sz w:val="12"/>
        </w:rPr>
        <w:t xml:space="preserve">Public </w:t>
      </w:r>
      <w:proofErr w:type="gramStart"/>
      <w:r w:rsidRPr="00C22E29">
        <w:rPr>
          <w:rFonts w:asciiTheme="minorHAnsi" w:hAnsiTheme="minorHAnsi" w:cstheme="minorHAnsi"/>
          <w:sz w:val="12"/>
        </w:rPr>
        <w:t>spheres are</w:t>
      </w:r>
      <w:proofErr w:type="gramEnd"/>
      <w:r w:rsidRPr="00C22E29">
        <w:rPr>
          <w:rFonts w:asciiTheme="minorHAnsi" w:hAnsiTheme="minorHAnsi" w:cstheme="minorHAnsi"/>
          <w:sz w:val="12"/>
        </w:rPr>
        <w:t xml:space="preserve"> always </w:t>
      </w:r>
      <w:proofErr w:type="gramStart"/>
      <w:r w:rsidRPr="00C22E29">
        <w:rPr>
          <w:rFonts w:asciiTheme="minorHAnsi" w:hAnsiTheme="minorHAnsi" w:cstheme="minorHAnsi"/>
          <w:sz w:val="12"/>
        </w:rPr>
        <w:t>affect</w:t>
      </w:r>
      <w:proofErr w:type="gramEnd"/>
      <w:r w:rsidRPr="00C22E29">
        <w:rPr>
          <w:rFonts w:asciiTheme="minorHAnsi" w:hAnsiTheme="minorHAnsi" w:cstheme="minorHAnsi"/>
          <w:sz w:val="12"/>
        </w:rPr>
        <w:t xml:space="preserve"> worlds, worlds to which people are bound, when they are, by affective projections of a constantly negotiated common </w:t>
      </w:r>
      <w:proofErr w:type="gramStart"/>
      <w:r w:rsidRPr="00C22E29">
        <w:rPr>
          <w:rFonts w:asciiTheme="minorHAnsi" w:hAnsiTheme="minorHAnsi" w:cstheme="minorHAnsi"/>
          <w:sz w:val="12"/>
        </w:rPr>
        <w:t>interestedness</w:t>
      </w:r>
      <w:proofErr w:type="gramEnd"/>
      <w:r w:rsidRPr="00C22E29">
        <w:rPr>
          <w:rFonts w:asciiTheme="minorHAnsi" w:hAnsiTheme="minorHAnsi" w:cstheme="minorHAnsi"/>
          <w:sz w:val="12"/>
        </w:rPr>
        <w:t xml:space="preserve">.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280C884F" w14:textId="77777777" w:rsidR="00EF51FB" w:rsidRPr="00C22E29" w:rsidRDefault="00EF51FB" w:rsidP="00EF51FB">
      <w:pPr>
        <w:rPr>
          <w:rFonts w:asciiTheme="minorHAnsi" w:hAnsiTheme="minorHAnsi" w:cstheme="minorHAnsi"/>
          <w:sz w:val="8"/>
          <w:szCs w:val="8"/>
        </w:rPr>
      </w:pPr>
      <w:r w:rsidRPr="00C22E29">
        <w:rPr>
          <w:rFonts w:asciiTheme="minorHAnsi" w:hAnsiTheme="minorHAnsi" w:cstheme="minorHAnsi"/>
          <w:sz w:val="8"/>
          <w:szCs w:val="8"/>
        </w:rPr>
        <w:t xml:space="preserve">Indeed, in liberal societies, freedom includes freedom from the obligation to pay attention </w:t>
      </w:r>
      <w:proofErr w:type="gramStart"/>
      <w:r w:rsidRPr="00C22E29">
        <w:rPr>
          <w:rFonts w:asciiTheme="minorHAnsi" w:hAnsiTheme="minorHAnsi" w:cstheme="minorHAnsi"/>
          <w:sz w:val="8"/>
          <w:szCs w:val="8"/>
        </w:rPr>
        <w:t>to</w:t>
      </w:r>
      <w:proofErr w:type="gramEnd"/>
      <w:r w:rsidRPr="00C22E29">
        <w:rPr>
          <w:rFonts w:asciiTheme="minorHAnsi" w:hAnsiTheme="minorHAnsi" w:cstheme="minorHAnsi"/>
          <w:sz w:val="8"/>
          <w:szCs w:val="8"/>
        </w:rPr>
        <w:t xml:space="preserve">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C22E29">
        <w:rPr>
          <w:rFonts w:asciiTheme="minorHAnsi" w:hAnsiTheme="minorHAnsi" w:cstheme="minorHAnsi"/>
          <w:sz w:val="8"/>
          <w:szCs w:val="8"/>
        </w:rPr>
        <w:t>political</w:t>
      </w:r>
      <w:proofErr w:type="gramEnd"/>
      <w:r w:rsidRPr="00C22E29">
        <w:rPr>
          <w:rFonts w:asciiTheme="minorHAnsi" w:hAnsiTheme="minorHAnsi" w:cstheme="minorHAnsi"/>
          <w:sz w:val="8"/>
          <w:szCs w:val="8"/>
        </w:rPr>
        <w:t xml:space="preserve">. What hits a person encountering the dissemination of news about power has nothing to do with how thorough or cultivated their knowledge is or how they integrate the impact into living. Amidst </w:t>
      </w:r>
      <w:proofErr w:type="gramStart"/>
      <w:r w:rsidRPr="00C22E29">
        <w:rPr>
          <w:rFonts w:asciiTheme="minorHAnsi" w:hAnsiTheme="minorHAnsi" w:cstheme="minorHAnsi"/>
          <w:sz w:val="8"/>
          <w:szCs w:val="8"/>
        </w:rPr>
        <w:t>all of</w:t>
      </w:r>
      <w:proofErr w:type="gramEnd"/>
      <w:r w:rsidRPr="00C22E29">
        <w:rPr>
          <w:rFonts w:asciiTheme="minorHAnsi" w:hAnsiTheme="minorHAnsi" w:cstheme="minorHAnsi"/>
          <w:sz w:val="8"/>
          <w:szCs w:val="8"/>
        </w:rPr>
        <w:t xml:space="preserve"> the chaos, crisis, and injustice in front of us, the desire for alternative filters that produce the sense—if not the scene—of a more livable and intimate sociality is another name for the desire for the political.</w:t>
      </w:r>
    </w:p>
    <w:p w14:paraId="03D5F660" w14:textId="77777777" w:rsidR="00EF51FB" w:rsidRPr="00C22E29" w:rsidRDefault="00EF51FB" w:rsidP="00EF51FB">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xml:space="preserve">. </w:t>
      </w:r>
      <w:proofErr w:type="gramStart"/>
      <w:r w:rsidRPr="00C22E29">
        <w:rPr>
          <w:rFonts w:asciiTheme="minorHAnsi" w:hAnsiTheme="minorHAnsi" w:cstheme="minorHAnsi"/>
          <w:sz w:val="12"/>
        </w:rPr>
        <w:t>All of</w:t>
      </w:r>
      <w:proofErr w:type="gramEnd"/>
      <w:r w:rsidRPr="00C22E29">
        <w:rPr>
          <w:rFonts w:asciiTheme="minorHAnsi" w:hAnsiTheme="minorHAnsi" w:cstheme="minorHAnsi"/>
          <w:sz w:val="12"/>
        </w:rPr>
        <w:t xml:space="preserve"> these modes of orientation and having a feeling about it confirm our attachment to the system and thereby confirm the system and the legitimacy of the </w:t>
      </w:r>
      <w:proofErr w:type="gramStart"/>
      <w:r w:rsidRPr="00C22E29">
        <w:rPr>
          <w:rFonts w:asciiTheme="minorHAnsi" w:hAnsiTheme="minorHAnsi" w:cstheme="minorHAnsi"/>
          <w:sz w:val="12"/>
        </w:rPr>
        <w:t>affects</w:t>
      </w:r>
      <w:proofErr w:type="gramEnd"/>
      <w:r w:rsidRPr="00C22E29">
        <w:rPr>
          <w:rFonts w:asciiTheme="minorHAnsi" w:hAnsiTheme="minorHAnsi" w:cstheme="minorHAnsi"/>
          <w:sz w:val="12"/>
        </w:rPr>
        <w:t xml:space="preserve"> that make one feel bound to it, even if the manifest content of the binding has the negative force of cynicism or the dark attenuation of political depression.</w:t>
      </w:r>
    </w:p>
    <w:p w14:paraId="425972C7" w14:textId="77777777" w:rsidR="00EF51FB" w:rsidRPr="00C22E29" w:rsidRDefault="00EF51FB" w:rsidP="00EF51FB">
      <w:pPr>
        <w:rPr>
          <w:rFonts w:asciiTheme="minorHAnsi" w:hAnsiTheme="minorHAnsi" w:cstheme="minorHAnsi"/>
          <w:sz w:val="8"/>
          <w:szCs w:val="8"/>
        </w:rPr>
      </w:pPr>
      <w:r w:rsidRPr="00C22E29">
        <w:rPr>
          <w:rFonts w:asciiTheme="minorHAnsi" w:hAnsiTheme="minorHAnsi" w:cstheme="minorHAnsi"/>
          <w:sz w:val="8"/>
          <w:szCs w:val="8"/>
        </w:rPr>
        <w:t xml:space="preserve">How and why does this attachment persist? Is it out of habit? Is it in hopes of </w:t>
      </w:r>
      <w:proofErr w:type="gramStart"/>
      <w:r w:rsidRPr="00C22E29">
        <w:rPr>
          <w:rFonts w:asciiTheme="minorHAnsi" w:hAnsiTheme="minorHAnsi" w:cstheme="minorHAnsi"/>
          <w:sz w:val="8"/>
          <w:szCs w:val="8"/>
        </w:rPr>
        <w:t>the potentiality</w:t>
      </w:r>
      <w:proofErr w:type="gramEnd"/>
      <w:r w:rsidRPr="00C22E29">
        <w:rPr>
          <w:rFonts w:asciiTheme="minorHAnsi" w:hAnsiTheme="minorHAnsi" w:cstheme="minorHAnsi"/>
          <w:sz w:val="8"/>
          <w:szCs w:val="8"/>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7A6A2728" w14:textId="6029CFDE" w:rsidR="00EF51FB" w:rsidRPr="003B53D2" w:rsidRDefault="00EF51FB" w:rsidP="00EF51FB">
      <w:pPr>
        <w:rPr>
          <w:rFonts w:asciiTheme="minorHAnsi" w:hAnsiTheme="minorHAnsi" w:cstheme="minorHAnsi"/>
          <w:sz w:val="12"/>
        </w:rPr>
      </w:pPr>
      <w:r w:rsidRPr="00C22E29">
        <w:rPr>
          <w:rFonts w:asciiTheme="minorHAnsi" w:hAnsiTheme="minorHAnsi" w:cstheme="minorHAnsi"/>
          <w:sz w:val="12"/>
        </w:rPr>
        <w:t xml:space="preserve">Grant </w:t>
      </w:r>
      <w:proofErr w:type="spellStart"/>
      <w:r w:rsidRPr="00C22E29">
        <w:rPr>
          <w:rFonts w:asciiTheme="minorHAnsi" w:hAnsiTheme="minorHAnsi" w:cstheme="minorHAnsi"/>
          <w:sz w:val="12"/>
        </w:rPr>
        <w:t>Farred</w:t>
      </w:r>
      <w:proofErr w:type="spellEnd"/>
      <w:r w:rsidRPr="00C22E2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C22E29">
        <w:rPr>
          <w:rFonts w:asciiTheme="minorHAnsi" w:hAnsiTheme="minorHAnsi" w:cstheme="minorHAnsi"/>
          <w:sz w:val="12"/>
        </w:rPr>
        <w:t>actually works</w:t>
      </w:r>
      <w:proofErr w:type="gramEnd"/>
      <w:r w:rsidRPr="00C22E29">
        <w:rPr>
          <w:rFonts w:asciiTheme="minorHAnsi" w:hAnsiTheme="minorHAnsi" w:cstheme="minorHAns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w:t>
      </w:r>
      <w:proofErr w:type="gramStart"/>
      <w:r w:rsidRPr="00C22E29">
        <w:rPr>
          <w:rStyle w:val="StyleUnderline"/>
          <w:rFonts w:asciiTheme="minorHAnsi" w:hAnsiTheme="minorHAnsi" w:cstheme="minorHAnsi"/>
        </w:rPr>
        <w:t xml:space="preserve">a </w:t>
      </w:r>
      <w:r w:rsidRPr="00C22E29">
        <w:rPr>
          <w:rStyle w:val="StyleUnderline"/>
          <w:rFonts w:asciiTheme="minorHAnsi" w:hAnsiTheme="minorHAnsi" w:cstheme="minorHAnsi"/>
          <w:highlight w:val="cyan"/>
        </w:rPr>
        <w:t>more</w:t>
      </w:r>
      <w:proofErr w:type="gramEnd"/>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proofErr w:type="gramStart"/>
      <w:r w:rsidRPr="00C22E29">
        <w:rPr>
          <w:rStyle w:val="Emphasis"/>
          <w:rFonts w:asciiTheme="minorHAnsi" w:hAnsiTheme="minorHAnsi" w:cstheme="minorHAnsi"/>
          <w:highlight w:val="cyan"/>
        </w:rPr>
        <w:t>attunement</w:t>
      </w:r>
      <w:proofErr w:type="gramEnd"/>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 xml:space="preserve">optimism from the way things </w:t>
      </w:r>
      <w:proofErr w:type="gramStart"/>
      <w:r w:rsidRPr="00C22E29">
        <w:rPr>
          <w:rStyle w:val="StyleUnderline"/>
          <w:rFonts w:asciiTheme="minorHAnsi" w:hAnsiTheme="minorHAnsi" w:cstheme="minorHAnsi"/>
          <w:highlight w:val="cyan"/>
        </w:rPr>
        <w:t>are can sustain</w:t>
      </w:r>
      <w:proofErr w:type="gramEnd"/>
      <w:r w:rsidRPr="00C22E29">
        <w:rPr>
          <w:rStyle w:val="StyleUnderline"/>
          <w:rFonts w:asciiTheme="minorHAnsi" w:hAnsiTheme="minorHAnsi" w:cstheme="minorHAnsi"/>
        </w:rPr>
        <w:t xml:space="preserve"> many kinds </w:t>
      </w:r>
      <w:proofErr w:type="gramStart"/>
      <w:r w:rsidRPr="00C22E29">
        <w:rPr>
          <w:rStyle w:val="StyleUnderline"/>
          <w:rFonts w:asciiTheme="minorHAnsi" w:hAnsiTheme="minorHAnsi" w:cstheme="minorHAnsi"/>
        </w:rPr>
        <w:t xml:space="preserve">of </w:t>
      </w:r>
      <w:r w:rsidRPr="00C22E29">
        <w:rPr>
          <w:rStyle w:val="StyleUnderline"/>
          <w:rFonts w:asciiTheme="minorHAnsi" w:hAnsiTheme="minorHAnsi" w:cstheme="minorHAnsi"/>
          <w:highlight w:val="cyan"/>
        </w:rPr>
        <w:t>the cruelest</w:t>
      </w:r>
      <w:proofErr w:type="gramEnd"/>
      <w:r w:rsidRPr="00C22E29">
        <w:rPr>
          <w:rStyle w:val="StyleUnderline"/>
          <w:rFonts w:asciiTheme="minorHAnsi" w:hAnsiTheme="minorHAnsi" w:cstheme="minorHAnsi"/>
          <w:highlight w:val="cyan"/>
        </w:rPr>
        <w:t xml:space="preserve"> optimism</w:t>
      </w:r>
      <w:r w:rsidRPr="00C22E29">
        <w:rPr>
          <w:rFonts w:asciiTheme="minorHAnsi" w:hAnsiTheme="minorHAnsi" w:cstheme="minorHAnsi"/>
          <w:sz w:val="12"/>
        </w:rPr>
        <w:t>.</w:t>
      </w:r>
    </w:p>
    <w:p w14:paraId="556D2BAE" w14:textId="77777777" w:rsidR="00EF51FB" w:rsidRPr="00F43369" w:rsidRDefault="00EF51FB" w:rsidP="00EF51FB"/>
    <w:p w14:paraId="7E73B8FC" w14:textId="77777777" w:rsidR="00EF51FB" w:rsidRPr="00EF51FB" w:rsidRDefault="00EF51FB" w:rsidP="00EF51FB"/>
    <w:sectPr w:rsidR="00EF51FB" w:rsidRPr="00EF51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F89EA" w14:textId="77777777" w:rsidR="003254D7" w:rsidRDefault="003254D7" w:rsidP="00066D2C">
      <w:r>
        <w:separator/>
      </w:r>
    </w:p>
  </w:endnote>
  <w:endnote w:type="continuationSeparator" w:id="0">
    <w:p w14:paraId="7730DB13" w14:textId="77777777" w:rsidR="003254D7" w:rsidRDefault="003254D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151DB" w14:textId="77777777" w:rsidR="003254D7" w:rsidRDefault="003254D7" w:rsidP="00066D2C">
      <w:r>
        <w:separator/>
      </w:r>
    </w:p>
  </w:footnote>
  <w:footnote w:type="continuationSeparator" w:id="0">
    <w:p w14:paraId="4F8CD91F" w14:textId="77777777" w:rsidR="003254D7" w:rsidRDefault="003254D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1F43B6"/>
    <w:multiLevelType w:val="hybridMultilevel"/>
    <w:tmpl w:val="3C4224F6"/>
    <w:lvl w:ilvl="0" w:tplc="89F4E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CC4543"/>
    <w:multiLevelType w:val="hybridMultilevel"/>
    <w:tmpl w:val="3A567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58115462">
    <w:abstractNumId w:val="15"/>
  </w:num>
  <w:num w:numId="46" w16cid:durableId="9916426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B3B1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A57"/>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1D0"/>
    <w:rsid w:val="000D4DE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B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49"/>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7F4"/>
    <w:rsid w:val="00236707"/>
    <w:rsid w:val="00241116"/>
    <w:rsid w:val="0024328E"/>
    <w:rsid w:val="002508CB"/>
    <w:rsid w:val="002514A7"/>
    <w:rsid w:val="00251D21"/>
    <w:rsid w:val="00253733"/>
    <w:rsid w:val="00256AC0"/>
    <w:rsid w:val="002573AF"/>
    <w:rsid w:val="00263CC5"/>
    <w:rsid w:val="00271866"/>
    <w:rsid w:val="00276E12"/>
    <w:rsid w:val="00277BB1"/>
    <w:rsid w:val="00281B05"/>
    <w:rsid w:val="00282932"/>
    <w:rsid w:val="00282FFC"/>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4D7"/>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3D2"/>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B9B"/>
    <w:rsid w:val="00491C5F"/>
    <w:rsid w:val="0049341D"/>
    <w:rsid w:val="00493AA8"/>
    <w:rsid w:val="004A2B4E"/>
    <w:rsid w:val="004A40AB"/>
    <w:rsid w:val="004A539A"/>
    <w:rsid w:val="004A589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ED6"/>
    <w:rsid w:val="00500F93"/>
    <w:rsid w:val="005015BF"/>
    <w:rsid w:val="00503593"/>
    <w:rsid w:val="005036B1"/>
    <w:rsid w:val="00511177"/>
    <w:rsid w:val="005114E9"/>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138"/>
    <w:rsid w:val="005E5941"/>
    <w:rsid w:val="005E78A2"/>
    <w:rsid w:val="005F5E14"/>
    <w:rsid w:val="0062211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3F7"/>
    <w:rsid w:val="006C2072"/>
    <w:rsid w:val="006C43E7"/>
    <w:rsid w:val="006C45E8"/>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BAB"/>
    <w:rsid w:val="00820C29"/>
    <w:rsid w:val="008247A4"/>
    <w:rsid w:val="00825D47"/>
    <w:rsid w:val="008272A6"/>
    <w:rsid w:val="0083258C"/>
    <w:rsid w:val="00833D6C"/>
    <w:rsid w:val="00841328"/>
    <w:rsid w:val="00841CCC"/>
    <w:rsid w:val="00844377"/>
    <w:rsid w:val="008443EF"/>
    <w:rsid w:val="00846F90"/>
    <w:rsid w:val="00852FB9"/>
    <w:rsid w:val="008536B7"/>
    <w:rsid w:val="00854A41"/>
    <w:rsid w:val="00860F34"/>
    <w:rsid w:val="00862AC4"/>
    <w:rsid w:val="0086319B"/>
    <w:rsid w:val="0086732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51E"/>
    <w:rsid w:val="00901E9C"/>
    <w:rsid w:val="00906F79"/>
    <w:rsid w:val="00907369"/>
    <w:rsid w:val="00910B12"/>
    <w:rsid w:val="00912404"/>
    <w:rsid w:val="00920B9A"/>
    <w:rsid w:val="009249C5"/>
    <w:rsid w:val="00925558"/>
    <w:rsid w:val="00925B25"/>
    <w:rsid w:val="009263C9"/>
    <w:rsid w:val="00930B2A"/>
    <w:rsid w:val="00936F03"/>
    <w:rsid w:val="00937F7E"/>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9D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E21"/>
    <w:rsid w:val="00B45128"/>
    <w:rsid w:val="00B53DB3"/>
    <w:rsid w:val="00B66AF2"/>
    <w:rsid w:val="00B72848"/>
    <w:rsid w:val="00B741D3"/>
    <w:rsid w:val="00B74544"/>
    <w:rsid w:val="00B77754"/>
    <w:rsid w:val="00B81054"/>
    <w:rsid w:val="00B820DB"/>
    <w:rsid w:val="00B82608"/>
    <w:rsid w:val="00B837F0"/>
    <w:rsid w:val="00B83896"/>
    <w:rsid w:val="00B860A9"/>
    <w:rsid w:val="00B97264"/>
    <w:rsid w:val="00BA0143"/>
    <w:rsid w:val="00BA227A"/>
    <w:rsid w:val="00BA4C69"/>
    <w:rsid w:val="00BA61AF"/>
    <w:rsid w:val="00BB1630"/>
    <w:rsid w:val="00BB6860"/>
    <w:rsid w:val="00BC21C2"/>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617"/>
    <w:rsid w:val="00C01C49"/>
    <w:rsid w:val="00C066E6"/>
    <w:rsid w:val="00C110C0"/>
    <w:rsid w:val="00C12370"/>
    <w:rsid w:val="00C15000"/>
    <w:rsid w:val="00C15897"/>
    <w:rsid w:val="00C1616B"/>
    <w:rsid w:val="00C16B21"/>
    <w:rsid w:val="00C16DFC"/>
    <w:rsid w:val="00C2079E"/>
    <w:rsid w:val="00C221CD"/>
    <w:rsid w:val="00C27729"/>
    <w:rsid w:val="00C312FA"/>
    <w:rsid w:val="00C319ED"/>
    <w:rsid w:val="00C332C4"/>
    <w:rsid w:val="00C334F5"/>
    <w:rsid w:val="00C35A03"/>
    <w:rsid w:val="00C36A05"/>
    <w:rsid w:val="00C40BA5"/>
    <w:rsid w:val="00C432D9"/>
    <w:rsid w:val="00C44166"/>
    <w:rsid w:val="00C45B5B"/>
    <w:rsid w:val="00C46F26"/>
    <w:rsid w:val="00C51687"/>
    <w:rsid w:val="00C5289C"/>
    <w:rsid w:val="00C56008"/>
    <w:rsid w:val="00C56CBC"/>
    <w:rsid w:val="00C570C0"/>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7A6"/>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302"/>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19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D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1FB"/>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B1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EA2C94"/>
  <w15:chartTrackingRefBased/>
  <w15:docId w15:val="{098D3C85-7F85-4CBB-AE8D-961E1621C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2608"/>
    <w:rPr>
      <w:rFonts w:ascii="Calibri" w:hAnsi="Calibri" w:cs="Calibri"/>
    </w:rPr>
  </w:style>
  <w:style w:type="paragraph" w:styleId="Heading1">
    <w:name w:val="heading 1"/>
    <w:aliases w:val="Pocket"/>
    <w:basedOn w:val="Normal"/>
    <w:next w:val="Normal"/>
    <w:link w:val="Heading1Char"/>
    <w:qFormat/>
    <w:rsid w:val="00B826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26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B826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B826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260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2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260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B8260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82608"/>
    <w:rPr>
      <w:color w:val="auto"/>
      <w:u w:val="none"/>
    </w:rPr>
  </w:style>
  <w:style w:type="character" w:customStyle="1" w:styleId="Heading1Char">
    <w:name w:val="Heading 1 Char"/>
    <w:aliases w:val="Pocket Char"/>
    <w:basedOn w:val="DefaultParagraphFont"/>
    <w:link w:val="Heading1"/>
    <w:rsid w:val="00B826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2608"/>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B82608"/>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B8260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2608"/>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B82608"/>
    <w:rPr>
      <w:b w:val="0"/>
      <w:sz w:val="22"/>
      <w:u w:val="single"/>
    </w:rPr>
  </w:style>
  <w:style w:type="character" w:styleId="Strong">
    <w:name w:val="Strong"/>
    <w:basedOn w:val="DefaultParagraphFont"/>
    <w:uiPriority w:val="22"/>
    <w:semiHidden/>
    <w:qFormat/>
    <w:rsid w:val="00B82608"/>
    <w:rPr>
      <w:b/>
      <w:bCs/>
    </w:rPr>
  </w:style>
  <w:style w:type="character" w:styleId="BookTitle">
    <w:name w:val="Book Title"/>
    <w:basedOn w:val="DefaultParagraphFont"/>
    <w:uiPriority w:val="33"/>
    <w:semiHidden/>
    <w:qFormat/>
    <w:rsid w:val="00B82608"/>
    <w:rPr>
      <w:b/>
      <w:bCs/>
      <w:i/>
      <w:iCs/>
      <w:spacing w:val="5"/>
    </w:rPr>
  </w:style>
  <w:style w:type="character" w:customStyle="1" w:styleId="Heading5Char">
    <w:name w:val="Heading 5 Char"/>
    <w:basedOn w:val="DefaultParagraphFont"/>
    <w:link w:val="Heading5"/>
    <w:uiPriority w:val="9"/>
    <w:semiHidden/>
    <w:rsid w:val="00B826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2608"/>
  </w:style>
  <w:style w:type="paragraph" w:styleId="Header">
    <w:name w:val="header"/>
    <w:basedOn w:val="Normal"/>
    <w:link w:val="HeaderChar"/>
    <w:uiPriority w:val="99"/>
    <w:semiHidden/>
    <w:rsid w:val="00B82608"/>
    <w:pPr>
      <w:tabs>
        <w:tab w:val="center" w:pos="4680"/>
        <w:tab w:val="right" w:pos="9360"/>
      </w:tabs>
    </w:pPr>
  </w:style>
  <w:style w:type="character" w:customStyle="1" w:styleId="HeaderChar">
    <w:name w:val="Header Char"/>
    <w:basedOn w:val="DefaultParagraphFont"/>
    <w:link w:val="Header"/>
    <w:uiPriority w:val="99"/>
    <w:semiHidden/>
    <w:rsid w:val="00B82608"/>
    <w:rPr>
      <w:rFonts w:ascii="Calibri" w:hAnsi="Calibri" w:cs="Calibri"/>
    </w:rPr>
  </w:style>
  <w:style w:type="paragraph" w:styleId="Footer">
    <w:name w:val="footer"/>
    <w:basedOn w:val="Normal"/>
    <w:link w:val="FooterChar"/>
    <w:uiPriority w:val="99"/>
    <w:semiHidden/>
    <w:rsid w:val="00B82608"/>
    <w:pPr>
      <w:tabs>
        <w:tab w:val="center" w:pos="4680"/>
        <w:tab w:val="right" w:pos="9360"/>
      </w:tabs>
    </w:pPr>
  </w:style>
  <w:style w:type="character" w:customStyle="1" w:styleId="FooterChar">
    <w:name w:val="Footer Char"/>
    <w:basedOn w:val="DefaultParagraphFont"/>
    <w:link w:val="Footer"/>
    <w:uiPriority w:val="99"/>
    <w:semiHidden/>
    <w:rsid w:val="00B82608"/>
    <w:rPr>
      <w:rFonts w:ascii="Calibri" w:hAnsi="Calibri" w:cs="Calibri"/>
    </w:rPr>
  </w:style>
  <w:style w:type="paragraph" w:styleId="BodyText">
    <w:name w:val="Body Text"/>
    <w:basedOn w:val="Normal"/>
    <w:link w:val="BodyTextChar"/>
    <w:uiPriority w:val="99"/>
    <w:semiHidden/>
    <w:unhideWhenUsed/>
    <w:rsid w:val="00B82608"/>
    <w:pPr>
      <w:spacing w:after="120"/>
    </w:pPr>
  </w:style>
  <w:style w:type="character" w:customStyle="1" w:styleId="BodyTextChar">
    <w:name w:val="Body Text Char"/>
    <w:basedOn w:val="DefaultParagraphFont"/>
    <w:link w:val="BodyText"/>
    <w:uiPriority w:val="99"/>
    <w:semiHidden/>
    <w:rsid w:val="00B82608"/>
    <w:rPr>
      <w:rFonts w:ascii="Calibri" w:hAnsi="Calibri" w:cs="Calibri"/>
    </w:rPr>
  </w:style>
  <w:style w:type="paragraph" w:styleId="NoSpacing">
    <w:name w:val="No Spacing"/>
    <w:link w:val="NoSpacingChar"/>
    <w:uiPriority w:val="99"/>
    <w:semiHidden/>
    <w:unhideWhenUsed/>
    <w:qFormat/>
    <w:rsid w:val="00B8260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260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B82608"/>
    <w:rPr>
      <w:color w:val="0563C1" w:themeColor="hyperlink"/>
      <w:u w:val="single"/>
    </w:rPr>
  </w:style>
  <w:style w:type="character" w:styleId="UnresolvedMention">
    <w:name w:val="Unresolved Mention"/>
    <w:basedOn w:val="DefaultParagraphFont"/>
    <w:uiPriority w:val="99"/>
    <w:semiHidden/>
    <w:unhideWhenUsed/>
    <w:rsid w:val="00B82608"/>
    <w:rPr>
      <w:color w:val="605E5C"/>
      <w:shd w:val="clear" w:color="auto" w:fill="E1DFDD"/>
    </w:rPr>
  </w:style>
  <w:style w:type="paragraph" w:customStyle="1" w:styleId="Undertag">
    <w:name w:val="Undertag"/>
    <w:link w:val="UndertagChar"/>
    <w:autoRedefine/>
    <w:uiPriority w:val="5"/>
    <w:qFormat/>
    <w:rsid w:val="00B826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8260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82608"/>
    <w:rPr>
      <w:color w:val="1F3864" w:themeColor="accent1" w:themeShade="80"/>
    </w:rPr>
  </w:style>
  <w:style w:type="character" w:customStyle="1" w:styleId="AnalyticChar">
    <w:name w:val="Analytic Char"/>
    <w:basedOn w:val="DefaultParagraphFont"/>
    <w:link w:val="Analytic"/>
    <w:uiPriority w:val="5"/>
    <w:rsid w:val="00B8260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B3B1C"/>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FB3B1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andfonline.com/doi/abs/10.1080/15505170.2018.1437575"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lyesque.medium.com/how-contrapoints-misunderstands-gender-bd833cc6d8c8"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esmaterialistes.com/english/sikder-and-dialectical-materialist-epistemolog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thenewinquiry.com/the-limit-does-not-exist/"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oodcommunist.org/2021/09/09/the-limits-of-lived-experi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E91FFEB2-C564-4219-A9F0-57E1B9A73028}">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D398AFC8-B423-410B-B586-51B7D88B3818}">
  <ds:schemaRefs>
    <ds:schemaRef ds:uri="http://schemas.microsoft.com/sharepoint/v3/contenttype/forms"/>
  </ds:schemaRefs>
</ds:datastoreItem>
</file>

<file path=customXml/itemProps4.xml><?xml version="1.0" encoding="utf-8"?>
<ds:datastoreItem xmlns:ds="http://schemas.openxmlformats.org/officeDocument/2006/customXml" ds:itemID="{474D64D5-D011-45E7-AEC9-4C8E17939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24421</Words>
  <Characters>139200</Characters>
  <Application>Microsoft Office Word</Application>
  <DocSecurity>4</DocSecurity>
  <Lines>1160</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163295</CharactersWithSpaces>
  <SharedDoc>false</SharedDoc>
  <HLinks>
    <vt:vector size="36" baseType="variant">
      <vt:variant>
        <vt:i4>851984</vt:i4>
      </vt:variant>
      <vt:variant>
        <vt:i4>15</vt:i4>
      </vt:variant>
      <vt:variant>
        <vt:i4>0</vt:i4>
      </vt:variant>
      <vt:variant>
        <vt:i4>5</vt:i4>
      </vt:variant>
      <vt:variant>
        <vt:lpwstr>https://lesmaterialistes.com/english/sikder-and-dialectical-materialist-epistemology</vt:lpwstr>
      </vt:variant>
      <vt:variant>
        <vt:lpwstr/>
      </vt:variant>
      <vt:variant>
        <vt:i4>7405619</vt:i4>
      </vt:variant>
      <vt:variant>
        <vt:i4>12</vt:i4>
      </vt:variant>
      <vt:variant>
        <vt:i4>0</vt:i4>
      </vt:variant>
      <vt:variant>
        <vt:i4>5</vt:i4>
      </vt:variant>
      <vt:variant>
        <vt:lpwstr>https://thenewinquiry.com/the-limit-does-not-exist/</vt:lpwstr>
      </vt:variant>
      <vt:variant>
        <vt:lpwstr/>
      </vt:variant>
      <vt:variant>
        <vt:i4>5111818</vt:i4>
      </vt:variant>
      <vt:variant>
        <vt:i4>9</vt:i4>
      </vt:variant>
      <vt:variant>
        <vt:i4>0</vt:i4>
      </vt:variant>
      <vt:variant>
        <vt:i4>5</vt:i4>
      </vt:variant>
      <vt:variant>
        <vt:lpwstr>https://hoodcommunist.org/2021/09/09/the-limits-of-lived-experience/</vt:lpwstr>
      </vt:variant>
      <vt:variant>
        <vt:lpwstr/>
      </vt:variant>
      <vt:variant>
        <vt:i4>4718663</vt:i4>
      </vt:variant>
      <vt:variant>
        <vt:i4>6</vt:i4>
      </vt:variant>
      <vt:variant>
        <vt:i4>0</vt:i4>
      </vt:variant>
      <vt:variant>
        <vt:i4>5</vt:i4>
      </vt:variant>
      <vt:variant>
        <vt:lpwstr>https://www.tandfonline.com/doi/abs/10.1080/15505170.2018.1437575</vt:lpwstr>
      </vt:variant>
      <vt:variant>
        <vt:lpwstr/>
      </vt:variant>
      <vt:variant>
        <vt:i4>6553639</vt:i4>
      </vt:variant>
      <vt:variant>
        <vt:i4>3</vt:i4>
      </vt:variant>
      <vt:variant>
        <vt:i4>0</vt:i4>
      </vt:variant>
      <vt:variant>
        <vt:i4>5</vt:i4>
      </vt:variant>
      <vt:variant>
        <vt:lpwstr>https://alyesque.medium.com/how-contrapoints-misunderstands-gender-bd833cc6d8c8</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Ibarra, Oliver</cp:lastModifiedBy>
  <cp:revision>11</cp:revision>
  <dcterms:created xsi:type="dcterms:W3CDTF">2026-01-04T22:36:00Z</dcterms:created>
  <dcterms:modified xsi:type="dcterms:W3CDTF">2026-01-04T21:41:00Z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