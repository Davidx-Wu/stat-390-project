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A096" w14:textId="77777777" w:rsidR="002110C0" w:rsidRPr="00A24A6A" w:rsidRDefault="002110C0" w:rsidP="002110C0">
      <w:pPr>
        <w:pStyle w:val="Heading3"/>
        <w:rPr>
          <w:rFonts w:asciiTheme="minorHAnsi" w:hAnsiTheme="minorHAnsi" w:cstheme="minorHAnsi"/>
        </w:rPr>
      </w:pPr>
      <w:r w:rsidRPr="00A24A6A">
        <w:rPr>
          <w:rFonts w:asciiTheme="minorHAnsi" w:hAnsiTheme="minorHAnsi" w:cstheme="minorHAnsi"/>
        </w:rPr>
        <w:t>1AC---Shack-Clack-Clack</w:t>
      </w:r>
    </w:p>
    <w:p w14:paraId="79039D2A" w14:textId="77777777" w:rsidR="002110C0" w:rsidRPr="00A24A6A" w:rsidRDefault="002110C0" w:rsidP="002110C0"/>
    <w:p w14:paraId="1AB14C12"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If I could find the spot where truth echoes  </w:t>
      </w:r>
    </w:p>
    <w:p w14:paraId="1EC0131A"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would stand there and whisper memories of my children’s future  </w:t>
      </w:r>
    </w:p>
    <w:p w14:paraId="49A987A3"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would let their future dwell in my past  </w:t>
      </w:r>
    </w:p>
    <w:p w14:paraId="07C56517"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So that I might live a brighter now  </w:t>
      </w:r>
    </w:p>
    <w:p w14:paraId="3AC3D3E9"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Now is the essence of my domain and it contains  </w:t>
      </w:r>
    </w:p>
    <w:p w14:paraId="05A56019"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All that was and will be  </w:t>
      </w:r>
    </w:p>
    <w:p w14:paraId="34645961"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And I am as I was and will be because I am and always will be  </w:t>
      </w:r>
    </w:p>
    <w:p w14:paraId="08C59DDB"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That nigga</w:t>
      </w:r>
    </w:p>
    <w:p w14:paraId="20459634"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I am that nigga</w:t>
      </w:r>
    </w:p>
    <w:p w14:paraId="28A012D9"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that nigga  </w:t>
      </w:r>
    </w:p>
    <w:p w14:paraId="1FFFCD06"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that timeless nigga that swings on pendelums like vines  </w:t>
      </w:r>
    </w:p>
    <w:p w14:paraId="33692FE1"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Through mines of </w:t>
      </w:r>
      <w:proofErr w:type="gramStart"/>
      <w:r w:rsidRPr="00A24A6A">
        <w:rPr>
          <w:rFonts w:asciiTheme="minorHAnsi" w:hAnsiTheme="minorHAnsi" w:cstheme="minorHAnsi"/>
          <w:sz w:val="28"/>
        </w:rPr>
        <w:t>booby trapped</w:t>
      </w:r>
      <w:proofErr w:type="gramEnd"/>
      <w:r w:rsidRPr="00A24A6A">
        <w:rPr>
          <w:rFonts w:asciiTheme="minorHAnsi" w:hAnsiTheme="minorHAnsi" w:cstheme="minorHAnsi"/>
          <w:sz w:val="28"/>
        </w:rPr>
        <w:t xml:space="preserve"> minds that are enslaved by time</w:t>
      </w:r>
      <w:r w:rsidRPr="00D57715">
        <w:rPr>
          <w:rFonts w:asciiTheme="minorHAnsi" w:hAnsiTheme="minorHAnsi" w:cstheme="minorHAnsi"/>
          <w:sz w:val="28"/>
          <w:vertAlign w:val="superscript"/>
        </w:rPr>
        <w:t>1</w:t>
      </w:r>
      <w:del w:id="0" w:author="Snelling, Tyler J" w:date="2025-09-04T19:30:00Z" w16du:dateUtc="2025-09-05T00:30:00Z">
        <w:r w:rsidRPr="00A24A6A" w:rsidDel="00D57715">
          <w:rPr>
            <w:rFonts w:asciiTheme="minorHAnsi" w:hAnsiTheme="minorHAnsi" w:cstheme="minorHAnsi"/>
            <w:sz w:val="28"/>
          </w:rPr>
          <w:delText xml:space="preserve"> </w:delText>
        </w:r>
      </w:del>
    </w:p>
    <w:p w14:paraId="655E9644" w14:textId="77777777" w:rsidR="002110C0" w:rsidRPr="00A24A6A" w:rsidRDefault="002110C0" w:rsidP="002110C0"/>
    <w:p w14:paraId="78B78C23" w14:textId="77777777" w:rsidR="002110C0" w:rsidRPr="00A24A6A" w:rsidRDefault="002110C0" w:rsidP="002110C0">
      <w:pPr>
        <w:rPr>
          <w:rFonts w:asciiTheme="minorHAnsi" w:hAnsiTheme="minorHAnsi" w:cstheme="minorHAnsi"/>
        </w:rPr>
      </w:pPr>
    </w:p>
    <w:p w14:paraId="348807F6"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The chains of slavery are </w:t>
      </w:r>
      <w:r w:rsidRPr="00A24A6A">
        <w:rPr>
          <w:rFonts w:asciiTheme="minorHAnsi" w:hAnsiTheme="minorHAnsi" w:cstheme="minorHAnsi"/>
          <w:sz w:val="28"/>
          <w:u w:val="single"/>
        </w:rPr>
        <w:t>not unshackled</w:t>
      </w:r>
      <w:r w:rsidRPr="00A24A6A">
        <w:rPr>
          <w:rFonts w:asciiTheme="minorHAnsi" w:hAnsiTheme="minorHAnsi" w:cstheme="minorHAnsi"/>
          <w:sz w:val="28"/>
        </w:rPr>
        <w:t xml:space="preserve"> by waged relations. The </w:t>
      </w:r>
      <w:r w:rsidRPr="00A24A6A">
        <w:rPr>
          <w:rFonts w:asciiTheme="minorHAnsi" w:hAnsiTheme="minorHAnsi" w:cstheme="minorHAnsi"/>
          <w:sz w:val="28"/>
          <w:u w:val="single"/>
        </w:rPr>
        <w:t>failure</w:t>
      </w:r>
      <w:r w:rsidRPr="00A24A6A">
        <w:rPr>
          <w:rFonts w:asciiTheme="minorHAnsi" w:hAnsiTheme="minorHAnsi" w:cstheme="minorHAnsi"/>
          <w:sz w:val="28"/>
        </w:rPr>
        <w:t xml:space="preserve"> of abolition was not because of </w:t>
      </w:r>
      <w:r w:rsidRPr="00A24A6A">
        <w:rPr>
          <w:rFonts w:asciiTheme="minorHAnsi" w:hAnsiTheme="minorHAnsi" w:cstheme="minorHAnsi"/>
          <w:sz w:val="28"/>
          <w:u w:val="single"/>
        </w:rPr>
        <w:t>policy implementation</w:t>
      </w:r>
      <w:r w:rsidRPr="00A24A6A">
        <w:rPr>
          <w:rFonts w:asciiTheme="minorHAnsi" w:hAnsiTheme="minorHAnsi" w:cstheme="minorHAnsi"/>
          <w:sz w:val="28"/>
        </w:rPr>
        <w:t xml:space="preserve"> but rather the systemic antiblackness that </w:t>
      </w:r>
      <w:r>
        <w:rPr>
          <w:rFonts w:asciiTheme="minorHAnsi" w:hAnsiTheme="minorHAnsi" w:cstheme="minorHAnsi"/>
          <w:sz w:val="28"/>
          <w:u w:val="single"/>
        </w:rPr>
        <w:t xml:space="preserve">constitutes </w:t>
      </w:r>
      <w:r w:rsidRPr="00A24A6A">
        <w:rPr>
          <w:rFonts w:asciiTheme="minorHAnsi" w:hAnsiTheme="minorHAnsi" w:cstheme="minorHAnsi"/>
          <w:sz w:val="28"/>
          <w:u w:val="single"/>
        </w:rPr>
        <w:t>the law</w:t>
      </w:r>
      <w:r w:rsidRPr="00A24A6A">
        <w:rPr>
          <w:rFonts w:asciiTheme="minorHAnsi" w:hAnsiTheme="minorHAnsi" w:cstheme="minorHAnsi"/>
          <w:sz w:val="28"/>
        </w:rPr>
        <w:t xml:space="preserve">, replacing </w:t>
      </w:r>
      <w:r w:rsidRPr="00A24A6A">
        <w:rPr>
          <w:rFonts w:asciiTheme="minorHAnsi" w:hAnsiTheme="minorHAnsi" w:cstheme="minorHAnsi"/>
          <w:sz w:val="28"/>
          <w:u w:val="single"/>
        </w:rPr>
        <w:t>whips</w:t>
      </w:r>
      <w:r w:rsidRPr="00A24A6A">
        <w:rPr>
          <w:rFonts w:asciiTheme="minorHAnsi" w:hAnsiTheme="minorHAnsi" w:cstheme="minorHAnsi"/>
          <w:sz w:val="28"/>
        </w:rPr>
        <w:t xml:space="preserve"> with contracts and </w:t>
      </w:r>
      <w:r w:rsidRPr="00A24A6A">
        <w:rPr>
          <w:rFonts w:asciiTheme="minorHAnsi" w:hAnsiTheme="minorHAnsi" w:cstheme="minorHAnsi"/>
          <w:sz w:val="28"/>
          <w:u w:val="single"/>
        </w:rPr>
        <w:t>collars</w:t>
      </w:r>
      <w:r w:rsidRPr="00A24A6A">
        <w:rPr>
          <w:rFonts w:asciiTheme="minorHAnsi" w:hAnsiTheme="minorHAnsi" w:cstheme="minorHAnsi"/>
          <w:sz w:val="28"/>
        </w:rPr>
        <w:t xml:space="preserve"> with conscience. </w:t>
      </w:r>
    </w:p>
    <w:p w14:paraId="61A63BE9"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b/>
          <w:bCs/>
        </w:rPr>
        <w:t>Hartman 97</w:t>
      </w:r>
      <w:r w:rsidRPr="00A24A6A">
        <w:rPr>
          <w:rFonts w:asciiTheme="minorHAnsi" w:hAnsiTheme="minorHAnsi" w:cstheme="minorHAnsi"/>
          <w:sz w:val="16"/>
          <w:szCs w:val="16"/>
        </w:rPr>
        <w:t xml:space="preserve"> [Saidiya; professor at Columbia University in their English department. Her work focuses on </w:t>
      </w:r>
      <w:proofErr w:type="gramStart"/>
      <w:r w:rsidRPr="00A24A6A">
        <w:rPr>
          <w:rFonts w:asciiTheme="minorHAnsi" w:hAnsiTheme="minorHAnsi" w:cstheme="minorHAnsi"/>
          <w:sz w:val="16"/>
          <w:szCs w:val="16"/>
        </w:rPr>
        <w:t>African-American</w:t>
      </w:r>
      <w:proofErr w:type="gramEnd"/>
      <w:r w:rsidRPr="00A24A6A">
        <w:rPr>
          <w:rFonts w:asciiTheme="minorHAnsi" w:hAnsiTheme="minorHAnsi" w:cstheme="minorHAnsi"/>
          <w:sz w:val="16"/>
          <w:szCs w:val="16"/>
        </w:rPr>
        <w:t xml:space="preserve"> literature, cultural history, photography and ethics, and the intersections of law and literature. “Scenes of Subjection: </w:t>
      </w:r>
      <w:proofErr w:type="spellStart"/>
      <w:r w:rsidRPr="00A24A6A">
        <w:rPr>
          <w:rFonts w:asciiTheme="minorHAnsi" w:hAnsiTheme="minorHAnsi" w:cstheme="minorHAnsi"/>
          <w:sz w:val="16"/>
          <w:szCs w:val="16"/>
        </w:rPr>
        <w:t>Teror</w:t>
      </w:r>
      <w:proofErr w:type="spellEnd"/>
      <w:r w:rsidRPr="00A24A6A">
        <w:rPr>
          <w:rFonts w:asciiTheme="minorHAnsi" w:hAnsiTheme="minorHAnsi" w:cstheme="minorHAnsi"/>
          <w:sz w:val="16"/>
          <w:szCs w:val="16"/>
        </w:rPr>
        <w:t>, Slavery, and Self-Making in the nineteenth century,” https://doubleoperative.com/wp-content/uploads/2009/12/hartman-saidiya-v.-scenes-of-subjection-terror-slavery-and-self-making-in-nineteenth-century-america.pdf]/Iowa//Bashir [Language modified for subject position of reader]</w:t>
      </w:r>
    </w:p>
    <w:p w14:paraId="415547CA" w14:textId="77777777" w:rsidR="002110C0" w:rsidRPr="00A24A6A" w:rsidRDefault="002110C0" w:rsidP="002110C0">
      <w:pPr>
        <w:rPr>
          <w:rFonts w:asciiTheme="minorHAnsi" w:hAnsiTheme="minorHAnsi" w:cstheme="minorHAnsi"/>
          <w:b/>
          <w:bCs/>
          <w:color w:val="000000"/>
          <w:u w:val="single"/>
        </w:rPr>
      </w:pPr>
      <w:r w:rsidRPr="00A24A6A">
        <w:rPr>
          <w:rFonts w:asciiTheme="minorHAnsi" w:hAnsiTheme="minorHAnsi" w:cstheme="minorHAnsi"/>
          <w:b/>
          <w:bCs/>
          <w:color w:val="000000"/>
          <w:u w:val="single"/>
          <w:shd w:val="clear" w:color="auto" w:fill="00FFFF"/>
        </w:rPr>
        <w:t>The flesh</w:t>
      </w:r>
      <w:r w:rsidRPr="00A24A6A">
        <w:rPr>
          <w:rFonts w:asciiTheme="minorHAnsi" w:hAnsiTheme="minorHAnsi" w:cstheme="minorHAnsi"/>
          <w:b/>
          <w:bCs/>
          <w:color w:val="000000"/>
          <w:u w:val="single"/>
        </w:rPr>
        <w:t xml:space="preserve">, existence defined at its most elemental level, </w:t>
      </w:r>
      <w:r w:rsidRPr="00A24A6A">
        <w:rPr>
          <w:rFonts w:asciiTheme="minorHAnsi" w:hAnsiTheme="minorHAnsi" w:cstheme="minorHAnsi"/>
          <w:b/>
          <w:bCs/>
          <w:color w:val="000000"/>
          <w:u w:val="single"/>
          <w:shd w:val="clear" w:color="auto" w:fill="00FFFF"/>
        </w:rPr>
        <w:t>alone entitled one to liberty. This basic assertion</w:t>
      </w:r>
      <w:r w:rsidRPr="00A24A6A">
        <w:rPr>
          <w:rFonts w:asciiTheme="minorHAnsi" w:hAnsiTheme="minorHAnsi" w:cstheme="minorHAnsi"/>
          <w:b/>
          <w:bCs/>
          <w:color w:val="000000"/>
          <w:u w:val="single"/>
        </w:rPr>
        <w:t xml:space="preserve"> of colored folks’ </w:t>
      </w:r>
      <w:proofErr w:type="gramStart"/>
      <w:r w:rsidRPr="00A24A6A">
        <w:rPr>
          <w:rFonts w:asciiTheme="minorHAnsi" w:hAnsiTheme="minorHAnsi" w:cstheme="minorHAnsi"/>
          <w:b/>
          <w:bCs/>
          <w:color w:val="000000"/>
          <w:u w:val="single"/>
        </w:rPr>
        <w:t>claim</w:t>
      </w:r>
      <w:proofErr w:type="gramEnd"/>
      <w:r w:rsidRPr="00A24A6A">
        <w:rPr>
          <w:rFonts w:asciiTheme="minorHAnsi" w:hAnsiTheme="minorHAnsi" w:cstheme="minorHAnsi"/>
          <w:b/>
          <w:bCs/>
          <w:color w:val="000000"/>
          <w:u w:val="single"/>
        </w:rPr>
        <w:t xml:space="preserve"> to freedom implicitly </w:t>
      </w:r>
      <w:r w:rsidRPr="00A24A6A">
        <w:rPr>
          <w:rFonts w:asciiTheme="minorHAnsi" w:hAnsiTheme="minorHAnsi" w:cstheme="minorHAnsi"/>
          <w:b/>
          <w:bCs/>
          <w:color w:val="000000"/>
          <w:u w:val="single"/>
          <w:shd w:val="clear" w:color="auto" w:fill="00FFFF"/>
        </w:rPr>
        <w:t>called into question the</w:t>
      </w:r>
      <w:r w:rsidRPr="00A24A6A">
        <w:rPr>
          <w:rFonts w:asciiTheme="minorHAnsi" w:hAnsiTheme="minorHAnsi" w:cstheme="minorHAnsi"/>
          <w:b/>
          <w:bCs/>
          <w:color w:val="000000"/>
          <w:u w:val="single"/>
        </w:rPr>
        <w:t xml:space="preserve"> rationales that legitimated the </w:t>
      </w:r>
      <w:r w:rsidRPr="00A24A6A">
        <w:rPr>
          <w:rFonts w:asciiTheme="minorHAnsi" w:hAnsiTheme="minorHAnsi" w:cstheme="minorHAnsi"/>
          <w:b/>
          <w:bCs/>
          <w:color w:val="000000"/>
          <w:u w:val="single"/>
          <w:shd w:val="clear" w:color="auto" w:fill="00FFFF"/>
        </w:rPr>
        <w:t>exclusion of black[people]</w:t>
      </w:r>
      <w:r w:rsidRPr="00A24A6A">
        <w:rPr>
          <w:rFonts w:asciiTheme="minorHAnsi" w:hAnsiTheme="minorHAnsi" w:cstheme="minorHAnsi"/>
          <w:color w:val="000000"/>
          <w:sz w:val="16"/>
          <w:szCs w:val="16"/>
        </w:rPr>
        <w:t>s</w:t>
      </w:r>
      <w:r w:rsidRPr="00A24A6A">
        <w:rPr>
          <w:rFonts w:asciiTheme="minorHAnsi" w:hAnsiTheme="minorHAnsi" w:cstheme="minorHAnsi"/>
          <w:color w:val="000000" w:themeColor="text1"/>
          <w:sz w:val="18"/>
          <w:szCs w:val="18"/>
          <w:shd w:val="clear" w:color="auto" w:fill="00FFFF"/>
        </w:rPr>
        <w:t xml:space="preserve"> </w:t>
      </w:r>
      <w:r w:rsidRPr="00A24A6A">
        <w:rPr>
          <w:rFonts w:asciiTheme="minorHAnsi" w:hAnsiTheme="minorHAnsi" w:cstheme="minorHAnsi"/>
          <w:b/>
          <w:bCs/>
          <w:color w:val="000000"/>
          <w:u w:val="single"/>
          <w:shd w:val="clear" w:color="auto" w:fill="00FFFF"/>
        </w:rPr>
        <w:t>from the purview of universal rights</w:t>
      </w:r>
      <w:r w:rsidRPr="00A24A6A">
        <w:rPr>
          <w:rFonts w:asciiTheme="minorHAnsi" w:hAnsiTheme="minorHAnsi" w:cstheme="minorHAnsi"/>
          <w:b/>
          <w:bCs/>
          <w:color w:val="000000"/>
          <w:u w:val="single"/>
        </w:rPr>
        <w:t xml:space="preserve"> and entitlements</w:t>
      </w:r>
      <w:r w:rsidRPr="00A24A6A">
        <w:rPr>
          <w:rFonts w:asciiTheme="minorHAnsi" w:hAnsiTheme="minorHAnsi" w:cstheme="minorHAnsi"/>
          <w:color w:val="000000"/>
          <w:sz w:val="16"/>
          <w:szCs w:val="16"/>
        </w:rPr>
        <w:t xml:space="preserve">. As Moses and Windham were </w:t>
      </w:r>
      <w:proofErr w:type="gramStart"/>
      <w:r w:rsidRPr="00A24A6A">
        <w:rPr>
          <w:rFonts w:asciiTheme="minorHAnsi" w:hAnsiTheme="minorHAnsi" w:cstheme="minorHAnsi"/>
          <w:color w:val="000000"/>
          <w:sz w:val="16"/>
          <w:szCs w:val="16"/>
        </w:rPr>
        <w:t>well aware</w:t>
      </w:r>
      <w:proofErr w:type="gram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the discourse of humanism</w:t>
      </w:r>
      <w:r w:rsidRPr="00A24A6A">
        <w:rPr>
          <w:rFonts w:asciiTheme="minorHAnsi" w:hAnsiTheme="minorHAnsi" w:cstheme="minorHAnsi"/>
          <w:b/>
          <w:bCs/>
          <w:color w:val="000000"/>
          <w:u w:val="single"/>
        </w:rPr>
        <w:t xml:space="preserve">, at the very least, </w:t>
      </w:r>
      <w:r w:rsidRPr="00A24A6A">
        <w:rPr>
          <w:rFonts w:asciiTheme="minorHAnsi" w:hAnsiTheme="minorHAnsi" w:cstheme="minorHAnsi"/>
          <w:b/>
          <w:bCs/>
          <w:color w:val="000000"/>
          <w:u w:val="single"/>
          <w:shd w:val="clear" w:color="auto" w:fill="00FFFF"/>
        </w:rPr>
        <w:t>was double-edged</w:t>
      </w:r>
      <w:r w:rsidRPr="00A24A6A">
        <w:rPr>
          <w:rFonts w:asciiTheme="minorHAnsi" w:hAnsiTheme="minorHAnsi" w:cstheme="minorHAnsi"/>
          <w:b/>
          <w:bCs/>
          <w:color w:val="000000"/>
          <w:u w:val="single"/>
        </w:rPr>
        <w:t xml:space="preserve">, since the </w:t>
      </w:r>
      <w:r w:rsidRPr="00A24A6A">
        <w:rPr>
          <w:rFonts w:asciiTheme="minorHAnsi" w:hAnsiTheme="minorHAnsi" w:cstheme="minorHAnsi"/>
          <w:b/>
          <w:bCs/>
          <w:color w:val="000000"/>
          <w:u w:val="single"/>
          <w:shd w:val="clear" w:color="auto" w:fill="00FFFF"/>
        </w:rPr>
        <w:t>life and</w:t>
      </w:r>
      <w:r w:rsidRPr="00A24A6A">
        <w:rPr>
          <w:rFonts w:asciiTheme="minorHAnsi" w:hAnsiTheme="minorHAnsi" w:cstheme="minorHAnsi"/>
          <w:b/>
          <w:bCs/>
          <w:color w:val="000000"/>
          <w:u w:val="single"/>
        </w:rPr>
        <w:t xml:space="preserve"> liberty they held in esteem were </w:t>
      </w:r>
      <w:r w:rsidRPr="00A24A6A">
        <w:rPr>
          <w:rFonts w:asciiTheme="minorHAnsi" w:hAnsiTheme="minorHAnsi" w:cstheme="minorHAnsi"/>
          <w:b/>
          <w:bCs/>
          <w:color w:val="000000"/>
          <w:u w:val="single"/>
          <w:shd w:val="clear" w:color="auto" w:fill="00FFFF"/>
        </w:rPr>
        <w:t>racial privilege</w:t>
      </w:r>
      <w:r w:rsidRPr="00A24A6A">
        <w:rPr>
          <w:rFonts w:asciiTheme="minorHAnsi" w:hAnsiTheme="minorHAnsi" w:cstheme="minorHAnsi"/>
          <w:b/>
          <w:bCs/>
          <w:color w:val="000000"/>
          <w:u w:val="single"/>
        </w:rPr>
        <w:t xml:space="preserve">s </w:t>
      </w:r>
      <w:r w:rsidRPr="00A24A6A">
        <w:rPr>
          <w:rFonts w:asciiTheme="minorHAnsi" w:hAnsiTheme="minorHAnsi" w:cstheme="minorHAnsi"/>
          <w:b/>
          <w:bCs/>
          <w:color w:val="000000"/>
          <w:u w:val="single"/>
          <w:shd w:val="clear" w:color="auto" w:fill="00FFFF"/>
        </w:rPr>
        <w:t>formerly denied</w:t>
      </w:r>
      <w:r w:rsidRPr="00A24A6A">
        <w:rPr>
          <w:rFonts w:asciiTheme="minorHAnsi" w:hAnsiTheme="minorHAnsi" w:cstheme="minorHAnsi"/>
          <w:b/>
          <w:bCs/>
          <w:color w:val="000000"/>
          <w:u w:val="single"/>
        </w:rPr>
        <w:t xml:space="preserve"> them. In short, </w:t>
      </w:r>
      <w:r w:rsidRPr="00A24A6A">
        <w:rPr>
          <w:rFonts w:asciiTheme="minorHAnsi" w:hAnsiTheme="minorHAnsi" w:cstheme="minorHAnsi"/>
          <w:b/>
          <w:bCs/>
          <w:color w:val="000000"/>
          <w:u w:val="single"/>
          <w:shd w:val="clear" w:color="auto" w:fill="00FFFF"/>
        </w:rPr>
        <w:t>the selective recognition of humanity that undergirded the relations of chattel slavery had not considered them</w:t>
      </w:r>
      <w:r w:rsidRPr="00A24A6A">
        <w:rPr>
          <w:rFonts w:asciiTheme="minorHAnsi" w:hAnsiTheme="minorHAnsi" w:cstheme="minorHAnsi"/>
          <w:b/>
          <w:bCs/>
          <w:color w:val="000000"/>
          <w:u w:val="single"/>
        </w:rPr>
        <w:t xml:space="preserve"> men </w:t>
      </w:r>
      <w:r w:rsidRPr="00A24A6A">
        <w:rPr>
          <w:rFonts w:asciiTheme="minorHAnsi" w:hAnsiTheme="minorHAnsi" w:cstheme="minorHAnsi"/>
          <w:b/>
          <w:bCs/>
          <w:color w:val="000000"/>
          <w:u w:val="single"/>
          <w:shd w:val="clear" w:color="auto" w:fill="00FFFF"/>
        </w:rPr>
        <w:t>deserving of rights</w:t>
      </w:r>
      <w:r w:rsidRPr="00A24A6A">
        <w:rPr>
          <w:rFonts w:asciiTheme="minorHAnsi" w:hAnsiTheme="minorHAnsi" w:cstheme="minorHAnsi"/>
          <w:b/>
          <w:bCs/>
          <w:color w:val="000000"/>
          <w:u w:val="single"/>
        </w:rPr>
        <w:t xml:space="preserve"> or freedom. </w:t>
      </w:r>
      <w:r w:rsidRPr="00A24A6A">
        <w:rPr>
          <w:rFonts w:asciiTheme="minorHAnsi" w:hAnsiTheme="minorHAnsi" w:cstheme="minorHAnsi"/>
          <w:b/>
          <w:bCs/>
          <w:color w:val="000000"/>
          <w:u w:val="single"/>
          <w:shd w:val="clear" w:color="auto" w:fill="00FFFF"/>
        </w:rPr>
        <w:t>In taking up the language of human</w:t>
      </w:r>
      <w:r w:rsidRPr="00A24A6A">
        <w:rPr>
          <w:rFonts w:asciiTheme="minorHAnsi" w:hAnsiTheme="minorHAnsi" w:cstheme="minorHAnsi"/>
          <w:b/>
          <w:bCs/>
          <w:color w:val="000000"/>
          <w:u w:val="single"/>
        </w:rPr>
        <w:t xml:space="preserve"> being and human flesh, </w:t>
      </w:r>
      <w:r w:rsidRPr="00A24A6A">
        <w:rPr>
          <w:rFonts w:asciiTheme="minorHAnsi" w:hAnsiTheme="minorHAnsi" w:cstheme="minorHAnsi"/>
          <w:b/>
          <w:bCs/>
          <w:color w:val="000000"/>
          <w:u w:val="single"/>
          <w:shd w:val="clear" w:color="auto" w:fill="00FFFF"/>
        </w:rPr>
        <w:t>they</w:t>
      </w:r>
      <w:r w:rsidRPr="00A24A6A">
        <w:rPr>
          <w:rFonts w:asciiTheme="minorHAnsi" w:hAnsiTheme="minorHAnsi" w:cstheme="minorHAnsi"/>
          <w:b/>
          <w:bCs/>
          <w:color w:val="000000"/>
          <w:u w:val="single"/>
        </w:rPr>
        <w:t xml:space="preserve"> </w:t>
      </w:r>
      <w:r w:rsidRPr="00A24A6A">
        <w:rPr>
          <w:rFonts w:asciiTheme="minorHAnsi" w:hAnsiTheme="minorHAnsi" w:cstheme="minorHAnsi"/>
          <w:b/>
          <w:bCs/>
          <w:color w:val="000000"/>
          <w:u w:val="single"/>
          <w:shd w:val="clear" w:color="auto" w:fill="00FFFF"/>
        </w:rPr>
        <w:t>seized upon that which had been used against</w:t>
      </w:r>
      <w:r w:rsidRPr="00A24A6A">
        <w:rPr>
          <w:rFonts w:asciiTheme="minorHAnsi" w:hAnsiTheme="minorHAnsi" w:cstheme="minorHAnsi"/>
          <w:b/>
          <w:bCs/>
          <w:color w:val="000000"/>
          <w:u w:val="single"/>
        </w:rPr>
        <w:t xml:space="preserve"> and denied </w:t>
      </w:r>
      <w:r w:rsidRPr="00A24A6A">
        <w:rPr>
          <w:rFonts w:asciiTheme="minorHAnsi" w:hAnsiTheme="minorHAnsi" w:cstheme="minorHAnsi"/>
          <w:b/>
          <w:bCs/>
          <w:color w:val="000000"/>
          <w:u w:val="single"/>
          <w:shd w:val="clear" w:color="auto" w:fill="00FFFF"/>
        </w:rPr>
        <w:t>them</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However, </w:t>
      </w:r>
      <w:r w:rsidRPr="00A24A6A">
        <w:rPr>
          <w:rFonts w:asciiTheme="minorHAnsi" w:hAnsiTheme="minorHAnsi" w:cstheme="minorHAnsi"/>
          <w:b/>
          <w:bCs/>
          <w:color w:val="000000"/>
          <w:u w:val="single"/>
        </w:rPr>
        <w:t>suppose that the recognition of humanity held out the promise not of liberating the flesh or redeeming one’s suffering, but rather of intensifying it? Or what if this acknowledgment was little more than a pretext for punishment, dissimulation of the violence of chattel slavery and the sanction given it by the law and the state, and an instantiation of racial hierarchy?</w:t>
      </w:r>
      <w:r w:rsidRPr="00A24A6A">
        <w:rPr>
          <w:rFonts w:asciiTheme="minorHAnsi" w:hAnsiTheme="minorHAnsi" w:cstheme="minorHAnsi"/>
          <w:color w:val="000000"/>
          <w:sz w:val="16"/>
          <w:szCs w:val="16"/>
        </w:rPr>
        <w:t xml:space="preserve"> What if the presumed endowments of man—conscience, sentiment, will, and reason—rather than assuring liberty or negating slavery acted to yoke slavery and freedom? Or what if the heart, the soul, and the mind were simply the </w:t>
      </w:r>
      <w:r w:rsidRPr="00A24A6A">
        <w:rPr>
          <w:rFonts w:asciiTheme="minorHAnsi" w:hAnsiTheme="minorHAnsi" w:cstheme="minorHAnsi"/>
          <w:color w:val="000000"/>
          <w:sz w:val="16"/>
          <w:szCs w:val="16"/>
        </w:rPr>
        <w:lastRenderedPageBreak/>
        <w:t xml:space="preserve">inroads of discipline rather than that which confirmed the crime of slavery and proved that blacks were men and brothers, as Charlie Moses had hoped. I am interested in the ways that the recognition of humanity and individuality acted to tether, bind, and oppress. </w:t>
      </w:r>
      <w:r w:rsidRPr="00A24A6A">
        <w:rPr>
          <w:rFonts w:asciiTheme="minorHAnsi" w:hAnsiTheme="minorHAnsi" w:cstheme="minorHAnsi"/>
          <w:b/>
          <w:bCs/>
          <w:color w:val="000000"/>
          <w:u w:val="single"/>
        </w:rPr>
        <w:t xml:space="preserve">For instance, although </w:t>
      </w:r>
      <w:r w:rsidRPr="00A24A6A">
        <w:rPr>
          <w:rFonts w:asciiTheme="minorHAnsi" w:hAnsiTheme="minorHAnsi" w:cstheme="minorHAnsi"/>
          <w:b/>
          <w:bCs/>
          <w:color w:val="000000"/>
          <w:u w:val="single"/>
          <w:shd w:val="clear" w:color="auto" w:fill="00FFFF"/>
        </w:rPr>
        <w:t>the captive</w:t>
      </w:r>
      <w:r w:rsidRPr="00A24A6A">
        <w:rPr>
          <w:rFonts w:asciiTheme="minorHAnsi" w:hAnsiTheme="minorHAnsi" w:cstheme="minorHAnsi"/>
          <w:b/>
          <w:bCs/>
          <w:color w:val="000000"/>
          <w:u w:val="single"/>
        </w:rPr>
        <w:t>’s bifurcated existence as both an object of property and a person (</w:t>
      </w:r>
      <w:r w:rsidRPr="00A24A6A">
        <w:rPr>
          <w:rFonts w:asciiTheme="minorHAnsi" w:hAnsiTheme="minorHAnsi" w:cstheme="minorHAnsi"/>
          <w:b/>
          <w:bCs/>
          <w:color w:val="000000"/>
          <w:u w:val="single"/>
          <w:shd w:val="clear" w:color="auto" w:fill="00FFFF"/>
        </w:rPr>
        <w:t>whether understood as a legal subject formally endowed with</w:t>
      </w:r>
      <w:r w:rsidRPr="00A24A6A">
        <w:rPr>
          <w:rFonts w:asciiTheme="minorHAnsi" w:hAnsiTheme="minorHAnsi" w:cstheme="minorHAnsi"/>
          <w:b/>
          <w:bCs/>
          <w:color w:val="000000"/>
          <w:u w:val="single"/>
        </w:rPr>
        <w:t xml:space="preserve"> limited </w:t>
      </w:r>
      <w:r w:rsidRPr="00A24A6A">
        <w:rPr>
          <w:rFonts w:asciiTheme="minorHAnsi" w:hAnsiTheme="minorHAnsi" w:cstheme="minorHAnsi"/>
          <w:b/>
          <w:bCs/>
          <w:color w:val="000000"/>
          <w:u w:val="single"/>
          <w:shd w:val="clear" w:color="auto" w:fill="00FFFF"/>
        </w:rPr>
        <w:t>rights</w:t>
      </w:r>
      <w:r w:rsidRPr="00A24A6A">
        <w:rPr>
          <w:rFonts w:asciiTheme="minorHAnsi" w:hAnsiTheme="minorHAnsi" w:cstheme="minorHAnsi"/>
          <w:b/>
          <w:bCs/>
          <w:color w:val="000000"/>
          <w:u w:val="single"/>
        </w:rPr>
        <w:t xml:space="preserve"> and protections, </w:t>
      </w:r>
      <w:r w:rsidRPr="00A24A6A">
        <w:rPr>
          <w:rFonts w:asciiTheme="minorHAnsi" w:hAnsiTheme="minorHAnsi" w:cstheme="minorHAnsi"/>
          <w:b/>
          <w:bCs/>
          <w:color w:val="000000"/>
          <w:u w:val="single"/>
          <w:shd w:val="clear" w:color="auto" w:fill="00FFFF"/>
        </w:rPr>
        <w:t>or as a submissive</w:t>
      </w:r>
      <w:r w:rsidRPr="00A24A6A">
        <w:rPr>
          <w:rFonts w:asciiTheme="minorHAnsi" w:hAnsiTheme="minorHAnsi" w:cstheme="minorHAnsi"/>
          <w:b/>
          <w:bCs/>
          <w:color w:val="000000"/>
          <w:u w:val="single"/>
        </w:rPr>
        <w:t xml:space="preserve">, culpable, or </w:t>
      </w:r>
      <w:r w:rsidRPr="00A24A6A">
        <w:rPr>
          <w:rFonts w:asciiTheme="minorHAnsi" w:hAnsiTheme="minorHAnsi" w:cstheme="minorHAnsi"/>
          <w:b/>
          <w:bCs/>
          <w:color w:val="000000"/>
          <w:u w:val="single"/>
          <w:shd w:val="clear" w:color="auto" w:fill="00FFFF"/>
        </w:rPr>
        <w:t>criminal agent</w:t>
      </w:r>
      <w:r w:rsidRPr="00A24A6A">
        <w:rPr>
          <w:rFonts w:asciiTheme="minorHAnsi" w:hAnsiTheme="minorHAnsi" w:cstheme="minorHAnsi"/>
          <w:b/>
          <w:bCs/>
          <w:color w:val="000000"/>
          <w:u w:val="single"/>
        </w:rPr>
        <w:t xml:space="preserve">, or as one possessing restricted capacities for self-fashioning) </w:t>
      </w:r>
      <w:r w:rsidRPr="00A24A6A">
        <w:rPr>
          <w:rFonts w:asciiTheme="minorHAnsi" w:hAnsiTheme="minorHAnsi" w:cstheme="minorHAnsi"/>
          <w:b/>
          <w:bCs/>
          <w:color w:val="000000"/>
          <w:u w:val="single"/>
          <w:shd w:val="clear" w:color="auto" w:fill="00FFFF"/>
        </w:rPr>
        <w:t>has been recognized as one of the striking contradictions of chattel slavery</w:t>
      </w:r>
      <w:r w:rsidRPr="00A24A6A">
        <w:rPr>
          <w:rFonts w:asciiTheme="minorHAnsi" w:hAnsiTheme="minorHAnsi" w:cstheme="minorHAnsi"/>
          <w:b/>
          <w:bCs/>
          <w:color w:val="000000"/>
          <w:u w:val="single"/>
        </w:rPr>
        <w:t>, the constitution of this humanity (or legal personhood) remains to be considered.</w:t>
      </w:r>
      <w:r w:rsidRPr="00A24A6A">
        <w:rPr>
          <w:rFonts w:asciiTheme="minorHAnsi" w:hAnsiTheme="minorHAnsi" w:cstheme="minorHAnsi"/>
          <w:b/>
          <w:bCs/>
          <w:color w:val="000000"/>
          <w:u w:val="single"/>
          <w:shd w:val="clear" w:color="auto" w:fill="00FFFF"/>
        </w:rPr>
        <w:t xml:space="preserve"> The law’s recognition of slave humanity has been dismissed as ineffectual</w:t>
      </w:r>
      <w:r w:rsidRPr="00A24A6A">
        <w:rPr>
          <w:rFonts w:asciiTheme="minorHAnsi" w:hAnsiTheme="minorHAnsi" w:cstheme="minorHAnsi"/>
          <w:b/>
          <w:bCs/>
          <w:color w:val="000000"/>
          <w:u w:val="single"/>
        </w:rPr>
        <w:t xml:space="preserve"> and as a volte-face of an imperiled institution</w:t>
      </w:r>
      <w:r w:rsidRPr="00A24A6A">
        <w:rPr>
          <w:rFonts w:asciiTheme="minorHAnsi" w:hAnsiTheme="minorHAnsi" w:cstheme="minorHAnsi"/>
          <w:color w:val="000000"/>
          <w:sz w:val="16"/>
          <w:szCs w:val="16"/>
        </w:rPr>
        <w:t xml:space="preserve">. Or, worse yet, it has been lauded as evidence of the hegemony of paternalism and the integral relations between masters and slaves. </w:t>
      </w:r>
      <w:r w:rsidRPr="00A24A6A">
        <w:rPr>
          <w:rFonts w:asciiTheme="minorHAnsi" w:hAnsiTheme="minorHAnsi" w:cstheme="minorHAnsi"/>
          <w:b/>
          <w:bCs/>
          <w:color w:val="000000"/>
          <w:u w:val="single"/>
        </w:rPr>
        <w:t>The violence part and parcel of personhood and the recognition of the slave as a subject</w:t>
      </w:r>
      <w:r w:rsidRPr="00A24A6A">
        <w:rPr>
          <w:rFonts w:asciiTheme="minorHAnsi" w:hAnsiTheme="minorHAnsi" w:cstheme="minorHAnsi"/>
          <w:color w:val="000000"/>
          <w:sz w:val="16"/>
          <w:szCs w:val="16"/>
        </w:rPr>
        <w:t xml:space="preserve"> (we might even say the imposition of being made a subject) </w:t>
      </w:r>
      <w:r w:rsidRPr="00A24A6A">
        <w:rPr>
          <w:rFonts w:asciiTheme="minorHAnsi" w:hAnsiTheme="minorHAnsi" w:cstheme="minorHAnsi"/>
          <w:b/>
          <w:bCs/>
          <w:color w:val="000000"/>
          <w:u w:val="single"/>
        </w:rPr>
        <w:t>are the heart of my concern.</w:t>
      </w:r>
      <w:r w:rsidRPr="00A24A6A">
        <w:rPr>
          <w:rFonts w:asciiTheme="minorHAnsi" w:hAnsiTheme="minorHAnsi" w:cstheme="minorHAnsi"/>
          <w:color w:val="000000"/>
          <w:sz w:val="16"/>
          <w:szCs w:val="16"/>
        </w:rPr>
        <w:t xml:space="preserve"> It is a matter that largely has escaped scrutiny. I approach these issues from a different vantage point and consider the outrages of slavery not only in terms of the object status of the enslaved as commodity, beast of burden, and chattel, but also as they involve notions of slave humanity. Rather than dismiss paternalism as ideology, understood in the orthodox sense as a false and distorted representation of social relations, I engage seriously its premises. My intent is to illuminate the savage encroachments of power that take place through notions of reform, consent, reciprocity, and protection. Contrary to our expectations, sentiment, enjoyment, affinity, will, affection, and desire facilitated domination and terror precisely by preying upon the flesh, the heart, and the soul. The mutuality of social relations and the expressive and affective capacities of the subject augmented and fortified violence. </w:t>
      </w:r>
      <w:r w:rsidRPr="00A24A6A">
        <w:rPr>
          <w:rFonts w:asciiTheme="minorHAnsi" w:hAnsiTheme="minorHAnsi" w:cstheme="minorHAnsi"/>
          <w:b/>
          <w:bCs/>
          <w:color w:val="000000"/>
          <w:u w:val="single"/>
        </w:rPr>
        <w:t xml:space="preserve">It was often the case that benevolent correctives and declarations of slave humanity intensified the brutal exercise of power upon the captive body rather than ameliorating the chattel condition.  </w:t>
      </w:r>
      <w:r w:rsidRPr="00A24A6A">
        <w:rPr>
          <w:rFonts w:asciiTheme="minorHAnsi" w:hAnsiTheme="minorHAnsi" w:cstheme="minorHAnsi"/>
          <w:color w:val="000000"/>
          <w:sz w:val="16"/>
          <w:szCs w:val="16"/>
        </w:rPr>
        <w:t>Metamorphosis</w:t>
      </w:r>
      <w:r w:rsidRPr="00A24A6A">
        <w:rPr>
          <w:rFonts w:asciiTheme="minorHAnsi" w:hAnsiTheme="minorHAnsi" w:cstheme="minorHAnsi"/>
          <w:b/>
          <w:bCs/>
          <w:color w:val="000000"/>
          <w:u w:val="single"/>
        </w:rPr>
        <w:t xml:space="preserve"> </w:t>
      </w:r>
      <w:r w:rsidRPr="00A24A6A">
        <w:rPr>
          <w:rFonts w:asciiTheme="minorHAnsi" w:hAnsiTheme="minorHAnsi" w:cstheme="minorHAnsi"/>
          <w:b/>
          <w:bCs/>
          <w:color w:val="000000"/>
          <w:u w:val="single"/>
          <w:shd w:val="clear" w:color="auto" w:fill="00FFFF"/>
        </w:rPr>
        <w:t xml:space="preserve">The metamorphosis of chattel into man and citizen was the promise of abolition. The failure of Reconstruction made it impossible to achieve and secure this desired end. This failure was not only a matter of policy or weak implementation </w:t>
      </w:r>
      <w:r w:rsidRPr="00A24A6A">
        <w:rPr>
          <w:rFonts w:asciiTheme="minorHAnsi" w:hAnsiTheme="minorHAnsi" w:cstheme="minorHAnsi"/>
          <w:b/>
          <w:bCs/>
          <w:color w:val="000000"/>
          <w:u w:val="single"/>
        </w:rPr>
        <w:t xml:space="preserve">or evidence of a flagging commitment to black rights, which was undeniably the case; </w:t>
      </w:r>
      <w:r w:rsidRPr="00A24A6A">
        <w:rPr>
          <w:rFonts w:asciiTheme="minorHAnsi" w:hAnsiTheme="minorHAnsi" w:cstheme="minorHAnsi"/>
          <w:b/>
          <w:bCs/>
          <w:color w:val="000000"/>
          <w:u w:val="single"/>
          <w:shd w:val="clear" w:color="auto" w:fill="00FFFF"/>
        </w:rPr>
        <w:t>the limits of emancipation</w:t>
      </w:r>
      <w:r w:rsidRPr="00A24A6A">
        <w:rPr>
          <w:rFonts w:asciiTheme="minorHAnsi" w:hAnsiTheme="minorHAnsi" w:cstheme="minorHAnsi"/>
          <w:b/>
          <w:bCs/>
          <w:color w:val="000000"/>
          <w:u w:val="single"/>
        </w:rPr>
        <w:t xml:space="preserve">, the ambiguous legacy of universalism, the exclusions constitutive of liberalism, </w:t>
      </w:r>
      <w:r w:rsidRPr="00A24A6A">
        <w:rPr>
          <w:rFonts w:asciiTheme="minorHAnsi" w:hAnsiTheme="minorHAnsi" w:cstheme="minorHAnsi"/>
          <w:b/>
          <w:bCs/>
          <w:color w:val="000000"/>
          <w:u w:val="single"/>
          <w:shd w:val="clear" w:color="auto" w:fill="00FFFF"/>
        </w:rPr>
        <w:t xml:space="preserve">and the blameworthiness of the freed individual were no less decisive in producing new forms of involuntary servitude and inequality. </w:t>
      </w:r>
      <w:r w:rsidRPr="00D57715">
        <w:rPr>
          <w:rStyle w:val="Emphasis"/>
          <w:sz w:val="28"/>
          <w:szCs w:val="28"/>
          <w:highlight w:val="cyan"/>
        </w:rPr>
        <w:t>The rights of contract and the wage failed to disestablish fundamental aspects of slavery</w:t>
      </w:r>
      <w:r w:rsidRPr="00A24A6A">
        <w:rPr>
          <w:rFonts w:asciiTheme="minorHAnsi" w:hAnsiTheme="minorHAnsi" w:cstheme="minorHAnsi"/>
          <w:b/>
          <w:bCs/>
          <w:color w:val="000000"/>
          <w:u w:val="single"/>
        </w:rPr>
        <w:t xml:space="preserve">; emancipation made the lives of the formerly enslaved more precarious: </w:t>
      </w:r>
      <w:r w:rsidRPr="00D57715">
        <w:rPr>
          <w:rStyle w:val="Emphasis"/>
          <w:sz w:val="28"/>
          <w:szCs w:val="28"/>
          <w:highlight w:val="cyan"/>
        </w:rPr>
        <w:t>rights facilitated relations of domination, and new forms of bondage were enabled by proprietorial notions of the self.</w:t>
      </w:r>
      <w:r w:rsidRPr="00D57715">
        <w:rPr>
          <w:rFonts w:asciiTheme="minorHAnsi" w:hAnsiTheme="minorHAnsi" w:cstheme="minorHAnsi"/>
          <w:b/>
          <w:bCs/>
          <w:color w:val="000000"/>
          <w:sz w:val="28"/>
          <w:szCs w:val="28"/>
          <w:u w:val="single"/>
          <w:shd w:val="clear" w:color="auto" w:fill="00FFFF"/>
        </w:rPr>
        <w:t xml:space="preserve"> </w:t>
      </w:r>
      <w:r w:rsidRPr="00A24A6A">
        <w:rPr>
          <w:rFonts w:asciiTheme="minorHAnsi" w:hAnsiTheme="minorHAnsi" w:cstheme="minorHAnsi"/>
          <w:color w:val="000000"/>
        </w:rPr>
        <w:t xml:space="preserve">The pedagogical and legislative efforts aimed at transforming the formerly enslaved into rational, acquisitive, dutiful, and responsible individuals required coercion and the regular threat of arrest, punishment, and death. From this vantage point, </w:t>
      </w:r>
      <w:r w:rsidRPr="00A24A6A">
        <w:rPr>
          <w:rFonts w:asciiTheme="minorHAnsi" w:hAnsiTheme="minorHAnsi" w:cstheme="minorHAnsi"/>
          <w:b/>
          <w:bCs/>
          <w:color w:val="000000"/>
          <w:u w:val="single"/>
          <w:shd w:val="clear" w:color="auto" w:fill="00FFFF"/>
        </w:rPr>
        <w:t>emancipation appears less the grand event of liberation than a point of transition between modes of servitude and racial subjection.</w:t>
      </w:r>
      <w:r w:rsidRPr="00A24A6A">
        <w:rPr>
          <w:rFonts w:asciiTheme="minorHAnsi" w:hAnsiTheme="minorHAnsi" w:cstheme="minorHAnsi"/>
          <w:b/>
          <w:bCs/>
          <w:color w:val="000000"/>
          <w:u w:val="single"/>
        </w:rPr>
        <w:t xml:space="preserve"> It also leads us to question whether the rights of man and citizen are realizable or whether the appellation “human” can be borne equally by all.</w:t>
      </w:r>
      <w:r w:rsidRPr="00A24A6A">
        <w:rPr>
          <w:rFonts w:asciiTheme="minorHAnsi" w:hAnsiTheme="minorHAnsi" w:cstheme="minorHAnsi"/>
          <w:color w:val="000000"/>
        </w:rPr>
        <w:t xml:space="preserve"> 6 </w:t>
      </w:r>
      <w:r w:rsidRPr="00A24A6A">
        <w:rPr>
          <w:rFonts w:asciiTheme="minorHAnsi" w:hAnsiTheme="minorHAnsi" w:cstheme="minorHAnsi"/>
          <w:b/>
          <w:bCs/>
          <w:color w:val="000000"/>
          <w:u w:val="single"/>
          <w:shd w:val="clear" w:color="auto" w:fill="00FFFF"/>
        </w:rPr>
        <w:t>The selective recognition of the humanity of the slave did not redress the abuses of the institution</w:t>
      </w:r>
      <w:r w:rsidRPr="00A24A6A">
        <w:rPr>
          <w:rFonts w:asciiTheme="minorHAnsi" w:hAnsiTheme="minorHAnsi" w:cstheme="minorHAnsi"/>
          <w:b/>
          <w:bCs/>
          <w:color w:val="000000"/>
          <w:u w:val="single"/>
        </w:rPr>
        <w:t xml:space="preserve"> nor prevent the wanton use of the captive warranted by his or her status as chattel, since </w:t>
      </w:r>
      <w:r w:rsidRPr="00A24A6A">
        <w:rPr>
          <w:rFonts w:asciiTheme="minorHAnsi" w:hAnsiTheme="minorHAnsi" w:cstheme="minorHAnsi"/>
          <w:b/>
          <w:bCs/>
          <w:color w:val="000000"/>
          <w:u w:val="single"/>
          <w:shd w:val="clear" w:color="auto" w:fill="00FFFF"/>
        </w:rPr>
        <w:t>in most instances the acknowledgment of the slave as subject was a complement to the arrangements of chattel property rather than its remedy; nor did self-possession liberate the former slave from his or her bonds, but rather sought to replace the whip with the compulsory contract and the collar with guilty conscience</w:t>
      </w:r>
      <w:r w:rsidRPr="00A24A6A">
        <w:rPr>
          <w:rFonts w:asciiTheme="minorHAnsi" w:hAnsiTheme="minorHAnsi" w:cstheme="minorHAnsi"/>
          <w:b/>
          <w:bCs/>
          <w:color w:val="000000"/>
          <w:u w:val="single"/>
        </w:rPr>
        <w:t xml:space="preserve">. </w:t>
      </w:r>
      <w:r w:rsidRPr="00A24A6A">
        <w:rPr>
          <w:rFonts w:asciiTheme="minorHAnsi" w:hAnsiTheme="minorHAnsi" w:cstheme="minorHAnsi"/>
          <w:color w:val="000000"/>
        </w:rPr>
        <w:t xml:space="preserve">Put differently, </w:t>
      </w:r>
      <w:r w:rsidRPr="00A24A6A">
        <w:rPr>
          <w:rFonts w:asciiTheme="minorHAnsi" w:hAnsiTheme="minorHAnsi" w:cstheme="minorHAnsi"/>
          <w:b/>
          <w:bCs/>
          <w:color w:val="000000"/>
          <w:u w:val="single"/>
        </w:rPr>
        <w:t xml:space="preserve">the barbarism of slavery did not express itself singularly in the constitution of the slave as object but also in the forms of subjectivity and circumscribed humanity imputed to the enslaved. Nor can the failures of Reconstruction be recounted solely as a series of legal reversals or troop withdrawals; they also need to </w:t>
      </w:r>
      <w:proofErr w:type="gramStart"/>
      <w:r w:rsidRPr="00A24A6A">
        <w:rPr>
          <w:rFonts w:asciiTheme="minorHAnsi" w:hAnsiTheme="minorHAnsi" w:cstheme="minorHAnsi"/>
          <w:b/>
          <w:bCs/>
          <w:color w:val="000000"/>
          <w:u w:val="single"/>
        </w:rPr>
        <w:t>be located in</w:t>
      </w:r>
      <w:proofErr w:type="gramEnd"/>
      <w:r w:rsidRPr="00A24A6A">
        <w:rPr>
          <w:rFonts w:asciiTheme="minorHAnsi" w:hAnsiTheme="minorHAnsi" w:cstheme="minorHAnsi"/>
          <w:b/>
          <w:bCs/>
          <w:color w:val="000000"/>
          <w:u w:val="single"/>
        </w:rPr>
        <w:t xml:space="preserve"> the very language of persons, rights, and liberties. </w:t>
      </w:r>
      <w:proofErr w:type="gramStart"/>
      <w:r w:rsidRPr="00A24A6A">
        <w:rPr>
          <w:rFonts w:asciiTheme="minorHAnsi" w:hAnsiTheme="minorHAnsi" w:cstheme="minorHAnsi"/>
          <w:b/>
          <w:bCs/>
          <w:color w:val="000000"/>
          <w:u w:val="single"/>
        </w:rPr>
        <w:t>With this in mind, I</w:t>
      </w:r>
      <w:proofErr w:type="gramEnd"/>
      <w:r w:rsidRPr="00A24A6A">
        <w:rPr>
          <w:rFonts w:asciiTheme="minorHAnsi" w:hAnsiTheme="minorHAnsi" w:cstheme="minorHAnsi"/>
          <w:b/>
          <w:bCs/>
          <w:color w:val="000000"/>
          <w:u w:val="single"/>
        </w:rPr>
        <w:t xml:space="preserve"> attend to the forms of violence and domination enabled by the recognition of humanity, licensed by the invocation of rights, and justified on the grounds of liberty and freedom. </w:t>
      </w:r>
    </w:p>
    <w:p w14:paraId="7FAFEAAB" w14:textId="77777777" w:rsidR="002110C0" w:rsidRPr="00A24A6A" w:rsidRDefault="002110C0" w:rsidP="002110C0">
      <w:pPr>
        <w:rPr>
          <w:rFonts w:asciiTheme="minorHAnsi" w:hAnsiTheme="minorHAnsi" w:cstheme="minorHAnsi"/>
          <w:b/>
          <w:bCs/>
          <w:color w:val="000000"/>
          <w:u w:val="single"/>
        </w:rPr>
      </w:pPr>
    </w:p>
    <w:p w14:paraId="1ACA9D9B" w14:textId="77777777" w:rsidR="002110C0" w:rsidRPr="00A24A6A" w:rsidRDefault="002110C0" w:rsidP="002110C0">
      <w:pPr>
        <w:rPr>
          <w:rFonts w:asciiTheme="minorHAnsi" w:hAnsiTheme="minorHAnsi" w:cstheme="minorHAnsi"/>
          <w:b/>
          <w:bCs/>
          <w:color w:val="000000"/>
          <w:u w:val="single"/>
        </w:rPr>
      </w:pPr>
    </w:p>
    <w:p w14:paraId="6A0D03F8"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Specifically, the legal notions of </w:t>
      </w:r>
      <w:r w:rsidRPr="00A24A6A">
        <w:rPr>
          <w:rFonts w:asciiTheme="minorHAnsi" w:hAnsiTheme="minorHAnsi" w:cstheme="minorHAnsi"/>
          <w:sz w:val="28"/>
          <w:u w:val="single"/>
        </w:rPr>
        <w:t>responsibility</w:t>
      </w:r>
      <w:r w:rsidRPr="00A24A6A">
        <w:rPr>
          <w:rFonts w:asciiTheme="minorHAnsi" w:hAnsiTheme="minorHAnsi" w:cstheme="minorHAnsi"/>
          <w:sz w:val="28"/>
        </w:rPr>
        <w:t xml:space="preserve"> and </w:t>
      </w:r>
      <w:r w:rsidRPr="00A24A6A">
        <w:rPr>
          <w:rFonts w:asciiTheme="minorHAnsi" w:hAnsiTheme="minorHAnsi" w:cstheme="minorHAnsi"/>
          <w:sz w:val="28"/>
          <w:u w:val="single"/>
        </w:rPr>
        <w:t>accountability</w:t>
      </w:r>
      <w:r w:rsidRPr="00A24A6A">
        <w:rPr>
          <w:rFonts w:asciiTheme="minorHAnsi" w:hAnsiTheme="minorHAnsi" w:cstheme="minorHAnsi"/>
          <w:sz w:val="28"/>
        </w:rPr>
        <w:t xml:space="preserve"> instantiate black </w:t>
      </w:r>
      <w:r w:rsidRPr="00A24A6A">
        <w:rPr>
          <w:rFonts w:asciiTheme="minorHAnsi" w:hAnsiTheme="minorHAnsi" w:cstheme="minorHAnsi"/>
          <w:sz w:val="28"/>
          <w:u w:val="single"/>
        </w:rPr>
        <w:t>scenes of subjection</w:t>
      </w:r>
      <w:r>
        <w:rPr>
          <w:rFonts w:asciiTheme="minorHAnsi" w:hAnsiTheme="minorHAnsi" w:cstheme="minorHAnsi"/>
          <w:sz w:val="28"/>
        </w:rPr>
        <w:t xml:space="preserve"> which resulted in both a continuous </w:t>
      </w:r>
      <w:r>
        <w:rPr>
          <w:rFonts w:asciiTheme="minorHAnsi" w:hAnsiTheme="minorHAnsi" w:cstheme="minorHAnsi"/>
          <w:sz w:val="28"/>
          <w:u w:val="single"/>
        </w:rPr>
        <w:t xml:space="preserve">mutation of </w:t>
      </w:r>
      <w:r w:rsidRPr="00A24A6A">
        <w:rPr>
          <w:rFonts w:asciiTheme="minorHAnsi" w:hAnsiTheme="minorHAnsi" w:cstheme="minorHAnsi"/>
          <w:sz w:val="28"/>
        </w:rPr>
        <w:t xml:space="preserve">antiblackness </w:t>
      </w:r>
      <w:r>
        <w:rPr>
          <w:rFonts w:asciiTheme="minorHAnsi" w:hAnsiTheme="minorHAnsi" w:cstheme="minorHAnsi"/>
          <w:sz w:val="28"/>
        </w:rPr>
        <w:t xml:space="preserve">that hold </w:t>
      </w:r>
      <w:r w:rsidRPr="00A24A6A">
        <w:rPr>
          <w:rFonts w:asciiTheme="minorHAnsi" w:hAnsiTheme="minorHAnsi" w:cstheme="minorHAnsi"/>
          <w:sz w:val="28"/>
        </w:rPr>
        <w:t xml:space="preserve">the Black body </w:t>
      </w:r>
      <w:r>
        <w:rPr>
          <w:rFonts w:asciiTheme="minorHAnsi" w:hAnsiTheme="minorHAnsi" w:cstheme="minorHAnsi"/>
          <w:sz w:val="28"/>
        </w:rPr>
        <w:t xml:space="preserve">captive </w:t>
      </w:r>
      <w:r w:rsidRPr="00A24A6A">
        <w:rPr>
          <w:rFonts w:asciiTheme="minorHAnsi" w:hAnsiTheme="minorHAnsi" w:cstheme="minorHAnsi"/>
          <w:sz w:val="28"/>
        </w:rPr>
        <w:t xml:space="preserve">through conscience and labor systems. </w:t>
      </w:r>
    </w:p>
    <w:p w14:paraId="105E37EF" w14:textId="77777777" w:rsidR="002110C0" w:rsidRPr="00A24A6A" w:rsidRDefault="002110C0" w:rsidP="002110C0">
      <w:pPr>
        <w:rPr>
          <w:rFonts w:asciiTheme="minorHAnsi" w:hAnsiTheme="minorHAnsi" w:cstheme="minorHAnsi"/>
          <w:b/>
          <w:bCs/>
          <w:color w:val="000000"/>
          <w:u w:val="single"/>
        </w:rPr>
      </w:pPr>
    </w:p>
    <w:p w14:paraId="09948273"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b/>
          <w:bCs/>
        </w:rPr>
        <w:t>Hartman 97</w:t>
      </w:r>
      <w:r w:rsidRPr="00A24A6A">
        <w:rPr>
          <w:rFonts w:asciiTheme="minorHAnsi" w:hAnsiTheme="minorHAnsi" w:cstheme="minorHAnsi"/>
          <w:sz w:val="16"/>
          <w:szCs w:val="16"/>
        </w:rPr>
        <w:t xml:space="preserve"> [</w:t>
      </w:r>
      <w:proofErr w:type="gramStart"/>
      <w:r w:rsidRPr="00A24A6A">
        <w:rPr>
          <w:rFonts w:asciiTheme="minorHAnsi" w:hAnsiTheme="minorHAnsi" w:cstheme="minorHAnsi"/>
          <w:sz w:val="16"/>
          <w:szCs w:val="16"/>
        </w:rPr>
        <w:t>Saidiya;  professor</w:t>
      </w:r>
      <w:proofErr w:type="gramEnd"/>
      <w:r w:rsidRPr="00A24A6A">
        <w:rPr>
          <w:rFonts w:asciiTheme="minorHAnsi" w:hAnsiTheme="minorHAnsi" w:cstheme="minorHAnsi"/>
          <w:sz w:val="16"/>
          <w:szCs w:val="16"/>
        </w:rPr>
        <w:t xml:space="preserve"> at Columbia University in their English department. Her work focuses on </w:t>
      </w:r>
      <w:proofErr w:type="gramStart"/>
      <w:r w:rsidRPr="00A24A6A">
        <w:rPr>
          <w:rFonts w:asciiTheme="minorHAnsi" w:hAnsiTheme="minorHAnsi" w:cstheme="minorHAnsi"/>
          <w:sz w:val="16"/>
          <w:szCs w:val="16"/>
        </w:rPr>
        <w:t>African-American</w:t>
      </w:r>
      <w:proofErr w:type="gramEnd"/>
      <w:r w:rsidRPr="00A24A6A">
        <w:rPr>
          <w:rFonts w:asciiTheme="minorHAnsi" w:hAnsiTheme="minorHAnsi" w:cstheme="minorHAnsi"/>
          <w:sz w:val="16"/>
          <w:szCs w:val="16"/>
        </w:rPr>
        <w:t xml:space="preserve"> literature, cultural history, photography and ethics, and the intersections of law and literature. “Scenes of Subjection: </w:t>
      </w:r>
      <w:proofErr w:type="spellStart"/>
      <w:r w:rsidRPr="00A24A6A">
        <w:rPr>
          <w:rFonts w:asciiTheme="minorHAnsi" w:hAnsiTheme="minorHAnsi" w:cstheme="minorHAnsi"/>
          <w:sz w:val="16"/>
          <w:szCs w:val="16"/>
        </w:rPr>
        <w:t>Teror</w:t>
      </w:r>
      <w:proofErr w:type="spellEnd"/>
      <w:r w:rsidRPr="00A24A6A">
        <w:rPr>
          <w:rFonts w:asciiTheme="minorHAnsi" w:hAnsiTheme="minorHAnsi" w:cstheme="minorHAnsi"/>
          <w:sz w:val="16"/>
          <w:szCs w:val="16"/>
        </w:rPr>
        <w:t>, Slavery, and Self-Making in the nineteenth century,” https://doubleoperative.com/wp-content/uploads/2009/12/hartman-saidiya-v.-scenes-of-subjection-terror-slavery-and-self-making-in-nineteenth-century-america.pdf]/Iowa//Bashir</w:t>
      </w:r>
    </w:p>
    <w:p w14:paraId="215D3937" w14:textId="77777777" w:rsidR="002110C0" w:rsidRPr="00A24A6A" w:rsidRDefault="002110C0" w:rsidP="002110C0">
      <w:pPr>
        <w:rPr>
          <w:rFonts w:asciiTheme="minorHAnsi" w:hAnsiTheme="minorHAnsi" w:cstheme="minorHAnsi"/>
        </w:rPr>
      </w:pPr>
      <w:r w:rsidRPr="00A24A6A">
        <w:rPr>
          <w:rFonts w:asciiTheme="minorHAnsi" w:hAnsiTheme="minorHAnsi" w:cstheme="minorHAnsi"/>
          <w:b/>
          <w:bCs/>
          <w:color w:val="000000"/>
          <w:u w:val="single"/>
          <w:shd w:val="clear" w:color="auto" w:fill="00FFFF"/>
        </w:rPr>
        <w:t>Emancipation</w:t>
      </w:r>
      <w:r w:rsidRPr="00A24A6A">
        <w:rPr>
          <w:rFonts w:asciiTheme="minorHAnsi" w:hAnsiTheme="minorHAnsi" w:cstheme="minorHAnsi"/>
          <w:b/>
          <w:bCs/>
          <w:color w:val="000000"/>
          <w:u w:val="single"/>
        </w:rPr>
        <w:t xml:space="preserve"> announced the end of chattel slavery; however, it </w:t>
      </w:r>
      <w:r w:rsidRPr="00A24A6A">
        <w:rPr>
          <w:rFonts w:asciiTheme="minorHAnsi" w:hAnsiTheme="minorHAnsi" w:cstheme="minorHAnsi"/>
          <w:b/>
          <w:bCs/>
          <w:color w:val="000000"/>
          <w:u w:val="single"/>
          <w:shd w:val="clear" w:color="auto" w:fill="00FFFF"/>
        </w:rPr>
        <w:t>by no means marked the end of bondage. The free(d) individual was nothing if not</w:t>
      </w:r>
      <w:r w:rsidRPr="00A24A6A">
        <w:rPr>
          <w:rFonts w:asciiTheme="minorHAnsi" w:hAnsiTheme="minorHAnsi" w:cstheme="minorHAnsi"/>
          <w:b/>
          <w:bCs/>
          <w:color w:val="000000"/>
          <w:u w:val="single"/>
        </w:rPr>
        <w:t xml:space="preserve"> burdened, </w:t>
      </w:r>
      <w:r w:rsidRPr="00A24A6A">
        <w:rPr>
          <w:rFonts w:asciiTheme="minorHAnsi" w:hAnsiTheme="minorHAnsi" w:cstheme="minorHAnsi"/>
          <w:b/>
          <w:bCs/>
          <w:color w:val="000000"/>
          <w:u w:val="single"/>
          <w:shd w:val="clear" w:color="auto" w:fill="00FFFF"/>
        </w:rPr>
        <w:t>responsible</w:t>
      </w:r>
      <w:r w:rsidRPr="00A24A6A">
        <w:rPr>
          <w:rFonts w:asciiTheme="minorHAnsi" w:hAnsiTheme="minorHAnsi" w:cstheme="minorHAnsi"/>
          <w:b/>
          <w:bCs/>
          <w:color w:val="000000"/>
          <w:u w:val="single"/>
        </w:rPr>
        <w:t xml:space="preserve">, and obligated. </w:t>
      </w:r>
      <w:r w:rsidRPr="00A24A6A">
        <w:rPr>
          <w:rFonts w:asciiTheme="minorHAnsi" w:hAnsiTheme="minorHAnsi" w:cstheme="minorHAnsi"/>
          <w:b/>
          <w:bCs/>
          <w:color w:val="000000"/>
          <w:u w:val="single"/>
          <w:shd w:val="clear" w:color="auto" w:fill="00FFFF"/>
        </w:rPr>
        <w:t>Responsibility entailed accounting for one's actions, dutiful suppliance, contractual obligation, and calculated reciprocity.</w:t>
      </w:r>
      <w:r w:rsidRPr="00A24A6A">
        <w:rPr>
          <w:rFonts w:asciiTheme="minorHAnsi" w:hAnsiTheme="minorHAnsi" w:cstheme="minorHAnsi"/>
          <w:b/>
          <w:bCs/>
          <w:color w:val="000000"/>
          <w:u w:val="single"/>
        </w:rPr>
        <w:t xml:space="preserve"> Fundamentally, </w:t>
      </w:r>
      <w:r w:rsidRPr="00A24A6A">
        <w:rPr>
          <w:rFonts w:asciiTheme="minorHAnsi" w:hAnsiTheme="minorHAnsi" w:cstheme="minorHAnsi"/>
          <w:b/>
          <w:bCs/>
          <w:color w:val="000000"/>
          <w:u w:val="single"/>
          <w:shd w:val="clear" w:color="auto" w:fill="00FFFF"/>
        </w:rPr>
        <w:t>to be responsible was to be blameworthy</w:t>
      </w:r>
      <w:r w:rsidRPr="00A24A6A">
        <w:rPr>
          <w:rFonts w:asciiTheme="minorHAnsi" w:hAnsiTheme="minorHAnsi" w:cstheme="minorHAnsi"/>
          <w:b/>
          <w:bCs/>
          <w:color w:val="000000"/>
          <w:u w:val="single"/>
        </w:rPr>
        <w:t xml:space="preserve">. In this respect, </w:t>
      </w:r>
      <w:r w:rsidRPr="00A24A6A">
        <w:rPr>
          <w:rFonts w:asciiTheme="minorHAnsi" w:hAnsiTheme="minorHAnsi" w:cstheme="minorHAnsi"/>
          <w:b/>
          <w:bCs/>
          <w:color w:val="000000"/>
          <w:u w:val="single"/>
          <w:shd w:val="clear" w:color="auto" w:fill="00FFFF"/>
        </w:rPr>
        <w:t xml:space="preserve">the exercise of free will, quite literally, was inextricable from guilty infractions, criminal misdeeds, punishable transgressions, and an elaborate </w:t>
      </w:r>
      <w:proofErr w:type="spellStart"/>
      <w:r w:rsidRPr="00A24A6A">
        <w:rPr>
          <w:rFonts w:asciiTheme="minorHAnsi" w:hAnsiTheme="minorHAnsi" w:cstheme="minorHAnsi"/>
          <w:b/>
          <w:bCs/>
          <w:color w:val="000000"/>
          <w:u w:val="single"/>
          <w:shd w:val="clear" w:color="auto" w:fill="00FFFF"/>
        </w:rPr>
        <w:t>micropenality</w:t>
      </w:r>
      <w:proofErr w:type="spellEnd"/>
      <w:r w:rsidRPr="00A24A6A">
        <w:rPr>
          <w:rFonts w:asciiTheme="minorHAnsi" w:hAnsiTheme="minorHAnsi" w:cstheme="minorHAnsi"/>
          <w:b/>
          <w:bCs/>
          <w:color w:val="000000"/>
          <w:u w:val="single"/>
          <w:shd w:val="clear" w:color="auto" w:fill="00FFFF"/>
        </w:rPr>
        <w:t xml:space="preserve"> of everyday life.</w:t>
      </w:r>
      <w:r w:rsidRPr="00A24A6A">
        <w:rPr>
          <w:rFonts w:asciiTheme="minorHAnsi" w:hAnsiTheme="minorHAnsi" w:cstheme="minorHAnsi"/>
          <w:b/>
          <w:bCs/>
          <w:color w:val="000000"/>
          <w:u w:val="single"/>
        </w:rPr>
        <w:t xml:space="preserve"> Responsibility made man an end in himself, and as such, the autonomous and intending agent was above all else culpable.</w:t>
      </w:r>
      <w:r w:rsidRPr="00A24A6A">
        <w:rPr>
          <w:rFonts w:asciiTheme="minorHAnsi" w:hAnsiTheme="minorHAnsi" w:cstheme="minorHAnsi"/>
          <w:sz w:val="16"/>
          <w:szCs w:val="16"/>
        </w:rPr>
        <w:t xml:space="preserve"> As Friedrich Nietzsche observed: "The proud realization of the extraordinary privilege of responsibility, the awareness of this rare freedom and power over himself and his destiny, has penetrated him to the depths and become an instinct, his dominant instinct: what will he call his dominant instinct, assuming that he needs a word for it? No doubt about the answer: this sovereign man calls it his conscience.""1 In this regard, the burden of conscience attendant to the formation of the sovereign individual was decisive not only in the ways that it facilitated self-disciplining but also in its ability to engender resentment toward and justify the punishment of those who fell below "the threshold of responsibility" or failed to achieve the requisite degree of self-control.2 </w:t>
      </w:r>
      <w:r w:rsidRPr="00A24A6A">
        <w:rPr>
          <w:rFonts w:asciiTheme="minorHAnsi" w:hAnsiTheme="minorHAnsi" w:cstheme="minorHAnsi"/>
          <w:b/>
          <w:bCs/>
          <w:color w:val="000000"/>
          <w:u w:val="single"/>
          <w:shd w:val="clear" w:color="auto" w:fill="00FFFF"/>
        </w:rPr>
        <w:t>The</w:t>
      </w:r>
      <w:r w:rsidRPr="00A24A6A">
        <w:rPr>
          <w:rFonts w:asciiTheme="minorHAnsi" w:hAnsiTheme="minorHAnsi" w:cstheme="minorHAnsi"/>
          <w:b/>
          <w:bCs/>
          <w:color w:val="000000"/>
          <w:u w:val="single"/>
        </w:rPr>
        <w:t xml:space="preserve"> </w:t>
      </w:r>
      <w:r w:rsidRPr="00A24A6A">
        <w:rPr>
          <w:rFonts w:asciiTheme="minorHAnsi" w:hAnsiTheme="minorHAnsi" w:cstheme="minorHAnsi"/>
          <w:b/>
          <w:bCs/>
          <w:color w:val="000000"/>
          <w:u w:val="single"/>
          <w:shd w:val="clear" w:color="auto" w:fill="00FFFF"/>
        </w:rPr>
        <w:t>onus of accountability that rested upon the shoulders of the self-responsible individual-the task of proving oneself worthy of freedom-combined with the undue hardships of emancipation engendered an anomalous condition betwixt and between slavery and freedom,</w:t>
      </w:r>
      <w:r w:rsidRPr="00A24A6A">
        <w:rPr>
          <w:rFonts w:asciiTheme="minorHAnsi" w:hAnsiTheme="minorHAnsi" w:cstheme="minorHAnsi"/>
          <w:b/>
          <w:bCs/>
          <w:color w:val="000000"/>
          <w:u w:val="single"/>
        </w:rPr>
        <w:t xml:space="preserve"> for in this case </w:t>
      </w:r>
      <w:r w:rsidRPr="00A24A6A">
        <w:rPr>
          <w:rFonts w:asciiTheme="minorHAnsi" w:hAnsiTheme="minorHAnsi" w:cstheme="minorHAnsi"/>
          <w:b/>
          <w:bCs/>
          <w:color w:val="000000"/>
          <w:u w:val="single"/>
          <w:shd w:val="clear" w:color="auto" w:fill="00FFFF"/>
        </w:rPr>
        <w:t>the individual was not only tethered by the bonds of conscience and duty</w:t>
      </w:r>
      <w:r w:rsidRPr="00A24A6A">
        <w:rPr>
          <w:rFonts w:asciiTheme="minorHAnsi" w:hAnsiTheme="minorHAnsi" w:cstheme="minorHAnsi"/>
          <w:b/>
          <w:bCs/>
          <w:color w:val="000000"/>
          <w:u w:val="single"/>
        </w:rPr>
        <w:t xml:space="preserve"> and obliged by the ascetic imperatives of restraint and self-</w:t>
      </w:r>
      <w:r w:rsidRPr="00A24A6A">
        <w:rPr>
          <w:rStyle w:val="Emphasis"/>
          <w:rFonts w:asciiTheme="minorHAnsi" w:hAnsiTheme="minorHAnsi" w:cstheme="minorHAnsi"/>
        </w:rPr>
        <w:t xml:space="preserve">reliance </w:t>
      </w:r>
      <w:r w:rsidRPr="00A24A6A">
        <w:rPr>
          <w:rStyle w:val="Emphasis"/>
          <w:rFonts w:asciiTheme="minorHAnsi" w:hAnsiTheme="minorHAnsi" w:cstheme="minorHAnsi"/>
          <w:sz w:val="32"/>
          <w:szCs w:val="32"/>
          <w:highlight w:val="cyan"/>
        </w:rPr>
        <w:t>but also literally constrained within a mixed-labor system in which contract was the vehicle of servitude and accountability was inseparable from peonage</w:t>
      </w:r>
      <w:r w:rsidRPr="00A24A6A">
        <w:rPr>
          <w:rStyle w:val="Emphasis"/>
          <w:rFonts w:asciiTheme="minorHAnsi" w:hAnsiTheme="minorHAnsi" w:cstheme="minorHAnsi"/>
          <w:sz w:val="32"/>
          <w:szCs w:val="32"/>
        </w:rPr>
        <w:t>.</w:t>
      </w:r>
      <w:r w:rsidRPr="00A24A6A">
        <w:rPr>
          <w:rFonts w:asciiTheme="minorHAnsi" w:hAnsiTheme="minorHAnsi" w:cstheme="minorHAnsi"/>
          <w:sz w:val="18"/>
          <w:szCs w:val="18"/>
        </w:rPr>
        <w:t xml:space="preserve"> </w:t>
      </w:r>
      <w:r w:rsidRPr="00A24A6A">
        <w:rPr>
          <w:rFonts w:asciiTheme="minorHAnsi" w:hAnsiTheme="minorHAnsi" w:cstheme="minorHAnsi"/>
          <w:sz w:val="16"/>
          <w:szCs w:val="16"/>
        </w:rPr>
        <w:t xml:space="preserve">Moreover, </w:t>
      </w:r>
      <w:r w:rsidRPr="00A24A6A">
        <w:rPr>
          <w:rFonts w:asciiTheme="minorHAnsi" w:hAnsiTheme="minorHAnsi" w:cstheme="minorHAnsi"/>
          <w:b/>
          <w:bCs/>
          <w:color w:val="000000"/>
          <w:u w:val="single"/>
        </w:rPr>
        <w:t xml:space="preserve">the guilty volition enjoyed by the free agent bore an uncanny resemblance to the only form of agency legally exercised by the enslaved-that is, criminal liability. </w:t>
      </w:r>
      <w:r w:rsidRPr="00A24A6A">
        <w:rPr>
          <w:rFonts w:asciiTheme="minorHAnsi" w:hAnsiTheme="minorHAnsi" w:cstheme="minorHAnsi"/>
          <w:sz w:val="16"/>
          <w:szCs w:val="16"/>
        </w:rPr>
        <w:t xml:space="preserve">Responsibility and restraint all too easily yielded to a condition of involuntary servitude, and culpability inevitably gave way to indebtedness. The emergence of what I term "indebted servitude" is the subject of this chapter. I </w:t>
      </w:r>
      <w:r w:rsidRPr="00A24A6A">
        <w:rPr>
          <w:rFonts w:asciiTheme="minorHAnsi" w:hAnsiTheme="minorHAnsi" w:cstheme="minorHAnsi"/>
          <w:b/>
          <w:bCs/>
          <w:color w:val="000000"/>
          <w:u w:val="single"/>
          <w:shd w:val="clear" w:color="auto" w:fill="00FFFF"/>
        </w:rPr>
        <w:t>use the term "indebted servitude</w:t>
      </w:r>
      <w:r w:rsidRPr="00A24A6A">
        <w:rPr>
          <w:rFonts w:asciiTheme="minorHAnsi" w:hAnsiTheme="minorHAnsi" w:cstheme="minorHAnsi"/>
          <w:b/>
          <w:bCs/>
          <w:u w:val="single"/>
        </w:rPr>
        <w:t xml:space="preserve">" to </w:t>
      </w:r>
      <w:r w:rsidRPr="00A24A6A">
        <w:rPr>
          <w:rFonts w:asciiTheme="minorHAnsi" w:hAnsiTheme="minorHAnsi" w:cstheme="minorHAnsi"/>
          <w:b/>
          <w:bCs/>
          <w:color w:val="000000"/>
          <w:u w:val="single"/>
          <w:shd w:val="clear" w:color="auto" w:fill="00FFFF"/>
        </w:rPr>
        <w:t>amplify the constraints of conscience</w:t>
      </w:r>
      <w:r w:rsidRPr="00A24A6A">
        <w:rPr>
          <w:rFonts w:asciiTheme="minorHAnsi" w:hAnsiTheme="minorHAnsi" w:cstheme="minorHAnsi"/>
          <w:b/>
          <w:bCs/>
          <w:u w:val="single"/>
        </w:rPr>
        <w:t xml:space="preserve"> (discipline internalized and lauded as a virtue), the coercion and compulsion of the free labor system, </w:t>
      </w:r>
      <w:r w:rsidRPr="00A24A6A">
        <w:rPr>
          <w:rFonts w:asciiTheme="minorHAnsi" w:hAnsiTheme="minorHAnsi" w:cstheme="minorHAnsi"/>
          <w:b/>
          <w:bCs/>
          <w:color w:val="000000"/>
          <w:u w:val="single"/>
          <w:shd w:val="clear" w:color="auto" w:fill="00FFFF"/>
        </w:rPr>
        <w:t>and the "grafting of morality onto economics" in the making of the dutiful free laborer</w:t>
      </w:r>
      <w:r w:rsidRPr="00A24A6A">
        <w:rPr>
          <w:rFonts w:asciiTheme="minorHAnsi" w:hAnsiTheme="minorHAnsi" w:cstheme="minorHAnsi"/>
          <w:b/>
          <w:bCs/>
          <w:u w:val="single"/>
        </w:rPr>
        <w:t xml:space="preserve"> and similarly to illuminate the elasticity of debt in effecting peonage and other forms of involuntary servitude</w:t>
      </w:r>
      <w:r w:rsidRPr="00A24A6A">
        <w:rPr>
          <w:rFonts w:asciiTheme="minorHAnsi" w:hAnsiTheme="minorHAnsi" w:cstheme="minorHAnsi"/>
          <w:sz w:val="16"/>
          <w:szCs w:val="16"/>
        </w:rPr>
        <w:t xml:space="preserve">.3 According to Nietzsche, the feelings of guilt, obligation, and responsibility originated in the relationship of creditor and debtor; moreover, debt as the measure of morality sanctions the imposition of punishment; debt serves to reinscribe both servitude and the pained constitution of blackness.4 A telling example of this calculation of conscience or the entanglement of debt and duty can be found in Jared Bell Waterbury's Advice to a Young Christian. Here the duty of self-examination is compared to bookkeeping: "Let the duty [of </w:t>
      </w:r>
      <w:proofErr w:type="spellStart"/>
      <w:r w:rsidRPr="00A24A6A">
        <w:rPr>
          <w:rFonts w:asciiTheme="minorHAnsi" w:hAnsiTheme="minorHAnsi" w:cstheme="minorHAnsi"/>
          <w:sz w:val="16"/>
          <w:szCs w:val="16"/>
        </w:rPr>
        <w:t>selfexamination</w:t>
      </w:r>
      <w:proofErr w:type="spellEnd"/>
      <w:r w:rsidRPr="00A24A6A">
        <w:rPr>
          <w:rFonts w:asciiTheme="minorHAnsi" w:hAnsiTheme="minorHAnsi" w:cstheme="minorHAnsi"/>
          <w:sz w:val="16"/>
          <w:szCs w:val="16"/>
        </w:rPr>
        <w:t xml:space="preserve">] be duly and thoroughly performed, and we rise to the standard of the </w:t>
      </w:r>
      <w:proofErr w:type="spellStart"/>
      <w:r w:rsidRPr="00A24A6A">
        <w:rPr>
          <w:rFonts w:asciiTheme="minorHAnsi" w:hAnsiTheme="minorHAnsi" w:cstheme="minorHAnsi"/>
          <w:sz w:val="16"/>
          <w:szCs w:val="16"/>
        </w:rPr>
        <w:t>skilful</w:t>
      </w:r>
      <w:proofErr w:type="spellEnd"/>
      <w:r w:rsidRPr="00A24A6A">
        <w:rPr>
          <w:rFonts w:asciiTheme="minorHAnsi" w:hAnsiTheme="minorHAnsi" w:cstheme="minorHAnsi"/>
          <w:sz w:val="16"/>
          <w:szCs w:val="16"/>
        </w:rPr>
        <w:t xml:space="preserve"> [sic] and prudent merchant, who duly records every item of business; who never closes his counting-house until his balance sheet is made up; and who, by a single reference, can tell the true state of his accounts, </w:t>
      </w:r>
      <w:r w:rsidRPr="00A24A6A">
        <w:rPr>
          <w:rFonts w:asciiTheme="minorHAnsi" w:hAnsiTheme="minorHAnsi" w:cstheme="minorHAnsi"/>
          <w:sz w:val="16"/>
          <w:szCs w:val="16"/>
        </w:rPr>
        <w:lastRenderedPageBreak/>
        <w:t xml:space="preserve">and form a correct estimate of his commercial standing.'5 </w:t>
      </w:r>
      <w:r w:rsidRPr="00A24A6A">
        <w:rPr>
          <w:rFonts w:asciiTheme="minorHAnsi" w:hAnsiTheme="minorHAnsi" w:cstheme="minorHAnsi"/>
          <w:b/>
          <w:bCs/>
          <w:color w:val="000000"/>
          <w:u w:val="single"/>
        </w:rPr>
        <w:t>In the case of the freed, the cultivation of conscience operated in the whip's stead as an overseer of the soul, although the use of compulsion was routinely employed against those seemingly remiss in their duties</w:t>
      </w:r>
      <w:r w:rsidRPr="00A24A6A">
        <w:rPr>
          <w:rFonts w:asciiTheme="minorHAnsi" w:hAnsiTheme="minorHAnsi" w:cstheme="minorHAnsi"/>
          <w:sz w:val="16"/>
          <w:szCs w:val="16"/>
        </w:rPr>
        <w:t xml:space="preserve">. As it turned out, the encumbrance of freedom made one not only blameworthy and vulnerable to hardship and </w:t>
      </w:r>
      <w:proofErr w:type="spellStart"/>
      <w:r w:rsidRPr="00A24A6A">
        <w:rPr>
          <w:rFonts w:asciiTheme="minorHAnsi" w:hAnsiTheme="minorHAnsi" w:cstheme="minorHAnsi"/>
          <w:sz w:val="16"/>
          <w:szCs w:val="16"/>
        </w:rPr>
        <w:t>affiction</w:t>
      </w:r>
      <w:proofErr w:type="spellEnd"/>
      <w:r w:rsidRPr="00A24A6A">
        <w:rPr>
          <w:rFonts w:asciiTheme="minorHAnsi" w:hAnsiTheme="minorHAnsi" w:cstheme="minorHAnsi"/>
          <w:sz w:val="16"/>
          <w:szCs w:val="16"/>
        </w:rPr>
        <w:t xml:space="preserve"> in the name of interest but also, surprisingly, no less susceptible to the correctives of coercion and constraint.</w:t>
      </w:r>
    </w:p>
    <w:p w14:paraId="1068B8BE" w14:textId="77777777" w:rsidR="002110C0" w:rsidRPr="00A24A6A" w:rsidRDefault="002110C0" w:rsidP="002110C0"/>
    <w:p w14:paraId="1C84089F"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that nigga!  </w:t>
      </w:r>
    </w:p>
    <w:p w14:paraId="104B8D10"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that nigga!!  </w:t>
      </w:r>
    </w:p>
    <w:p w14:paraId="3D6F555C"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a negro! Yes negro, negro from *necro* meaning death  </w:t>
      </w:r>
    </w:p>
    <w:p w14:paraId="732A8D40"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I overcame it so they named me after it</w:t>
      </w:r>
    </w:p>
    <w:p w14:paraId="4279C07E"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And I be spitting at death from behind  </w:t>
      </w:r>
    </w:p>
    <w:p w14:paraId="53DA7F82"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And putting “Kick Me” signs on </w:t>
      </w:r>
      <w:proofErr w:type="spellStart"/>
      <w:r w:rsidRPr="00A24A6A">
        <w:rPr>
          <w:rFonts w:asciiTheme="minorHAnsi" w:hAnsiTheme="minorHAnsi" w:cstheme="minorHAnsi"/>
          <w:sz w:val="28"/>
        </w:rPr>
        <w:t>it's</w:t>
      </w:r>
      <w:proofErr w:type="spellEnd"/>
      <w:r w:rsidRPr="00A24A6A">
        <w:rPr>
          <w:rFonts w:asciiTheme="minorHAnsi" w:hAnsiTheme="minorHAnsi" w:cstheme="minorHAnsi"/>
          <w:sz w:val="28"/>
        </w:rPr>
        <w:t xml:space="preserve"> back  </w:t>
      </w:r>
    </w:p>
    <w:p w14:paraId="005A80FC"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Because I am not the son of Sha-Clack-Clack  </w:t>
      </w:r>
    </w:p>
    <w:p w14:paraId="2B130676"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before that, I am before  </w:t>
      </w:r>
    </w:p>
    <w:p w14:paraId="13EB9837"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I am before </w:t>
      </w:r>
      <w:proofErr w:type="spellStart"/>
      <w:r w:rsidRPr="00A24A6A">
        <w:rPr>
          <w:rFonts w:asciiTheme="minorHAnsi" w:hAnsiTheme="minorHAnsi" w:cstheme="minorHAnsi"/>
          <w:sz w:val="28"/>
        </w:rPr>
        <w:t>before</w:t>
      </w:r>
      <w:proofErr w:type="spellEnd"/>
      <w:r w:rsidRPr="00A24A6A">
        <w:rPr>
          <w:rFonts w:asciiTheme="minorHAnsi" w:hAnsiTheme="minorHAnsi" w:cstheme="minorHAnsi"/>
          <w:sz w:val="28"/>
        </w:rPr>
        <w:t xml:space="preserve">  </w:t>
      </w:r>
    </w:p>
    <w:p w14:paraId="503B3272"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Before death is eternity, after death is eternity  </w:t>
      </w:r>
    </w:p>
    <w:p w14:paraId="0A0B2FA9"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There is no death there's only eternity  </w:t>
      </w:r>
    </w:p>
    <w:p w14:paraId="6A301D9D"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And I be riding on the wings of eternity  </w:t>
      </w:r>
    </w:p>
    <w:p w14:paraId="52ED0B37"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Like HYAH! HYAH! HYAH! Sha-Clack-Clack</w:t>
      </w:r>
      <w:r w:rsidRPr="00D57715">
        <w:rPr>
          <w:rFonts w:asciiTheme="minorHAnsi" w:hAnsiTheme="minorHAnsi" w:cstheme="minorHAnsi"/>
          <w:sz w:val="28"/>
          <w:vertAlign w:val="superscript"/>
        </w:rPr>
        <w:t>1</w:t>
      </w:r>
    </w:p>
    <w:p w14:paraId="53F73782" w14:textId="77777777" w:rsidR="002110C0" w:rsidRDefault="002110C0" w:rsidP="002110C0">
      <w:pPr>
        <w:rPr>
          <w:color w:val="000000"/>
          <w:sz w:val="27"/>
          <w:szCs w:val="27"/>
        </w:rPr>
      </w:pPr>
    </w:p>
    <w:p w14:paraId="4E194786"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Unionization and “worker protections” will always be synonymous with whiteness. The resolution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3AD9BC97"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b/>
          <w:bCs/>
          <w:sz w:val="28"/>
          <w:szCs w:val="28"/>
        </w:rPr>
        <w:t>Green</w:t>
      </w:r>
      <w:r w:rsidRPr="00A24A6A">
        <w:rPr>
          <w:rFonts w:asciiTheme="minorHAnsi" w:hAnsiTheme="minorHAnsi" w:cstheme="minorHAnsi"/>
          <w:sz w:val="20"/>
          <w:szCs w:val="20"/>
        </w:rPr>
        <w:t xml:space="preserve">, Venus, </w:t>
      </w:r>
      <w:r w:rsidRPr="00A24A6A">
        <w:rPr>
          <w:rFonts w:asciiTheme="minorHAnsi" w:hAnsiTheme="minorHAnsi" w:cstheme="minorHAnsi"/>
          <w:b/>
          <w:bCs/>
          <w:sz w:val="28"/>
          <w:szCs w:val="28"/>
        </w:rPr>
        <w:t>and</w:t>
      </w:r>
      <w:r w:rsidRPr="00A24A6A">
        <w:rPr>
          <w:rFonts w:asciiTheme="minorHAnsi" w:hAnsiTheme="minorHAnsi" w:cstheme="minorHAnsi"/>
          <w:sz w:val="16"/>
          <w:szCs w:val="16"/>
        </w:rPr>
        <w:t xml:space="preserve"> </w:t>
      </w:r>
      <w:r w:rsidRPr="00A24A6A">
        <w:rPr>
          <w:rFonts w:asciiTheme="minorHAnsi" w:hAnsiTheme="minorHAnsi" w:cstheme="minorHAnsi"/>
          <w:sz w:val="20"/>
          <w:szCs w:val="20"/>
        </w:rPr>
        <w:t xml:space="preserve">Cedric </w:t>
      </w:r>
      <w:r w:rsidRPr="00A24A6A">
        <w:rPr>
          <w:rFonts w:asciiTheme="minorHAnsi" w:hAnsiTheme="minorHAnsi" w:cstheme="minorHAnsi"/>
          <w:b/>
          <w:bCs/>
          <w:sz w:val="28"/>
          <w:szCs w:val="28"/>
        </w:rPr>
        <w:t>de Leon</w:t>
      </w:r>
      <w:r w:rsidRPr="00A24A6A">
        <w:rPr>
          <w:rFonts w:asciiTheme="minorHAnsi" w:hAnsiTheme="minorHAnsi" w:cstheme="minorHAnsi"/>
          <w:sz w:val="20"/>
          <w:szCs w:val="20"/>
        </w:rPr>
        <w:t>. "The Ruse of Recognition: Black Labor in the Afterlife of Slavery." </w:t>
      </w:r>
      <w:r w:rsidRPr="00A24A6A">
        <w:rPr>
          <w:rFonts w:asciiTheme="minorHAnsi" w:hAnsiTheme="minorHAnsi" w:cstheme="minorHAnsi"/>
          <w:i/>
          <w:iCs/>
          <w:sz w:val="20"/>
          <w:szCs w:val="20"/>
        </w:rPr>
        <w:t>Sociology of Race and Ethnicity</w:t>
      </w:r>
      <w:r w:rsidRPr="00A24A6A">
        <w:rPr>
          <w:rFonts w:asciiTheme="minorHAnsi" w:hAnsiTheme="minorHAnsi" w:cstheme="minorHAnsi"/>
          <w:sz w:val="20"/>
          <w:szCs w:val="20"/>
        </w:rPr>
        <w:t> 11.2 (20</w:t>
      </w:r>
      <w:r w:rsidRPr="00A24A6A">
        <w:rPr>
          <w:rFonts w:asciiTheme="minorHAnsi" w:hAnsiTheme="minorHAnsi" w:cstheme="minorHAnsi"/>
          <w:b/>
          <w:bCs/>
          <w:sz w:val="28"/>
          <w:szCs w:val="28"/>
        </w:rPr>
        <w:t>25</w:t>
      </w:r>
      <w:r w:rsidRPr="00A24A6A">
        <w:rPr>
          <w:rFonts w:asciiTheme="minorHAnsi" w:hAnsiTheme="minorHAnsi" w:cstheme="minorHAnsi"/>
          <w:sz w:val="20"/>
          <w:szCs w:val="20"/>
        </w:rPr>
        <w:t>): 207-220.</w:t>
      </w:r>
    </w:p>
    <w:p w14:paraId="4E24CFAF" w14:textId="77777777" w:rsidR="002110C0" w:rsidRPr="00A24A6A" w:rsidRDefault="002110C0" w:rsidP="002110C0">
      <w:pPr>
        <w:rPr>
          <w:rFonts w:asciiTheme="minorHAnsi" w:hAnsiTheme="minorHAnsi" w:cstheme="minorHAnsi"/>
          <w:sz w:val="16"/>
        </w:rPr>
      </w:pPr>
      <w:r w:rsidRPr="00A24A6A">
        <w:rPr>
          <w:rFonts w:asciiTheme="minorHAnsi" w:hAnsiTheme="minorHAnsi" w:cstheme="minorHAnsi"/>
          <w:sz w:val="16"/>
        </w:rPr>
        <w:t xml:space="preserve">THE RUSE OF RECOGNITION: THE ANTIBLACK LOGICS OF WHITE ORGANIZED LABOR </w:t>
      </w:r>
      <w:r w:rsidRPr="00A24A6A">
        <w:rPr>
          <w:rFonts w:asciiTheme="minorHAnsi" w:hAnsiTheme="minorHAnsi" w:cstheme="minorHAnsi"/>
          <w:b/>
          <w:bCs/>
          <w:u w:val="single"/>
        </w:rPr>
        <w:t xml:space="preserve">The </w:t>
      </w:r>
      <w:r w:rsidRPr="00A24A6A">
        <w:rPr>
          <w:rFonts w:asciiTheme="minorHAnsi" w:hAnsiTheme="minorHAnsi" w:cstheme="minorHAnsi"/>
          <w:b/>
          <w:bCs/>
          <w:highlight w:val="cyan"/>
          <w:u w:val="single"/>
        </w:rPr>
        <w:t>ruse of recognition</w:t>
      </w:r>
      <w:r w:rsidRPr="00A24A6A">
        <w:rPr>
          <w:rFonts w:asciiTheme="minorHAnsi" w:hAnsiTheme="minorHAnsi" w:cstheme="minorHAnsi"/>
          <w:b/>
          <w:bCs/>
          <w:u w:val="single"/>
        </w:rPr>
        <w:t xml:space="preserve">, which </w:t>
      </w:r>
      <w:r w:rsidRPr="00A24A6A">
        <w:rPr>
          <w:rFonts w:asciiTheme="minorHAnsi" w:hAnsiTheme="minorHAnsi" w:cstheme="minorHAnsi"/>
          <w:b/>
          <w:bCs/>
          <w:highlight w:val="cyan"/>
          <w:u w:val="single"/>
        </w:rPr>
        <w:t>sustains anti-Black ness through the</w:t>
      </w:r>
      <w:r w:rsidRPr="00A24A6A">
        <w:rPr>
          <w:rFonts w:asciiTheme="minorHAnsi" w:hAnsiTheme="minorHAnsi" w:cstheme="minorHAnsi"/>
          <w:b/>
          <w:bCs/>
          <w:u w:val="single"/>
        </w:rPr>
        <w:t xml:space="preserve"> trade </w:t>
      </w:r>
      <w:r w:rsidRPr="00A24A6A">
        <w:rPr>
          <w:rFonts w:asciiTheme="minorHAnsi" w:hAnsiTheme="minorHAnsi" w:cstheme="minorHAnsi"/>
          <w:b/>
          <w:bCs/>
          <w:highlight w:val="cyan"/>
          <w:u w:val="single"/>
        </w:rPr>
        <w:t>unionist politics of Black inclusion,</w:t>
      </w:r>
      <w:r w:rsidRPr="00A24A6A">
        <w:rPr>
          <w:rFonts w:asciiTheme="minorHAnsi" w:hAnsiTheme="minorHAnsi" w:cstheme="minorHAnsi"/>
          <w:b/>
          <w:bCs/>
          <w:u w:val="single"/>
        </w:rPr>
        <w:t xml:space="preserve"> has three primary themes. </w:t>
      </w:r>
      <w:r w:rsidRPr="00A24A6A">
        <w:rPr>
          <w:rFonts w:asciiTheme="minorHAnsi" w:hAnsiTheme="minorHAnsi" w:cstheme="minorHAnsi"/>
          <w:b/>
          <w:bCs/>
          <w:u w:val="single"/>
        </w:rPr>
        <w:lastRenderedPageBreak/>
        <w:t xml:space="preserve">Together they </w:t>
      </w:r>
      <w:r w:rsidRPr="00A24A6A">
        <w:rPr>
          <w:rFonts w:asciiTheme="minorHAnsi" w:hAnsiTheme="minorHAnsi" w:cstheme="minorHAnsi"/>
          <w:sz w:val="16"/>
        </w:rPr>
        <w:t xml:space="preserve">circumvent a more radical labor formation, </w:t>
      </w:r>
      <w:r w:rsidRPr="00A24A6A">
        <w:rPr>
          <w:rFonts w:asciiTheme="minorHAnsi" w:hAnsiTheme="minorHAnsi" w:cstheme="minorHAnsi"/>
          <w:b/>
          <w:bCs/>
          <w:u w:val="single"/>
        </w:rPr>
        <w:t xml:space="preserve">curtail Black emancipation, reproduce Whiteness, and disavow Black suffering. </w:t>
      </w:r>
      <w:r w:rsidRPr="00A24A6A">
        <w:rPr>
          <w:rFonts w:asciiTheme="minorHAnsi" w:hAnsiTheme="minorHAnsi" w:cstheme="minorHAnsi"/>
          <w:sz w:val="16"/>
        </w:rPr>
        <w:t>The first is a rhetorical tool we call “</w:t>
      </w:r>
      <w:r w:rsidRPr="00A24A6A">
        <w:rPr>
          <w:rFonts w:asciiTheme="minorHAnsi" w:hAnsiTheme="minorHAnsi" w:cstheme="minorHAnsi"/>
          <w:b/>
          <w:bCs/>
          <w:highlight w:val="cyan"/>
          <w:u w:val="single"/>
        </w:rPr>
        <w:t>homogenization</w:t>
      </w:r>
      <w:r w:rsidRPr="00A24A6A">
        <w:rPr>
          <w:rFonts w:asciiTheme="minorHAnsi" w:hAnsiTheme="minorHAnsi" w:cstheme="minorHAnsi"/>
          <w:b/>
          <w:bCs/>
          <w:u w:val="single"/>
        </w:rPr>
        <w:t xml:space="preserve">,” which </w:t>
      </w:r>
      <w:r w:rsidRPr="00A24A6A">
        <w:rPr>
          <w:rFonts w:asciiTheme="minorHAnsi" w:hAnsiTheme="minorHAnsi" w:cstheme="minorHAnsi"/>
          <w:b/>
          <w:bCs/>
          <w:highlight w:val="cyan"/>
          <w:u w:val="single"/>
        </w:rPr>
        <w:t>frames both White and Black workers as experiencing the same forms of suffering</w:t>
      </w:r>
      <w:r w:rsidRPr="00A24A6A">
        <w:rPr>
          <w:rFonts w:asciiTheme="minorHAnsi" w:hAnsiTheme="minorHAnsi" w:cstheme="minorHAnsi"/>
          <w:b/>
          <w:bCs/>
          <w:u w:val="single"/>
        </w:rPr>
        <w:t xml:space="preserve"> under waged work post-Emancipation. </w:t>
      </w:r>
      <w:r w:rsidRPr="00A24A6A">
        <w:rPr>
          <w:rFonts w:asciiTheme="minorHAnsi" w:hAnsiTheme="minorHAnsi" w:cstheme="minorHAnsi"/>
          <w:b/>
          <w:bCs/>
          <w:highlight w:val="cyan"/>
          <w:u w:val="single"/>
        </w:rPr>
        <w:t>White trade union leaders’</w:t>
      </w:r>
      <w:r w:rsidRPr="00A24A6A">
        <w:rPr>
          <w:rFonts w:asciiTheme="minorHAnsi" w:hAnsiTheme="minorHAnsi" w:cstheme="minorHAnsi"/>
          <w:b/>
          <w:bCs/>
          <w:u w:val="single"/>
        </w:rPr>
        <w:t xml:space="preserve"> utilization of </w:t>
      </w:r>
      <w:r w:rsidRPr="00A24A6A">
        <w:rPr>
          <w:rFonts w:asciiTheme="minorHAnsi" w:hAnsiTheme="minorHAnsi" w:cstheme="minorHAnsi"/>
          <w:b/>
          <w:bCs/>
          <w:highlight w:val="cyan"/>
          <w:u w:val="single"/>
        </w:rPr>
        <w:t>homogenization analogized White</w:t>
      </w:r>
      <w:r w:rsidRPr="00A24A6A">
        <w:rPr>
          <w:rFonts w:asciiTheme="minorHAnsi" w:hAnsiTheme="minorHAnsi" w:cstheme="minorHAnsi"/>
          <w:b/>
          <w:bCs/>
          <w:u w:val="single"/>
        </w:rPr>
        <w:t xml:space="preserve"> workers’ </w:t>
      </w:r>
      <w:r w:rsidRPr="00A24A6A">
        <w:rPr>
          <w:rFonts w:asciiTheme="minorHAnsi" w:hAnsiTheme="minorHAnsi" w:cstheme="minorHAnsi"/>
          <w:b/>
          <w:bCs/>
          <w:highlight w:val="cyan"/>
          <w:u w:val="single"/>
        </w:rPr>
        <w:t>exploitation to the incomparable anti-Black violence</w:t>
      </w:r>
      <w:r w:rsidRPr="00A24A6A">
        <w:rPr>
          <w:rFonts w:asciiTheme="minorHAnsi" w:hAnsiTheme="minorHAnsi" w:cstheme="minorHAnsi"/>
          <w:b/>
          <w:bCs/>
          <w:u w:val="single"/>
        </w:rPr>
        <w:t xml:space="preserve"> experienced by Black labor under conditions </w:t>
      </w:r>
      <w:r w:rsidRPr="00A24A6A">
        <w:rPr>
          <w:rFonts w:asciiTheme="minorHAnsi" w:hAnsiTheme="minorHAnsi" w:cstheme="minorHAnsi"/>
          <w:b/>
          <w:bCs/>
          <w:highlight w:val="cyan"/>
          <w:u w:val="single"/>
        </w:rPr>
        <w:t>of enslavement</w:t>
      </w:r>
      <w:r w:rsidRPr="00A24A6A">
        <w:rPr>
          <w:rFonts w:asciiTheme="minorHAnsi" w:hAnsiTheme="minorHAnsi" w:cstheme="minorHAnsi"/>
          <w:b/>
          <w:bCs/>
          <w:u w:val="single"/>
        </w:rPr>
        <w:t xml:space="preserve">. The second theme is White labor’s desire to “possess” Black labor power. </w:t>
      </w:r>
      <w:r w:rsidRPr="00A24A6A">
        <w:rPr>
          <w:rFonts w:asciiTheme="minorHAnsi" w:hAnsiTheme="minorHAnsi" w:cstheme="minorHAnsi"/>
          <w:b/>
          <w:bCs/>
          <w:highlight w:val="cyan"/>
          <w:u w:val="single"/>
        </w:rPr>
        <w:t>White labor’s</w:t>
      </w:r>
      <w:r w:rsidRPr="00A24A6A">
        <w:rPr>
          <w:rFonts w:asciiTheme="minorHAnsi" w:hAnsiTheme="minorHAnsi" w:cstheme="minorHAnsi"/>
          <w:b/>
          <w:bCs/>
          <w:u w:val="single"/>
        </w:rPr>
        <w:t xml:space="preserve"> historical </w:t>
      </w:r>
      <w:r w:rsidRPr="00A24A6A">
        <w:rPr>
          <w:rFonts w:asciiTheme="minorHAnsi" w:hAnsiTheme="minorHAnsi" w:cstheme="minorHAnsi"/>
          <w:b/>
          <w:bCs/>
          <w:highlight w:val="cyan"/>
          <w:u w:val="single"/>
        </w:rPr>
        <w:t>antag</w:t>
      </w:r>
      <w:r w:rsidRPr="00A24A6A">
        <w:rPr>
          <w:rFonts w:asciiTheme="minorHAnsi" w:hAnsiTheme="minorHAnsi" w:cstheme="minorHAnsi"/>
          <w:b/>
          <w:bCs/>
          <w:highlight w:val="cyan"/>
          <w:u w:val="single"/>
        </w:rPr>
        <w:lastRenderedPageBreak/>
        <w:t>onism toward Black labor manifested in</w:t>
      </w:r>
      <w:r w:rsidRPr="00A24A6A">
        <w:rPr>
          <w:rFonts w:asciiTheme="minorHAnsi" w:hAnsiTheme="minorHAnsi" w:cstheme="minorHAnsi"/>
          <w:b/>
          <w:bCs/>
          <w:u w:val="single"/>
        </w:rPr>
        <w:t xml:space="preserve"> pragmatically </w:t>
      </w:r>
      <w:r w:rsidRPr="00A24A6A">
        <w:rPr>
          <w:rFonts w:asciiTheme="minorHAnsi" w:hAnsiTheme="minorHAnsi" w:cstheme="minorHAnsi"/>
          <w:b/>
          <w:bCs/>
          <w:highlight w:val="cyan"/>
          <w:u w:val="single"/>
        </w:rPr>
        <w:t>organizing Black workers to neutralize them as competitors</w:t>
      </w:r>
      <w:r w:rsidRPr="00A24A6A">
        <w:rPr>
          <w:rFonts w:asciiTheme="minorHAnsi" w:hAnsiTheme="minorHAnsi" w:cstheme="minorHAnsi"/>
          <w:b/>
          <w:bCs/>
          <w:u w:val="single"/>
        </w:rPr>
        <w:t xml:space="preserve"> in the labor market. The third theme is </w:t>
      </w:r>
      <w:r w:rsidRPr="00A24A6A">
        <w:rPr>
          <w:rFonts w:asciiTheme="minorHAnsi" w:hAnsiTheme="minorHAnsi" w:cstheme="minorHAnsi"/>
          <w:b/>
          <w:bCs/>
          <w:highlight w:val="cyan"/>
          <w:u w:val="single"/>
        </w:rPr>
        <w:t>White labor’s deployment of a “successor discourse</w:t>
      </w:r>
      <w:r w:rsidRPr="00A24A6A">
        <w:rPr>
          <w:rFonts w:asciiTheme="minorHAnsi" w:hAnsiTheme="minorHAnsi" w:cstheme="minorHAnsi"/>
          <w:b/>
          <w:bCs/>
          <w:u w:val="single"/>
        </w:rPr>
        <w:t xml:space="preserve">.” A revisionist historiographical move, White trade unionists </w:t>
      </w:r>
      <w:r w:rsidRPr="00A24A6A">
        <w:rPr>
          <w:rFonts w:asciiTheme="minorHAnsi" w:hAnsiTheme="minorHAnsi" w:cstheme="minorHAnsi"/>
          <w:b/>
          <w:bCs/>
          <w:highlight w:val="cyan"/>
          <w:u w:val="single"/>
        </w:rPr>
        <w:t>frame</w:t>
      </w:r>
      <w:r w:rsidRPr="00A24A6A">
        <w:rPr>
          <w:rFonts w:asciiTheme="minorHAnsi" w:hAnsiTheme="minorHAnsi" w:cstheme="minorHAnsi"/>
          <w:b/>
          <w:bCs/>
          <w:u w:val="single"/>
        </w:rPr>
        <w:t xml:space="preserve">d the formal </w:t>
      </w:r>
      <w:r w:rsidRPr="00A24A6A">
        <w:rPr>
          <w:rFonts w:asciiTheme="minorHAnsi" w:hAnsiTheme="minorHAnsi" w:cstheme="minorHAnsi"/>
          <w:b/>
          <w:bCs/>
          <w:highlight w:val="cyan"/>
          <w:u w:val="single"/>
        </w:rPr>
        <w:t>emancipation of Black people as a past event to place the class antagonism</w:t>
      </w:r>
      <w:r w:rsidRPr="00A24A6A">
        <w:rPr>
          <w:rFonts w:asciiTheme="minorHAnsi" w:hAnsiTheme="minorHAnsi" w:cstheme="minorHAnsi"/>
          <w:b/>
          <w:bCs/>
          <w:u w:val="single"/>
        </w:rPr>
        <w:t xml:space="preserve"> of “wage slavery” </w:t>
      </w:r>
      <w:r w:rsidRPr="00A24A6A">
        <w:rPr>
          <w:rFonts w:asciiTheme="minorHAnsi" w:hAnsiTheme="minorHAnsi" w:cstheme="minorHAnsi"/>
          <w:b/>
          <w:bCs/>
          <w:highlight w:val="cyan"/>
          <w:u w:val="single"/>
        </w:rPr>
        <w:t>into sharper focus. Homogenization</w:t>
      </w:r>
      <w:r w:rsidRPr="00A24A6A">
        <w:rPr>
          <w:rFonts w:asciiTheme="minorHAnsi" w:hAnsiTheme="minorHAnsi" w:cstheme="minorHAnsi"/>
          <w:sz w:val="16"/>
        </w:rPr>
        <w:t xml:space="preserve"> The first theme of the ruse of recognition is homogenization, which appears, on the surface, to be solidaristic but, in fact, </w:t>
      </w:r>
      <w:r w:rsidRPr="00A24A6A">
        <w:rPr>
          <w:rFonts w:asciiTheme="minorHAnsi" w:hAnsiTheme="minorHAnsi" w:cstheme="minorHAnsi"/>
          <w:b/>
          <w:bCs/>
          <w:highlight w:val="cyan"/>
          <w:u w:val="single"/>
        </w:rPr>
        <w:t>erases the structural inequalities between White and Black labor</w:t>
      </w:r>
      <w:r w:rsidRPr="00A24A6A">
        <w:rPr>
          <w:rFonts w:asciiTheme="minorHAnsi" w:hAnsiTheme="minorHAnsi" w:cstheme="minorHAnsi"/>
          <w:b/>
          <w:bCs/>
          <w:u w:val="single"/>
        </w:rPr>
        <w:t>.</w:t>
      </w:r>
      <w:r w:rsidRPr="00A24A6A">
        <w:rPr>
          <w:rFonts w:asciiTheme="minorHAnsi" w:hAnsiTheme="minorHAnsi" w:cstheme="minorHAnsi"/>
          <w:sz w:val="16"/>
        </w:rPr>
        <w:t xml:space="preserve"> Homogenization follows a common discursive move in the construction and maintenance of Whiteness, in which White people either deny or obscure their material and psychological privileges in relation to Black people (Du Bois 2014; </w:t>
      </w:r>
      <w:proofErr w:type="spellStart"/>
      <w:r w:rsidRPr="00A24A6A">
        <w:rPr>
          <w:rFonts w:asciiTheme="minorHAnsi" w:hAnsiTheme="minorHAnsi" w:cstheme="minorHAnsi"/>
          <w:sz w:val="16"/>
        </w:rPr>
        <w:t>Itzigsohn</w:t>
      </w:r>
      <w:proofErr w:type="spellEnd"/>
      <w:r w:rsidRPr="00A24A6A">
        <w:rPr>
          <w:rFonts w:asciiTheme="minorHAnsi" w:hAnsiTheme="minorHAnsi" w:cstheme="minorHAnsi"/>
          <w:sz w:val="16"/>
        </w:rPr>
        <w:t xml:space="preserve"> and Brown 2020: 46–50; Yancy 2012). Instead of confronting anti Blackness and racial segregation within the trades and the labor market, </w:t>
      </w:r>
      <w:r w:rsidRPr="00A24A6A">
        <w:rPr>
          <w:rFonts w:asciiTheme="minorHAnsi" w:hAnsiTheme="minorHAnsi" w:cstheme="minorHAnsi"/>
          <w:b/>
          <w:bCs/>
          <w:u w:val="single"/>
        </w:rPr>
        <w:t xml:space="preserve">White trade </w:t>
      </w:r>
      <w:r w:rsidRPr="00A24A6A">
        <w:rPr>
          <w:rFonts w:asciiTheme="minorHAnsi" w:hAnsiTheme="minorHAnsi" w:cstheme="minorHAnsi"/>
          <w:b/>
          <w:bCs/>
          <w:highlight w:val="cyan"/>
          <w:u w:val="single"/>
        </w:rPr>
        <w:t>unionists’ approach to</w:t>
      </w:r>
      <w:r w:rsidRPr="00A24A6A">
        <w:rPr>
          <w:rFonts w:asciiTheme="minorHAnsi" w:hAnsiTheme="minorHAnsi" w:cstheme="minorHAnsi"/>
          <w:b/>
          <w:bCs/>
          <w:u w:val="single"/>
        </w:rPr>
        <w:t xml:space="preserve"> pragmatic </w:t>
      </w:r>
      <w:r w:rsidRPr="00A24A6A">
        <w:rPr>
          <w:rFonts w:asciiTheme="minorHAnsi" w:hAnsiTheme="minorHAnsi" w:cstheme="minorHAnsi"/>
          <w:b/>
          <w:bCs/>
          <w:highlight w:val="cyan"/>
          <w:u w:val="single"/>
        </w:rPr>
        <w:t>inclusion called for solidarity but eschewed responsibility</w:t>
      </w:r>
      <w:r w:rsidRPr="00A24A6A">
        <w:rPr>
          <w:rFonts w:asciiTheme="minorHAnsi" w:hAnsiTheme="minorHAnsi" w:cstheme="minorHAnsi"/>
          <w:b/>
          <w:bCs/>
          <w:u w:val="single"/>
        </w:rPr>
        <w:t xml:space="preserve"> by claiming a shared experience of enslavement. </w:t>
      </w:r>
      <w:r w:rsidRPr="00A24A6A">
        <w:rPr>
          <w:rFonts w:asciiTheme="minorHAnsi" w:hAnsiTheme="minorHAnsi" w:cstheme="minorHAnsi"/>
          <w:sz w:val="16"/>
        </w:rPr>
        <w:t>For example, William H. Sylvis, president of the postbellum NLU, the first U.S. labor federation, wrote</w:t>
      </w:r>
      <w:proofErr w:type="gramStart"/>
      <w:r w:rsidRPr="00A24A6A">
        <w:rPr>
          <w:rFonts w:asciiTheme="minorHAnsi" w:hAnsiTheme="minorHAnsi" w:cstheme="minorHAnsi"/>
          <w:sz w:val="16"/>
        </w:rPr>
        <w:t>, .</w:t>
      </w:r>
      <w:proofErr w:type="gramEnd"/>
      <w:r w:rsidRPr="00A24A6A">
        <w:rPr>
          <w:rFonts w:asciiTheme="minorHAnsi" w:hAnsiTheme="minorHAnsi" w:cstheme="minorHAnsi"/>
          <w:sz w:val="16"/>
        </w:rPr>
        <w:t xml:space="preserve"> No man in America rejoiced more than I at the downfall of Negro slavery. But when the shackles fell from the limbs of those four million blacks it did not make them free </w:t>
      </w:r>
      <w:proofErr w:type="gramStart"/>
      <w:r w:rsidRPr="00A24A6A">
        <w:rPr>
          <w:rFonts w:asciiTheme="minorHAnsi" w:hAnsiTheme="minorHAnsi" w:cstheme="minorHAnsi"/>
          <w:sz w:val="16"/>
        </w:rPr>
        <w:t>men .</w:t>
      </w:r>
      <w:proofErr w:type="gramEnd"/>
      <w:r w:rsidRPr="00A24A6A">
        <w:rPr>
          <w:rFonts w:asciiTheme="minorHAnsi" w:hAnsiTheme="minorHAnsi" w:cstheme="minorHAnsi"/>
          <w:sz w:val="16"/>
        </w:rPr>
        <w:t xml:space="preserve"> . We are all one family of slaves together (</w:t>
      </w:r>
      <w:proofErr w:type="spellStart"/>
      <w:r w:rsidRPr="00A24A6A">
        <w:rPr>
          <w:rFonts w:asciiTheme="minorHAnsi" w:hAnsiTheme="minorHAnsi" w:cstheme="minorHAnsi"/>
          <w:sz w:val="16"/>
        </w:rPr>
        <w:t>Todes</w:t>
      </w:r>
      <w:proofErr w:type="spellEnd"/>
      <w:r w:rsidRPr="00A24A6A">
        <w:rPr>
          <w:rFonts w:asciiTheme="minorHAnsi" w:hAnsiTheme="minorHAnsi" w:cstheme="minorHAnsi"/>
          <w:sz w:val="16"/>
        </w:rPr>
        <w:t xml:space="preserve"> 1942:76). </w:t>
      </w:r>
      <w:r w:rsidRPr="00A24A6A">
        <w:rPr>
          <w:rFonts w:asciiTheme="minorHAnsi" w:hAnsiTheme="minorHAnsi" w:cstheme="minorHAnsi"/>
          <w:b/>
          <w:bCs/>
          <w:u w:val="single"/>
        </w:rPr>
        <w:t>Sylvis, who was one of the most racially progressive White trade unionists of his generation, analogized White workers’ exploitation to that of Black enslavement.</w:t>
      </w:r>
      <w:r w:rsidRPr="00A24A6A">
        <w:rPr>
          <w:rFonts w:asciiTheme="minorHAnsi" w:hAnsiTheme="minorHAnsi" w:cstheme="minorHAnsi"/>
          <w:sz w:val="16"/>
        </w:rPr>
        <w:t xml:space="preserve"> In doing so, he </w:t>
      </w:r>
      <w:r w:rsidRPr="00A24A6A">
        <w:rPr>
          <w:rFonts w:asciiTheme="minorHAnsi" w:hAnsiTheme="minorHAnsi" w:cstheme="minorHAnsi"/>
          <w:b/>
          <w:bCs/>
          <w:u w:val="single"/>
        </w:rPr>
        <w:t>refused to acknowledge persistent Black suffering and the exclusion of Black labor from trade unions.</w:t>
      </w:r>
      <w:r w:rsidRPr="00A24A6A">
        <w:rPr>
          <w:rFonts w:asciiTheme="minorHAnsi" w:hAnsiTheme="minorHAnsi" w:cstheme="minorHAnsi"/>
          <w:sz w:val="16"/>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A24A6A">
        <w:rPr>
          <w:rFonts w:asciiTheme="minorHAnsi" w:hAnsiTheme="minorHAnsi" w:cstheme="minorHAnsi"/>
          <w:sz w:val="16"/>
        </w:rPr>
        <w:t>1889</w:t>
      </w:r>
      <w:proofErr w:type="gramEnd"/>
      <w:r w:rsidRPr="00A24A6A">
        <w:rPr>
          <w:rFonts w:asciiTheme="minorHAnsi" w:hAnsiTheme="minorHAnsi" w:cstheme="minorHAnsi"/>
          <w:sz w:val="16"/>
        </w:rPr>
        <w:t xml:space="preserve"> issue of the Knights’ national organ, </w:t>
      </w:r>
      <w:r w:rsidRPr="00A24A6A">
        <w:rPr>
          <w:rFonts w:asciiTheme="minorHAnsi" w:hAnsiTheme="minorHAnsi" w:cstheme="minorHAnsi"/>
          <w:b/>
          <w:bCs/>
          <w:u w:val="single"/>
        </w:rPr>
        <w:t>the Journal of United Labor, the editor writes, America is cursed by a worse system of slavery today than the Southern States were thirty years ago.</w:t>
      </w:r>
      <w:r w:rsidRPr="00A24A6A">
        <w:rPr>
          <w:rFonts w:asciiTheme="minorHAnsi" w:hAnsiTheme="minorHAnsi" w:cstheme="minorHAnsi"/>
          <w:sz w:val="16"/>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A24A6A">
        <w:rPr>
          <w:rFonts w:asciiTheme="minorHAnsi" w:hAnsiTheme="minorHAnsi" w:cstheme="minorHAnsi"/>
          <w:b/>
          <w:bCs/>
          <w:u w:val="single"/>
        </w:rPr>
        <w:t xml:space="preserve">This pastoral scene of Black subjection </w:t>
      </w:r>
      <w:r w:rsidRPr="00A24A6A">
        <w:rPr>
          <w:rFonts w:asciiTheme="minorHAnsi" w:hAnsiTheme="minorHAnsi" w:cstheme="minorHAnsi"/>
          <w:sz w:val="16"/>
        </w:rPr>
        <w:t>in the Old South, like Sylvis’s invocation of the metaphor of workers being a “family of slaves together,”</w:t>
      </w:r>
      <w:r w:rsidRPr="00A24A6A">
        <w:rPr>
          <w:rFonts w:asciiTheme="minorHAnsi" w:hAnsiTheme="minorHAnsi" w:cstheme="minorHAnsi"/>
          <w:b/>
          <w:bCs/>
          <w:u w:val="single"/>
        </w:rPr>
        <w:t xml:space="preserve"> minimizes the disposability of Black life under chattel slavery and diminishes the challenges that Black workers faced post-Emancipation.</w:t>
      </w:r>
      <w:r w:rsidRPr="00A24A6A">
        <w:rPr>
          <w:rFonts w:asciiTheme="minorHAnsi" w:hAnsiTheme="minorHAnsi" w:cstheme="minorHAnsi"/>
          <w:sz w:val="16"/>
        </w:rPr>
        <w:t xml:space="preserve"> This political fantasy maintains that since Whites now bear the inscription of slaveness, the final frontier of the labor movement is to emancipate Whites from a “worse system of slavery today than the Southern States.” </w:t>
      </w:r>
      <w:r w:rsidRPr="00A24A6A">
        <w:rPr>
          <w:rStyle w:val="Emphasis"/>
          <w:rFonts w:asciiTheme="minorHAnsi" w:hAnsiTheme="minorHAnsi" w:cstheme="minorHAnsi"/>
          <w:sz w:val="32"/>
          <w:szCs w:val="32"/>
          <w:highlight w:val="cyan"/>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A24A6A">
        <w:rPr>
          <w:rFonts w:asciiTheme="minorHAnsi" w:hAnsiTheme="minorHAnsi" w:cstheme="minorHAnsi"/>
          <w:b/>
          <w:bCs/>
          <w:sz w:val="32"/>
          <w:szCs w:val="32"/>
          <w:highlight w:val="cyan"/>
          <w:u w:val="single"/>
        </w:rPr>
        <w:t xml:space="preserve"> into sharp focus both the discourse of homogenization and White labor’s antagonism toward Black labor.</w:t>
      </w:r>
      <w:r w:rsidRPr="00A24A6A">
        <w:rPr>
          <w:rFonts w:asciiTheme="minorHAnsi" w:hAnsiTheme="minorHAnsi" w:cstheme="minorHAnsi"/>
          <w:sz w:val="21"/>
          <w:szCs w:val="32"/>
        </w:rPr>
        <w:t xml:space="preserve"> </w:t>
      </w:r>
      <w:r w:rsidRPr="00A24A6A">
        <w:rPr>
          <w:rFonts w:asciiTheme="minorHAnsi" w:hAnsiTheme="minorHAnsi" w:cstheme="minorHAnsi"/>
          <w:sz w:val="16"/>
        </w:rPr>
        <w:t xml:space="preserve">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A24A6A">
        <w:rPr>
          <w:rFonts w:asciiTheme="minorHAnsi" w:hAnsiTheme="minorHAnsi" w:cstheme="minorHAnsi"/>
          <w:b/>
          <w:bCs/>
          <w:u w:val="single"/>
        </w:rPr>
        <w:t xml:space="preserve">The routine invocation of White enslavement situated White working-class suffering as the </w:t>
      </w:r>
      <w:r w:rsidRPr="00A24A6A">
        <w:rPr>
          <w:rFonts w:asciiTheme="minorHAnsi" w:hAnsiTheme="minorHAnsi" w:cstheme="minorHAnsi"/>
          <w:b/>
          <w:bCs/>
          <w:u w:val="single"/>
        </w:rPr>
        <w:lastRenderedPageBreak/>
        <w:t>gravitational center of the political struggle over the labor question.</w:t>
      </w:r>
      <w:r w:rsidRPr="00A24A6A">
        <w:rPr>
          <w:rFonts w:asciiTheme="minorHAnsi" w:hAnsiTheme="minorHAnsi" w:cstheme="minorHAnsi"/>
          <w:sz w:val="16"/>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A24A6A">
        <w:rPr>
          <w:rFonts w:asciiTheme="minorHAnsi" w:hAnsiTheme="minorHAnsi" w:cstheme="minorHAnsi"/>
          <w:b/>
          <w:bCs/>
          <w:u w:val="single"/>
        </w:rPr>
        <w:t xml:space="preserve">The ruse of recognition is further demonstrated by </w:t>
      </w:r>
      <w:r w:rsidRPr="00A24A6A">
        <w:rPr>
          <w:rFonts w:asciiTheme="minorHAnsi" w:hAnsiTheme="minorHAnsi" w:cstheme="minorHAnsi"/>
          <w:b/>
          <w:bCs/>
          <w:highlight w:val="cyan"/>
          <w:u w:val="single"/>
        </w:rPr>
        <w:t>White labor</w:t>
      </w:r>
      <w:r w:rsidRPr="00A24A6A">
        <w:rPr>
          <w:rFonts w:asciiTheme="minorHAnsi" w:hAnsiTheme="minorHAnsi" w:cstheme="minorHAnsi"/>
          <w:b/>
          <w:bCs/>
          <w:u w:val="single"/>
        </w:rPr>
        <w:t xml:space="preserve"> leaders’ pragmatic political </w:t>
      </w:r>
      <w:r w:rsidRPr="00A24A6A">
        <w:rPr>
          <w:rFonts w:asciiTheme="minorHAnsi" w:hAnsiTheme="minorHAnsi" w:cstheme="minorHAnsi"/>
          <w:b/>
          <w:bCs/>
          <w:highlight w:val="cyan"/>
          <w:u w:val="single"/>
        </w:rPr>
        <w:t xml:space="preserve">aims of including Black people in unions </w:t>
      </w:r>
      <w:proofErr w:type="gramStart"/>
      <w:r w:rsidRPr="00A24A6A">
        <w:rPr>
          <w:rFonts w:asciiTheme="minorHAnsi" w:hAnsiTheme="minorHAnsi" w:cstheme="minorHAnsi"/>
          <w:b/>
          <w:bCs/>
          <w:highlight w:val="cyan"/>
          <w:u w:val="single"/>
        </w:rPr>
        <w:t>as a means to</w:t>
      </w:r>
      <w:proofErr w:type="gramEnd"/>
      <w:r w:rsidRPr="00A24A6A">
        <w:rPr>
          <w:rFonts w:asciiTheme="minorHAnsi" w:hAnsiTheme="minorHAnsi" w:cstheme="minorHAnsi"/>
          <w:b/>
          <w:bCs/>
          <w:highlight w:val="cyan"/>
          <w:u w:val="single"/>
        </w:rPr>
        <w:t xml:space="preserve"> prevent them from becoming</w:t>
      </w:r>
      <w:r w:rsidRPr="00A24A6A">
        <w:rPr>
          <w:rFonts w:asciiTheme="minorHAnsi" w:hAnsiTheme="minorHAnsi" w:cstheme="minorHAnsi"/>
          <w:b/>
          <w:bCs/>
          <w:u w:val="single"/>
        </w:rPr>
        <w:t xml:space="preserve"> potential </w:t>
      </w:r>
      <w:r w:rsidRPr="00A24A6A">
        <w:rPr>
          <w:rFonts w:asciiTheme="minorHAnsi" w:hAnsiTheme="minorHAnsi" w:cstheme="minorHAnsi"/>
          <w:b/>
          <w:bCs/>
          <w:highlight w:val="cyan"/>
          <w:u w:val="single"/>
        </w:rPr>
        <w:t>threats to White labor</w:t>
      </w:r>
      <w:r w:rsidRPr="00A24A6A">
        <w:rPr>
          <w:rFonts w:asciiTheme="minorHAnsi" w:hAnsiTheme="minorHAnsi" w:cstheme="minorHAnsi"/>
          <w:b/>
          <w:bCs/>
          <w:u w:val="single"/>
        </w:rPr>
        <w:t>.</w:t>
      </w:r>
      <w:r w:rsidRPr="00A24A6A">
        <w:rPr>
          <w:rFonts w:asciiTheme="minorHAnsi" w:hAnsiTheme="minorHAnsi" w:cstheme="minorHAnsi"/>
          <w:sz w:val="16"/>
        </w:rPr>
        <w:t xml:space="preserve"> For example, according to the minutes of the 1867 NLU Congress, a White delegate proclaimed, </w:t>
      </w:r>
      <w:proofErr w:type="gramStart"/>
      <w:r w:rsidRPr="00A24A6A">
        <w:rPr>
          <w:rFonts w:asciiTheme="minorHAnsi" w:hAnsiTheme="minorHAnsi" w:cstheme="minorHAnsi"/>
          <w:sz w:val="16"/>
        </w:rPr>
        <w:t>The</w:t>
      </w:r>
      <w:proofErr w:type="gramEnd"/>
      <w:r w:rsidRPr="00A24A6A">
        <w:rPr>
          <w:rFonts w:asciiTheme="minorHAnsi" w:hAnsiTheme="minorHAnsi" w:cstheme="minorHAnsi"/>
          <w:sz w:val="16"/>
        </w:rPr>
        <w:t xml:space="preserve"> emancipation of the slaves has placed us in a new position, and the question now arises, </w:t>
      </w:r>
      <w:proofErr w:type="gramStart"/>
      <w:r w:rsidRPr="00A24A6A">
        <w:rPr>
          <w:rFonts w:asciiTheme="minorHAnsi" w:hAnsiTheme="minorHAnsi" w:cstheme="minorHAnsi"/>
          <w:sz w:val="16"/>
        </w:rPr>
        <w:t>What</w:t>
      </w:r>
      <w:proofErr w:type="gramEnd"/>
      <w:r w:rsidRPr="00A24A6A">
        <w:rPr>
          <w:rFonts w:asciiTheme="minorHAnsi" w:hAnsiTheme="minorHAnsi" w:cstheme="minorHAnsi"/>
          <w:sz w:val="16"/>
        </w:rPr>
        <w:t xml:space="preserve"> labor position shall they occupy? They will begin to learn and think for themselves, and they will soon resort to mechanical pursuits and thus </w:t>
      </w:r>
      <w:proofErr w:type="gramStart"/>
      <w:r w:rsidRPr="00A24A6A">
        <w:rPr>
          <w:rFonts w:asciiTheme="minorHAnsi" w:hAnsiTheme="minorHAnsi" w:cstheme="minorHAnsi"/>
          <w:sz w:val="16"/>
        </w:rPr>
        <w:t>come into contact with</w:t>
      </w:r>
      <w:proofErr w:type="gramEnd"/>
      <w:r w:rsidRPr="00A24A6A">
        <w:rPr>
          <w:rFonts w:asciiTheme="minorHAnsi" w:hAnsiTheme="minorHAnsi" w:cstheme="minorHAnsi"/>
          <w:sz w:val="16"/>
        </w:rPr>
        <w:t xml:space="preserve"> white labor. It is necessary that they should not undermine it, therefore the best thing that they can do is to form trade unions and thus work in harmony with the whites (Commons and Andrews 1958:3). </w:t>
      </w:r>
      <w:r w:rsidRPr="00A24A6A">
        <w:rPr>
          <w:rFonts w:asciiTheme="minorHAnsi" w:hAnsiTheme="minorHAnsi" w:cstheme="minorHAnsi"/>
          <w:b/>
          <w:bCs/>
          <w:u w:val="single"/>
        </w:rPr>
        <w:t>The delegate here does not frame emancipation as the correction of injustice, but rather as the unleashing of a force that might undermine the labor movement as Black people “come into contact with white labor.”</w:t>
      </w:r>
      <w:r w:rsidRPr="00A24A6A">
        <w:rPr>
          <w:rFonts w:asciiTheme="minorHAnsi" w:hAnsiTheme="minorHAnsi" w:cstheme="minorHAnsi"/>
          <w:sz w:val="16"/>
        </w:rPr>
        <w:t xml:space="preserve"> Rather than adopting a radical antiracist position, the delegate argues for preventing the formerly enslaved from “undermining” White labor. </w:t>
      </w:r>
      <w:r w:rsidRPr="00A24A6A">
        <w:rPr>
          <w:rFonts w:asciiTheme="minorHAnsi" w:hAnsiTheme="minorHAnsi" w:cstheme="minorHAnsi"/>
          <w:b/>
          <w:bCs/>
          <w:u w:val="single"/>
        </w:rPr>
        <w:t>NLU president William Sylvis echoed these remarks at the same convention by framing the question of “Negro Labor” in terms of the survival and success of White unions:</w:t>
      </w:r>
      <w:r w:rsidRPr="00A24A6A">
        <w:rPr>
          <w:rFonts w:asciiTheme="minorHAnsi" w:hAnsiTheme="minorHAnsi" w:cstheme="minorHAnsi"/>
          <w:sz w:val="16"/>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A24A6A">
        <w:rPr>
          <w:rFonts w:asciiTheme="minorHAnsi" w:hAnsiTheme="minorHAnsi" w:cstheme="minorHAnsi"/>
          <w:b/>
          <w:bCs/>
          <w:u w:val="single"/>
        </w:rPr>
        <w:t>Sylvis and his fellow NLU delegate directed their antagonism toward Black workers, describing them as threats to be managed for the salvation of trade unions.</w:t>
      </w:r>
      <w:r w:rsidRPr="00A24A6A">
        <w:rPr>
          <w:rFonts w:asciiTheme="minorHAnsi" w:hAnsiTheme="minorHAnsi" w:cstheme="minorHAnsi"/>
          <w:sz w:val="16"/>
        </w:rPr>
        <w:t xml:space="preserve"> Following Angie Beeman’s (2022:9) conceptualization of liberal White supremacy, here, progressive </w:t>
      </w:r>
      <w:r w:rsidRPr="00A24A6A">
        <w:rPr>
          <w:rFonts w:asciiTheme="minorHAnsi" w:hAnsiTheme="minorHAnsi" w:cstheme="minorHAnsi"/>
          <w:b/>
          <w:bCs/>
          <w:u w:val="single"/>
        </w:rPr>
        <w:t xml:space="preserve">White trade unionists deployed discursive tactics that “assert moral superiority” while maintaining control over definitions of injustice, seeking to dictate the terms by which Black labor could be included. </w:t>
      </w:r>
      <w:r w:rsidRPr="00A24A6A">
        <w:rPr>
          <w:rFonts w:asciiTheme="minorHAnsi" w:hAnsiTheme="minorHAnsi" w:cstheme="minorHAnsi"/>
          <w:b/>
          <w:bCs/>
          <w:highlight w:val="cyan"/>
          <w:u w:val="single"/>
        </w:rPr>
        <w:t>Anti-Blackness</w:t>
      </w:r>
      <w:r w:rsidRPr="00A24A6A">
        <w:rPr>
          <w:rFonts w:asciiTheme="minorHAnsi" w:hAnsiTheme="minorHAnsi" w:cstheme="minorHAnsi"/>
          <w:b/>
          <w:bCs/>
          <w:u w:val="single"/>
        </w:rPr>
        <w:t xml:space="preserve"> thus </w:t>
      </w:r>
      <w:r w:rsidRPr="00A24A6A">
        <w:rPr>
          <w:rFonts w:asciiTheme="minorHAnsi" w:hAnsiTheme="minorHAnsi" w:cstheme="minorHAnsi"/>
          <w:b/>
          <w:bCs/>
          <w:highlight w:val="cyan"/>
          <w:u w:val="single"/>
        </w:rPr>
        <w:t>saturated the political imaginaries of</w:t>
      </w:r>
      <w:r w:rsidRPr="00A24A6A">
        <w:rPr>
          <w:rFonts w:asciiTheme="minorHAnsi" w:hAnsiTheme="minorHAnsi" w:cstheme="minorHAnsi"/>
          <w:b/>
          <w:bCs/>
          <w:u w:val="single"/>
        </w:rPr>
        <w:t xml:space="preserve"> postbellum </w:t>
      </w:r>
      <w:r w:rsidRPr="00A24A6A">
        <w:rPr>
          <w:rFonts w:asciiTheme="minorHAnsi" w:hAnsiTheme="minorHAnsi" w:cstheme="minorHAnsi"/>
          <w:b/>
          <w:bCs/>
          <w:highlight w:val="cyan"/>
          <w:u w:val="single"/>
        </w:rPr>
        <w:t>White labor organizers.</w:t>
      </w:r>
      <w:r w:rsidRPr="00A24A6A">
        <w:rPr>
          <w:rFonts w:asciiTheme="minorHAnsi" w:hAnsiTheme="minorHAnsi" w:cstheme="minorHAnsi"/>
          <w:b/>
          <w:bCs/>
          <w:u w:val="single"/>
        </w:rPr>
        <w:t xml:space="preserve"> </w:t>
      </w:r>
      <w:r w:rsidRPr="00A24A6A">
        <w:rPr>
          <w:rFonts w:asciiTheme="minorHAnsi" w:hAnsiTheme="minorHAnsi" w:cstheme="minorHAnsi"/>
          <w:sz w:val="16"/>
        </w:rPr>
        <w:t xml:space="preserve">From these examples, we can see that </w:t>
      </w:r>
      <w:r w:rsidRPr="00A24A6A">
        <w:rPr>
          <w:rFonts w:asciiTheme="minorHAnsi" w:hAnsiTheme="minorHAnsi" w:cstheme="minorHAnsi"/>
          <w:b/>
          <w:bCs/>
          <w:highlight w:val="cyan"/>
          <w:u w:val="single"/>
        </w:rPr>
        <w:t>Black labor functions not only as a surplus labor force but also</w:t>
      </w:r>
      <w:r w:rsidRPr="00A24A6A">
        <w:rPr>
          <w:rFonts w:asciiTheme="minorHAnsi" w:hAnsiTheme="minorHAnsi" w:cstheme="minorHAnsi"/>
          <w:b/>
          <w:bCs/>
          <w:u w:val="single"/>
        </w:rPr>
        <w:t xml:space="preserve">, following Frank B. Wilderson (2010), </w:t>
      </w:r>
      <w:r w:rsidRPr="00A24A6A">
        <w:rPr>
          <w:rFonts w:asciiTheme="minorHAnsi" w:hAnsiTheme="minorHAnsi" w:cstheme="minorHAnsi"/>
          <w:b/>
          <w:bCs/>
          <w:highlight w:val="cyan"/>
          <w:u w:val="single"/>
        </w:rPr>
        <w:t>as a fungible commodity for Whites’ possession in the afterlife of slavery.</w:t>
      </w:r>
      <w:r w:rsidRPr="00A24A6A">
        <w:rPr>
          <w:rFonts w:asciiTheme="minorHAnsi" w:hAnsiTheme="minorHAnsi" w:cstheme="minorHAnsi"/>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A24A6A">
        <w:rPr>
          <w:rFonts w:asciiTheme="minorHAnsi" w:hAnsiTheme="minorHAnsi" w:cstheme="minorHAnsi"/>
          <w:b/>
          <w:bCs/>
          <w:u w:val="single"/>
        </w:rPr>
        <w:t xml:space="preserve">This property relation illuminates </w:t>
      </w:r>
      <w:r w:rsidRPr="00A24A6A">
        <w:rPr>
          <w:rFonts w:asciiTheme="minorHAnsi" w:hAnsiTheme="minorHAnsi" w:cstheme="minorHAnsi"/>
          <w:b/>
          <w:bCs/>
          <w:highlight w:val="cyan"/>
          <w:u w:val="single"/>
        </w:rPr>
        <w:t>White labor’s politics of inclusion that in essence centered on managing Black labor for the maintenance of trade unions as White institutions</w:t>
      </w:r>
      <w:r w:rsidRPr="00A24A6A">
        <w:rPr>
          <w:rFonts w:asciiTheme="minorHAnsi" w:hAnsiTheme="minorHAnsi" w:cstheme="minorHAnsi"/>
          <w:b/>
          <w:bCs/>
          <w:u w:val="single"/>
        </w:rPr>
        <w:t>,</w:t>
      </w:r>
      <w:r w:rsidRPr="00A24A6A">
        <w:rPr>
          <w:rFonts w:asciiTheme="minorHAnsi" w:hAnsiTheme="minorHAnsi" w:cstheme="minorHAnsi"/>
          <w:sz w:val="16"/>
        </w:rPr>
        <w:t xml:space="preserve"> in effect, </w:t>
      </w:r>
      <w:r w:rsidRPr="00A24A6A">
        <w:rPr>
          <w:rFonts w:asciiTheme="minorHAnsi" w:hAnsiTheme="minorHAnsi" w:cstheme="minorHAnsi"/>
          <w:b/>
          <w:bCs/>
          <w:u w:val="single"/>
        </w:rPr>
        <w:t>reproducing Black bodies as possessions.</w:t>
      </w:r>
      <w:r w:rsidRPr="00A24A6A">
        <w:rPr>
          <w:rFonts w:asciiTheme="minorHAnsi" w:hAnsiTheme="minorHAnsi" w:cstheme="minorHAnsi"/>
          <w:sz w:val="16"/>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A24A6A">
        <w:rPr>
          <w:rFonts w:asciiTheme="minorHAnsi" w:hAnsiTheme="minorHAnsi" w:cstheme="minorHAnsi"/>
          <w:sz w:val="16"/>
        </w:rPr>
        <w:t>are capable of managing</w:t>
      </w:r>
      <w:proofErr w:type="gramEnd"/>
      <w:r w:rsidRPr="00A24A6A">
        <w:rPr>
          <w:rFonts w:asciiTheme="minorHAnsi" w:hAnsiTheme="minorHAnsi" w:cstheme="minorHAnsi"/>
          <w:sz w:val="16"/>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A24A6A">
        <w:rPr>
          <w:rFonts w:asciiTheme="minorHAnsi" w:hAnsiTheme="minorHAnsi" w:cstheme="minorHAnsi"/>
          <w:b/>
          <w:bCs/>
          <w:u w:val="single"/>
        </w:rPr>
        <w:t>If White labor does not possess and manage Black labor, then Black labor will be wielded by capitalists to weaken White labor power.</w:t>
      </w:r>
      <w:r w:rsidRPr="00A24A6A">
        <w:rPr>
          <w:rFonts w:asciiTheme="minorHAnsi" w:hAnsiTheme="minorHAnsi" w:cstheme="minorHAnsi"/>
          <w:sz w:val="16"/>
        </w:rPr>
        <w:t xml:space="preserve"> Succession Alongside the frames of homogenization and possession was the frame of succession, </w:t>
      </w:r>
      <w:r w:rsidRPr="00A24A6A">
        <w:rPr>
          <w:rFonts w:asciiTheme="minorHAnsi" w:hAnsiTheme="minorHAnsi" w:cstheme="minorHAnsi"/>
          <w:b/>
          <w:bCs/>
          <w:u w:val="single"/>
        </w:rPr>
        <w:t xml:space="preserve">the </w:t>
      </w:r>
      <w:r w:rsidRPr="00A24A6A">
        <w:rPr>
          <w:rFonts w:asciiTheme="minorHAnsi" w:hAnsiTheme="minorHAnsi" w:cstheme="minorHAnsi"/>
          <w:b/>
          <w:bCs/>
          <w:highlight w:val="cyan"/>
          <w:u w:val="single"/>
        </w:rPr>
        <w:t>notion that since the Black labor question had been settled, the Black working class must now address the White labor question of industrial servitude.</w:t>
      </w:r>
      <w:r w:rsidRPr="00A24A6A">
        <w:rPr>
          <w:rFonts w:asciiTheme="minorHAnsi" w:hAnsiTheme="minorHAnsi" w:cstheme="minorHAnsi"/>
          <w:sz w:val="16"/>
        </w:rPr>
        <w:t xml:space="preserve"> For example, Ira Steward, the leader of the movement for the eight-hour day, spoke to workers at Faneuil Hall in Boston on November 2, 1865, </w:t>
      </w:r>
      <w:r w:rsidRPr="00A24A6A">
        <w:rPr>
          <w:rFonts w:asciiTheme="minorHAnsi" w:hAnsiTheme="minorHAnsi" w:cstheme="minorHAnsi"/>
          <w:sz w:val="16"/>
        </w:rPr>
        <w:lastRenderedPageBreak/>
        <w:t xml:space="preserve">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A24A6A">
        <w:rPr>
          <w:rFonts w:asciiTheme="minorHAnsi" w:hAnsiTheme="minorHAnsi" w:cstheme="minorHAnsi"/>
          <w:b/>
          <w:bCs/>
          <w:u w:val="single"/>
        </w:rPr>
        <w:t>Eduard Schlaeger, the German language editor of the Workingman’s Advocate, would write that White workers “had settled the black labor question, and now . . . would settle the white labor question”</w:t>
      </w:r>
      <w:r w:rsidRPr="00A24A6A">
        <w:rPr>
          <w:rFonts w:asciiTheme="minorHAnsi" w:hAnsiTheme="minorHAnsi" w:cstheme="minorHAnsi"/>
          <w:sz w:val="16"/>
        </w:rPr>
        <w:t xml:space="preserve"> (Chicago Times, May 10, 1867: 5). In the same year, William H. Sylvis said that “the labor reform movement is a second Emancipation Proclamation” (</w:t>
      </w:r>
      <w:proofErr w:type="spellStart"/>
      <w:r w:rsidRPr="00A24A6A">
        <w:rPr>
          <w:rFonts w:asciiTheme="minorHAnsi" w:hAnsiTheme="minorHAnsi" w:cstheme="minorHAnsi"/>
          <w:sz w:val="16"/>
        </w:rPr>
        <w:t>Todes</w:t>
      </w:r>
      <w:proofErr w:type="spellEnd"/>
      <w:r w:rsidRPr="00A24A6A">
        <w:rPr>
          <w:rFonts w:asciiTheme="minorHAnsi" w:hAnsiTheme="minorHAnsi" w:cstheme="minorHAnsi"/>
          <w:sz w:val="16"/>
        </w:rPr>
        <w:t xml:space="preserve"> 1942:76). And in 1869, Richard F. </w:t>
      </w:r>
      <w:proofErr w:type="spellStart"/>
      <w:r w:rsidRPr="00A24A6A">
        <w:rPr>
          <w:rFonts w:asciiTheme="minorHAnsi" w:hAnsiTheme="minorHAnsi" w:cstheme="minorHAnsi"/>
          <w:sz w:val="16"/>
        </w:rPr>
        <w:t>Trevellick</w:t>
      </w:r>
      <w:proofErr w:type="spellEnd"/>
      <w:r w:rsidRPr="00A24A6A">
        <w:rPr>
          <w:rFonts w:asciiTheme="minorHAnsi" w:hAnsiTheme="minorHAnsi" w:cstheme="minorHAnsi"/>
          <w:sz w:val="16"/>
        </w:rPr>
        <w:t xml:space="preserve">, a leader of the NLU and future leader of the Knights of Labor, said, </w:t>
      </w:r>
      <w:proofErr w:type="gramStart"/>
      <w:r w:rsidRPr="00A24A6A">
        <w:rPr>
          <w:rFonts w:asciiTheme="minorHAnsi" w:hAnsiTheme="minorHAnsi" w:cstheme="minorHAnsi"/>
          <w:sz w:val="16"/>
        </w:rPr>
        <w:t>The</w:t>
      </w:r>
      <w:proofErr w:type="gramEnd"/>
      <w:r w:rsidRPr="00A24A6A">
        <w:rPr>
          <w:rFonts w:asciiTheme="minorHAnsi" w:hAnsiTheme="minorHAnsi" w:cstheme="minorHAnsi"/>
          <w:sz w:val="16"/>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A24A6A">
        <w:rPr>
          <w:rFonts w:asciiTheme="minorHAnsi" w:hAnsiTheme="minorHAnsi" w:cstheme="minorHAnsi"/>
          <w:b/>
          <w:bCs/>
          <w:u w:val="single"/>
        </w:rPr>
        <w:t xml:space="preserve">Instead of linking the ongoing project of Black emancipation to labor’s emancipation from capitalism, </w:t>
      </w:r>
      <w:proofErr w:type="spellStart"/>
      <w:r w:rsidRPr="00A24A6A">
        <w:rPr>
          <w:rFonts w:asciiTheme="minorHAnsi" w:hAnsiTheme="minorHAnsi" w:cstheme="minorHAnsi"/>
          <w:b/>
          <w:bCs/>
          <w:u w:val="single"/>
        </w:rPr>
        <w:t>Trevellick</w:t>
      </w:r>
      <w:proofErr w:type="spellEnd"/>
      <w:r w:rsidRPr="00A24A6A">
        <w:rPr>
          <w:rFonts w:asciiTheme="minorHAnsi" w:hAnsiTheme="minorHAnsi" w:cstheme="minorHAnsi"/>
          <w:b/>
          <w:bCs/>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A24A6A">
        <w:rPr>
          <w:rFonts w:asciiTheme="minorHAnsi" w:hAnsiTheme="minorHAnsi" w:cstheme="minorHAnsi"/>
          <w:b/>
          <w:bCs/>
          <w:u w:val="single"/>
        </w:rPr>
        <w:t>Trevelick</w:t>
      </w:r>
      <w:proofErr w:type="spellEnd"/>
      <w:r w:rsidRPr="00A24A6A">
        <w:rPr>
          <w:rFonts w:asciiTheme="minorHAnsi" w:hAnsiTheme="minorHAnsi" w:cstheme="minorHAnsi"/>
          <w:b/>
          <w:bCs/>
          <w:u w:val="single"/>
        </w:rPr>
        <w:t xml:space="preserve"> insists, to strike the shackles “from the hands of the white man.” Given </w:t>
      </w:r>
      <w:r w:rsidRPr="00A24A6A">
        <w:rPr>
          <w:rFonts w:asciiTheme="minorHAnsi" w:hAnsiTheme="minorHAnsi" w:cstheme="minorHAnsi"/>
          <w:b/>
          <w:bCs/>
          <w:highlight w:val="cyan"/>
          <w:u w:val="single"/>
        </w:rPr>
        <w:t>White labor’s strategies of ignoring Black labor’s conditions, chief among them labor market and union exclusion,</w:t>
      </w:r>
      <w:r w:rsidRPr="00A24A6A">
        <w:rPr>
          <w:rFonts w:asciiTheme="minorHAnsi" w:hAnsiTheme="minorHAnsi" w:cstheme="minorHAnsi"/>
          <w:b/>
          <w:bCs/>
          <w:u w:val="single"/>
        </w:rPr>
        <w:t xml:space="preserve"> Black trade unionists grew increasingly impatient. </w:t>
      </w:r>
      <w:r w:rsidRPr="00A24A6A">
        <w:rPr>
          <w:rFonts w:asciiTheme="minorHAnsi" w:hAnsiTheme="minorHAnsi" w:cstheme="minorHAnsi"/>
          <w:sz w:val="16"/>
        </w:rPr>
        <w:t xml:space="preserve">By 1869, after repeated attempts to secure a biracial admission policy to the NLU, Black laborers met in their own NLU meet </w:t>
      </w:r>
      <w:proofErr w:type="spellStart"/>
      <w:r w:rsidRPr="00A24A6A">
        <w:rPr>
          <w:rFonts w:asciiTheme="minorHAnsi" w:hAnsiTheme="minorHAnsi" w:cstheme="minorHAnsi"/>
          <w:sz w:val="16"/>
        </w:rPr>
        <w:t>ing</w:t>
      </w:r>
      <w:proofErr w:type="spellEnd"/>
      <w:r w:rsidRPr="00A24A6A">
        <w:rPr>
          <w:rFonts w:asciiTheme="minorHAnsi" w:hAnsiTheme="minorHAnsi" w:cstheme="minorHAnsi"/>
          <w:sz w:val="16"/>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A24A6A">
        <w:rPr>
          <w:rFonts w:asciiTheme="minorHAnsi" w:hAnsiTheme="minorHAnsi" w:cstheme="minorHAnsi"/>
          <w:sz w:val="16"/>
        </w:rPr>
        <w:t>work shops</w:t>
      </w:r>
      <w:proofErr w:type="spellEnd"/>
      <w:r w:rsidRPr="00A24A6A">
        <w:rPr>
          <w:rFonts w:asciiTheme="minorHAnsi" w:hAnsiTheme="minorHAnsi" w:cstheme="minorHAnsi"/>
          <w:sz w:val="16"/>
        </w:rPr>
        <w:t xml:space="preserve"> of this country . . . If American citizenship means anything at all, it means the freedom of labor” (</w:t>
      </w:r>
      <w:proofErr w:type="spellStart"/>
      <w:r w:rsidRPr="00A24A6A">
        <w:rPr>
          <w:rFonts w:asciiTheme="minorHAnsi" w:hAnsiTheme="minorHAnsi" w:cstheme="minorHAnsi"/>
          <w:sz w:val="16"/>
        </w:rPr>
        <w:t>Todes</w:t>
      </w:r>
      <w:proofErr w:type="spellEnd"/>
      <w:r w:rsidRPr="00A24A6A">
        <w:rPr>
          <w:rFonts w:asciiTheme="minorHAnsi" w:hAnsiTheme="minorHAnsi" w:cstheme="minorHAnsi"/>
          <w:sz w:val="16"/>
        </w:rPr>
        <w:t xml:space="preserve"> 1942:78). Accordingly, the assembly passed a resolution, saying, That the exclusion of colored men, and apprentices from the right to labor in any department or industr</w:t>
      </w:r>
      <w:r w:rsidRPr="00A24A6A">
        <w:rPr>
          <w:rFonts w:asciiTheme="minorHAnsi" w:hAnsiTheme="minorHAnsi" w:cstheme="minorHAnsi"/>
          <w:sz w:val="16"/>
        </w:rPr>
        <w:lastRenderedPageBreak/>
        <w:t xml:space="preserve">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A24A6A">
        <w:rPr>
          <w:rFonts w:asciiTheme="minorHAnsi" w:hAnsiTheme="minorHAnsi" w:cstheme="minorHAnsi"/>
          <w:sz w:val="16"/>
        </w:rPr>
        <w:t>inte</w:t>
      </w:r>
      <w:proofErr w:type="spellEnd"/>
      <w:r w:rsidRPr="00A24A6A">
        <w:rPr>
          <w:rFonts w:asciiTheme="minorHAnsi" w:hAnsiTheme="minorHAnsi" w:cstheme="minorHAnsi"/>
          <w:sz w:val="16"/>
        </w:rPr>
        <w:t xml:space="preserve"> </w:t>
      </w:r>
      <w:proofErr w:type="spellStart"/>
      <w:r w:rsidRPr="00A24A6A">
        <w:rPr>
          <w:rFonts w:asciiTheme="minorHAnsi" w:hAnsiTheme="minorHAnsi" w:cstheme="minorHAnsi"/>
          <w:sz w:val="16"/>
        </w:rPr>
        <w:t>gration</w:t>
      </w:r>
      <w:proofErr w:type="spellEnd"/>
      <w:r w:rsidRPr="00A24A6A">
        <w:rPr>
          <w:rFonts w:asciiTheme="minorHAnsi" w:hAnsiTheme="minorHAnsi" w:cstheme="minorHAnsi"/>
          <w:sz w:val="16"/>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A24A6A">
        <w:rPr>
          <w:rFonts w:asciiTheme="minorHAnsi" w:hAnsiTheme="minorHAnsi" w:cstheme="minorHAnsi"/>
          <w:sz w:val="16"/>
        </w:rPr>
        <w:t>Todes</w:t>
      </w:r>
      <w:proofErr w:type="spellEnd"/>
      <w:r w:rsidRPr="00A24A6A">
        <w:rPr>
          <w:rFonts w:asciiTheme="minorHAnsi" w:hAnsiTheme="minorHAnsi" w:cstheme="minorHAnsi"/>
          <w:sz w:val="16"/>
        </w:rPr>
        <w:t xml:space="preserve"> 1942:79). Just as Black labor had to fight anti-Black exclusion at the national level, they were also forced to contend with various anti-Black exclusionary tactics at the local level in cities like Chicago.</w:t>
      </w:r>
    </w:p>
    <w:p w14:paraId="75405CD0" w14:textId="77777777" w:rsidR="002110C0" w:rsidRPr="00A24A6A" w:rsidRDefault="002110C0" w:rsidP="002110C0"/>
    <w:p w14:paraId="41359B83"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Aunt Jemima and Uncle Ben are standing in the corners  </w:t>
      </w:r>
    </w:p>
    <w:p w14:paraId="409BC57C"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With rifles pointed at the heads of the little children  </w:t>
      </w:r>
    </w:p>
    <w:p w14:paraId="32F3F82B"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“Don’t shoot the children,” I shout, “don’t shoot the children!”  </w:t>
      </w:r>
    </w:p>
    <w:p w14:paraId="54846675"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But they say it’s too late  </w:t>
      </w:r>
    </w:p>
    <w:p w14:paraId="765B725D"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They’ve already been infected by time  </w:t>
      </w:r>
    </w:p>
    <w:p w14:paraId="2D3F4E26"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But that shit is before my time  </w:t>
      </w:r>
    </w:p>
    <w:p w14:paraId="70A5E516"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I need more time  </w:t>
      </w:r>
    </w:p>
    <w:p w14:paraId="275282AB"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 xml:space="preserve">I need more time  </w:t>
      </w:r>
    </w:p>
    <w:p w14:paraId="236B8F66"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t>But it’s too late</w:t>
      </w:r>
      <w:r w:rsidRPr="00D57715">
        <w:rPr>
          <w:rFonts w:asciiTheme="minorHAnsi" w:hAnsiTheme="minorHAnsi" w:cstheme="minorHAnsi"/>
          <w:sz w:val="28"/>
          <w:vertAlign w:val="superscript"/>
        </w:rPr>
        <w:t>1</w:t>
      </w:r>
      <w:r w:rsidRPr="00A24A6A">
        <w:rPr>
          <w:rFonts w:asciiTheme="minorHAnsi" w:hAnsiTheme="minorHAnsi" w:cstheme="minorHAnsi"/>
          <w:sz w:val="28"/>
          <w:bdr w:val="none" w:sz="0" w:space="0" w:color="auto" w:frame="1"/>
        </w:rPr>
        <w:t xml:space="preserve">  </w:t>
      </w:r>
    </w:p>
    <w:p w14:paraId="7068F526" w14:textId="77777777" w:rsidR="002110C0" w:rsidRPr="00A24A6A" w:rsidRDefault="002110C0" w:rsidP="002110C0"/>
    <w:p w14:paraId="05919C62" w14:textId="77777777" w:rsidR="002110C0" w:rsidRPr="00A24A6A" w:rsidRDefault="002110C0" w:rsidP="002110C0">
      <w:pPr>
        <w:pStyle w:val="Heading4"/>
        <w:rPr>
          <w:rFonts w:asciiTheme="minorHAnsi" w:hAnsiTheme="minorHAnsi" w:cstheme="minorHAnsi"/>
          <w:sz w:val="28"/>
          <w:bdr w:val="none" w:sz="0" w:space="0" w:color="auto" w:frame="1"/>
        </w:rPr>
      </w:pPr>
      <w:r w:rsidRPr="00A24A6A">
        <w:rPr>
          <w:rFonts w:asciiTheme="minorHAnsi" w:hAnsiTheme="minorHAnsi" w:cstheme="minorHAnsi"/>
          <w:sz w:val="28"/>
          <w:bdr w:val="none" w:sz="0" w:space="0" w:color="auto" w:frame="1"/>
        </w:rPr>
        <w:lastRenderedPageBreak/>
        <w:t xml:space="preserve">Vote aff to affirm the general strike as a strategy to abolish the status of Blackness as property </w:t>
      </w:r>
      <w:r w:rsidRPr="00A24A6A">
        <w:rPr>
          <w:rFonts w:asciiTheme="minorHAnsi" w:hAnsiTheme="minorHAnsi" w:cstheme="minorHAnsi"/>
          <w:sz w:val="28"/>
          <w:u w:val="single"/>
          <w:bdr w:val="none" w:sz="0" w:space="0" w:color="auto" w:frame="1"/>
        </w:rPr>
        <w:t>through the abolition of property itself.</w:t>
      </w:r>
      <w:r w:rsidRPr="00A24A6A">
        <w:rPr>
          <w:rFonts w:asciiTheme="minorHAnsi" w:hAnsiTheme="minorHAnsi" w:cstheme="minorHAnsi"/>
          <w:sz w:val="28"/>
          <w:bdr w:val="none" w:sz="0" w:space="0" w:color="auto" w:frame="1"/>
        </w:rPr>
        <w:t xml:space="preserve"> At the intersection of race and class war, </w:t>
      </w:r>
      <w:r w:rsidRPr="00A24A6A">
        <w:rPr>
          <w:rFonts w:asciiTheme="minorHAnsi" w:hAnsiTheme="minorHAnsi" w:cstheme="minorHAnsi"/>
          <w:sz w:val="28"/>
          <w:u w:val="single"/>
          <w:bdr w:val="none" w:sz="0" w:space="0" w:color="auto" w:frame="1"/>
        </w:rPr>
        <w:t>acts of resistance</w:t>
      </w:r>
      <w:r w:rsidRPr="00A24A6A">
        <w:rPr>
          <w:rFonts w:asciiTheme="minorHAnsi" w:hAnsiTheme="minorHAnsi" w:cstheme="minorHAnsi"/>
          <w:sz w:val="28"/>
          <w:bdr w:val="none" w:sz="0" w:space="0" w:color="auto" w:frame="1"/>
        </w:rPr>
        <w:t xml:space="preserve"> herald the inversion of the entire world order that </w:t>
      </w:r>
      <w:r w:rsidRPr="00A24A6A">
        <w:rPr>
          <w:rFonts w:asciiTheme="minorHAnsi" w:hAnsiTheme="minorHAnsi" w:cstheme="minorHAnsi"/>
          <w:sz w:val="28"/>
          <w:u w:val="single"/>
          <w:bdr w:val="none" w:sz="0" w:space="0" w:color="auto" w:frame="1"/>
        </w:rPr>
        <w:t>requires white supremacy</w:t>
      </w:r>
      <w:r w:rsidRPr="00A24A6A">
        <w:rPr>
          <w:rFonts w:asciiTheme="minorHAnsi" w:hAnsiTheme="minorHAnsi" w:cstheme="minorHAnsi"/>
          <w:sz w:val="28"/>
          <w:bdr w:val="none" w:sz="0" w:space="0" w:color="auto" w:frame="1"/>
        </w:rPr>
        <w:t>. This resistance operates at a register that evades capture by actively resisting white structures that subjugate Blackness. In the songs at the Great House Farm, the riots that broke the windows of the Lowell Cottage, the truant slave, we can see glimpses of another world that's possible.</w:t>
      </w:r>
      <w:r w:rsidRPr="00A24A6A">
        <w:rPr>
          <w:rFonts w:asciiTheme="minorHAnsi" w:hAnsiTheme="minorHAnsi" w:cstheme="minorHAnsi"/>
          <w:sz w:val="28"/>
        </w:rPr>
        <w:t xml:space="preserve"> </w:t>
      </w:r>
    </w:p>
    <w:p w14:paraId="3E290C88"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b/>
          <w:bCs/>
        </w:rPr>
        <w:t xml:space="preserve">Kripp 25 </w:t>
      </w:r>
      <w:r w:rsidRPr="00A24A6A">
        <w:rPr>
          <w:rFonts w:asciiTheme="minorHAnsi" w:hAnsiTheme="minorHAnsi" w:cstheme="minorHAnsi"/>
          <w:sz w:val="16"/>
          <w:szCs w:val="16"/>
        </w:rPr>
        <w:t xml:space="preserve">[Jacob </w:t>
      </w:r>
      <w:proofErr w:type="spellStart"/>
      <w:r w:rsidRPr="00A24A6A">
        <w:rPr>
          <w:rFonts w:asciiTheme="minorHAnsi" w:hAnsiTheme="minorHAnsi" w:cstheme="minorHAnsi"/>
          <w:sz w:val="16"/>
          <w:szCs w:val="16"/>
        </w:rPr>
        <w:t>Kripp</w:t>
      </w:r>
      <w:proofErr w:type="spellEnd"/>
      <w:r w:rsidRPr="00A24A6A">
        <w:rPr>
          <w:rFonts w:asciiTheme="minorHAnsi" w:hAnsiTheme="minorHAnsi" w:cstheme="minorHAnsi"/>
          <w:sz w:val="16"/>
          <w:szCs w:val="16"/>
        </w:rPr>
        <w:t>, Visiting Assistant Professor at Boston University. He previously taught at Trinity College in Hartford, CT and at Johns Hopkins University. “Class War, Race War, and the General Strike.” April 24, 2025, International Political Sociology, https://doi.org/10.1093/ips/olaf007]/Iowa//Bashir</w:t>
      </w:r>
    </w:p>
    <w:p w14:paraId="47D28856" w14:textId="77777777" w:rsidR="002110C0" w:rsidRPr="00A24A6A" w:rsidRDefault="002110C0" w:rsidP="002110C0">
      <w:pPr>
        <w:rPr>
          <w:rFonts w:asciiTheme="minorHAnsi" w:hAnsiTheme="minorHAnsi" w:cstheme="minorHAnsi"/>
          <w:b/>
          <w:bCs/>
          <w:color w:val="000000"/>
          <w:u w:val="single"/>
          <w:shd w:val="clear" w:color="auto" w:fill="00FFFF"/>
        </w:rPr>
      </w:pPr>
      <w:r w:rsidRPr="00A24A6A">
        <w:rPr>
          <w:rFonts w:asciiTheme="minorHAnsi" w:hAnsiTheme="minorHAnsi" w:cstheme="minorHAnsi"/>
          <w:b/>
          <w:bCs/>
          <w:color w:val="000000"/>
          <w:u w:val="single"/>
        </w:rPr>
        <w:t xml:space="preserve">While </w:t>
      </w:r>
      <w:r w:rsidRPr="00A24A6A">
        <w:rPr>
          <w:rFonts w:asciiTheme="minorHAnsi" w:hAnsiTheme="minorHAnsi" w:cstheme="minorHAnsi"/>
          <w:b/>
          <w:bCs/>
          <w:color w:val="000000"/>
          <w:u w:val="single"/>
          <w:shd w:val="clear" w:color="auto" w:fill="00FFFF"/>
        </w:rPr>
        <w:t>white supremacists invert the violent world of chattel slavery through the fantasy of race war—Wedderburn reverts this inversion</w:t>
      </w:r>
      <w:r w:rsidRPr="00A24A6A">
        <w:rPr>
          <w:rFonts w:asciiTheme="minorHAnsi" w:hAnsiTheme="minorHAnsi" w:cstheme="minorHAnsi"/>
          <w:sz w:val="16"/>
          <w:szCs w:val="16"/>
        </w:rPr>
        <w:t xml:space="preserve">. Slavery itself is a form of race war, and the apocalyptic vision of white supremacy becomes a jubilee of freedom from bondage. </w:t>
      </w:r>
      <w:r w:rsidRPr="00A24A6A">
        <w:rPr>
          <w:rFonts w:asciiTheme="minorHAnsi" w:hAnsiTheme="minorHAnsi" w:cstheme="minorHAnsi"/>
          <w:b/>
          <w:bCs/>
          <w:color w:val="000000"/>
          <w:u w:val="single"/>
        </w:rPr>
        <w:t xml:space="preserve">Importantly, Wedderburn succeeds in reversing white supremacy’s inversion of the world </w:t>
      </w:r>
      <w:r w:rsidRPr="00A24A6A">
        <w:rPr>
          <w:rFonts w:asciiTheme="minorHAnsi" w:hAnsiTheme="minorHAnsi" w:cstheme="minorHAnsi"/>
          <w:b/>
          <w:bCs/>
          <w:color w:val="000000"/>
          <w:u w:val="single"/>
          <w:shd w:val="clear" w:color="auto" w:fill="00FFFF"/>
        </w:rPr>
        <w:t xml:space="preserve">through a discourse of the general strike that combines narrative elements of class war and race war to abolish both private property and the status of being property that constituted Blackness through enslavement. </w:t>
      </w:r>
    </w:p>
    <w:p w14:paraId="72C5174B"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b/>
          <w:bCs/>
          <w:color w:val="000000"/>
          <w:u w:val="single"/>
          <w:shd w:val="clear" w:color="auto" w:fill="00FFFF"/>
        </w:rPr>
        <w:t>Wedderburn repositions the white fantasy of race war by analyzing slavery as a form of ongoing warfare</w:t>
      </w:r>
      <w:r w:rsidRPr="00A24A6A">
        <w:rPr>
          <w:rFonts w:asciiTheme="minorHAnsi" w:hAnsiTheme="minorHAnsi" w:cstheme="minorHAnsi"/>
          <w:b/>
          <w:bCs/>
          <w:color w:val="000000"/>
          <w:u w:val="single"/>
        </w:rPr>
        <w:t>. Wedderburn situates the history of enslavement, and the reduction of blackness to property within the 200 Years War of enslaved resistance in the British West Indies (Beckles 1982).</w:t>
      </w:r>
      <w:r w:rsidRPr="00A24A6A">
        <w:rPr>
          <w:rFonts w:asciiTheme="minorHAnsi" w:hAnsiTheme="minorHAnsi" w:cstheme="minorHAnsi"/>
          <w:sz w:val="16"/>
          <w:szCs w:val="16"/>
        </w:rPr>
        <w:t xml:space="preserve"> Organized militia violence upheld white order both within and beyond the plantation and constituted a constant state of war against the enslaved and maroon communities and their Native American allies (Phillips and Sandy 2021). For Vincent Brown, </w:t>
      </w:r>
      <w:r w:rsidRPr="00A24A6A">
        <w:rPr>
          <w:rStyle w:val="Emphasis"/>
          <w:rFonts w:asciiTheme="minorHAnsi" w:hAnsiTheme="minorHAnsi" w:cstheme="minorHAnsi"/>
        </w:rPr>
        <w:t xml:space="preserve">slave revolts in the Caribbean reveal the </w:t>
      </w:r>
      <w:proofErr w:type="spellStart"/>
      <w:r w:rsidRPr="00A24A6A">
        <w:rPr>
          <w:rStyle w:val="Emphasis"/>
          <w:rFonts w:asciiTheme="minorHAnsi" w:hAnsiTheme="minorHAnsi" w:cstheme="minorHAnsi"/>
        </w:rPr>
        <w:t>transimperial</w:t>
      </w:r>
      <w:proofErr w:type="spellEnd"/>
      <w:r w:rsidRPr="00A24A6A">
        <w:rPr>
          <w:rStyle w:val="Emphasis"/>
          <w:rFonts w:asciiTheme="minorHAnsi" w:hAnsiTheme="minorHAnsi" w:cstheme="minorHAnsi"/>
        </w:rPr>
        <w:t xml:space="preserve"> circuits of warfare—from slave raiding warfare on the West African Coast, to inter-imperial warfare to protect the British slave trade through naval power, to the tactics and strategies of both European and African ways of war that enslaved people’s inherent and turn against the plantation order (Brown 2019). </w:t>
      </w:r>
    </w:p>
    <w:p w14:paraId="0E1B801A"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sz w:val="16"/>
          <w:szCs w:val="16"/>
        </w:rPr>
        <w:t xml:space="preserve">Alluding to this broader geography, </w:t>
      </w:r>
      <w:r w:rsidRPr="00A24A6A">
        <w:rPr>
          <w:rFonts w:asciiTheme="minorHAnsi" w:hAnsiTheme="minorHAnsi" w:cstheme="minorHAnsi"/>
          <w:b/>
          <w:bCs/>
          <w:color w:val="000000"/>
          <w:u w:val="single"/>
          <w:shd w:val="clear" w:color="auto" w:fill="00FFFF"/>
        </w:rPr>
        <w:t>Wedderburn</w:t>
      </w:r>
      <w:r w:rsidRPr="00A24A6A">
        <w:rPr>
          <w:rFonts w:asciiTheme="minorHAnsi" w:hAnsiTheme="minorHAnsi" w:cstheme="minorHAnsi"/>
          <w:b/>
          <w:bCs/>
          <w:color w:val="000000"/>
          <w:u w:val="single"/>
        </w:rPr>
        <w:t xml:space="preserve">’s Axe Laid to Root </w:t>
      </w:r>
      <w:r w:rsidRPr="00A24A6A">
        <w:rPr>
          <w:rFonts w:asciiTheme="minorHAnsi" w:hAnsiTheme="minorHAnsi" w:cstheme="minorHAnsi"/>
          <w:b/>
          <w:bCs/>
          <w:color w:val="000000"/>
          <w:u w:val="single"/>
          <w:shd w:val="clear" w:color="auto" w:fill="00FFFF"/>
        </w:rPr>
        <w:t>argues that slavery is both a crime and a war established through “force of arms” and other means</w:t>
      </w:r>
      <w:r w:rsidRPr="00A24A6A">
        <w:rPr>
          <w:rFonts w:asciiTheme="minorHAnsi" w:hAnsiTheme="minorHAnsi" w:cstheme="minorHAnsi"/>
          <w:b/>
          <w:bCs/>
          <w:color w:val="000000"/>
          <w:u w:val="single"/>
        </w:rPr>
        <w:t xml:space="preserve"> (Wedderburn 1991, 81). </w:t>
      </w:r>
      <w:r w:rsidRPr="00A24A6A">
        <w:rPr>
          <w:rFonts w:asciiTheme="minorHAnsi" w:hAnsiTheme="minorHAnsi" w:cstheme="minorHAnsi"/>
          <w:b/>
          <w:bCs/>
          <w:color w:val="000000"/>
          <w:u w:val="single"/>
          <w:shd w:val="clear" w:color="auto" w:fill="00FFFF"/>
        </w:rPr>
        <w:t>Present-day struggles for abolition are not situated</w:t>
      </w:r>
      <w:r w:rsidRPr="00A24A6A">
        <w:rPr>
          <w:rFonts w:asciiTheme="minorHAnsi" w:hAnsiTheme="minorHAnsi" w:cstheme="minorHAnsi"/>
          <w:b/>
          <w:bCs/>
          <w:color w:val="000000"/>
          <w:u w:val="single"/>
        </w:rPr>
        <w:t xml:space="preserve"> primarily in the British metropole </w:t>
      </w:r>
      <w:r w:rsidRPr="00A24A6A">
        <w:rPr>
          <w:rFonts w:asciiTheme="minorHAnsi" w:hAnsiTheme="minorHAnsi" w:cstheme="minorHAnsi"/>
          <w:b/>
          <w:bCs/>
          <w:color w:val="000000"/>
          <w:u w:val="single"/>
          <w:shd w:val="clear" w:color="auto" w:fill="00FFFF"/>
        </w:rPr>
        <w:t>where the fate of enslaved peoples is decided at a distance</w:t>
      </w:r>
      <w:r w:rsidRPr="00A24A6A">
        <w:rPr>
          <w:rFonts w:asciiTheme="minorHAnsi" w:hAnsiTheme="minorHAnsi" w:cstheme="minorHAnsi"/>
          <w:b/>
          <w:bCs/>
          <w:color w:val="000000"/>
          <w:u w:val="single"/>
        </w:rPr>
        <w:t xml:space="preserve">. Instead, </w:t>
      </w:r>
      <w:r w:rsidRPr="00A24A6A">
        <w:rPr>
          <w:rFonts w:asciiTheme="minorHAnsi" w:hAnsiTheme="minorHAnsi" w:cstheme="minorHAnsi"/>
          <w:b/>
          <w:bCs/>
          <w:color w:val="000000"/>
          <w:u w:val="single"/>
          <w:shd w:val="clear" w:color="auto" w:fill="00FFFF"/>
        </w:rPr>
        <w:t>abolition is part of a longer history of autonomous</w:t>
      </w:r>
      <w:r w:rsidRPr="00A24A6A">
        <w:rPr>
          <w:rFonts w:asciiTheme="minorHAnsi" w:hAnsiTheme="minorHAnsi" w:cstheme="minorHAnsi"/>
          <w:b/>
          <w:bCs/>
          <w:color w:val="000000"/>
          <w:u w:val="single"/>
        </w:rPr>
        <w:t xml:space="preserve"> maroon </w:t>
      </w:r>
      <w:r w:rsidRPr="00A24A6A">
        <w:rPr>
          <w:rFonts w:asciiTheme="minorHAnsi" w:hAnsiTheme="minorHAnsi" w:cstheme="minorHAnsi"/>
          <w:b/>
          <w:bCs/>
          <w:color w:val="000000"/>
          <w:u w:val="single"/>
          <w:shd w:val="clear" w:color="auto" w:fill="00FFFF"/>
        </w:rPr>
        <w:t>communities waging warfare agains</w:t>
      </w:r>
      <w:r w:rsidRPr="00A24A6A">
        <w:rPr>
          <w:rFonts w:asciiTheme="minorHAnsi" w:hAnsiTheme="minorHAnsi" w:cstheme="minorHAnsi"/>
          <w:b/>
          <w:bCs/>
          <w:color w:val="000000"/>
          <w:u w:val="single"/>
        </w:rPr>
        <w:t xml:space="preserve">t both </w:t>
      </w:r>
      <w:r w:rsidRPr="00A24A6A">
        <w:rPr>
          <w:rFonts w:asciiTheme="minorHAnsi" w:hAnsiTheme="minorHAnsi" w:cstheme="minorHAnsi"/>
          <w:b/>
          <w:bCs/>
          <w:color w:val="000000"/>
          <w:u w:val="single"/>
          <w:shd w:val="clear" w:color="auto" w:fill="00FFFF"/>
        </w:rPr>
        <w:t>the</w:t>
      </w:r>
      <w:r w:rsidRPr="00A24A6A">
        <w:rPr>
          <w:rFonts w:asciiTheme="minorHAnsi" w:hAnsiTheme="minorHAnsi" w:cstheme="minorHAnsi"/>
          <w:b/>
          <w:bCs/>
          <w:color w:val="000000"/>
          <w:u w:val="single"/>
        </w:rPr>
        <w:t xml:space="preserve"> Spanish and British </w:t>
      </w:r>
      <w:r w:rsidRPr="00A24A6A">
        <w:rPr>
          <w:rFonts w:asciiTheme="minorHAnsi" w:hAnsiTheme="minorHAnsi" w:cstheme="minorHAnsi"/>
          <w:b/>
          <w:bCs/>
          <w:color w:val="000000"/>
          <w:u w:val="single"/>
          <w:shd w:val="clear" w:color="auto" w:fill="00FFFF"/>
        </w:rPr>
        <w:t>plantation</w:t>
      </w:r>
      <w:r w:rsidRPr="00A24A6A">
        <w:rPr>
          <w:rFonts w:asciiTheme="minorHAnsi" w:hAnsiTheme="minorHAnsi" w:cstheme="minorHAnsi"/>
          <w:b/>
          <w:bCs/>
          <w:color w:val="000000"/>
          <w:u w:val="single"/>
        </w:rPr>
        <w:t xml:space="preserve"> empires</w:t>
      </w:r>
      <w:r w:rsidRPr="00A24A6A">
        <w:rPr>
          <w:rFonts w:asciiTheme="minorHAnsi" w:hAnsiTheme="minorHAnsi" w:cstheme="minorHAnsi"/>
          <w:sz w:val="16"/>
          <w:szCs w:val="16"/>
        </w:rPr>
        <w:t xml:space="preserve">. Directly contravening arguments that British empire was justified by being more benign than the Spanish, Wedderburn argues that the state of war against maroons merely continued: “my people, then fled to the woods for refuge, the invaders called to them to return to bondage, they refused; they contended for twenty years, and upwards; bondage was more terrific than death” (Wedderburn 1991, 98). Abolition’s war continues as part of a broader blood debt owed to the sacrifice of “ancestors, who fell for freedom’s cause” (Wedderburn 1991, 98). </w:t>
      </w:r>
    </w:p>
    <w:p w14:paraId="500E0FA1"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sz w:val="16"/>
          <w:szCs w:val="16"/>
        </w:rPr>
        <w:t>As part of this expanded temporality and geography of maroon warfare and abolition, Wedderburn also narrates the history of slavery’s warfare as a history of sexual violence through his own biography. Both his Life of Robert Wedderburn and Axe Laid to Root reposition the white fantasy of race war as sexual violence against White women, into the actual history of white supremacist race war’s sexual violence against enslaved women. Wedderburn recounts the conditions of his own birth within a broader history of Black women reduced to flesh for the pleasure of the plantation master. Referencing his father, he describes how “my mother was made the object of his brutal lust, then insulted, abused and abandoned” (Wedderburn 1991, 45). This was part of a broader pattern of slave societies where “a planter letting out his prettiest female slaves for purposes of lust, is by no means uncommon” (Wedderburn 1991, 47). Sexual violence constituted a war against the enslaved that both reduced them to an object of pleasure and furthered the property and profit of the plantation</w:t>
      </w:r>
      <w:proofErr w:type="gramStart"/>
      <w:r w:rsidRPr="00A24A6A">
        <w:rPr>
          <w:rFonts w:asciiTheme="minorHAnsi" w:hAnsiTheme="minorHAnsi" w:cstheme="minorHAnsi"/>
          <w:sz w:val="16"/>
          <w:szCs w:val="16"/>
        </w:rPr>
        <w:t>—“</w:t>
      </w:r>
      <w:proofErr w:type="gramEnd"/>
      <w:r w:rsidRPr="00A24A6A">
        <w:rPr>
          <w:rFonts w:asciiTheme="minorHAnsi" w:hAnsiTheme="minorHAnsi" w:cstheme="minorHAnsi"/>
          <w:sz w:val="16"/>
          <w:szCs w:val="16"/>
        </w:rPr>
        <w:t>it was an acquisition which might one day fetch something in the market” (Wedderburn 1991, 46). As part of Wedderburn’s re-narration of race war as constitutive of slavery itself plantations, Wedderburn plays on the</w:t>
      </w:r>
      <w:r w:rsidRPr="00A24A6A">
        <w:rPr>
          <w:rFonts w:asciiTheme="minorHAnsi" w:hAnsiTheme="minorHAnsi" w:cstheme="minorHAnsi"/>
          <w:sz w:val="16"/>
          <w:szCs w:val="16"/>
        </w:rPr>
        <w:lastRenderedPageBreak/>
        <w:t xml:space="preserve"> stock images of the white supremacist fantasy of race war. He frequently alludes to the </w:t>
      </w:r>
      <w:r w:rsidRPr="00A24A6A">
        <w:rPr>
          <w:rFonts w:asciiTheme="minorHAnsi" w:hAnsiTheme="minorHAnsi" w:cstheme="minorHAnsi"/>
          <w:sz w:val="16"/>
          <w:szCs w:val="16"/>
        </w:rPr>
        <w:lastRenderedPageBreak/>
        <w:t>“Mulatto Revenge” patricidal archetype—within both his personal narrative “I should long ago have taken ample revenge of my father” (Wedderburn 1991, 47)—and a broader history of slave violence against a condition of property</w:t>
      </w:r>
      <w:proofErr w:type="gramStart"/>
      <w:r w:rsidRPr="00A24A6A">
        <w:rPr>
          <w:rFonts w:asciiTheme="minorHAnsi" w:hAnsiTheme="minorHAnsi" w:cstheme="minorHAnsi"/>
          <w:sz w:val="16"/>
          <w:szCs w:val="16"/>
        </w:rPr>
        <w:t>—“</w:t>
      </w:r>
      <w:proofErr w:type="gramEnd"/>
      <w:r w:rsidRPr="00A24A6A">
        <w:rPr>
          <w:rFonts w:asciiTheme="minorHAnsi" w:hAnsiTheme="minorHAnsi" w:cstheme="minorHAnsi"/>
          <w:sz w:val="16"/>
          <w:szCs w:val="16"/>
        </w:rPr>
        <w:t>the free Mulattoes are reading Cobbett’s Register and talking about St. Domingo” (Wedderburn 1991, 108).</w:t>
      </w:r>
    </w:p>
    <w:p w14:paraId="467A7771" w14:textId="77777777" w:rsidR="002110C0" w:rsidRPr="00A24A6A" w:rsidRDefault="002110C0" w:rsidP="002110C0">
      <w:pPr>
        <w:rPr>
          <w:rFonts w:asciiTheme="minorHAnsi" w:hAnsiTheme="minorHAnsi" w:cstheme="minorHAnsi"/>
          <w:b/>
          <w:bCs/>
          <w:color w:val="000000"/>
          <w:u w:val="single"/>
        </w:rPr>
      </w:pPr>
      <w:r w:rsidRPr="00A24A6A">
        <w:rPr>
          <w:rFonts w:asciiTheme="minorHAnsi" w:hAnsiTheme="minorHAnsi" w:cstheme="minorHAnsi"/>
          <w:b/>
          <w:bCs/>
          <w:color w:val="000000"/>
          <w:u w:val="single"/>
          <w:shd w:val="clear" w:color="auto" w:fill="00FFFF"/>
        </w:rPr>
        <w:t>Wedderburn’s allusion to</w:t>
      </w:r>
      <w:r w:rsidRPr="00A24A6A">
        <w:rPr>
          <w:rFonts w:asciiTheme="minorHAnsi" w:hAnsiTheme="minorHAnsi" w:cstheme="minorHAnsi"/>
          <w:b/>
          <w:bCs/>
          <w:color w:val="000000"/>
          <w:u w:val="single"/>
        </w:rPr>
        <w:t xml:space="preserve"> Cobbett’s Register and </w:t>
      </w:r>
      <w:r w:rsidRPr="00A24A6A">
        <w:rPr>
          <w:rFonts w:asciiTheme="minorHAnsi" w:hAnsiTheme="minorHAnsi" w:cstheme="minorHAnsi"/>
          <w:b/>
          <w:bCs/>
          <w:color w:val="000000"/>
          <w:u w:val="single"/>
          <w:shd w:val="clear" w:color="auto" w:fill="00FFFF"/>
        </w:rPr>
        <w:t>the Haitian Revolution</w:t>
      </w:r>
      <w:r w:rsidRPr="00A24A6A">
        <w:rPr>
          <w:rFonts w:asciiTheme="minorHAnsi" w:hAnsiTheme="minorHAnsi" w:cstheme="minorHAnsi"/>
          <w:b/>
          <w:bCs/>
          <w:color w:val="000000"/>
          <w:u w:val="single"/>
        </w:rPr>
        <w:t xml:space="preserve"> is striking here for several reasons that </w:t>
      </w:r>
      <w:r w:rsidRPr="00A24A6A">
        <w:rPr>
          <w:rFonts w:asciiTheme="minorHAnsi" w:hAnsiTheme="minorHAnsi" w:cstheme="minorHAnsi"/>
          <w:b/>
          <w:bCs/>
          <w:color w:val="000000"/>
          <w:u w:val="single"/>
          <w:shd w:val="clear" w:color="auto" w:fill="00FFFF"/>
        </w:rPr>
        <w:t xml:space="preserve">bring us back to the question of the general strike at the intersection of race war and class war. </w:t>
      </w:r>
      <w:r w:rsidRPr="00A24A6A">
        <w:rPr>
          <w:rFonts w:asciiTheme="minorHAnsi" w:hAnsiTheme="minorHAnsi" w:cstheme="minorHAnsi"/>
          <w:b/>
          <w:bCs/>
          <w:color w:val="000000"/>
          <w:u w:val="single"/>
        </w:rPr>
        <w:t>As Joseph Albernaz (</w:t>
      </w:r>
      <w:proofErr w:type="gramStart"/>
      <w:r w:rsidRPr="00A24A6A">
        <w:rPr>
          <w:rFonts w:asciiTheme="minorHAnsi" w:hAnsiTheme="minorHAnsi" w:cstheme="minorHAnsi"/>
          <w:b/>
          <w:bCs/>
          <w:color w:val="000000"/>
          <w:u w:val="single"/>
        </w:rPr>
        <w:t>2022)has</w:t>
      </w:r>
      <w:proofErr w:type="gramEnd"/>
      <w:r w:rsidRPr="00A24A6A">
        <w:rPr>
          <w:rFonts w:asciiTheme="minorHAnsi" w:hAnsiTheme="minorHAnsi" w:cstheme="minorHAnsi"/>
          <w:b/>
          <w:bCs/>
          <w:color w:val="000000"/>
          <w:u w:val="single"/>
        </w:rPr>
        <w:t xml:space="preserve"> recently cogently argued, for Wedderburn, </w:t>
      </w:r>
      <w:r w:rsidRPr="00A24A6A">
        <w:rPr>
          <w:rFonts w:asciiTheme="minorHAnsi" w:hAnsiTheme="minorHAnsi" w:cstheme="minorHAnsi"/>
          <w:b/>
          <w:bCs/>
          <w:color w:val="000000"/>
          <w:sz w:val="32"/>
          <w:szCs w:val="32"/>
          <w:u w:val="single"/>
          <w:shd w:val="clear" w:color="auto" w:fill="00FFFF"/>
        </w:rPr>
        <w:t>slaves withdrawing their labor in everyday acts of resistance, from minor work stoppages to “loafing” in the fields, to petit and grand marronage, constitutes a genealogy of the general strike that precedes and exceeds socialist radicals</w:t>
      </w:r>
      <w:r w:rsidRPr="00A24A6A">
        <w:rPr>
          <w:rFonts w:asciiTheme="minorHAnsi" w:hAnsiTheme="minorHAnsi" w:cstheme="minorHAnsi"/>
          <w:b/>
          <w:bCs/>
          <w:color w:val="000000"/>
          <w:u w:val="single"/>
        </w:rPr>
        <w:t xml:space="preserve"> in the British metropole. </w:t>
      </w:r>
      <w:r w:rsidRPr="00A24A6A">
        <w:rPr>
          <w:rFonts w:asciiTheme="minorHAnsi" w:hAnsiTheme="minorHAnsi" w:cstheme="minorHAnsi"/>
          <w:b/>
          <w:bCs/>
          <w:color w:val="000000"/>
          <w:u w:val="single"/>
          <w:shd w:val="clear" w:color="auto" w:fill="00FFFF"/>
        </w:rPr>
        <w:t xml:space="preserve">Wedderburn calls for a day where slaves refuse to work and instead pretend to sleep in an extra hour of the day: “The universality of your sleeping and non-resistance, will strike terror into your oppressors. Go to your </w:t>
      </w:r>
      <w:proofErr w:type="spellStart"/>
      <w:r w:rsidRPr="00A24A6A">
        <w:rPr>
          <w:rFonts w:asciiTheme="minorHAnsi" w:hAnsiTheme="minorHAnsi" w:cstheme="minorHAnsi"/>
          <w:b/>
          <w:bCs/>
          <w:color w:val="000000"/>
          <w:u w:val="single"/>
          <w:shd w:val="clear" w:color="auto" w:fill="00FFFF"/>
        </w:rPr>
        <w:t>labour</w:t>
      </w:r>
      <w:proofErr w:type="spellEnd"/>
      <w:r w:rsidRPr="00A24A6A">
        <w:rPr>
          <w:rFonts w:asciiTheme="minorHAnsi" w:hAnsiTheme="minorHAnsi" w:cstheme="minorHAnsi"/>
          <w:b/>
          <w:bCs/>
          <w:color w:val="000000"/>
          <w:u w:val="single"/>
          <w:shd w:val="clear" w:color="auto" w:fill="00FFFF"/>
        </w:rPr>
        <w:t xml:space="preserve"> peaceably after the hour is expired; and repeat it</w:t>
      </w:r>
      <w:r w:rsidRPr="00A24A6A">
        <w:rPr>
          <w:rFonts w:asciiTheme="minorHAnsi" w:hAnsiTheme="minorHAnsi" w:cstheme="minorHAnsi"/>
          <w:b/>
          <w:bCs/>
          <w:color w:val="000000"/>
          <w:u w:val="single"/>
        </w:rPr>
        <w:t xml:space="preserve"> once a year, </w:t>
      </w:r>
      <w:r w:rsidRPr="00A24A6A">
        <w:rPr>
          <w:rFonts w:asciiTheme="minorHAnsi" w:hAnsiTheme="minorHAnsi" w:cstheme="minorHAnsi"/>
          <w:b/>
          <w:bCs/>
          <w:color w:val="000000"/>
          <w:u w:val="single"/>
          <w:shd w:val="clear" w:color="auto" w:fill="00FFFF"/>
        </w:rPr>
        <w:t>till you obtain your liberty</w:t>
      </w:r>
      <w:r w:rsidRPr="00A24A6A">
        <w:rPr>
          <w:rFonts w:asciiTheme="minorHAnsi" w:hAnsiTheme="minorHAnsi" w:cstheme="minorHAnsi"/>
          <w:sz w:val="16"/>
          <w:szCs w:val="16"/>
        </w:rPr>
        <w:t xml:space="preserve">” (Wedderburn 1991, 82). </w:t>
      </w:r>
      <w:r w:rsidRPr="00A24A6A">
        <w:rPr>
          <w:rFonts w:asciiTheme="minorHAnsi" w:hAnsiTheme="minorHAnsi" w:cstheme="minorHAnsi"/>
          <w:b/>
          <w:bCs/>
          <w:color w:val="000000"/>
          <w:u w:val="single"/>
          <w:shd w:val="clear" w:color="auto" w:fill="00FFFF"/>
        </w:rPr>
        <w:t>Through this minor action</w:t>
      </w:r>
      <w:r w:rsidRPr="00A24A6A">
        <w:rPr>
          <w:rFonts w:asciiTheme="minorHAnsi" w:hAnsiTheme="minorHAnsi" w:cstheme="minorHAnsi"/>
          <w:b/>
          <w:bCs/>
          <w:color w:val="000000"/>
          <w:u w:val="single"/>
        </w:rPr>
        <w:t xml:space="preserve"> (sleeping in an hour), </w:t>
      </w:r>
      <w:r w:rsidRPr="00A24A6A">
        <w:rPr>
          <w:rFonts w:asciiTheme="minorHAnsi" w:hAnsiTheme="minorHAnsi" w:cstheme="minorHAnsi"/>
          <w:b/>
          <w:bCs/>
          <w:color w:val="000000"/>
          <w:u w:val="single"/>
          <w:shd w:val="clear" w:color="auto" w:fill="00FFFF"/>
        </w:rPr>
        <w:t>Wedderburn heralds the transformation of an entire slaveholding world order.</w:t>
      </w:r>
    </w:p>
    <w:p w14:paraId="63450FBA"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sz w:val="16"/>
          <w:szCs w:val="16"/>
        </w:rPr>
        <w:t xml:space="preserve"> Initially Wedderburn seems to separate his annual holiday from race war’s violence. Wedderburn juxtaposes his holiday directly to the Haitian Revolution: “follow not the example of St. Domingo, let not your jubilee, which will take place, be stained with the blood your oppressors, leave revengeful practices for European kings and ministers” (Wedderburn 1991, 81). </w:t>
      </w:r>
      <w:r w:rsidRPr="00A24A6A">
        <w:rPr>
          <w:rFonts w:asciiTheme="minorHAnsi" w:hAnsiTheme="minorHAnsi" w:cstheme="minorHAnsi"/>
          <w:b/>
          <w:bCs/>
          <w:color w:val="000000"/>
          <w:u w:val="single"/>
        </w:rPr>
        <w:t>But throughout Wedderburn’s oeuvre, violence hangs over the entire project of the holiday. The strike is inescapably saturated by the atmosphere of slavery’s violence; and, as a blow against an entire system premised on the violent transformation of people into property, an inherently violent project of overturning a world order. In Wedderburn’s narration, the general strike becomes a central tactic and strategy within the broader race war of the Caribbean. Following the first issue of the Axe Laid to Root, Wedderburn shifts audiences and tones issuing a warning to the planter class in Jamaica:</w:t>
      </w:r>
    </w:p>
    <w:p w14:paraId="6B793F10" w14:textId="77777777" w:rsidR="002110C0" w:rsidRPr="00A24A6A" w:rsidRDefault="002110C0" w:rsidP="002110C0">
      <w:pPr>
        <w:rPr>
          <w:rFonts w:asciiTheme="minorHAnsi" w:hAnsiTheme="minorHAnsi" w:cstheme="minorHAnsi"/>
          <w:sz w:val="16"/>
          <w:szCs w:val="16"/>
        </w:rPr>
      </w:pPr>
      <w:r w:rsidRPr="00A24A6A">
        <w:rPr>
          <w:rFonts w:asciiTheme="minorHAnsi" w:hAnsiTheme="minorHAnsi" w:cstheme="minorHAnsi"/>
          <w:sz w:val="16"/>
          <w:szCs w:val="16"/>
        </w:rPr>
        <w:t xml:space="preserve">Prepare for flight, ye planters, for the fate of St. Domingo awaits you. Get ready your blood hounds, the allies which you employed against the Maroons. Recollect the fermentation will be universal… they will be victorious in their flight, slaying all before them; they want no turnpike roads: they will not stand to engage </w:t>
      </w:r>
      <w:proofErr w:type="spellStart"/>
      <w:r w:rsidRPr="00A24A6A">
        <w:rPr>
          <w:rFonts w:asciiTheme="minorHAnsi" w:hAnsiTheme="minorHAnsi" w:cstheme="minorHAnsi"/>
          <w:sz w:val="16"/>
          <w:szCs w:val="16"/>
        </w:rPr>
        <w:t>organised</w:t>
      </w:r>
      <w:proofErr w:type="spellEnd"/>
      <w:r w:rsidRPr="00A24A6A">
        <w:rPr>
          <w:rFonts w:asciiTheme="minorHAnsi" w:hAnsiTheme="minorHAnsi" w:cstheme="minorHAnsi"/>
          <w:sz w:val="16"/>
          <w:szCs w:val="16"/>
        </w:rPr>
        <w:t xml:space="preserve"> troops, like the silly Irish rebels” (Wedderburn 1991, 86)</w:t>
      </w:r>
    </w:p>
    <w:p w14:paraId="2575499E" w14:textId="77777777" w:rsidR="002110C0" w:rsidRPr="00A24A6A" w:rsidRDefault="002110C0" w:rsidP="002110C0">
      <w:pPr>
        <w:rPr>
          <w:rFonts w:asciiTheme="minorHAnsi" w:eastAsiaTheme="majorEastAsia" w:hAnsiTheme="minorHAnsi" w:cstheme="minorHAnsi"/>
          <w:highlight w:val="cyan"/>
          <w:u w:val="single"/>
        </w:rPr>
      </w:pPr>
    </w:p>
    <w:p w14:paraId="1F95EF2B" w14:textId="77777777" w:rsidR="002110C0" w:rsidRPr="00A24A6A" w:rsidRDefault="002110C0" w:rsidP="002110C0">
      <w:pPr>
        <w:pStyle w:val="Heading4"/>
        <w:rPr>
          <w:rFonts w:asciiTheme="minorHAnsi" w:hAnsiTheme="minorHAnsi" w:cstheme="minorHAnsi"/>
          <w:sz w:val="24"/>
        </w:rPr>
      </w:pPr>
      <w:r w:rsidRPr="00A24A6A">
        <w:rPr>
          <w:rFonts w:asciiTheme="minorHAnsi" w:hAnsiTheme="minorHAnsi" w:cstheme="minorHAnsi"/>
          <w:color w:val="000000"/>
          <w:sz w:val="28"/>
          <w:szCs w:val="28"/>
        </w:rPr>
        <w:t>The general strike is where theory turns into praxis, effectuating change both in its preparation and application. Collectivizing ongoing</w:t>
      </w:r>
      <w:r>
        <w:rPr>
          <w:rFonts w:asciiTheme="minorHAnsi" w:hAnsiTheme="minorHAnsi" w:cstheme="minorHAnsi"/>
          <w:color w:val="000000"/>
          <w:sz w:val="28"/>
          <w:szCs w:val="28"/>
        </w:rPr>
        <w:t xml:space="preserve"> but</w:t>
      </w:r>
      <w:r w:rsidRPr="00A24A6A">
        <w:rPr>
          <w:rFonts w:asciiTheme="minorHAnsi" w:hAnsiTheme="minorHAnsi" w:cstheme="minorHAnsi"/>
          <w:color w:val="000000"/>
          <w:sz w:val="28"/>
          <w:szCs w:val="28"/>
        </w:rPr>
        <w:t xml:space="preserve"> isolated strikes and strikes not yet conceived into a general strike is a generative project in the insurgency against, heteropatriarchal racial capitalism.</w:t>
      </w:r>
    </w:p>
    <w:p w14:paraId="56050402" w14:textId="77777777" w:rsidR="002110C0" w:rsidRPr="00A24A6A" w:rsidRDefault="002110C0" w:rsidP="002110C0">
      <w:pPr>
        <w:pStyle w:val="NormalWeb"/>
        <w:spacing w:before="0" w:beforeAutospacing="0" w:after="120" w:afterAutospacing="0"/>
        <w:rPr>
          <w:rFonts w:asciiTheme="minorHAnsi" w:hAnsiTheme="minorHAnsi" w:cstheme="minorHAnsi"/>
        </w:rPr>
      </w:pPr>
      <w:r w:rsidRPr="00A24A6A">
        <w:rPr>
          <w:rFonts w:asciiTheme="minorHAnsi" w:hAnsiTheme="minorHAnsi" w:cstheme="minorHAnsi"/>
          <w:b/>
          <w:bCs/>
          <w:color w:val="000000"/>
          <w:sz w:val="28"/>
          <w:szCs w:val="28"/>
        </w:rPr>
        <w:t>Albernaz</w:t>
      </w:r>
      <w:r w:rsidRPr="00A24A6A">
        <w:rPr>
          <w:rFonts w:asciiTheme="minorHAnsi" w:hAnsiTheme="minorHAnsi" w:cstheme="minorHAnsi"/>
          <w:color w:val="000000"/>
        </w:rPr>
        <w:t xml:space="preserve"> </w:t>
      </w:r>
      <w:r w:rsidRPr="00A24A6A">
        <w:rPr>
          <w:rFonts w:asciiTheme="minorHAnsi" w:hAnsiTheme="minorHAnsi" w:cstheme="minorHAnsi"/>
          <w:b/>
          <w:bCs/>
          <w:color w:val="000000"/>
          <w:sz w:val="28"/>
          <w:szCs w:val="28"/>
        </w:rPr>
        <w:t>22</w:t>
      </w:r>
      <w:r w:rsidRPr="00A24A6A">
        <w:rPr>
          <w:rFonts w:asciiTheme="minorHAnsi" w:hAnsiTheme="minorHAnsi" w:cstheme="minorHAnsi"/>
          <w:color w:val="000000"/>
        </w:rPr>
        <w:t xml:space="preserve"> [Joseph, “Abolition, Black Ultra-Radicalism, and the Generation of the General Strike” Critical Times: Interventions in Global Critical Theory. Critical Times: Interventions in Global Critical Theory is published by Duke University Press on behalf of the International Consortium of Critical Theory Programs at the University of California, Berkeley, 7/5/2022 DOI 10.1215/26410478-10030214]/Iowa//Bashir</w:t>
      </w:r>
    </w:p>
    <w:p w14:paraId="1977B432" w14:textId="77777777" w:rsidR="002110C0" w:rsidRPr="00A24A6A" w:rsidRDefault="002110C0" w:rsidP="002110C0">
      <w:pPr>
        <w:pStyle w:val="NormalWeb"/>
        <w:spacing w:before="0" w:beforeAutospacing="0" w:after="160" w:afterAutospacing="0"/>
        <w:rPr>
          <w:rFonts w:asciiTheme="minorHAnsi" w:hAnsiTheme="minorHAnsi" w:cstheme="minorHAnsi"/>
        </w:rPr>
      </w:pPr>
      <w:r w:rsidRPr="00A24A6A">
        <w:rPr>
          <w:rFonts w:asciiTheme="minorHAnsi" w:hAnsiTheme="minorHAnsi" w:cstheme="minorHAnsi"/>
          <w:color w:val="000000"/>
          <w:sz w:val="16"/>
          <w:szCs w:val="16"/>
        </w:rPr>
        <w:t xml:space="preserve">When W.E.B. </w:t>
      </w:r>
      <w:r w:rsidRPr="00A24A6A">
        <w:rPr>
          <w:rFonts w:asciiTheme="minorHAnsi" w:hAnsiTheme="minorHAnsi" w:cstheme="minorHAnsi"/>
          <w:b/>
          <w:bCs/>
          <w:color w:val="000000"/>
          <w:u w:val="single"/>
        </w:rPr>
        <w:t>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invoked the general strike in relation to slavery in Black Reconstruction</w:t>
      </w:r>
      <w:r w:rsidRPr="00A24A6A">
        <w:rPr>
          <w:rFonts w:asciiTheme="minorHAnsi" w:hAnsiTheme="minorHAnsi" w:cstheme="minorHAnsi"/>
          <w:color w:val="000000"/>
          <w:sz w:val="16"/>
          <w:szCs w:val="16"/>
        </w:rPr>
        <w:t xml:space="preserve"> (1935) (hereafter BR), </w:t>
      </w:r>
      <w:r w:rsidRPr="00A24A6A">
        <w:rPr>
          <w:rFonts w:asciiTheme="minorHAnsi" w:hAnsiTheme="minorHAnsi" w:cstheme="minorHAnsi"/>
          <w:b/>
          <w:bCs/>
          <w:color w:val="000000"/>
          <w:u w:val="single"/>
        </w:rPr>
        <w:t>he engaged in a striking philosophical fabulation that was not without controversy</w:t>
      </w:r>
      <w:r w:rsidRPr="00A24A6A">
        <w:rPr>
          <w:rFonts w:asciiTheme="minorHAnsi" w:hAnsiTheme="minorHAnsi" w:cstheme="minorHAnsi"/>
          <w:color w:val="000000"/>
          <w:sz w:val="16"/>
          <w:szCs w:val="16"/>
        </w:rPr>
        <w:t xml:space="preserve">, even down to the present. Du Bois has been charged, even by sympathetic admirers, with misuse of the term “general strike” and with anachronism. Yet </w:t>
      </w:r>
      <w:r w:rsidRPr="00A24A6A">
        <w:rPr>
          <w:rFonts w:asciiTheme="minorHAnsi" w:hAnsiTheme="minorHAnsi" w:cstheme="minorHAnsi"/>
          <w:b/>
          <w:bCs/>
          <w:color w:val="000000"/>
          <w:u w:val="single"/>
        </w:rPr>
        <w:t>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lastRenderedPageBreak/>
        <w:t>Bois’s</w:t>
      </w:r>
      <w:r w:rsidRPr="00A24A6A">
        <w:rPr>
          <w:rFonts w:asciiTheme="minorHAnsi" w:hAnsiTheme="minorHAnsi" w:cstheme="minorHAnsi"/>
          <w:color w:val="000000"/>
          <w:sz w:val="16"/>
          <w:szCs w:val="16"/>
        </w:rPr>
        <w:t xml:space="preserve"> overall </w:t>
      </w:r>
      <w:r w:rsidRPr="00A24A6A">
        <w:rPr>
          <w:rFonts w:asciiTheme="minorHAnsi" w:hAnsiTheme="minorHAnsi" w:cstheme="minorHAnsi"/>
          <w:b/>
          <w:bCs/>
          <w:color w:val="000000"/>
          <w:u w:val="single"/>
        </w:rPr>
        <w:t>emphasis on the “black worker</w:t>
      </w:r>
      <w:r w:rsidRPr="00A24A6A">
        <w:rPr>
          <w:rFonts w:asciiTheme="minorHAnsi" w:hAnsiTheme="minorHAnsi" w:cstheme="minorHAnsi"/>
          <w:color w:val="000000"/>
          <w:sz w:val="16"/>
          <w:szCs w:val="16"/>
        </w:rPr>
        <w:t xml:space="preserve">” (the title of his first chapter) </w:t>
      </w:r>
      <w:r w:rsidRPr="00A24A6A">
        <w:rPr>
          <w:rFonts w:asciiTheme="minorHAnsi" w:hAnsiTheme="minorHAnsi" w:cstheme="minorHAnsi"/>
          <w:b/>
          <w:bCs/>
          <w:color w:val="000000"/>
          <w:u w:val="single"/>
        </w:rPr>
        <w:t>is intended to put pressure</w:t>
      </w:r>
      <w:r w:rsidRPr="00A24A6A">
        <w:rPr>
          <w:rFonts w:asciiTheme="minorHAnsi" w:hAnsiTheme="minorHAnsi" w:cstheme="minorHAnsi"/>
          <w:color w:val="000000"/>
          <w:sz w:val="16"/>
          <w:szCs w:val="16"/>
        </w:rPr>
        <w:t xml:space="preserve"> on both of those words—pressure </w:t>
      </w:r>
      <w:r w:rsidRPr="00A24A6A">
        <w:rPr>
          <w:rFonts w:asciiTheme="minorHAnsi" w:hAnsiTheme="minorHAnsi" w:cstheme="minorHAnsi"/>
          <w:b/>
          <w:bCs/>
          <w:color w:val="000000"/>
          <w:u w:val="single"/>
        </w:rPr>
        <w:t>that hits a boiling point in</w:t>
      </w:r>
      <w:r w:rsidRPr="00A24A6A">
        <w:rPr>
          <w:rFonts w:asciiTheme="minorHAnsi" w:hAnsiTheme="minorHAnsi" w:cstheme="minorHAnsi"/>
          <w:color w:val="000000"/>
          <w:sz w:val="16"/>
          <w:szCs w:val="16"/>
        </w:rPr>
        <w:t xml:space="preserve"> chapter four, “</w:t>
      </w:r>
      <w:r w:rsidRPr="00A24A6A">
        <w:rPr>
          <w:rFonts w:asciiTheme="minorHAnsi" w:hAnsiTheme="minorHAnsi" w:cstheme="minorHAnsi"/>
          <w:b/>
          <w:bCs/>
          <w:color w:val="000000"/>
          <w:u w:val="single"/>
        </w:rPr>
        <w:t>The General Strike</w:t>
      </w:r>
      <w:r w:rsidRPr="00A24A6A">
        <w:rPr>
          <w:rFonts w:asciiTheme="minorHAnsi" w:hAnsiTheme="minorHAnsi" w:cstheme="minorHAnsi"/>
          <w:color w:val="000000"/>
          <w:sz w:val="16"/>
          <w:szCs w:val="16"/>
        </w:rPr>
        <w:t xml:space="preserve">.”58 Specifically, </w:t>
      </w:r>
      <w:r w:rsidRPr="00A24A6A">
        <w:rPr>
          <w:rFonts w:asciiTheme="minorHAnsi" w:hAnsiTheme="minorHAnsi" w:cstheme="minorHAnsi"/>
          <w:b/>
          <w:bCs/>
          <w:color w:val="000000"/>
          <w:u w:val="single"/>
          <w:shd w:val="clear" w:color="auto" w:fill="00FFFF"/>
        </w:rPr>
        <w:t>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used the term “general</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strike” to describe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emergent collective movement</w:t>
      </w:r>
      <w:r w:rsidRPr="00A24A6A">
        <w:rPr>
          <w:rFonts w:asciiTheme="minorHAnsi" w:hAnsiTheme="minorHAnsi" w:cstheme="minorHAnsi"/>
          <w:color w:val="000000"/>
          <w:sz w:val="16"/>
          <w:szCs w:val="16"/>
        </w:rPr>
        <w:t xml:space="preserve">, literally </w:t>
      </w:r>
      <w:r w:rsidRPr="00A24A6A">
        <w:rPr>
          <w:rFonts w:asciiTheme="minorHAnsi" w:hAnsiTheme="minorHAnsi" w:cstheme="minorHAnsi"/>
          <w:b/>
          <w:bCs/>
          <w:color w:val="000000"/>
          <w:u w:val="single"/>
          <w:shd w:val="clear" w:color="auto" w:fill="00FFFF"/>
        </w:rPr>
        <w:t>a kind of motion</w:t>
      </w:r>
      <w:r w:rsidRPr="00A24A6A">
        <w:rPr>
          <w:rFonts w:asciiTheme="minorHAnsi" w:hAnsiTheme="minorHAnsi" w:cstheme="minorHAnsi"/>
          <w:b/>
          <w:bCs/>
          <w:color w:val="000000"/>
          <w:u w:val="single"/>
        </w:rPr>
        <w:t>: a mass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of enslaved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people abandoning</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southern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plantations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during the U.S. Civil War</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slave entered upon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a general strike against slavery</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by the same methods that he had used during the period of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fugitive slave</w:t>
      </w:r>
      <w:r w:rsidRPr="00A24A6A">
        <w:rPr>
          <w:rFonts w:asciiTheme="minorHAnsi" w:hAnsiTheme="minorHAnsi" w:cstheme="minorHAnsi"/>
          <w:color w:val="000000"/>
          <w:sz w:val="16"/>
          <w:szCs w:val="16"/>
        </w:rPr>
        <w:t>…</w:t>
      </w:r>
      <w:r w:rsidRPr="00A24A6A">
        <w:rPr>
          <w:rFonts w:asciiTheme="minorHAnsi" w:hAnsiTheme="minorHAnsi" w:cstheme="minorHAnsi"/>
          <w:b/>
          <w:bCs/>
          <w:color w:val="000000"/>
          <w:u w:val="single"/>
        </w:rPr>
        <w:t>This was not merely the desire to stop work. It was a strike on a wide basis against the conditions of work</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It was a general strike that involved</w:t>
      </w:r>
      <w:r w:rsidRPr="00A24A6A">
        <w:rPr>
          <w:rFonts w:asciiTheme="minorHAnsi" w:hAnsiTheme="minorHAnsi" w:cstheme="minorHAnsi"/>
          <w:color w:val="000000"/>
          <w:sz w:val="16"/>
          <w:szCs w:val="16"/>
        </w:rPr>
        <w:t xml:space="preserve"> directly in the end perhaps </w:t>
      </w:r>
      <w:r w:rsidRPr="00A24A6A">
        <w:rPr>
          <w:rFonts w:asciiTheme="minorHAnsi" w:hAnsiTheme="minorHAnsi" w:cstheme="minorHAnsi"/>
          <w:b/>
          <w:bCs/>
          <w:color w:val="000000"/>
          <w:u w:val="single"/>
        </w:rPr>
        <w:t>a half million people</w:t>
      </w:r>
      <w:r w:rsidRPr="00A24A6A">
        <w:rPr>
          <w:rFonts w:asciiTheme="minorHAnsi" w:hAnsiTheme="minorHAnsi" w:cstheme="minorHAnsi"/>
          <w:color w:val="000000"/>
          <w:sz w:val="16"/>
          <w:szCs w:val="16"/>
        </w:rPr>
        <w:t xml:space="preserve">” (BR 57, 67). </w:t>
      </w:r>
      <w:r w:rsidRPr="00A24A6A">
        <w:rPr>
          <w:rFonts w:asciiTheme="minorHAnsi" w:hAnsiTheme="minorHAnsi" w:cstheme="minorHAnsi"/>
          <w:b/>
          <w:bCs/>
          <w:color w:val="000000"/>
          <w:u w:val="single"/>
        </w:rPr>
        <w:t>The</w:t>
      </w:r>
      <w:r w:rsidRPr="00A24A6A">
        <w:rPr>
          <w:rFonts w:asciiTheme="minorHAnsi" w:hAnsiTheme="minorHAnsi" w:cstheme="minorHAnsi"/>
          <w:color w:val="000000"/>
          <w:sz w:val="16"/>
          <w:szCs w:val="16"/>
        </w:rPr>
        <w:t xml:space="preserve"> all-important </w:t>
      </w:r>
      <w:r w:rsidRPr="00A24A6A">
        <w:rPr>
          <w:rFonts w:asciiTheme="minorHAnsi" w:hAnsiTheme="minorHAnsi" w:cstheme="minorHAnsi"/>
          <w:b/>
          <w:bCs/>
          <w:color w:val="000000"/>
          <w:u w:val="single"/>
        </w:rPr>
        <w:t>word “general</w:t>
      </w:r>
      <w:r w:rsidRPr="00A24A6A">
        <w:rPr>
          <w:rFonts w:asciiTheme="minorHAnsi" w:hAnsiTheme="minorHAnsi" w:cstheme="minorHAnsi"/>
          <w:color w:val="000000"/>
          <w:sz w:val="16"/>
          <w:szCs w:val="16"/>
        </w:rPr>
        <w:t xml:space="preserve">” here does not seem to be a question of quantity or proportion, nor simply a social or economic determination; it rather </w:t>
      </w:r>
      <w:r w:rsidRPr="00A24A6A">
        <w:rPr>
          <w:rFonts w:asciiTheme="minorHAnsi" w:hAnsiTheme="minorHAnsi" w:cstheme="minorHAnsi"/>
          <w:b/>
          <w:bCs/>
          <w:color w:val="000000"/>
          <w:u w:val="single"/>
          <w:shd w:val="clear" w:color="auto" w:fill="00FFFF"/>
        </w:rPr>
        <w:t>indicates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material</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vector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generalization</w:t>
      </w:r>
      <w:r w:rsidRPr="00A24A6A">
        <w:rPr>
          <w:rFonts w:asciiTheme="minorHAnsi" w:hAnsiTheme="minorHAnsi" w:cstheme="minorHAnsi"/>
          <w:color w:val="000000"/>
          <w:sz w:val="16"/>
          <w:szCs w:val="16"/>
        </w:rPr>
        <w:t xml:space="preserve">, one whose contours are glimpsed in the figures </w:t>
      </w:r>
      <w:r w:rsidRPr="00A24A6A">
        <w:rPr>
          <w:rFonts w:asciiTheme="minorHAnsi" w:hAnsiTheme="minorHAnsi" w:cstheme="minorHAnsi"/>
          <w:b/>
          <w:bCs/>
          <w:color w:val="000000"/>
          <w:u w:val="single"/>
        </w:rPr>
        <w:t>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deploys to characterize the movement</w:t>
      </w:r>
      <w:r w:rsidRPr="00A24A6A">
        <w:rPr>
          <w:rFonts w:asciiTheme="minorHAnsi" w:hAnsiTheme="minorHAnsi" w:cstheme="minorHAnsi"/>
          <w:color w:val="000000"/>
          <w:sz w:val="16"/>
          <w:szCs w:val="16"/>
        </w:rPr>
        <w:t xml:space="preserve"> (ocean, swarm, flood, stampede, etc.—which all resonate with Rosa Luxemburg’s complex of metaphors in The Mass Strike). This burgeoning motion unfolds akin to what Du Bois, in his early work, called a “secondary rhythm” or “sudden rise”—“a </w:t>
      </w:r>
      <w:r w:rsidRPr="00A24A6A">
        <w:rPr>
          <w:rFonts w:asciiTheme="minorHAnsi" w:hAnsiTheme="minorHAnsi" w:cstheme="minorHAnsi"/>
          <w:b/>
          <w:bCs/>
          <w:color w:val="000000"/>
          <w:u w:val="single"/>
        </w:rPr>
        <w:t>something Incalculable</w:t>
      </w:r>
      <w:r w:rsidRPr="00A24A6A">
        <w:rPr>
          <w:rFonts w:asciiTheme="minorHAnsi" w:hAnsiTheme="minorHAnsi" w:cstheme="minorHAnsi"/>
          <w:color w:val="000000"/>
          <w:sz w:val="16"/>
          <w:szCs w:val="16"/>
        </w:rPr>
        <w:t xml:space="preserve">.”59 And like in Wedderburn’s vision of </w:t>
      </w:r>
      <w:r w:rsidRPr="00A24A6A">
        <w:rPr>
          <w:rFonts w:asciiTheme="minorHAnsi" w:hAnsiTheme="minorHAnsi" w:cstheme="minorHAnsi"/>
          <w:b/>
          <w:bCs/>
          <w:color w:val="000000"/>
          <w:u w:val="single"/>
          <w:shd w:val="clear" w:color="auto" w:fill="00FFFF"/>
        </w:rPr>
        <w:t>the 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as a revolution</w:t>
      </w:r>
      <w:r w:rsidRPr="00A24A6A">
        <w:rPr>
          <w:rFonts w:asciiTheme="minorHAnsi" w:hAnsiTheme="minorHAnsi" w:cstheme="minorHAnsi"/>
          <w:color w:val="000000"/>
          <w:sz w:val="16"/>
          <w:szCs w:val="16"/>
        </w:rPr>
        <w:t xml:space="preserve"> sweeping from Haiti to Jamaica to Britain and back again, the movement </w:t>
      </w:r>
      <w:r w:rsidRPr="00A24A6A">
        <w:rPr>
          <w:rFonts w:asciiTheme="minorHAnsi" w:hAnsiTheme="minorHAnsi" w:cstheme="minorHAnsi"/>
          <w:b/>
          <w:bCs/>
          <w:color w:val="000000"/>
          <w:u w:val="single"/>
          <w:shd w:val="clear" w:color="auto" w:fill="00FFFF"/>
        </w:rPr>
        <w:t>emerges out of a matrix of blackness, but can be joined</w:t>
      </w:r>
      <w:r w:rsidRPr="00A24A6A">
        <w:rPr>
          <w:rFonts w:asciiTheme="minorHAnsi" w:hAnsiTheme="minorHAnsi" w:cstheme="minorHAnsi"/>
          <w:color w:val="000000"/>
          <w:sz w:val="16"/>
          <w:szCs w:val="16"/>
        </w:rPr>
        <w:t xml:space="preserve">, as Du Bois suggests </w:t>
      </w:r>
      <w:r w:rsidRPr="00A24A6A">
        <w:rPr>
          <w:rFonts w:asciiTheme="minorHAnsi" w:hAnsiTheme="minorHAnsi" w:cstheme="minorHAnsi"/>
          <w:b/>
          <w:bCs/>
          <w:color w:val="000000"/>
          <w:u w:val="single"/>
        </w:rPr>
        <w:t>in the brief glimmer</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where the general strike of the slaves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becomes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a flood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that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sweeps up “black and white”: “the movement became a 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against the slave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system on the part of all who could find opportunity</w:t>
      </w:r>
      <w:r w:rsidRPr="00A24A6A">
        <w:rPr>
          <w:rFonts w:asciiTheme="minorHAnsi" w:hAnsiTheme="minorHAnsi" w:cstheme="minorHAnsi"/>
          <w:color w:val="000000"/>
          <w:sz w:val="16"/>
          <w:szCs w:val="16"/>
        </w:rPr>
        <w:t xml:space="preserve">. The trickling streams of fugitives swelled to a flood. Once begun, the general strike of black and white went madly and relentlessly on like some great saga” (BR 64). </w:t>
      </w:r>
      <w:r w:rsidRPr="00A24A6A">
        <w:rPr>
          <w:rFonts w:asciiTheme="minorHAnsi" w:hAnsiTheme="minorHAnsi" w:cstheme="minorHAnsi"/>
          <w:b/>
          <w:bCs/>
          <w:color w:val="000000"/>
          <w:u w:val="single"/>
        </w:rPr>
        <w:t>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thus </w:t>
      </w:r>
      <w:r w:rsidRPr="00A24A6A">
        <w:rPr>
          <w:rFonts w:asciiTheme="minorHAnsi" w:hAnsiTheme="minorHAnsi" w:cstheme="minorHAnsi"/>
          <w:b/>
          <w:bCs/>
          <w:color w:val="000000"/>
          <w:u w:val="single"/>
        </w:rPr>
        <w:t>casts the general strike as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an inherently abolitionist gesture</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destituent</w:t>
      </w:r>
      <w:proofErr w:type="spell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passage of “revolutionary exit”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rendering the slave system inoperative through fugitivity and abandonment</w:t>
      </w:r>
      <w:r w:rsidRPr="00A24A6A">
        <w:rPr>
          <w:rFonts w:asciiTheme="minorHAnsi" w:hAnsiTheme="minorHAnsi" w:cstheme="minorHAnsi"/>
          <w:color w:val="000000"/>
          <w:sz w:val="16"/>
          <w:szCs w:val="16"/>
        </w:rPr>
        <w:t>60: “</w:t>
      </w:r>
      <w:r w:rsidRPr="00A24A6A">
        <w:rPr>
          <w:rFonts w:asciiTheme="minorHAnsi" w:hAnsiTheme="minorHAnsi" w:cstheme="minorHAnsi"/>
          <w:b/>
          <w:bCs/>
          <w:color w:val="000000"/>
          <w:u w:val="single"/>
        </w:rPr>
        <w:t>They wanted to stop the economy of the plantation system, and to do that they left the plantations</w:t>
      </w:r>
      <w:r w:rsidRPr="00A24A6A">
        <w:rPr>
          <w:rFonts w:asciiTheme="minorHAnsi" w:hAnsiTheme="minorHAnsi" w:cstheme="minorHAnsi"/>
          <w:color w:val="000000"/>
          <w:sz w:val="16"/>
          <w:szCs w:val="16"/>
        </w:rPr>
        <w:t xml:space="preserve">” (BR 67). In firmly </w:t>
      </w:r>
      <w:r w:rsidRPr="00A24A6A">
        <w:rPr>
          <w:rFonts w:asciiTheme="minorHAnsi" w:hAnsiTheme="minorHAnsi" w:cstheme="minorHAnsi"/>
          <w:b/>
          <w:bCs/>
          <w:color w:val="000000"/>
          <w:u w:val="single"/>
        </w:rPr>
        <w:t>allying the general strike with abolition</w:t>
      </w:r>
      <w:r w:rsidRPr="00A24A6A">
        <w:rPr>
          <w:rFonts w:asciiTheme="minorHAnsi" w:hAnsiTheme="minorHAnsi" w:cstheme="minorHAnsi"/>
          <w:color w:val="000000"/>
          <w:sz w:val="16"/>
          <w:szCs w:val="16"/>
        </w:rPr>
        <w:t xml:space="preserve">, Du Bois is not so much joining as re-joining what was once united, and outside of linear and historical time, never ceased to be so. Far from anachronistically applying a concept from the modern European labor movement to enslaved people in the United States, Du Bois turns out to have retrieved the Black radical kernel, the </w:t>
      </w:r>
      <w:proofErr w:type="spellStart"/>
      <w:r w:rsidRPr="00A24A6A">
        <w:rPr>
          <w:rFonts w:asciiTheme="minorHAnsi" w:hAnsiTheme="minorHAnsi" w:cstheme="minorHAnsi"/>
          <w:color w:val="000000"/>
          <w:sz w:val="16"/>
          <w:szCs w:val="16"/>
        </w:rPr>
        <w:t>anoriginal</w:t>
      </w:r>
      <w:proofErr w:type="spellEnd"/>
      <w:r w:rsidRPr="00A24A6A">
        <w:rPr>
          <w:rFonts w:asciiTheme="minorHAnsi" w:hAnsiTheme="minorHAnsi" w:cstheme="minorHAnsi"/>
          <w:color w:val="000000"/>
          <w:sz w:val="16"/>
          <w:szCs w:val="16"/>
        </w:rPr>
        <w:t xml:space="preserve"> germ already latent in the concept of the general strike as he found it the 1930s. His translation of the strike from one context to another has in fact retranslated the strike into its original, unspeakable language, “brewing since times of sabotage enfolded in ancient memories” (Gago epigraph). </w:t>
      </w:r>
      <w:r w:rsidRPr="00A24A6A">
        <w:rPr>
          <w:rFonts w:asciiTheme="minorHAnsi" w:hAnsiTheme="minorHAnsi" w:cstheme="minorHAnsi"/>
          <w:b/>
          <w:bCs/>
          <w:color w:val="000000"/>
          <w:u w:val="single"/>
        </w:rPr>
        <w:t>Even though in discussing the general strike in terms of slavery 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was using the concept “properly</w:t>
      </w:r>
      <w:r w:rsidRPr="00A24A6A">
        <w:rPr>
          <w:rFonts w:asciiTheme="minorHAnsi" w:hAnsiTheme="minorHAnsi" w:cstheme="minorHAnsi"/>
          <w:color w:val="000000"/>
          <w:sz w:val="16"/>
          <w:szCs w:val="16"/>
        </w:rPr>
        <w:t xml:space="preserve">,” that is, in line with its first articulation by Wedderburn, </w:t>
      </w:r>
      <w:r w:rsidRPr="00A24A6A">
        <w:rPr>
          <w:rFonts w:asciiTheme="minorHAnsi" w:hAnsiTheme="minorHAnsi" w:cstheme="minorHAnsi"/>
          <w:b/>
          <w:bCs/>
          <w:color w:val="000000"/>
          <w:u w:val="single"/>
        </w:rPr>
        <w:t>his usage is indeed anachronistic</w:t>
      </w:r>
      <w:r w:rsidRPr="00A24A6A">
        <w:rPr>
          <w:rFonts w:asciiTheme="minorHAnsi" w:hAnsiTheme="minorHAnsi" w:cstheme="minorHAnsi"/>
          <w:color w:val="000000"/>
          <w:sz w:val="16"/>
          <w:szCs w:val="16"/>
        </w:rPr>
        <w:t xml:space="preserve"> in another sense: that of generally </w:t>
      </w:r>
      <w:r w:rsidRPr="00A24A6A">
        <w:rPr>
          <w:rFonts w:asciiTheme="minorHAnsi" w:hAnsiTheme="minorHAnsi" w:cstheme="minorHAnsi"/>
          <w:b/>
          <w:bCs/>
          <w:color w:val="000000"/>
          <w:u w:val="single"/>
          <w:shd w:val="clear" w:color="auto" w:fill="00FFFF"/>
        </w:rPr>
        <w:t>disarranging</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time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racial capitalism itself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and returning</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the 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concept</w:t>
      </w:r>
      <w:r w:rsidRPr="00A24A6A">
        <w:rPr>
          <w:rFonts w:asciiTheme="minorHAnsi" w:hAnsiTheme="minorHAnsi" w:cstheme="minorHAnsi"/>
          <w:color w:val="000000"/>
          <w:sz w:val="16"/>
          <w:szCs w:val="16"/>
        </w:rPr>
        <w:t xml:space="preserve"> to its atopic field </w:t>
      </w:r>
      <w:r w:rsidRPr="00A24A6A">
        <w:rPr>
          <w:rFonts w:asciiTheme="minorHAnsi" w:hAnsiTheme="minorHAnsi" w:cstheme="minorHAnsi"/>
          <w:b/>
          <w:bCs/>
          <w:color w:val="000000"/>
          <w:u w:val="single"/>
          <w:shd w:val="clear" w:color="auto" w:fill="00FFFF"/>
        </w:rPr>
        <w:t>outside of time</w:t>
      </w:r>
      <w:r w:rsidRPr="00A24A6A">
        <w:rPr>
          <w:rFonts w:asciiTheme="minorHAnsi" w:hAnsiTheme="minorHAnsi" w:cstheme="minorHAnsi"/>
          <w:color w:val="000000"/>
          <w:sz w:val="16"/>
          <w:szCs w:val="16"/>
        </w:rPr>
        <w:t xml:space="preserve">. This field </w:t>
      </w:r>
      <w:r w:rsidRPr="00A24A6A">
        <w:rPr>
          <w:rFonts w:asciiTheme="minorHAnsi" w:hAnsiTheme="minorHAnsi" w:cstheme="minorHAnsi"/>
          <w:b/>
          <w:bCs/>
          <w:color w:val="000000"/>
          <w:u w:val="single"/>
          <w:shd w:val="clear" w:color="auto" w:fill="00FFFF"/>
        </w:rPr>
        <w:t>appears within time only as disorder</w:t>
      </w:r>
      <w:r w:rsidRPr="00A24A6A">
        <w:rPr>
          <w:rFonts w:asciiTheme="minorHAnsi" w:hAnsiTheme="minorHAnsi" w:cstheme="minorHAnsi"/>
          <w:color w:val="000000"/>
          <w:sz w:val="16"/>
          <w:szCs w:val="16"/>
        </w:rPr>
        <w:t>—a swirl of chaos, a yawn, a dream61—</w:t>
      </w:r>
      <w:r w:rsidRPr="00A24A6A">
        <w:rPr>
          <w:rFonts w:asciiTheme="minorHAnsi" w:hAnsiTheme="minorHAnsi" w:cstheme="minorHAnsi"/>
          <w:b/>
          <w:bCs/>
          <w:color w:val="000000"/>
          <w:u w:val="single"/>
          <w:shd w:val="clear" w:color="auto" w:fill="00FFFF"/>
        </w:rPr>
        <w:t>but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persists in the NOW</w:t>
      </w:r>
      <w:r w:rsidRPr="00A24A6A">
        <w:rPr>
          <w:rFonts w:asciiTheme="minorHAnsi" w:hAnsiTheme="minorHAnsi" w:cstheme="minorHAnsi"/>
          <w:color w:val="000000"/>
          <w:sz w:val="16"/>
          <w:szCs w:val="16"/>
        </w:rPr>
        <w:t xml:space="preserve"> that could be called </w:t>
      </w:r>
      <w:proofErr w:type="spellStart"/>
      <w:r w:rsidRPr="00A24A6A">
        <w:rPr>
          <w:rFonts w:asciiTheme="minorHAnsi" w:hAnsiTheme="minorHAnsi" w:cstheme="minorHAnsi"/>
          <w:color w:val="000000"/>
          <w:sz w:val="16"/>
          <w:szCs w:val="16"/>
        </w:rPr>
        <w:t>anarchronistic</w:t>
      </w:r>
      <w:proofErr w:type="spell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given the general strike’s close association with anarchism</w:t>
      </w:r>
      <w:r w:rsidRPr="00A24A6A">
        <w:rPr>
          <w:rFonts w:asciiTheme="minorHAnsi" w:hAnsiTheme="minorHAnsi" w:cstheme="minorHAnsi"/>
          <w:color w:val="000000"/>
          <w:sz w:val="16"/>
          <w:szCs w:val="16"/>
        </w:rPr>
        <w:t xml:space="preserve">. It is the minimal nation’s grand holiday, refracted through shards of captive time; the jubilee that was already going on before the work of the world. Thinking according to this </w:t>
      </w:r>
      <w:proofErr w:type="spellStart"/>
      <w:r w:rsidRPr="00A24A6A">
        <w:rPr>
          <w:rFonts w:asciiTheme="minorHAnsi" w:hAnsiTheme="minorHAnsi" w:cstheme="minorHAnsi"/>
          <w:color w:val="000000"/>
          <w:sz w:val="16"/>
          <w:szCs w:val="16"/>
        </w:rPr>
        <w:t>anarchronism</w:t>
      </w:r>
      <w:proofErr w:type="spell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bent time and unending precedence of the strike</w:t>
      </w:r>
      <w:r w:rsidRPr="00A24A6A">
        <w:rPr>
          <w:rFonts w:asciiTheme="minorHAnsi" w:hAnsiTheme="minorHAnsi" w:cstheme="minorHAnsi"/>
          <w:color w:val="000000"/>
          <w:sz w:val="16"/>
          <w:szCs w:val="16"/>
        </w:rPr>
        <w:t xml:space="preserve">, also </w:t>
      </w:r>
      <w:r w:rsidRPr="00A24A6A">
        <w:rPr>
          <w:rFonts w:asciiTheme="minorHAnsi" w:hAnsiTheme="minorHAnsi" w:cstheme="minorHAnsi"/>
          <w:b/>
          <w:bCs/>
          <w:color w:val="000000"/>
          <w:u w:val="single"/>
          <w:shd w:val="clear" w:color="auto" w:fill="00FFFF"/>
        </w:rPr>
        <w:t>unearths the strained ontological strata of racial capitalism</w:t>
      </w:r>
      <w:r w:rsidRPr="00A24A6A">
        <w:rPr>
          <w:rFonts w:asciiTheme="minorHAnsi" w:hAnsiTheme="minorHAnsi" w:cstheme="minorHAnsi"/>
          <w:color w:val="000000"/>
          <w:sz w:val="16"/>
          <w:szCs w:val="16"/>
        </w:rPr>
        <w:t xml:space="preserve">. If the worker comes before capital (Mario </w:t>
      </w:r>
      <w:proofErr w:type="spellStart"/>
      <w:r w:rsidRPr="00A24A6A">
        <w:rPr>
          <w:rFonts w:asciiTheme="minorHAnsi" w:hAnsiTheme="minorHAnsi" w:cstheme="minorHAnsi"/>
          <w:color w:val="000000"/>
          <w:sz w:val="16"/>
          <w:szCs w:val="16"/>
        </w:rPr>
        <w:t>Tronti’s</w:t>
      </w:r>
      <w:proofErr w:type="spellEnd"/>
      <w:r w:rsidRPr="00A24A6A">
        <w:rPr>
          <w:rFonts w:asciiTheme="minorHAnsi" w:hAnsiTheme="minorHAnsi" w:cstheme="minorHAnsi"/>
          <w:color w:val="000000"/>
          <w:sz w:val="16"/>
          <w:szCs w:val="16"/>
        </w:rPr>
        <w:t xml:space="preserve"> formulation), what comes before the worker is not slavery or “the slave,” but the inoperative, overfull social pleroma that the figure of the slave is demiurgically created to capture. Though it is unlikely that Du Bois knew of Wedderburn, he deployed a concept that, before its use by twentieth-century leftists—who got it from anarchists and Syndicalists, who got it from trade unionists and former Chartists at the First International, who got it from Benbow, who got it from Wedderburn—was generated from the intellectual and practical field of Black insurgency and resistance to slavery. This is the tradition, the particular “philosophy of life and action,” that Du Bois channels and extols in the first chapter of Black Reconstruction (BR 14). In an extraordinary collision of Du Bois’s “General Strike” with another key theoretical text on the general strike, Walter Benjamin’s “Critique of Violence” (1921), James Edward Ford III rethinks Benjamin’s categories, like that of “divine violence,” to render them “uncanny.”62 </w:t>
      </w:r>
      <w:r w:rsidRPr="00A24A6A">
        <w:rPr>
          <w:rFonts w:asciiTheme="minorHAnsi" w:hAnsiTheme="minorHAnsi" w:cstheme="minorHAnsi"/>
          <w:b/>
          <w:bCs/>
          <w:color w:val="000000"/>
          <w:u w:val="single"/>
        </w:rPr>
        <w:t>Noting the critique of work in both 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and Benjamin’s conceptualizations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general strike, Ford further links the strike and Black radicalism to the notion of</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désoeuvrement</w:t>
      </w:r>
      <w:proofErr w:type="spell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(“worklessness” or</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inoperativity</w:t>
      </w:r>
      <w:proofErr w:type="spellEnd"/>
      <w:r w:rsidRPr="00A24A6A">
        <w:rPr>
          <w:rFonts w:asciiTheme="minorHAnsi" w:hAnsiTheme="minorHAnsi" w:cstheme="minorHAnsi"/>
          <w:b/>
          <w:bCs/>
          <w:color w:val="000000"/>
          <w:u w:val="single"/>
        </w:rPr>
        <w:t>) found in Nancy and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Bataille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(and we might add</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Blanchot</w:t>
      </w:r>
      <w:proofErr w:type="spell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and Agamben), to stage an even more radical critique of work directed at “the forms of productivity violently imposed on plantations</w:t>
      </w:r>
      <w:r w:rsidRPr="00A24A6A">
        <w:rPr>
          <w:rFonts w:asciiTheme="minorHAnsi" w:hAnsiTheme="minorHAnsi" w:cstheme="minorHAnsi"/>
          <w:color w:val="000000"/>
          <w:sz w:val="16"/>
          <w:szCs w:val="16"/>
        </w:rPr>
        <w:t xml:space="preserve">.”63 While Benjamin, drawing on Sorel’s concept of the proletarian general strike in the latter’s Reflections on Violence, sees the strike as “pure means,” a form of “anarchistic” force that shatters the link between means and legitimating ends and destitutes the law, Ford prompts the question: </w:t>
      </w:r>
      <w:r w:rsidRPr="00A24A6A">
        <w:rPr>
          <w:rFonts w:asciiTheme="minorHAnsi" w:hAnsiTheme="minorHAnsi" w:cstheme="minorHAnsi"/>
          <w:b/>
          <w:bCs/>
          <w:color w:val="000000"/>
          <w:u w:val="single"/>
        </w:rPr>
        <w:t>What does the undoing of law look like from the position of the enslaved, whose very flesh or “mere life”</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color w:val="000000"/>
          <w:sz w:val="16"/>
          <w:szCs w:val="16"/>
        </w:rPr>
        <w:t>bloßes</w:t>
      </w:r>
      <w:proofErr w:type="spellEnd"/>
      <w:r w:rsidRPr="00A24A6A">
        <w:rPr>
          <w:rFonts w:asciiTheme="minorHAnsi" w:hAnsiTheme="minorHAnsi" w:cstheme="minorHAnsi"/>
          <w:color w:val="000000"/>
          <w:sz w:val="16"/>
          <w:szCs w:val="16"/>
        </w:rPr>
        <w:t xml:space="preserve"> Leben) </w:t>
      </w:r>
      <w:r w:rsidRPr="00A24A6A">
        <w:rPr>
          <w:rFonts w:asciiTheme="minorHAnsi" w:hAnsiTheme="minorHAnsi" w:cstheme="minorHAnsi"/>
          <w:b/>
          <w:bCs/>
          <w:color w:val="000000"/>
          <w:u w:val="single"/>
        </w:rPr>
        <w:t>is barred from and by the law</w:t>
      </w:r>
      <w:r w:rsidRPr="00A24A6A">
        <w:rPr>
          <w:rFonts w:asciiTheme="minorHAnsi" w:hAnsiTheme="minorHAnsi" w:cstheme="minorHAnsi"/>
          <w:color w:val="000000"/>
          <w:sz w:val="16"/>
          <w:szCs w:val="16"/>
        </w:rPr>
        <w:t xml:space="preserve">?64 With Ford’s intervention in mind, the constellating of Wedderburn in </w:t>
      </w:r>
      <w:r w:rsidRPr="00A24A6A">
        <w:rPr>
          <w:rFonts w:asciiTheme="minorHAnsi" w:hAnsiTheme="minorHAnsi" w:cstheme="minorHAnsi"/>
          <w:b/>
          <w:bCs/>
          <w:color w:val="000000"/>
          <w:u w:val="single"/>
        </w:rPr>
        <w:t xml:space="preserve">the general strike’s </w:t>
      </w:r>
      <w:r w:rsidRPr="00A24A6A">
        <w:rPr>
          <w:rFonts w:asciiTheme="minorHAnsi" w:hAnsiTheme="minorHAnsi" w:cstheme="minorHAnsi"/>
          <w:b/>
          <w:bCs/>
          <w:color w:val="000000"/>
          <w:u w:val="single"/>
        </w:rPr>
        <w:lastRenderedPageBreak/>
        <w:t>genealogy allows us to see 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discussion as coming, in a sense, “before” that</w:t>
      </w:r>
      <w:r w:rsidRPr="00A24A6A">
        <w:rPr>
          <w:rFonts w:asciiTheme="minorHAnsi" w:hAnsiTheme="minorHAnsi" w:cstheme="minorHAnsi"/>
          <w:color w:val="000000"/>
          <w:sz w:val="16"/>
          <w:szCs w:val="16"/>
        </w:rPr>
        <w:t xml:space="preserve"> of Benjamin (not to mention Sorel and Luxemburg). </w:t>
      </w:r>
      <w:r w:rsidRPr="00A24A6A">
        <w:rPr>
          <w:rFonts w:asciiTheme="minorHAnsi" w:hAnsiTheme="minorHAnsi" w:cstheme="minorHAnsi"/>
          <w:b/>
          <w:bCs/>
          <w:color w:val="000000"/>
          <w:u w:val="single"/>
        </w:rPr>
        <w:t>This</w:t>
      </w:r>
      <w:r w:rsidRPr="00A24A6A">
        <w:rPr>
          <w:rFonts w:asciiTheme="minorHAnsi" w:hAnsiTheme="minorHAnsi" w:cstheme="minorHAnsi"/>
          <w:color w:val="000000"/>
          <w:sz w:val="16"/>
          <w:szCs w:val="16"/>
        </w:rPr>
        <w:t xml:space="preserve">, in turn, </w:t>
      </w:r>
      <w:r w:rsidRPr="00A24A6A">
        <w:rPr>
          <w:rFonts w:asciiTheme="minorHAnsi" w:hAnsiTheme="minorHAnsi" w:cstheme="minorHAnsi"/>
          <w:b/>
          <w:bCs/>
          <w:color w:val="000000"/>
          <w:u w:val="single"/>
        </w:rPr>
        <w:t>reorients and further radicalizes the</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color w:val="000000"/>
          <w:sz w:val="16"/>
          <w:szCs w:val="16"/>
        </w:rPr>
        <w:t>Entsetzung</w:t>
      </w:r>
      <w:proofErr w:type="spellEnd"/>
      <w:r w:rsidRPr="00A24A6A">
        <w:rPr>
          <w:rFonts w:asciiTheme="minorHAnsi" w:hAnsiTheme="minorHAnsi" w:cstheme="minorHAnsi"/>
          <w:color w:val="000000"/>
          <w:sz w:val="16"/>
          <w:szCs w:val="16"/>
        </w:rPr>
        <w:t xml:space="preserve"> (variously translated as </w:t>
      </w:r>
      <w:r w:rsidRPr="00A24A6A">
        <w:rPr>
          <w:rFonts w:asciiTheme="minorHAnsi" w:hAnsiTheme="minorHAnsi" w:cstheme="minorHAnsi"/>
          <w:b/>
          <w:bCs/>
          <w:color w:val="000000"/>
          <w:u w:val="single"/>
        </w:rPr>
        <w:t>deposing, suspension, or destitution) of law and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delegitimation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of work, the police, and the state—of legitimation itself</w:t>
      </w:r>
      <w:r w:rsidRPr="00A24A6A">
        <w:rPr>
          <w:rFonts w:asciiTheme="minorHAnsi" w:hAnsiTheme="minorHAnsi" w:cstheme="minorHAnsi"/>
          <w:color w:val="000000"/>
          <w:sz w:val="16"/>
          <w:szCs w:val="16"/>
        </w:rPr>
        <w:t xml:space="preserve">—found in Benjamin’s “Critique of Violence.” Indeed, after </w:t>
      </w:r>
      <w:r w:rsidRPr="00A24A6A">
        <w:rPr>
          <w:rFonts w:asciiTheme="minorHAnsi" w:hAnsiTheme="minorHAnsi" w:cstheme="minorHAnsi"/>
          <w:b/>
          <w:bCs/>
          <w:color w:val="000000"/>
          <w:u w:val="single"/>
          <w:shd w:val="clear" w:color="auto" w:fill="00FFFF"/>
        </w:rPr>
        <w:t>the call for a general strike, abolition, and revolution</w:t>
      </w:r>
      <w:r w:rsidRPr="00A24A6A">
        <w:rPr>
          <w:rFonts w:asciiTheme="minorHAnsi" w:hAnsiTheme="minorHAnsi" w:cstheme="minorHAnsi"/>
          <w:color w:val="000000"/>
          <w:sz w:val="16"/>
          <w:szCs w:val="16"/>
        </w:rPr>
        <w:t xml:space="preserve">, much of Wedderburn’s Axe </w:t>
      </w:r>
      <w:r w:rsidRPr="00A24A6A">
        <w:rPr>
          <w:rFonts w:asciiTheme="minorHAnsi" w:hAnsiTheme="minorHAnsi" w:cstheme="minorHAnsi"/>
          <w:b/>
          <w:bCs/>
          <w:color w:val="000000"/>
          <w:u w:val="single"/>
          <w:shd w:val="clear" w:color="auto" w:fill="00FFFF"/>
        </w:rPr>
        <w:t xml:space="preserve">focuses on a critique of law and the violence of law’s “invisible </w:t>
      </w:r>
      <w:proofErr w:type="gramStart"/>
      <w:r w:rsidRPr="00A24A6A">
        <w:rPr>
          <w:rFonts w:asciiTheme="minorHAnsi" w:hAnsiTheme="minorHAnsi" w:cstheme="minorHAnsi"/>
          <w:b/>
          <w:bCs/>
          <w:color w:val="000000"/>
          <w:u w:val="single"/>
          <w:shd w:val="clear" w:color="auto" w:fill="00FFFF"/>
        </w:rPr>
        <w:t>thread</w:t>
      </w:r>
      <w:r w:rsidRPr="00A24A6A">
        <w:rPr>
          <w:rFonts w:asciiTheme="minorHAnsi" w:hAnsiTheme="minorHAnsi" w:cstheme="minorHAnsi"/>
          <w:color w:val="000000"/>
          <w:sz w:val="16"/>
          <w:szCs w:val="16"/>
        </w:rPr>
        <w:t>,“</w:t>
      </w:r>
      <w:proofErr w:type="gramEnd"/>
      <w:r w:rsidRPr="00A24A6A">
        <w:rPr>
          <w:rFonts w:asciiTheme="minorHAnsi" w:hAnsiTheme="minorHAnsi" w:cstheme="minorHAnsi"/>
          <w:color w:val="000000"/>
          <w:sz w:val="16"/>
          <w:szCs w:val="16"/>
        </w:rPr>
        <w:t xml:space="preserve"> advising: “Have no lawyers amongst you” (HS 93). Anticipating Benjamin’s dialectic of </w:t>
      </w:r>
      <w:proofErr w:type="spellStart"/>
      <w:r w:rsidRPr="00A24A6A">
        <w:rPr>
          <w:rFonts w:asciiTheme="minorHAnsi" w:hAnsiTheme="minorHAnsi" w:cstheme="minorHAnsi"/>
          <w:color w:val="000000"/>
          <w:sz w:val="16"/>
          <w:szCs w:val="16"/>
        </w:rPr>
        <w:t>lawpreserving</w:t>
      </w:r>
      <w:proofErr w:type="spellEnd"/>
      <w:r w:rsidRPr="00A24A6A">
        <w:rPr>
          <w:rFonts w:asciiTheme="minorHAnsi" w:hAnsiTheme="minorHAnsi" w:cstheme="minorHAnsi"/>
          <w:color w:val="000000"/>
          <w:sz w:val="16"/>
          <w:szCs w:val="16"/>
        </w:rPr>
        <w:t xml:space="preserve"> and law-making violence, Wedderburn, in his text alluding to Benbow in prison, addresses the state and </w:t>
      </w:r>
      <w:proofErr w:type="gramStart"/>
      <w:r w:rsidRPr="00A24A6A">
        <w:rPr>
          <w:rFonts w:asciiTheme="minorHAnsi" w:hAnsiTheme="minorHAnsi" w:cstheme="minorHAnsi"/>
          <w:color w:val="000000"/>
          <w:sz w:val="16"/>
          <w:szCs w:val="16"/>
        </w:rPr>
        <w:t>it</w:t>
      </w:r>
      <w:proofErr w:type="gramEnd"/>
      <w:r w:rsidRPr="00A24A6A">
        <w:rPr>
          <w:rFonts w:asciiTheme="minorHAnsi" w:hAnsiTheme="minorHAnsi" w:cstheme="minorHAnsi"/>
          <w:color w:val="000000"/>
          <w:sz w:val="16"/>
          <w:szCs w:val="16"/>
        </w:rPr>
        <w:t xml:space="preserve"> functionaries with: “You are the law makers, law suspenders, and law breakers.”65 Antinomianism and anti-work converge in the general strike. </w:t>
      </w:r>
      <w:r w:rsidRPr="00A24A6A">
        <w:rPr>
          <w:rFonts w:asciiTheme="minorHAnsi" w:hAnsiTheme="minorHAnsi" w:cstheme="minorHAnsi"/>
          <w:b/>
          <w:bCs/>
          <w:color w:val="000000"/>
          <w:highlight w:val="cyan"/>
          <w:u w:val="single"/>
        </w:rPr>
        <w:t>The general strike is an enigma that lies coiled at the heart of</w:t>
      </w:r>
      <w:r w:rsidRPr="00A24A6A">
        <w:rPr>
          <w:rFonts w:asciiTheme="minorHAnsi" w:hAnsiTheme="minorHAnsi" w:cstheme="minorHAnsi"/>
          <w:b/>
          <w:bCs/>
          <w:color w:val="000000"/>
          <w:u w:val="single"/>
        </w:rPr>
        <w:t xml:space="preserve"> twentieth-century and </w:t>
      </w:r>
      <w:r w:rsidRPr="00A24A6A">
        <w:rPr>
          <w:rFonts w:asciiTheme="minorHAnsi" w:hAnsiTheme="minorHAnsi" w:cstheme="minorHAnsi"/>
          <w:b/>
          <w:bCs/>
          <w:color w:val="000000"/>
          <w:u w:val="single"/>
          <w:shd w:val="clear" w:color="auto" w:fill="00FFFF"/>
        </w:rPr>
        <w:t>contemporary thought, traversing</w:t>
      </w:r>
      <w:r w:rsidRPr="00A24A6A">
        <w:rPr>
          <w:rFonts w:asciiTheme="minorHAnsi" w:hAnsiTheme="minorHAnsi" w:cstheme="minorHAnsi"/>
          <w:b/>
          <w:bCs/>
          <w:color w:val="000000"/>
          <w:u w:val="single"/>
        </w:rPr>
        <w:t xml:space="preserve"> so many significant sites, events, texts, and figures, and opening onto questions involving history, violence, law,</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inoperativity</w:t>
      </w:r>
      <w:proofErr w:type="spellEnd"/>
      <w:r w:rsidRPr="00A24A6A">
        <w:rPr>
          <w:rFonts w:asciiTheme="minorHAnsi" w:hAnsiTheme="minorHAnsi" w:cstheme="minorHAnsi"/>
          <w:b/>
          <w:bCs/>
          <w:color w:val="000000"/>
          <w:u w:val="single"/>
        </w:rPr>
        <w:t xml:space="preserve">, potentiality, </w:t>
      </w:r>
      <w:r w:rsidRPr="00A24A6A">
        <w:rPr>
          <w:rFonts w:asciiTheme="minorHAnsi" w:hAnsiTheme="minorHAnsi" w:cstheme="minorHAnsi"/>
          <w:b/>
          <w:bCs/>
          <w:color w:val="000000"/>
          <w:u w:val="single"/>
          <w:shd w:val="clear" w:color="auto" w:fill="00FFFF"/>
        </w:rPr>
        <w:t>revolution</w:t>
      </w:r>
      <w:r w:rsidRPr="00A24A6A">
        <w:rPr>
          <w:rFonts w:asciiTheme="minorHAnsi" w:hAnsiTheme="minorHAnsi" w:cstheme="minorHAnsi"/>
          <w:b/>
          <w:bCs/>
          <w:color w:val="000000"/>
          <w:u w:val="single"/>
        </w:rPr>
        <w:t xml:space="preserve">, </w:t>
      </w:r>
      <w:r w:rsidRPr="00A24A6A">
        <w:rPr>
          <w:rFonts w:asciiTheme="minorHAnsi" w:hAnsiTheme="minorHAnsi" w:cstheme="minorHAnsi"/>
          <w:b/>
          <w:bCs/>
          <w:color w:val="000000"/>
          <w:u w:val="single"/>
          <w:shd w:val="clear" w:color="auto" w:fill="00FFFF"/>
        </w:rPr>
        <w:t>politics</w:t>
      </w:r>
      <w:r w:rsidRPr="00A24A6A">
        <w:rPr>
          <w:rFonts w:asciiTheme="minorHAnsi" w:hAnsiTheme="minorHAnsi" w:cstheme="minorHAnsi"/>
          <w:b/>
          <w:bCs/>
          <w:color w:val="000000"/>
          <w:u w:val="single"/>
        </w:rPr>
        <w:t xml:space="preserve">, action, economy, time, labor, collectivity, </w:t>
      </w:r>
      <w:r w:rsidRPr="00A24A6A">
        <w:rPr>
          <w:rFonts w:asciiTheme="minorHAnsi" w:hAnsiTheme="minorHAnsi" w:cstheme="minorHAnsi"/>
          <w:b/>
          <w:bCs/>
          <w:color w:val="000000"/>
          <w:u w:val="single"/>
          <w:shd w:val="clear" w:color="auto" w:fill="00FFFF"/>
        </w:rPr>
        <w:t>Marxism</w:t>
      </w:r>
      <w:r w:rsidRPr="00A24A6A">
        <w:rPr>
          <w:rFonts w:asciiTheme="minorHAnsi" w:hAnsiTheme="minorHAnsi" w:cstheme="minorHAnsi"/>
          <w:b/>
          <w:bCs/>
          <w:color w:val="000000"/>
          <w:u w:val="single"/>
        </w:rPr>
        <w:t xml:space="preserve">, anarchism, communism, </w:t>
      </w:r>
      <w:r w:rsidRPr="00A24A6A">
        <w:rPr>
          <w:rFonts w:asciiTheme="minorHAnsi" w:hAnsiTheme="minorHAnsi" w:cstheme="minorHAnsi"/>
          <w:b/>
          <w:bCs/>
          <w:color w:val="000000"/>
          <w:u w:val="single"/>
          <w:shd w:val="clear" w:color="auto" w:fill="00FFFF"/>
        </w:rPr>
        <w:t>and more</w:t>
      </w:r>
      <w:r w:rsidRPr="00A24A6A">
        <w:rPr>
          <w:rFonts w:asciiTheme="minorHAnsi" w:hAnsiTheme="minorHAnsi" w:cstheme="minorHAnsi"/>
          <w:color w:val="000000"/>
          <w:sz w:val="16"/>
          <w:szCs w:val="16"/>
        </w:rPr>
        <w:t xml:space="preserve">. Above all, </w:t>
      </w:r>
      <w:r w:rsidRPr="00A24A6A">
        <w:rPr>
          <w:rFonts w:asciiTheme="minorHAnsi" w:hAnsiTheme="minorHAnsi" w:cstheme="minorHAnsi"/>
          <w:b/>
          <w:bCs/>
          <w:color w:val="000000"/>
          <w:u w:val="single"/>
          <w:shd w:val="clear" w:color="auto" w:fill="00FFFF"/>
        </w:rPr>
        <w:t>the general strike</w:t>
      </w:r>
      <w:r w:rsidRPr="00A24A6A">
        <w:rPr>
          <w:rFonts w:asciiTheme="minorHAnsi" w:hAnsiTheme="minorHAnsi" w:cstheme="minorHAnsi"/>
          <w:color w:val="000000"/>
          <w:sz w:val="16"/>
          <w:szCs w:val="16"/>
        </w:rPr>
        <w:t xml:space="preserve"> is the idea that </w:t>
      </w:r>
      <w:r w:rsidRPr="00A24A6A">
        <w:rPr>
          <w:rFonts w:asciiTheme="minorHAnsi" w:hAnsiTheme="minorHAnsi" w:cstheme="minorHAnsi"/>
          <w:b/>
          <w:bCs/>
          <w:color w:val="000000"/>
          <w:u w:val="single"/>
          <w:shd w:val="clear" w:color="auto" w:fill="00FFFF"/>
        </w:rPr>
        <w:t>calls work and productivity itself into question</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even as much of </w:t>
      </w:r>
      <w:proofErr w:type="gramStart"/>
      <w:r w:rsidRPr="00A24A6A">
        <w:rPr>
          <w:rFonts w:asciiTheme="minorHAnsi" w:hAnsiTheme="minorHAnsi" w:cstheme="minorHAnsi"/>
          <w:color w:val="000000"/>
          <w:sz w:val="16"/>
          <w:szCs w:val="16"/>
        </w:rPr>
        <w:t>actually existing</w:t>
      </w:r>
      <w:proofErr w:type="gramEnd"/>
      <w:r w:rsidRPr="00A24A6A">
        <w:rPr>
          <w:rFonts w:asciiTheme="minorHAnsi" w:hAnsiTheme="minorHAnsi" w:cstheme="minorHAnsi"/>
          <w:color w:val="000000"/>
          <w:sz w:val="16"/>
          <w:szCs w:val="16"/>
        </w:rPr>
        <w:t xml:space="preserve"> state communism in the </w:t>
      </w:r>
      <w:proofErr w:type="gramStart"/>
      <w:r w:rsidRPr="00A24A6A">
        <w:rPr>
          <w:rFonts w:asciiTheme="minorHAnsi" w:hAnsiTheme="minorHAnsi" w:cstheme="minorHAnsi"/>
          <w:color w:val="000000"/>
          <w:sz w:val="16"/>
          <w:szCs w:val="16"/>
        </w:rPr>
        <w:t>twentieth-century</w:t>
      </w:r>
      <w:proofErr w:type="gramEnd"/>
      <w:r w:rsidRPr="00A24A6A">
        <w:rPr>
          <w:rFonts w:asciiTheme="minorHAnsi" w:hAnsiTheme="minorHAnsi" w:cstheme="minorHAnsi"/>
          <w:color w:val="000000"/>
          <w:sz w:val="16"/>
          <w:szCs w:val="16"/>
        </w:rPr>
        <w:t xml:space="preserve"> made an idol of them— and sacrificed many to that idol. </w:t>
      </w:r>
      <w:r w:rsidRPr="00A24A6A">
        <w:rPr>
          <w:rFonts w:asciiTheme="minorHAnsi" w:hAnsiTheme="minorHAnsi" w:cstheme="minorHAnsi"/>
          <w:b/>
          <w:bCs/>
          <w:color w:val="000000"/>
          <w:u w:val="single"/>
          <w:shd w:val="clear" w:color="auto" w:fill="00FFFF"/>
        </w:rPr>
        <w:t>The general strike is</w:t>
      </w:r>
      <w:r w:rsidRPr="00A24A6A">
        <w:rPr>
          <w:rFonts w:asciiTheme="minorHAnsi" w:hAnsiTheme="minorHAnsi" w:cstheme="minorHAnsi"/>
          <w:color w:val="000000"/>
          <w:sz w:val="16"/>
          <w:szCs w:val="16"/>
        </w:rPr>
        <w:t xml:space="preserve"> so important for theory precisely because it is </w:t>
      </w:r>
      <w:r w:rsidRPr="00A24A6A">
        <w:rPr>
          <w:rFonts w:asciiTheme="minorHAnsi" w:hAnsiTheme="minorHAnsi" w:cstheme="minorHAnsi"/>
          <w:b/>
          <w:bCs/>
          <w:color w:val="000000"/>
          <w:u w:val="single"/>
          <w:shd w:val="clear" w:color="auto" w:fill="00FFFF"/>
        </w:rPr>
        <w:t>where theory touches and dissolves into praxis</w:t>
      </w:r>
      <w:r w:rsidRPr="00A24A6A">
        <w:rPr>
          <w:rFonts w:asciiTheme="minorHAnsi" w:hAnsiTheme="minorHAnsi" w:cstheme="minorHAnsi"/>
          <w:color w:val="000000"/>
          <w:sz w:val="16"/>
          <w:szCs w:val="16"/>
        </w:rPr>
        <w:t xml:space="preserve">, and where the question of “social totality”—of generality—is raised with a unique intensity.66 Recovering Wedderburn in the strike’s genealogy disorients these lines of thought, and relocates the general strike at the site of resistance on and to the plantation, the infernal laboratory that concocted the modern world, its philosophical and political categories, its social formations, </w:t>
      </w:r>
      <w:proofErr w:type="spellStart"/>
      <w:r w:rsidRPr="00A24A6A">
        <w:rPr>
          <w:rFonts w:asciiTheme="minorHAnsi" w:hAnsiTheme="minorHAnsi" w:cstheme="minorHAnsi"/>
          <w:color w:val="000000"/>
          <w:sz w:val="16"/>
          <w:szCs w:val="16"/>
        </w:rPr>
        <w:t>its</w:t>
      </w:r>
      <w:proofErr w:type="spellEnd"/>
      <w:r w:rsidRPr="00A24A6A">
        <w:rPr>
          <w:rFonts w:asciiTheme="minorHAnsi" w:hAnsiTheme="minorHAnsi" w:cstheme="minorHAnsi"/>
          <w:color w:val="000000"/>
          <w:sz w:val="16"/>
          <w:szCs w:val="16"/>
        </w:rPr>
        <w:t xml:space="preserve"> very ecologies and climate. </w:t>
      </w:r>
      <w:r w:rsidRPr="00A24A6A">
        <w:rPr>
          <w:rFonts w:asciiTheme="minorHAnsi" w:hAnsiTheme="minorHAnsi" w:cstheme="minorHAnsi"/>
          <w:b/>
          <w:bCs/>
          <w:color w:val="000000"/>
          <w:u w:val="single"/>
        </w:rPr>
        <w:t>As the “primitive” condition of possibility for capitalist accumulation and waged labor, the so-called “pedestal” (Marx) of capitalism that has never ceased to be stood upon, slavery and its afterlives also provide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most generalized and “most threatening” possibility of resistance,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emerging from the modern capitalist world’s constitutive outside</w:t>
      </w:r>
      <w:r w:rsidRPr="00A24A6A">
        <w:rPr>
          <w:rFonts w:asciiTheme="minorHAnsi" w:hAnsiTheme="minorHAnsi" w:cstheme="minorHAnsi"/>
          <w:color w:val="000000"/>
          <w:sz w:val="16"/>
          <w:szCs w:val="16"/>
        </w:rPr>
        <w:t xml:space="preserve">.67 And yet this understanding of </w:t>
      </w:r>
      <w:r w:rsidRPr="00A24A6A">
        <w:rPr>
          <w:rFonts w:asciiTheme="minorHAnsi" w:hAnsiTheme="minorHAnsi" w:cstheme="minorHAnsi"/>
          <w:b/>
          <w:bCs/>
          <w:color w:val="000000"/>
          <w:u w:val="single"/>
        </w:rPr>
        <w:t xml:space="preserve">the </w:t>
      </w:r>
      <w:r w:rsidRPr="00A24A6A">
        <w:rPr>
          <w:rFonts w:asciiTheme="minorHAnsi" w:hAnsiTheme="minorHAnsi" w:cstheme="minorHAnsi"/>
          <w:b/>
          <w:bCs/>
          <w:color w:val="000000"/>
          <w:u w:val="single"/>
          <w:shd w:val="clear" w:color="auto" w:fill="00FFFF"/>
        </w:rPr>
        <w:t>general strike’s inceptive relation to slavery and Black radicalism is not about naming a proper historical agent</w:t>
      </w:r>
      <w:r w:rsidRPr="00A24A6A">
        <w:rPr>
          <w:rFonts w:asciiTheme="minorHAnsi" w:hAnsiTheme="minorHAnsi" w:cstheme="minorHAnsi"/>
          <w:color w:val="000000"/>
          <w:sz w:val="16"/>
          <w:szCs w:val="16"/>
        </w:rPr>
        <w:t xml:space="preserve"> or revolutionary subject, </w:t>
      </w:r>
      <w:r w:rsidRPr="00A24A6A">
        <w:rPr>
          <w:rFonts w:asciiTheme="minorHAnsi" w:hAnsiTheme="minorHAnsi" w:cstheme="minorHAnsi"/>
          <w:b/>
          <w:bCs/>
          <w:color w:val="000000"/>
          <w:u w:val="single"/>
          <w:shd w:val="clear" w:color="auto" w:fill="00FFFF"/>
        </w:rPr>
        <w:t>but about a</w:t>
      </w:r>
      <w:r w:rsidRPr="00A24A6A">
        <w:rPr>
          <w:rFonts w:asciiTheme="minorHAnsi" w:hAnsiTheme="minorHAnsi" w:cstheme="minorHAnsi"/>
          <w:b/>
          <w:bCs/>
          <w:color w:val="000000"/>
          <w:u w:val="single"/>
        </w:rPr>
        <w:t xml:space="preserve"> trajectory</w:t>
      </w:r>
      <w:r w:rsidRPr="00A24A6A">
        <w:rPr>
          <w:rFonts w:asciiTheme="minorHAnsi" w:hAnsiTheme="minorHAnsi" w:cstheme="minorHAnsi"/>
          <w:color w:val="000000"/>
          <w:sz w:val="16"/>
          <w:szCs w:val="16"/>
        </w:rPr>
        <w:t xml:space="preserve">, a vector—a </w:t>
      </w:r>
      <w:r w:rsidRPr="00A24A6A">
        <w:rPr>
          <w:rFonts w:asciiTheme="minorHAnsi" w:hAnsiTheme="minorHAnsi" w:cstheme="minorHAnsi"/>
          <w:b/>
          <w:bCs/>
          <w:color w:val="000000"/>
          <w:u w:val="single"/>
          <w:shd w:val="clear" w:color="auto" w:fill="00FFFF"/>
        </w:rPr>
        <w:t>dark velocity from nowhere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It discloses a general unworking of generality itself, an affirmation that the only truly generalizing movement against the world must start from</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constitutive outside of the world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Only</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this</w:t>
      </w:r>
      <w:r w:rsidRPr="00A24A6A">
        <w:rPr>
          <w:rFonts w:asciiTheme="minorHAnsi" w:hAnsiTheme="minorHAnsi" w:cstheme="minorHAnsi"/>
          <w:color w:val="000000"/>
          <w:sz w:val="16"/>
          <w:szCs w:val="16"/>
        </w:rPr>
        <w:t xml:space="preserve"> outside </w:t>
      </w:r>
      <w:r w:rsidRPr="00A24A6A">
        <w:rPr>
          <w:rFonts w:asciiTheme="minorHAnsi" w:hAnsiTheme="minorHAnsi" w:cstheme="minorHAnsi"/>
          <w:b/>
          <w:bCs/>
          <w:color w:val="000000"/>
          <w:u w:val="single"/>
          <w:shd w:val="clear" w:color="auto" w:fill="00FFFF"/>
        </w:rPr>
        <w:t>movement</w:t>
      </w:r>
      <w:r w:rsidRPr="00A24A6A">
        <w:rPr>
          <w:rFonts w:asciiTheme="minorHAnsi" w:hAnsiTheme="minorHAnsi" w:cstheme="minorHAnsi"/>
          <w:color w:val="000000"/>
          <w:sz w:val="16"/>
          <w:szCs w:val="16"/>
        </w:rPr>
        <w:t>—</w:t>
      </w:r>
      <w:r w:rsidRPr="00A24A6A">
        <w:rPr>
          <w:rFonts w:asciiTheme="minorHAnsi" w:hAnsiTheme="minorHAnsi" w:cstheme="minorHAnsi"/>
          <w:b/>
          <w:bCs/>
          <w:color w:val="000000"/>
          <w:u w:val="single"/>
        </w:rPr>
        <w:t>a swarm, a storm, a stream,</w:t>
      </w:r>
      <w:r w:rsidRPr="00A24A6A">
        <w:rPr>
          <w:rFonts w:asciiTheme="minorHAnsi" w:hAnsiTheme="minorHAnsi" w:cstheme="minorHAnsi"/>
          <w:b/>
          <w:bCs/>
          <w:color w:val="000000"/>
          <w:u w:val="single"/>
          <w:shd w:val="clear" w:color="auto" w:fill="00FFFF"/>
        </w:rPr>
        <w:t xml:space="preserve"> a sea, an echo, a union</w:t>
      </w:r>
      <w:r w:rsidRPr="00A24A6A">
        <w:rPr>
          <w:rFonts w:asciiTheme="minorHAnsi" w:hAnsiTheme="minorHAnsi" w:cstheme="minorHAnsi"/>
          <w:color w:val="000000"/>
          <w:sz w:val="16"/>
          <w:szCs w:val="16"/>
        </w:rPr>
        <w:t xml:space="preserve"> of idle sleepers </w:t>
      </w:r>
      <w:r w:rsidRPr="00A24A6A">
        <w:rPr>
          <w:rFonts w:asciiTheme="minorHAnsi" w:hAnsiTheme="minorHAnsi" w:cstheme="minorHAnsi"/>
          <w:b/>
          <w:bCs/>
          <w:color w:val="000000"/>
          <w:u w:val="single"/>
          <w:shd w:val="clear" w:color="auto" w:fill="00FFFF"/>
        </w:rPr>
        <w:t>dreaming</w:t>
      </w:r>
      <w:r w:rsidRPr="00A24A6A">
        <w:rPr>
          <w:rFonts w:asciiTheme="minorHAnsi" w:hAnsiTheme="minorHAnsi" w:cstheme="minorHAnsi"/>
          <w:color w:val="000000"/>
          <w:sz w:val="16"/>
          <w:szCs w:val="16"/>
        </w:rPr>
        <w:t xml:space="preserve"> on and </w:t>
      </w:r>
      <w:r w:rsidRPr="00A24A6A">
        <w:rPr>
          <w:rFonts w:asciiTheme="minorHAnsi" w:hAnsiTheme="minorHAnsi" w:cstheme="minorHAnsi"/>
          <w:b/>
          <w:bCs/>
          <w:color w:val="000000"/>
          <w:u w:val="single"/>
          <w:shd w:val="clear" w:color="auto" w:fill="00FFFF"/>
        </w:rPr>
        <w:t>of the strike</w:t>
      </w:r>
      <w:r w:rsidRPr="00A24A6A">
        <w:rPr>
          <w:rFonts w:asciiTheme="minorHAnsi" w:hAnsiTheme="minorHAnsi" w:cstheme="minorHAnsi"/>
          <w:color w:val="000000"/>
          <w:sz w:val="16"/>
          <w:szCs w:val="16"/>
        </w:rPr>
        <w:t>, the g/</w:t>
      </w:r>
      <w:proofErr w:type="spellStart"/>
      <w:r w:rsidRPr="00A24A6A">
        <w:rPr>
          <w:rFonts w:asciiTheme="minorHAnsi" w:hAnsiTheme="minorHAnsi" w:cstheme="minorHAnsi"/>
          <w:color w:val="000000"/>
          <w:sz w:val="16"/>
          <w:szCs w:val="16"/>
        </w:rPr>
        <w:t>rêve</w:t>
      </w:r>
      <w:proofErr w:type="spellEnd"/>
      <w:r w:rsidRPr="00A24A6A">
        <w:rPr>
          <w:rFonts w:asciiTheme="minorHAnsi" w:hAnsiTheme="minorHAnsi" w:cstheme="minorHAnsi"/>
          <w:color w:val="000000"/>
          <w:sz w:val="16"/>
          <w:szCs w:val="16"/>
        </w:rPr>
        <w:t>—</w:t>
      </w:r>
      <w:r w:rsidRPr="00A24A6A">
        <w:rPr>
          <w:rFonts w:asciiTheme="minorHAnsi" w:hAnsiTheme="minorHAnsi" w:cstheme="minorHAnsi"/>
          <w:b/>
          <w:bCs/>
          <w:color w:val="000000"/>
          <w:u w:val="single"/>
        </w:rPr>
        <w:t>can be</w:t>
      </w:r>
      <w:r w:rsidRPr="00A24A6A">
        <w:rPr>
          <w:rFonts w:asciiTheme="minorHAnsi" w:hAnsiTheme="minorHAnsi" w:cstheme="minorHAnsi"/>
          <w:color w:val="000000"/>
          <w:sz w:val="16"/>
          <w:szCs w:val="16"/>
        </w:rPr>
        <w:t xml:space="preserve"> utterly </w:t>
      </w:r>
      <w:r w:rsidRPr="00A24A6A">
        <w:rPr>
          <w:rFonts w:asciiTheme="minorHAnsi" w:hAnsiTheme="minorHAnsi" w:cstheme="minorHAnsi"/>
          <w:b/>
          <w:bCs/>
          <w:color w:val="000000"/>
          <w:u w:val="single"/>
        </w:rPr>
        <w:t>deracinating</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being itself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groundless</w:t>
      </w:r>
      <w:r w:rsidRPr="00A24A6A">
        <w:rPr>
          <w:rFonts w:asciiTheme="minorHAnsi" w:hAnsiTheme="minorHAnsi" w:cstheme="minorHAnsi"/>
          <w:color w:val="000000"/>
          <w:sz w:val="16"/>
          <w:szCs w:val="16"/>
        </w:rPr>
        <w:t>. In modernity, this means starting with the paradigmatically deracinated: the enslaved. This starting point does not preclude but in fact, as both Wedderburn and Du Bois stress, r</w:t>
      </w:r>
      <w:r w:rsidRPr="00A24A6A">
        <w:rPr>
          <w:rFonts w:asciiTheme="minorHAnsi" w:hAnsiTheme="minorHAnsi" w:cstheme="minorHAnsi"/>
          <w:b/>
          <w:bCs/>
          <w:color w:val="000000"/>
          <w:u w:val="single"/>
        </w:rPr>
        <w:t>equires moving through other seemingly discrete and disparate struggles</w:t>
      </w:r>
      <w:r w:rsidRPr="00A24A6A">
        <w:rPr>
          <w:rFonts w:asciiTheme="minorHAnsi" w:hAnsiTheme="minorHAnsi" w:cstheme="minorHAnsi"/>
          <w:color w:val="000000"/>
          <w:sz w:val="16"/>
          <w:szCs w:val="16"/>
        </w:rPr>
        <w:t xml:space="preserve"> to open their point of rupture, </w:t>
      </w:r>
      <w:r w:rsidRPr="00A24A6A">
        <w:rPr>
          <w:rFonts w:asciiTheme="minorHAnsi" w:hAnsiTheme="minorHAnsi" w:cstheme="minorHAnsi"/>
          <w:b/>
          <w:bCs/>
          <w:color w:val="000000"/>
          <w:u w:val="single"/>
          <w:shd w:val="clear" w:color="auto" w:fill="00FFFF"/>
        </w:rPr>
        <w:t>including labor</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strikes, climate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strikes, feminist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strikes, debt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strikes, rent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strikes, campus strikes, and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forms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collective action yet to be generated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Generalization can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only come from below</w:t>
      </w:r>
      <w:r w:rsidRPr="00A24A6A">
        <w:rPr>
          <w:rFonts w:asciiTheme="minorHAnsi" w:hAnsiTheme="minorHAnsi" w:cstheme="minorHAnsi"/>
          <w:color w:val="000000"/>
          <w:sz w:val="16"/>
          <w:szCs w:val="16"/>
        </w:rPr>
        <w:t xml:space="preserve">, and yet </w:t>
      </w:r>
      <w:r w:rsidRPr="00A24A6A">
        <w:rPr>
          <w:rFonts w:asciiTheme="minorHAnsi" w:hAnsiTheme="minorHAnsi" w:cstheme="minorHAnsi"/>
          <w:b/>
          <w:bCs/>
          <w:color w:val="000000"/>
          <w:u w:val="single"/>
        </w:rPr>
        <w:t>it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moves</w:t>
      </w:r>
      <w:r w:rsidRPr="00A24A6A">
        <w:rPr>
          <w:rFonts w:asciiTheme="minorHAnsi" w:hAnsiTheme="minorHAnsi" w:cstheme="minorHAnsi"/>
          <w:color w:val="000000"/>
          <w:sz w:val="16"/>
          <w:szCs w:val="16"/>
        </w:rPr>
        <w:t xml:space="preserve"> not </w:t>
      </w:r>
      <w:r w:rsidRPr="00A24A6A">
        <w:rPr>
          <w:rFonts w:asciiTheme="minorHAnsi" w:hAnsiTheme="minorHAnsi" w:cstheme="minorHAnsi"/>
          <w:b/>
          <w:bCs/>
          <w:color w:val="000000"/>
          <w:u w:val="single"/>
          <w:shd w:val="clear" w:color="auto" w:fill="00FFFF"/>
        </w:rPr>
        <w:t>as</w:t>
      </w:r>
      <w:r w:rsidRPr="00A24A6A">
        <w:rPr>
          <w:rFonts w:asciiTheme="minorHAnsi" w:hAnsiTheme="minorHAnsi" w:cstheme="minorHAnsi"/>
          <w:color w:val="000000"/>
          <w:sz w:val="16"/>
          <w:szCs w:val="16"/>
        </w:rPr>
        <w:t xml:space="preserve"> a rising but as </w:t>
      </w:r>
      <w:r w:rsidRPr="00A24A6A">
        <w:rPr>
          <w:rFonts w:asciiTheme="minorHAnsi" w:hAnsiTheme="minorHAnsi" w:cstheme="minorHAnsi"/>
          <w:b/>
          <w:bCs/>
          <w:color w:val="000000"/>
          <w:u w:val="single"/>
          <w:shd w:val="clear" w:color="auto" w:fill="00FFFF"/>
        </w:rPr>
        <w:t>an undertow</w:t>
      </w:r>
      <w:r w:rsidRPr="00A24A6A">
        <w:rPr>
          <w:rFonts w:asciiTheme="minorHAnsi" w:hAnsiTheme="minorHAnsi" w:cstheme="minorHAnsi"/>
          <w:color w:val="000000"/>
          <w:sz w:val="16"/>
          <w:szCs w:val="16"/>
        </w:rPr>
        <w:t xml:space="preserve">, an expropriation </w:t>
      </w:r>
      <w:r w:rsidRPr="00A24A6A">
        <w:rPr>
          <w:rFonts w:asciiTheme="minorHAnsi" w:hAnsiTheme="minorHAnsi" w:cstheme="minorHAnsi"/>
          <w:b/>
          <w:bCs/>
          <w:color w:val="000000"/>
          <w:u w:val="single"/>
          <w:shd w:val="clear" w:color="auto" w:fill="00FFFF"/>
        </w:rPr>
        <w:t>deracinating all logics of possession</w:t>
      </w:r>
      <w:r w:rsidRPr="00A24A6A">
        <w:rPr>
          <w:rFonts w:asciiTheme="minorHAnsi" w:hAnsiTheme="minorHAnsi" w:cstheme="minorHAnsi"/>
          <w:color w:val="000000"/>
          <w:sz w:val="16"/>
          <w:szCs w:val="16"/>
        </w:rPr>
        <w:t xml:space="preserve">.68 This clarifies Sorel’s idea that </w:t>
      </w:r>
      <w:r w:rsidRPr="00A24A6A">
        <w:rPr>
          <w:rFonts w:asciiTheme="minorHAnsi" w:hAnsiTheme="minorHAnsi" w:cstheme="minorHAnsi"/>
          <w:b/>
          <w:bCs/>
          <w:color w:val="000000"/>
          <w:u w:val="single"/>
        </w:rPr>
        <w:t>the general strike</w:t>
      </w:r>
      <w:r w:rsidRPr="00A24A6A">
        <w:rPr>
          <w:rFonts w:asciiTheme="minorHAnsi" w:hAnsiTheme="minorHAnsi" w:cstheme="minorHAnsi"/>
          <w:color w:val="000000"/>
          <w:sz w:val="16"/>
          <w:szCs w:val="16"/>
        </w:rPr>
        <w:t xml:space="preserve"> appears to and in the prevailing order as a “catastrophe,” that is, </w:t>
      </w:r>
      <w:r w:rsidRPr="00A24A6A">
        <w:rPr>
          <w:rFonts w:asciiTheme="minorHAnsi" w:hAnsiTheme="minorHAnsi" w:cstheme="minorHAnsi"/>
          <w:b/>
          <w:bCs/>
          <w:color w:val="000000"/>
          <w:u w:val="single"/>
        </w:rPr>
        <w:t>a literal</w:t>
      </w:r>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b/>
          <w:bCs/>
          <w:color w:val="000000"/>
          <w:u w:val="single"/>
        </w:rPr>
        <w:t>downturning</w:t>
      </w:r>
      <w:proofErr w:type="spellEnd"/>
      <w:r w:rsidRPr="00A24A6A">
        <w:rPr>
          <w:rFonts w:asciiTheme="minorHAnsi" w:hAnsiTheme="minorHAnsi" w:cstheme="minorHAnsi"/>
          <w:color w:val="000000"/>
          <w:sz w:val="16"/>
          <w:szCs w:val="16"/>
        </w:rPr>
        <w:t xml:space="preserve"> (kata-strophe)—</w:t>
      </w:r>
      <w:r w:rsidRPr="00A24A6A">
        <w:rPr>
          <w:rFonts w:asciiTheme="minorHAnsi" w:hAnsiTheme="minorHAnsi" w:cstheme="minorHAnsi"/>
          <w:b/>
          <w:bCs/>
          <w:color w:val="000000"/>
          <w:u w:val="single"/>
        </w:rPr>
        <w:t>pure collapse</w:t>
      </w:r>
      <w:r w:rsidRPr="00A24A6A">
        <w:rPr>
          <w:rFonts w:asciiTheme="minorHAnsi" w:hAnsiTheme="minorHAnsi" w:cstheme="minorHAnsi"/>
          <w:color w:val="000000"/>
          <w:sz w:val="16"/>
          <w:szCs w:val="16"/>
        </w:rPr>
        <w:t xml:space="preserve">.69 Another name for this “interminably downward movement,” in the phrase of Jared Sexton, is </w:t>
      </w:r>
      <w:r w:rsidRPr="00A24A6A">
        <w:rPr>
          <w:rFonts w:asciiTheme="minorHAnsi" w:hAnsiTheme="minorHAnsi" w:cstheme="minorHAnsi"/>
          <w:b/>
          <w:bCs/>
          <w:color w:val="000000"/>
          <w:u w:val="single"/>
        </w:rPr>
        <w:t>abolition</w:t>
      </w:r>
      <w:r w:rsidRPr="00A24A6A">
        <w:rPr>
          <w:rFonts w:asciiTheme="minorHAnsi" w:hAnsiTheme="minorHAnsi" w:cstheme="minorHAnsi"/>
          <w:color w:val="000000"/>
          <w:sz w:val="16"/>
          <w:szCs w:val="16"/>
        </w:rPr>
        <w:t xml:space="preserve">.70 The case of Wedderburn reveals that the general strike emerges from the global Black freedom struggle, and that it dwells, has always dwelt, in intimacy with abolition. Sexton’s formulation of abolition as “dissolution” and the “affirmation of deracination,” of uprooting, returns us to Wedderburn’s </w:t>
      </w:r>
      <w:r w:rsidRPr="00A24A6A">
        <w:rPr>
          <w:rFonts w:asciiTheme="minorHAnsi" w:hAnsiTheme="minorHAnsi" w:cstheme="minorHAnsi"/>
          <w:b/>
          <w:bCs/>
          <w:color w:val="000000"/>
          <w:u w:val="single"/>
        </w:rPr>
        <w:t>abolitionist general strike: the axe laid to the root.</w:t>
      </w:r>
      <w:r w:rsidRPr="00A24A6A">
        <w:rPr>
          <w:rFonts w:asciiTheme="minorHAnsi" w:hAnsiTheme="minorHAnsi" w:cstheme="minorHAnsi"/>
          <w:color w:val="000000"/>
          <w:sz w:val="16"/>
          <w:szCs w:val="16"/>
        </w:rPr>
        <w:t>71 This ungrounding, generalizing movement from the outside ultimately—and perhaps only ultimately—coincides with Marx’s formal definition of the proletariat as the constitutively excluded, as nothing but pure “dissolution” (</w:t>
      </w:r>
      <w:proofErr w:type="spellStart"/>
      <w:r w:rsidRPr="00A24A6A">
        <w:rPr>
          <w:rFonts w:asciiTheme="minorHAnsi" w:hAnsiTheme="minorHAnsi" w:cstheme="minorHAnsi"/>
          <w:color w:val="000000"/>
          <w:sz w:val="16"/>
          <w:szCs w:val="16"/>
        </w:rPr>
        <w:t>Auflösung</w:t>
      </w:r>
      <w:proofErr w:type="spellEnd"/>
      <w:r w:rsidRPr="00A24A6A">
        <w:rPr>
          <w:rFonts w:asciiTheme="minorHAnsi" w:hAnsiTheme="minorHAnsi" w:cstheme="minorHAnsi"/>
          <w:color w:val="000000"/>
          <w:sz w:val="16"/>
          <w:szCs w:val="16"/>
        </w:rPr>
        <w:t>), and his definition of communism in The German Ideology as precisely a movement of abolition: “We call communism the real movement [</w:t>
      </w:r>
      <w:proofErr w:type="spellStart"/>
      <w:r w:rsidRPr="00A24A6A">
        <w:rPr>
          <w:rFonts w:asciiTheme="minorHAnsi" w:hAnsiTheme="minorHAnsi" w:cstheme="minorHAnsi"/>
          <w:color w:val="000000"/>
          <w:sz w:val="16"/>
          <w:szCs w:val="16"/>
        </w:rPr>
        <w:t>wirkliche</w:t>
      </w:r>
      <w:proofErr w:type="spellEnd"/>
      <w:r w:rsidRPr="00A24A6A">
        <w:rPr>
          <w:rFonts w:asciiTheme="minorHAnsi" w:hAnsiTheme="minorHAnsi" w:cstheme="minorHAnsi"/>
          <w:color w:val="000000"/>
          <w:sz w:val="16"/>
          <w:szCs w:val="16"/>
        </w:rPr>
        <w:t xml:space="preserve"> </w:t>
      </w:r>
      <w:proofErr w:type="spellStart"/>
      <w:r w:rsidRPr="00A24A6A">
        <w:rPr>
          <w:rFonts w:asciiTheme="minorHAnsi" w:hAnsiTheme="minorHAnsi" w:cstheme="minorHAnsi"/>
          <w:color w:val="000000"/>
          <w:sz w:val="16"/>
          <w:szCs w:val="16"/>
        </w:rPr>
        <w:t>Bewegung</w:t>
      </w:r>
      <w:proofErr w:type="spellEnd"/>
      <w:r w:rsidRPr="00A24A6A">
        <w:rPr>
          <w:rFonts w:asciiTheme="minorHAnsi" w:hAnsiTheme="minorHAnsi" w:cstheme="minorHAnsi"/>
          <w:color w:val="000000"/>
          <w:sz w:val="16"/>
          <w:szCs w:val="16"/>
        </w:rPr>
        <w:t xml:space="preserve">] which abolishes the present state of things” (49).72 In addition to its identification with abolition, Marx’s definition stands out in light of the present discussion—Marx and Engels’s own dismissal of the general strike notwithstanding—for two reasons: first, because it sees communism as a movement, which recalls the many figures that characterize the general strike as flood-like motion, and with the German </w:t>
      </w:r>
      <w:proofErr w:type="spellStart"/>
      <w:r w:rsidRPr="00A24A6A">
        <w:rPr>
          <w:rFonts w:asciiTheme="minorHAnsi" w:hAnsiTheme="minorHAnsi" w:cstheme="minorHAnsi"/>
          <w:color w:val="000000"/>
          <w:sz w:val="16"/>
          <w:szCs w:val="16"/>
        </w:rPr>
        <w:t>Bewegung</w:t>
      </w:r>
      <w:proofErr w:type="spellEnd"/>
      <w:r w:rsidRPr="00A24A6A">
        <w:rPr>
          <w:rFonts w:asciiTheme="minorHAnsi" w:hAnsiTheme="minorHAnsi" w:cstheme="minorHAnsi"/>
          <w:color w:val="000000"/>
          <w:sz w:val="16"/>
          <w:szCs w:val="16"/>
        </w:rPr>
        <w:t xml:space="preserve"> faintly suggesting a movement that takes away (</w:t>
      </w:r>
      <w:proofErr w:type="spellStart"/>
      <w:r w:rsidRPr="00A24A6A">
        <w:rPr>
          <w:rFonts w:asciiTheme="minorHAnsi" w:hAnsiTheme="minorHAnsi" w:cstheme="minorHAnsi"/>
          <w:color w:val="000000"/>
          <w:sz w:val="16"/>
          <w:szCs w:val="16"/>
        </w:rPr>
        <w:t>weg</w:t>
      </w:r>
      <w:proofErr w:type="spellEnd"/>
      <w:r w:rsidRPr="00A24A6A">
        <w:rPr>
          <w:rFonts w:asciiTheme="minorHAnsi" w:hAnsiTheme="minorHAnsi" w:cstheme="minorHAnsi"/>
          <w:color w:val="000000"/>
          <w:sz w:val="16"/>
          <w:szCs w:val="16"/>
        </w:rPr>
        <w:t>). Second, because the word “real” (</w:t>
      </w:r>
      <w:proofErr w:type="spellStart"/>
      <w:r w:rsidRPr="00A24A6A">
        <w:rPr>
          <w:rFonts w:asciiTheme="minorHAnsi" w:hAnsiTheme="minorHAnsi" w:cstheme="minorHAnsi"/>
          <w:color w:val="000000"/>
          <w:sz w:val="16"/>
          <w:szCs w:val="16"/>
        </w:rPr>
        <w:t>wirkliche</w:t>
      </w:r>
      <w:proofErr w:type="spellEnd"/>
      <w:r w:rsidRPr="00A24A6A">
        <w:rPr>
          <w:rFonts w:asciiTheme="minorHAnsi" w:hAnsiTheme="minorHAnsi" w:cstheme="minorHAnsi"/>
          <w:color w:val="000000"/>
          <w:sz w:val="16"/>
          <w:szCs w:val="16"/>
        </w:rPr>
        <w:t>) affirms that the abolishing movement named communism is itself already (the) “real”—it is emphatically not a realization (of some “ideal,” potential, goal, telos, etc.), nor a movement of actualization or production (“communism is not...produced [</w:t>
      </w:r>
      <w:proofErr w:type="spellStart"/>
      <w:r w:rsidRPr="00A24A6A">
        <w:rPr>
          <w:rFonts w:asciiTheme="minorHAnsi" w:hAnsiTheme="minorHAnsi" w:cstheme="minorHAnsi"/>
          <w:color w:val="000000"/>
          <w:sz w:val="16"/>
          <w:szCs w:val="16"/>
        </w:rPr>
        <w:t>hergestellt</w:t>
      </w:r>
      <w:proofErr w:type="spellEnd"/>
      <w:r w:rsidRPr="00A24A6A">
        <w:rPr>
          <w:rFonts w:asciiTheme="minorHAnsi" w:hAnsiTheme="minorHAnsi" w:cstheme="minorHAnsi"/>
          <w:color w:val="000000"/>
          <w:sz w:val="16"/>
          <w:szCs w:val="16"/>
        </w:rPr>
        <w:t>]”).73 The realization of a potential belongs to the realm of energeia, which is work (</w:t>
      </w:r>
      <w:proofErr w:type="spellStart"/>
      <w:r w:rsidRPr="00A24A6A">
        <w:rPr>
          <w:rFonts w:asciiTheme="minorHAnsi" w:hAnsiTheme="minorHAnsi" w:cstheme="minorHAnsi"/>
          <w:color w:val="000000"/>
          <w:sz w:val="16"/>
          <w:szCs w:val="16"/>
        </w:rPr>
        <w:t>en</w:t>
      </w:r>
      <w:proofErr w:type="spellEnd"/>
      <w:r w:rsidRPr="00A24A6A">
        <w:rPr>
          <w:rFonts w:asciiTheme="minorHAnsi" w:hAnsiTheme="minorHAnsi" w:cstheme="minorHAnsi"/>
          <w:color w:val="000000"/>
          <w:sz w:val="16"/>
          <w:szCs w:val="16"/>
        </w:rPr>
        <w:t xml:space="preserve"> + ergon). The general strike is the cessation of this work of production and the exposition of its never having begun. </w:t>
      </w:r>
      <w:proofErr w:type="gramStart"/>
      <w:r w:rsidRPr="00A24A6A">
        <w:rPr>
          <w:rFonts w:asciiTheme="minorHAnsi" w:hAnsiTheme="minorHAnsi" w:cstheme="minorHAnsi"/>
          <w:b/>
          <w:bCs/>
          <w:color w:val="000000"/>
          <w:u w:val="single"/>
        </w:rPr>
        <w:t>A number of</w:t>
      </w:r>
      <w:proofErr w:type="gramEnd"/>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contemporary</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theorists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have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returned to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concept of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 xml:space="preserve">to rethink its parameters and interrogate its powers of generalization from specific sites of struggle and forms of </w:t>
      </w:r>
      <w:r w:rsidRPr="00A24A6A">
        <w:rPr>
          <w:rFonts w:asciiTheme="minorHAnsi" w:hAnsiTheme="minorHAnsi" w:cstheme="minorHAnsi"/>
          <w:b/>
          <w:bCs/>
          <w:color w:val="000000"/>
          <w:u w:val="single"/>
        </w:rPr>
        <w:lastRenderedPageBreak/>
        <w:t>life.</w:t>
      </w:r>
      <w:r w:rsidRPr="00A24A6A">
        <w:rPr>
          <w:rFonts w:asciiTheme="minorHAnsi" w:hAnsiTheme="minorHAnsi" w:cstheme="minorHAnsi"/>
          <w:color w:val="000000"/>
          <w:sz w:val="16"/>
          <w:szCs w:val="16"/>
        </w:rPr>
        <w:t xml:space="preserve"> The collective author Claire Fontaine has theorized “the human strike” as “the most generic movement of revolt,” while the Argentinian activist and theorist </w:t>
      </w:r>
      <w:r w:rsidRPr="00A24A6A">
        <w:rPr>
          <w:rFonts w:asciiTheme="minorHAnsi" w:hAnsiTheme="minorHAnsi" w:cstheme="minorHAnsi"/>
          <w:b/>
          <w:bCs/>
          <w:color w:val="000000"/>
          <w:u w:val="single"/>
        </w:rPr>
        <w:t>Verónica</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Gago</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has been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developing “the feminist general</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strike” in relation to Latin American movements for gender and reproductive justice</w:t>
      </w:r>
      <w:r w:rsidRPr="00A24A6A">
        <w:rPr>
          <w:rFonts w:asciiTheme="minorHAnsi" w:hAnsiTheme="minorHAnsi" w:cstheme="minorHAnsi"/>
          <w:b/>
          <w:bCs/>
          <w:color w:val="000000"/>
          <w:u w:val="single"/>
        </w:rPr>
        <w:t>, finding new cartographies through which the general strike’s movement “produces generality</w:t>
      </w:r>
      <w:r w:rsidRPr="00A24A6A">
        <w:rPr>
          <w:rFonts w:asciiTheme="minorHAnsi" w:hAnsiTheme="minorHAnsi" w:cstheme="minorHAnsi"/>
          <w:color w:val="000000"/>
          <w:sz w:val="16"/>
          <w:szCs w:val="16"/>
        </w:rPr>
        <w:t xml:space="preserve">.”74 Most notably, the recent work of </w:t>
      </w:r>
      <w:r w:rsidRPr="00A24A6A">
        <w:rPr>
          <w:rFonts w:asciiTheme="minorHAnsi" w:hAnsiTheme="minorHAnsi" w:cstheme="minorHAnsi"/>
          <w:b/>
          <w:bCs/>
          <w:color w:val="000000"/>
          <w:u w:val="single"/>
        </w:rPr>
        <w:t>Saidiya</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Hartman has taken up the general strike</w:t>
      </w:r>
      <w:r w:rsidRPr="00A24A6A">
        <w:rPr>
          <w:rFonts w:asciiTheme="minorHAnsi" w:hAnsiTheme="minorHAnsi" w:cstheme="minorHAnsi"/>
          <w:color w:val="000000"/>
          <w:sz w:val="16"/>
          <w:szCs w:val="16"/>
        </w:rPr>
        <w:t xml:space="preserve"> in a radically transformative way. </w:t>
      </w:r>
      <w:r w:rsidRPr="00A24A6A">
        <w:rPr>
          <w:rFonts w:asciiTheme="minorHAnsi" w:hAnsiTheme="minorHAnsi" w:cstheme="minorHAnsi"/>
          <w:b/>
          <w:bCs/>
          <w:color w:val="000000"/>
          <w:u w:val="single"/>
        </w:rPr>
        <w:t>Starting with</w:t>
      </w:r>
      <w:r w:rsidRPr="00A24A6A">
        <w:rPr>
          <w:rFonts w:asciiTheme="minorHAnsi" w:hAnsiTheme="minorHAnsi" w:cstheme="minorHAnsi"/>
          <w:color w:val="000000"/>
          <w:sz w:val="16"/>
          <w:szCs w:val="16"/>
        </w:rPr>
        <w:t xml:space="preserve"> an immanent </w:t>
      </w:r>
      <w:r w:rsidRPr="00A24A6A">
        <w:rPr>
          <w:rFonts w:asciiTheme="minorHAnsi" w:hAnsiTheme="minorHAnsi" w:cstheme="minorHAnsi"/>
          <w:b/>
          <w:bCs/>
          <w:color w:val="000000"/>
          <w:u w:val="single"/>
        </w:rPr>
        <w:t>critique of Du</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Bois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 xml:space="preserve">Hartman remarks that the </w:t>
      </w:r>
      <w:proofErr w:type="gramStart"/>
      <w:r w:rsidRPr="00A24A6A">
        <w:rPr>
          <w:rFonts w:asciiTheme="minorHAnsi" w:hAnsiTheme="minorHAnsi" w:cstheme="minorHAnsi"/>
          <w:b/>
          <w:bCs/>
          <w:color w:val="000000"/>
          <w:u w:val="single"/>
          <w:shd w:val="clear" w:color="auto" w:fill="00FFFF"/>
        </w:rPr>
        <w:t>particular labors</w:t>
      </w:r>
      <w:proofErr w:type="gramEnd"/>
      <w:r w:rsidRPr="00A24A6A">
        <w:rPr>
          <w:rFonts w:asciiTheme="minorHAnsi" w:hAnsiTheme="minorHAnsi" w:cstheme="minorHAnsi"/>
          <w:b/>
          <w:bCs/>
          <w:color w:val="000000"/>
          <w:u w:val="single"/>
          <w:shd w:val="clear" w:color="auto" w:fill="00FFFF"/>
        </w:rPr>
        <w:t>, suffering, and resistance of Black women often “</w:t>
      </w:r>
      <w:proofErr w:type="spellStart"/>
      <w:r w:rsidRPr="00A24A6A">
        <w:rPr>
          <w:rFonts w:asciiTheme="minorHAnsi" w:hAnsiTheme="minorHAnsi" w:cstheme="minorHAnsi"/>
          <w:b/>
          <w:bCs/>
          <w:color w:val="000000"/>
          <w:u w:val="single"/>
          <w:shd w:val="clear" w:color="auto" w:fill="00FFFF"/>
        </w:rPr>
        <w:t>fal</w:t>
      </w:r>
      <w:proofErr w:type="spellEnd"/>
      <w:r w:rsidRPr="00A24A6A">
        <w:rPr>
          <w:rFonts w:asciiTheme="minorHAnsi" w:hAnsiTheme="minorHAnsi" w:cstheme="minorHAnsi"/>
          <w:b/>
          <w:bCs/>
          <w:color w:val="000000"/>
          <w:u w:val="single"/>
          <w:shd w:val="clear" w:color="auto" w:fill="00FFFF"/>
        </w:rPr>
        <w:t>[l] outside of the heroic account of the black worker and the general strike</w:t>
      </w:r>
      <w:r w:rsidRPr="00A24A6A">
        <w:rPr>
          <w:rFonts w:asciiTheme="minorHAnsi" w:hAnsiTheme="minorHAnsi" w:cstheme="minorHAnsi"/>
          <w:color w:val="000000"/>
          <w:sz w:val="16"/>
          <w:szCs w:val="16"/>
        </w:rPr>
        <w:t xml:space="preserve">” in Black Reconstruction. 75 In 2019’s astonishing Wayward Lives, Beautiful Experiments, </w:t>
      </w:r>
      <w:r w:rsidRPr="00A24A6A">
        <w:rPr>
          <w:rFonts w:asciiTheme="minorHAnsi" w:hAnsiTheme="minorHAnsi" w:cstheme="minorHAnsi"/>
          <w:b/>
          <w:bCs/>
          <w:color w:val="000000"/>
          <w:u w:val="single"/>
          <w:shd w:val="clear" w:color="auto" w:fill="00FFFF"/>
        </w:rPr>
        <w:t>Hartman</w:t>
      </w:r>
      <w:r w:rsidRPr="00A24A6A">
        <w:rPr>
          <w:rFonts w:asciiTheme="minorHAnsi" w:hAnsiTheme="minorHAnsi" w:cstheme="minorHAnsi"/>
          <w:color w:val="000000"/>
          <w:sz w:val="16"/>
          <w:szCs w:val="16"/>
        </w:rPr>
        <w:t xml:space="preserve"> both </w:t>
      </w:r>
      <w:r w:rsidRPr="00A24A6A">
        <w:rPr>
          <w:rFonts w:asciiTheme="minorHAnsi" w:hAnsiTheme="minorHAnsi" w:cstheme="minorHAnsi"/>
          <w:b/>
          <w:bCs/>
          <w:color w:val="000000"/>
          <w:u w:val="single"/>
          <w:shd w:val="clear" w:color="auto" w:fill="00FFFF"/>
        </w:rPr>
        <w:t>expands</w:t>
      </w:r>
      <w:r w:rsidRPr="00A24A6A">
        <w:rPr>
          <w:rFonts w:asciiTheme="minorHAnsi" w:hAnsiTheme="minorHAnsi" w:cstheme="minorHAnsi"/>
          <w:color w:val="000000"/>
          <w:sz w:val="16"/>
          <w:szCs w:val="16"/>
        </w:rPr>
        <w:t xml:space="preserve"> and deflects Du Bois’s own </w:t>
      </w:r>
      <w:r w:rsidRPr="00A24A6A">
        <w:rPr>
          <w:rFonts w:asciiTheme="minorHAnsi" w:hAnsiTheme="minorHAnsi" w:cstheme="minorHAnsi"/>
          <w:b/>
          <w:bCs/>
          <w:color w:val="000000"/>
          <w:u w:val="single"/>
        </w:rPr>
        <w:t>expansion of the 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 xml:space="preserve">unfolding “another elaboration of </w:t>
      </w:r>
      <w:r w:rsidRPr="00A24A6A">
        <w:rPr>
          <w:rFonts w:asciiTheme="minorHAnsi" w:hAnsiTheme="minorHAnsi" w:cstheme="minorHAnsi"/>
          <w:b/>
          <w:bCs/>
          <w:color w:val="000000"/>
          <w:u w:val="single"/>
          <w:shd w:val="clear" w:color="auto" w:fill="00FFFF"/>
        </w:rPr>
        <w:t>the general strike</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immanent in the lives of young Black women</w:t>
      </w:r>
      <w:r w:rsidRPr="00A24A6A">
        <w:rPr>
          <w:rFonts w:asciiTheme="minorHAnsi" w:hAnsiTheme="minorHAnsi" w:cstheme="minorHAnsi"/>
          <w:color w:val="000000"/>
          <w:sz w:val="16"/>
          <w:szCs w:val="16"/>
        </w:rPr>
        <w:t xml:space="preserve"> in early twentieth-century Philadelphia and New York</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particularly in their unwaged, unruly forms of common life and care that escape the normative category of the worker</w:t>
      </w:r>
      <w:r w:rsidRPr="00A24A6A">
        <w:rPr>
          <w:rFonts w:asciiTheme="minorHAnsi" w:hAnsiTheme="minorHAnsi" w:cstheme="minorHAnsi"/>
          <w:color w:val="000000"/>
          <w:sz w:val="16"/>
          <w:szCs w:val="16"/>
        </w:rPr>
        <w:t xml:space="preserve">.76 </w:t>
      </w:r>
      <w:r w:rsidRPr="00A24A6A">
        <w:rPr>
          <w:rFonts w:asciiTheme="minorHAnsi" w:hAnsiTheme="minorHAnsi" w:cstheme="minorHAnsi"/>
          <w:b/>
          <w:bCs/>
          <w:color w:val="000000"/>
          <w:u w:val="single"/>
        </w:rPr>
        <w:t xml:space="preserve">In attending to the “everyday anarchy of ordinary colored girls” so often ignored or dismissed, </w:t>
      </w:r>
      <w:r w:rsidRPr="00A24A6A">
        <w:rPr>
          <w:rFonts w:asciiTheme="minorHAnsi" w:hAnsiTheme="minorHAnsi" w:cstheme="minorHAnsi"/>
          <w:b/>
          <w:bCs/>
          <w:color w:val="000000"/>
          <w:u w:val="single"/>
          <w:shd w:val="clear" w:color="auto" w:fill="00FFFF"/>
        </w:rPr>
        <w:t>Hartman destitutes anarchism and the general strike to open their conceptual enclosures and return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them</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to</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“insurgent ground”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Black feminist refusal and survival</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77 </w:t>
      </w:r>
      <w:r w:rsidRPr="00A24A6A">
        <w:rPr>
          <w:rFonts w:asciiTheme="minorHAnsi" w:hAnsiTheme="minorHAnsi" w:cstheme="minorHAnsi"/>
          <w:b/>
          <w:bCs/>
          <w:color w:val="000000"/>
          <w:u w:val="single"/>
        </w:rPr>
        <w:t>In this account of the uncounted on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the vital practices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sociality</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collective knowledge-making, and aesthesis</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in the face of racialized and gendered violence come to the fore</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Its contours share much with the general strike as first articulated by Wedderburn</w:t>
      </w:r>
      <w:r w:rsidRPr="00A24A6A">
        <w:rPr>
          <w:rFonts w:asciiTheme="minorHAnsi" w:hAnsiTheme="minorHAnsi" w:cstheme="minorHAnsi"/>
          <w:b/>
          <w:bCs/>
          <w:color w:val="000000"/>
          <w:u w:val="single"/>
        </w:rPr>
        <w:t>: not least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upending</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of work and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work-time regimes</w:t>
      </w:r>
      <w:r w:rsidRPr="00A24A6A">
        <w:rPr>
          <w:rFonts w:asciiTheme="minorHAnsi" w:hAnsiTheme="minorHAnsi" w:cstheme="minorHAnsi"/>
          <w:b/>
          <w:bCs/>
          <w:color w:val="000000"/>
          <w:u w:val="single"/>
        </w:rPr>
        <w:t>, 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indifference to authority, and</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rPr>
        <w:t>the sense that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preparing for the general strike</w:t>
      </w:r>
      <w:r w:rsidRPr="00A24A6A">
        <w:rPr>
          <w:rFonts w:asciiTheme="minorHAnsi" w:hAnsiTheme="minorHAnsi" w:cstheme="minorHAnsi"/>
          <w:b/>
          <w:bCs/>
          <w:color w:val="000000"/>
          <w:u w:val="single"/>
        </w:rPr>
        <w:t>,</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as a form-of</w:t>
      </w:r>
      <w:r w:rsidRPr="00A24A6A">
        <w:rPr>
          <w:rFonts w:asciiTheme="minorHAnsi" w:hAnsiTheme="minorHAnsi" w:cstheme="minorHAnsi"/>
          <w:b/>
          <w:bCs/>
          <w:color w:val="000000"/>
          <w:u w:val="single"/>
        </w:rPr>
        <w:t>-life immanent here in everyday moments of</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refusal, idleness, subversion, joy, queer desire, experimentation, and evasion,</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is the strike itself</w:t>
      </w:r>
      <w:r w:rsidRPr="00A24A6A">
        <w:rPr>
          <w:rFonts w:asciiTheme="minorHAnsi" w:hAnsiTheme="minorHAnsi" w:cstheme="minorHAnsi"/>
          <w:color w:val="000000"/>
          <w:sz w:val="16"/>
          <w:szCs w:val="16"/>
        </w:rPr>
        <w:t xml:space="preserve">. The general strike does not cause the upheaval against work, state, and law, as Benjamin says, but “consummates” </w:t>
      </w:r>
      <w:proofErr w:type="spellStart"/>
      <w:r w:rsidRPr="00A24A6A">
        <w:rPr>
          <w:rFonts w:asciiTheme="minorHAnsi" w:hAnsiTheme="minorHAnsi" w:cstheme="minorHAnsi"/>
          <w:color w:val="000000"/>
          <w:sz w:val="16"/>
          <w:szCs w:val="16"/>
        </w:rPr>
        <w:t>its</w:t>
      </w:r>
      <w:proofErr w:type="spellEnd"/>
      <w:r w:rsidRPr="00A24A6A">
        <w:rPr>
          <w:rFonts w:asciiTheme="minorHAnsi" w:hAnsiTheme="minorHAnsi" w:cstheme="minorHAnsi"/>
          <w:color w:val="000000"/>
          <w:sz w:val="16"/>
          <w:szCs w:val="16"/>
        </w:rPr>
        <w:t xml:space="preserve"> already proliferating festival.78 </w:t>
      </w:r>
      <w:r w:rsidRPr="00A24A6A">
        <w:rPr>
          <w:rFonts w:asciiTheme="minorHAnsi" w:hAnsiTheme="minorHAnsi" w:cstheme="minorHAnsi"/>
          <w:b/>
          <w:bCs/>
          <w:color w:val="000000"/>
          <w:u w:val="single"/>
          <w:shd w:val="clear" w:color="auto" w:fill="00FFFF"/>
        </w:rPr>
        <w:t>Hartman</w:t>
      </w:r>
      <w:r w:rsidRPr="00A24A6A">
        <w:rPr>
          <w:rFonts w:asciiTheme="minorHAnsi" w:hAnsiTheme="minorHAnsi" w:cstheme="minorHAnsi"/>
          <w:color w:val="000000"/>
          <w:sz w:val="16"/>
          <w:szCs w:val="16"/>
        </w:rPr>
        <w:t xml:space="preserve"> thus </w:t>
      </w:r>
      <w:r w:rsidRPr="00A24A6A">
        <w:rPr>
          <w:rFonts w:asciiTheme="minorHAnsi" w:hAnsiTheme="minorHAnsi" w:cstheme="minorHAnsi"/>
          <w:b/>
          <w:bCs/>
          <w:color w:val="000000"/>
          <w:u w:val="single"/>
          <w:shd w:val="clear" w:color="auto" w:fill="00FFFF"/>
        </w:rPr>
        <w:t>returns the general strike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to</w:t>
      </w:r>
      <w:r w:rsidRPr="00A24A6A">
        <w:rPr>
          <w:rFonts w:asciiTheme="minorHAnsi" w:hAnsiTheme="minorHAnsi" w:cstheme="minorHAnsi"/>
          <w:color w:val="000000"/>
          <w:sz w:val="16"/>
          <w:szCs w:val="16"/>
        </w:rPr>
        <w:t xml:space="preserve"> its (</w:t>
      </w:r>
      <w:proofErr w:type="spellStart"/>
      <w:r w:rsidRPr="00A24A6A">
        <w:rPr>
          <w:rFonts w:asciiTheme="minorHAnsi" w:hAnsiTheme="minorHAnsi" w:cstheme="minorHAnsi"/>
          <w:color w:val="000000"/>
          <w:sz w:val="16"/>
          <w:szCs w:val="16"/>
        </w:rPr>
        <w:t>im</w:t>
      </w:r>
      <w:proofErr w:type="spellEnd"/>
      <w:r w:rsidRPr="00A24A6A">
        <w:rPr>
          <w:rFonts w:asciiTheme="minorHAnsi" w:hAnsiTheme="minorHAnsi" w:cstheme="minorHAnsi"/>
          <w:color w:val="000000"/>
          <w:sz w:val="16"/>
          <w:szCs w:val="16"/>
        </w:rPr>
        <w:t xml:space="preserve">)proper untimeliness and its excessive, atopic field, </w:t>
      </w:r>
      <w:r w:rsidRPr="00A24A6A">
        <w:rPr>
          <w:rFonts w:asciiTheme="minorHAnsi" w:hAnsiTheme="minorHAnsi" w:cstheme="minorHAnsi"/>
          <w:b/>
          <w:bCs/>
          <w:color w:val="000000"/>
          <w:u w:val="single"/>
        </w:rPr>
        <w:t>the</w:t>
      </w:r>
      <w:r w:rsidRPr="00A24A6A">
        <w:rPr>
          <w:rFonts w:asciiTheme="minorHAnsi" w:hAnsiTheme="minorHAnsi" w:cstheme="minorHAnsi"/>
          <w:color w:val="000000"/>
          <w:sz w:val="16"/>
          <w:szCs w:val="16"/>
        </w:rPr>
        <w:t xml:space="preserve"> </w:t>
      </w:r>
      <w:r w:rsidRPr="00A24A6A">
        <w:rPr>
          <w:rFonts w:asciiTheme="minorHAnsi" w:hAnsiTheme="minorHAnsi" w:cstheme="minorHAnsi"/>
          <w:b/>
          <w:bCs/>
          <w:color w:val="000000"/>
          <w:u w:val="single"/>
          <w:shd w:val="clear" w:color="auto" w:fill="00FFFF"/>
        </w:rPr>
        <w:t>insurgent ground</w:t>
      </w:r>
      <w:r w:rsidRPr="00A24A6A">
        <w:rPr>
          <w:rFonts w:asciiTheme="minorHAnsi" w:hAnsiTheme="minorHAnsi" w:cstheme="minorHAnsi"/>
          <w:color w:val="000000"/>
          <w:sz w:val="16"/>
          <w:szCs w:val="16"/>
        </w:rPr>
        <w:t xml:space="preserve"> out of </w:t>
      </w:r>
      <w:r w:rsidRPr="00A24A6A">
        <w:rPr>
          <w:rFonts w:asciiTheme="minorHAnsi" w:hAnsiTheme="minorHAnsi" w:cstheme="minorHAnsi"/>
          <w:b/>
          <w:bCs/>
          <w:color w:val="000000"/>
          <w:u w:val="single"/>
          <w:shd w:val="clear" w:color="auto" w:fill="00FFFF"/>
        </w:rPr>
        <w:t>which</w:t>
      </w:r>
      <w:r w:rsidRPr="00A24A6A">
        <w:rPr>
          <w:rFonts w:asciiTheme="minorHAnsi" w:hAnsiTheme="minorHAnsi" w:cstheme="minorHAnsi"/>
          <w:color w:val="000000"/>
          <w:sz w:val="16"/>
          <w:szCs w:val="16"/>
        </w:rPr>
        <w:t xml:space="preserve"> the general strike was </w:t>
      </w:r>
      <w:r w:rsidRPr="00A24A6A">
        <w:rPr>
          <w:rFonts w:asciiTheme="minorHAnsi" w:hAnsiTheme="minorHAnsi" w:cstheme="minorHAnsi"/>
          <w:b/>
          <w:bCs/>
          <w:color w:val="000000"/>
          <w:u w:val="single"/>
          <w:shd w:val="clear" w:color="auto" w:fill="00FFFF"/>
        </w:rPr>
        <w:t>generated</w:t>
      </w:r>
      <w:r w:rsidRPr="00A24A6A">
        <w:rPr>
          <w:rFonts w:asciiTheme="minorHAnsi" w:hAnsiTheme="minorHAnsi" w:cstheme="minorHAnsi"/>
          <w:color w:val="000000"/>
          <w:sz w:val="16"/>
          <w:szCs w:val="16"/>
        </w:rPr>
        <w:t xml:space="preserve">: “the social poesis that sustains the dispossessed” in the </w:t>
      </w:r>
      <w:r w:rsidRPr="00A24A6A">
        <w:rPr>
          <w:rFonts w:asciiTheme="minorHAnsi" w:hAnsiTheme="minorHAnsi" w:cstheme="minorHAnsi"/>
          <w:b/>
          <w:bCs/>
          <w:color w:val="000000"/>
          <w:u w:val="single"/>
          <w:shd w:val="clear" w:color="auto" w:fill="00FFFF"/>
        </w:rPr>
        <w:t>struggle against slavery, heteropatriarchy, and racial capitalism</w:t>
      </w:r>
      <w:r w:rsidRPr="00A24A6A">
        <w:rPr>
          <w:rFonts w:asciiTheme="minorHAnsi" w:hAnsiTheme="minorHAnsi" w:cstheme="minorHAnsi"/>
          <w:color w:val="000000"/>
          <w:sz w:val="16"/>
          <w:szCs w:val="16"/>
        </w:rPr>
        <w:t xml:space="preserve">.79 It is from this same chorus of Black rebellion, and its refusal of “obedient disposition,”80 that Wedderburn articulated the general strike, </w:t>
      </w:r>
      <w:r w:rsidRPr="00A24A6A">
        <w:rPr>
          <w:rFonts w:asciiTheme="minorHAnsi" w:hAnsiTheme="minorHAnsi" w:cstheme="minorHAnsi"/>
          <w:b/>
          <w:bCs/>
          <w:color w:val="000000"/>
          <w:u w:val="single"/>
          <w:shd w:val="clear" w:color="auto" w:fill="00FFFF"/>
        </w:rPr>
        <w:t xml:space="preserve">drawing on the “rebellious disposition” learned most of all from Black women: from Rosanna and </w:t>
      </w:r>
      <w:proofErr w:type="spellStart"/>
      <w:r w:rsidRPr="00A24A6A">
        <w:rPr>
          <w:rFonts w:asciiTheme="minorHAnsi" w:hAnsiTheme="minorHAnsi" w:cstheme="minorHAnsi"/>
          <w:b/>
          <w:bCs/>
          <w:color w:val="000000"/>
          <w:u w:val="single"/>
          <w:shd w:val="clear" w:color="auto" w:fill="00FFFF"/>
        </w:rPr>
        <w:t>Talkee</w:t>
      </w:r>
      <w:proofErr w:type="spellEnd"/>
      <w:r w:rsidRPr="00A24A6A">
        <w:rPr>
          <w:rFonts w:asciiTheme="minorHAnsi" w:hAnsiTheme="minorHAnsi" w:cstheme="minorHAnsi"/>
          <w:b/>
          <w:bCs/>
          <w:color w:val="000000"/>
          <w:u w:val="single"/>
          <w:shd w:val="clear" w:color="auto" w:fill="00FFFF"/>
        </w:rPr>
        <w:t xml:space="preserve"> Amy</w:t>
      </w:r>
      <w:r w:rsidRPr="00A24A6A">
        <w:rPr>
          <w:rFonts w:asciiTheme="minorHAnsi" w:hAnsiTheme="minorHAnsi" w:cstheme="minorHAnsi"/>
          <w:color w:val="000000"/>
          <w:sz w:val="16"/>
          <w:szCs w:val="16"/>
        </w:rPr>
        <w:t>. In powerfully “mistranslating, augmenting, and expanding” the general strike,81 Hartman both transforms and restores the concept—an instauration that perhaps began a decade earlier in her book Lose Your Mother, where the general strike is first broached by way of none other than Wedderburn.82</w:t>
      </w:r>
    </w:p>
    <w:p w14:paraId="231AF70E" w14:textId="77777777" w:rsidR="00657D70" w:rsidRDefault="00657D70" w:rsidP="00657D70">
      <w:pPr>
        <w:pStyle w:val="Heading4"/>
      </w:pPr>
      <w:r>
        <w:t xml:space="preserve">The general strike operates through rhetorical practices like the 1AC’s poetics that refuse to accept capture as complete and generate experiments in fugitivity that collective orient us towards the end of the world. </w:t>
      </w:r>
    </w:p>
    <w:p w14:paraId="5C849905" w14:textId="77777777" w:rsidR="00657D70" w:rsidRDefault="00657D70" w:rsidP="00657D70">
      <w:r>
        <w:t xml:space="preserve">Shanara R. </w:t>
      </w:r>
      <w:r w:rsidRPr="00671F76">
        <w:rPr>
          <w:rStyle w:val="Style13ptBold"/>
        </w:rPr>
        <w:t>Reid-Brinkley &amp;</w:t>
      </w:r>
      <w:r>
        <w:t xml:space="preserve"> Amber E. </w:t>
      </w:r>
      <w:r w:rsidRPr="00671F76">
        <w:rPr>
          <w:rStyle w:val="Style13ptBold"/>
        </w:rPr>
        <w:t>Kelsie</w:t>
      </w:r>
      <w:r>
        <w:t xml:space="preserve"> (</w:t>
      </w:r>
      <w:r w:rsidRPr="00671F76">
        <w:rPr>
          <w:rStyle w:val="Style13ptBold"/>
        </w:rPr>
        <w:t>2025</w:t>
      </w:r>
      <w:r>
        <w:t xml:space="preserve">) (Shanara R. Reid-Brinkley is </w:t>
      </w:r>
      <w:r w:rsidRPr="00B66CD3">
        <w:t>a Human Communication Studies</w:t>
      </w:r>
      <w:r>
        <w:t xml:space="preserve"> professor at </w:t>
      </w:r>
      <w:r w:rsidRPr="00B66CD3">
        <w:t>California State University, Fullerton</w:t>
      </w:r>
      <w:r>
        <w:t xml:space="preserve"> and Amber E. Kelsie is a professor of </w:t>
      </w:r>
      <w:r w:rsidRPr="00B66CD3">
        <w:t>Communication</w:t>
      </w:r>
      <w:r>
        <w:t xml:space="preserve"> at </w:t>
      </w:r>
      <w:r w:rsidRPr="00B66CD3">
        <w:t>University of Colorado, Boulder</w:t>
      </w:r>
      <w:r>
        <w:t xml:space="preserve">. ‘Not like us’: flight, refusal, and Black insurgent argumentation in college policy debate (part 1/2), Argumentation and Advocacy, 61:1, 101-123, DOI: 10.1080/10511431.2024.2431773) </w:t>
      </w:r>
      <w:proofErr w:type="spellStart"/>
      <w:r>
        <w:t>hawkeyes</w:t>
      </w:r>
      <w:proofErr w:type="spellEnd"/>
      <w:r>
        <w:t xml:space="preserve"> </w:t>
      </w:r>
    </w:p>
    <w:p w14:paraId="65EF32D9" w14:textId="77777777" w:rsidR="00657D70" w:rsidRPr="00763BD8" w:rsidRDefault="00657D70" w:rsidP="00657D70">
      <w:pPr>
        <w:rPr>
          <w:sz w:val="16"/>
        </w:rPr>
      </w:pPr>
      <w:r w:rsidRPr="00763BD8">
        <w:rPr>
          <w:sz w:val="16"/>
        </w:rPr>
        <w:t xml:space="preserve">Robinson locates the </w:t>
      </w:r>
      <w:proofErr w:type="spellStart"/>
      <w:r w:rsidRPr="00763BD8">
        <w:rPr>
          <w:sz w:val="16"/>
        </w:rPr>
        <w:t>anoriginary</w:t>
      </w:r>
      <w:proofErr w:type="spellEnd"/>
      <w:r w:rsidRPr="00763BD8">
        <w:rPr>
          <w:sz w:val="16"/>
        </w:rPr>
        <w:t xml:space="preserve"> emergence of the Black radical tradition’s anti-civilizational figures in the trans-Atlantic slave trade and the plantation economy: </w:t>
      </w:r>
      <w:r w:rsidRPr="00763BD8">
        <w:rPr>
          <w:rStyle w:val="StyleUnderline"/>
          <w:highlight w:val="cyan"/>
        </w:rPr>
        <w:t>Black</w:t>
      </w:r>
      <w:r w:rsidRPr="00AE56DC">
        <w:rPr>
          <w:rStyle w:val="StyleUnderline"/>
        </w:rPr>
        <w:t xml:space="preserve"> revolt, rebellion, runaway </w:t>
      </w:r>
      <w:r w:rsidRPr="00763BD8">
        <w:rPr>
          <w:rStyle w:val="StyleUnderline"/>
          <w:highlight w:val="cyan"/>
        </w:rPr>
        <w:t>fugitivity, and marronage were refusals of</w:t>
      </w:r>
      <w:r w:rsidRPr="00AE56DC">
        <w:rPr>
          <w:rStyle w:val="StyleUnderline"/>
        </w:rPr>
        <w:t xml:space="preserve"> the total condition of enslavement and </w:t>
      </w:r>
      <w:r w:rsidRPr="00763BD8">
        <w:rPr>
          <w:rStyle w:val="StyleUnderline"/>
          <w:highlight w:val="cyan"/>
        </w:rPr>
        <w:t>captivity</w:t>
      </w:r>
      <w:r w:rsidRPr="00AE56DC">
        <w:rPr>
          <w:rStyle w:val="StyleUnderline"/>
        </w:rPr>
        <w:t xml:space="preserve"> that today index “the social aesthetics of black radicalism</w:t>
      </w:r>
      <w:r w:rsidRPr="00763BD8">
        <w:rPr>
          <w:sz w:val="16"/>
        </w:rPr>
        <w:t xml:space="preserve"> and its improvisatory protocols” (Moten 2018b, 10). Tina Campt (2014) adds that, “</w:t>
      </w:r>
      <w:r w:rsidRPr="00AE56DC">
        <w:rPr>
          <w:rStyle w:val="StyleUnderline"/>
        </w:rPr>
        <w:t xml:space="preserve">the concept of </w:t>
      </w:r>
      <w:r w:rsidRPr="00763BD8">
        <w:rPr>
          <w:rStyle w:val="StyleUnderline"/>
          <w:highlight w:val="cyan"/>
        </w:rPr>
        <w:t>fugitivity highlights the tension between the acts</w:t>
      </w:r>
      <w:r w:rsidRPr="00AE56DC">
        <w:rPr>
          <w:rStyle w:val="StyleUnderline"/>
        </w:rPr>
        <w:t xml:space="preserve"> or flights </w:t>
      </w:r>
      <w:r w:rsidRPr="00763BD8">
        <w:rPr>
          <w:rStyle w:val="StyleUnderline"/>
          <w:highlight w:val="cyan"/>
        </w:rPr>
        <w:t>of escape and creative practices of refusal</w:t>
      </w:r>
      <w:r w:rsidRPr="00AE56DC">
        <w:rPr>
          <w:rStyle w:val="StyleUnderline"/>
        </w:rPr>
        <w:t xml:space="preserve">, nimble and strategic practices </w:t>
      </w:r>
      <w:r w:rsidRPr="00763BD8">
        <w:rPr>
          <w:rStyle w:val="StyleUnderline"/>
          <w:highlight w:val="cyan"/>
        </w:rPr>
        <w:t>that undermine the category of the dominant</w:t>
      </w:r>
      <w:r w:rsidRPr="00763BD8">
        <w:rPr>
          <w:sz w:val="16"/>
        </w:rPr>
        <w:t xml:space="preserve">.” </w:t>
      </w:r>
      <w:r w:rsidRPr="00763BD8">
        <w:rPr>
          <w:rStyle w:val="StyleUnderline"/>
          <w:highlight w:val="cyan"/>
        </w:rPr>
        <w:t>These</w:t>
      </w:r>
      <w:r w:rsidRPr="00AE56DC">
        <w:rPr>
          <w:rStyle w:val="StyleUnderline"/>
        </w:rPr>
        <w:t xml:space="preserve"> Black operations</w:t>
      </w:r>
      <w:r w:rsidRPr="00763BD8">
        <w:rPr>
          <w:sz w:val="16"/>
        </w:rPr>
        <w:t xml:space="preserve"> do not produce oppositional nor transcendent orientations to enclosures and exclusions. They </w:t>
      </w:r>
      <w:r w:rsidRPr="00763BD8">
        <w:rPr>
          <w:rStyle w:val="StyleUnderline"/>
          <w:highlight w:val="cyan"/>
        </w:rPr>
        <w:t>are</w:t>
      </w:r>
      <w:r w:rsidRPr="00763BD8">
        <w:rPr>
          <w:sz w:val="16"/>
        </w:rPr>
        <w:t xml:space="preserve"> instead </w:t>
      </w:r>
      <w:r w:rsidRPr="00763BD8">
        <w:rPr>
          <w:rStyle w:val="StyleUnderline"/>
          <w:highlight w:val="cyan"/>
        </w:rPr>
        <w:t xml:space="preserve">oriented </w:t>
      </w:r>
      <w:r w:rsidRPr="00763BD8">
        <w:rPr>
          <w:rStyle w:val="Emphasis"/>
          <w:highlight w:val="cyan"/>
        </w:rPr>
        <w:t>appositionally</w:t>
      </w:r>
      <w:r w:rsidRPr="00763BD8">
        <w:rPr>
          <w:sz w:val="16"/>
        </w:rPr>
        <w:t xml:space="preserve"> (Moten 2018a)—</w:t>
      </w:r>
      <w:r w:rsidRPr="00763BD8">
        <w:rPr>
          <w:rStyle w:val="Emphasis"/>
          <w:highlight w:val="cyan"/>
        </w:rPr>
        <w:t>to the side of</w:t>
      </w:r>
      <w:r w:rsidRPr="00763BD8">
        <w:rPr>
          <w:rStyle w:val="StyleUnderline"/>
        </w:rPr>
        <w:t>, or in a relation of exteriority to—</w:t>
      </w:r>
      <w:r w:rsidRPr="00763BD8">
        <w:rPr>
          <w:rStyle w:val="StyleUnderline"/>
          <w:highlight w:val="cyan"/>
        </w:rPr>
        <w:t>liberal humanism’s racial dialectic, where fugitive blackness</w:t>
      </w:r>
      <w:r w:rsidRPr="00763BD8">
        <w:rPr>
          <w:sz w:val="16"/>
        </w:rPr>
        <w:t xml:space="preserve"> (being “separate from settling”) </w:t>
      </w:r>
      <w:r w:rsidRPr="00763BD8">
        <w:rPr>
          <w:rStyle w:val="StyleUnderline"/>
          <w:highlight w:val="cyan"/>
        </w:rPr>
        <w:t>neither desires mastery</w:t>
      </w:r>
      <w:r w:rsidRPr="00763BD8">
        <w:rPr>
          <w:rStyle w:val="StyleUnderline"/>
        </w:rPr>
        <w:t xml:space="preserve"> </w:t>
      </w:r>
      <w:r w:rsidRPr="00763BD8">
        <w:rPr>
          <w:rStyle w:val="StyleUnderline"/>
          <w:highlight w:val="cyan"/>
        </w:rPr>
        <w:t>nor fatally accepts slavery, but</w:t>
      </w:r>
      <w:r w:rsidRPr="00763BD8">
        <w:rPr>
          <w:rStyle w:val="StyleUnderline"/>
        </w:rPr>
        <w:t xml:space="preserve"> rather </w:t>
      </w:r>
      <w:r w:rsidRPr="00763BD8">
        <w:rPr>
          <w:rStyle w:val="StyleUnderline"/>
          <w:highlight w:val="cyan"/>
        </w:rPr>
        <w:t>disarticulates the</w:t>
      </w:r>
      <w:r w:rsidRPr="00763BD8">
        <w:rPr>
          <w:rStyle w:val="StyleUnderline"/>
        </w:rPr>
        <w:t xml:space="preserve"> dialectical </w:t>
      </w:r>
      <w:r w:rsidRPr="00763BD8">
        <w:rPr>
          <w:rStyle w:val="StyleUnderline"/>
          <w:highlight w:val="cyan"/>
        </w:rPr>
        <w:t>correspondence between the two categories</w:t>
      </w:r>
      <w:r w:rsidRPr="00763BD8">
        <w:rPr>
          <w:sz w:val="16"/>
        </w:rPr>
        <w:t xml:space="preserve"> (Halberstam 2013, 11). Black radicalism enacts the refusal of “the very premises that have historically negated the lived experience of blackness as either pathological or exceptional to the logic of white supremacy” (</w:t>
      </w:r>
      <w:proofErr w:type="spellStart"/>
      <w:r w:rsidRPr="00763BD8">
        <w:rPr>
          <w:sz w:val="16"/>
        </w:rPr>
        <w:t>Campt</w:t>
      </w:r>
      <w:proofErr w:type="spellEnd"/>
      <w:r w:rsidRPr="00763BD8">
        <w:rPr>
          <w:sz w:val="16"/>
        </w:rPr>
        <w:t xml:space="preserve"> 2014). </w:t>
      </w:r>
      <w:r w:rsidRPr="00763BD8">
        <w:rPr>
          <w:rStyle w:val="StyleUnderline"/>
        </w:rPr>
        <w:t>In the “refusal of what has been refused”—humanity, dignity, legibility, integrity, life—alternative Black feminist imaginaries that are incommensurate with the racial capitalist state emerge</w:t>
      </w:r>
      <w:r w:rsidRPr="00763BD8">
        <w:rPr>
          <w:sz w:val="16"/>
        </w:rPr>
        <w:t xml:space="preserve"> (Harney and Moten 2013, 96). </w:t>
      </w:r>
      <w:r w:rsidRPr="00763BD8">
        <w:rPr>
          <w:rStyle w:val="Emphasis"/>
          <w:highlight w:val="cyan"/>
        </w:rPr>
        <w:t>Fugitivity</w:t>
      </w:r>
      <w:r w:rsidRPr="00763BD8">
        <w:rPr>
          <w:rStyle w:val="Emphasis"/>
        </w:rPr>
        <w:t xml:space="preserve"> and refusal </w:t>
      </w:r>
      <w:r w:rsidRPr="00763BD8">
        <w:rPr>
          <w:rStyle w:val="Emphasis"/>
          <w:highlight w:val="cyan"/>
        </w:rPr>
        <w:t>are Black feminist speculative practices</w:t>
      </w:r>
      <w:r w:rsidRPr="00763BD8">
        <w:rPr>
          <w:rStyle w:val="Emphasis"/>
        </w:rPr>
        <w:t xml:space="preserve"> of </w:t>
      </w:r>
      <w:r w:rsidRPr="00763BD8">
        <w:rPr>
          <w:rStyle w:val="Emphasis"/>
          <w:highlight w:val="cyan"/>
        </w:rPr>
        <w:t>building</w:t>
      </w:r>
      <w:r w:rsidRPr="00763BD8">
        <w:rPr>
          <w:rStyle w:val="Emphasis"/>
        </w:rPr>
        <w:t xml:space="preserve"> the </w:t>
      </w:r>
      <w:r w:rsidRPr="00763BD8">
        <w:rPr>
          <w:rStyle w:val="Emphasis"/>
          <w:highlight w:val="cyan"/>
        </w:rPr>
        <w:t>alternative to</w:t>
      </w:r>
      <w:r w:rsidRPr="00763BD8">
        <w:rPr>
          <w:rStyle w:val="Emphasis"/>
        </w:rPr>
        <w:t xml:space="preserve"> the </w:t>
      </w:r>
      <w:r w:rsidRPr="00763BD8">
        <w:rPr>
          <w:rStyle w:val="Emphasis"/>
          <w:highlight w:val="cyan"/>
        </w:rPr>
        <w:t>racial-colonial progress</w:t>
      </w:r>
      <w:r w:rsidRPr="00763BD8">
        <w:rPr>
          <w:rStyle w:val="Emphasis"/>
        </w:rPr>
        <w:t xml:space="preserve"> narrative</w:t>
      </w:r>
      <w:r w:rsidRPr="00763BD8">
        <w:rPr>
          <w:sz w:val="16"/>
        </w:rPr>
        <w:t xml:space="preserve">. These practices work in the tense Tina </w:t>
      </w:r>
      <w:proofErr w:type="spellStart"/>
      <w:r w:rsidRPr="00763BD8">
        <w:rPr>
          <w:sz w:val="16"/>
        </w:rPr>
        <w:t>Campt</w:t>
      </w:r>
      <w:proofErr w:type="spellEnd"/>
      <w:r w:rsidRPr="00763BD8">
        <w:rPr>
          <w:sz w:val="16"/>
        </w:rPr>
        <w:t xml:space="preserve"> (2014) calls the “future real conditional, or that which will have to had to happen for the future to be realized”: The grammar of </w:t>
      </w:r>
      <w:r w:rsidRPr="00763BD8">
        <w:rPr>
          <w:rStyle w:val="StyleUnderline"/>
        </w:rPr>
        <w:t>Black feminist futurity is</w:t>
      </w:r>
      <w:r w:rsidRPr="00763BD8">
        <w:rPr>
          <w:sz w:val="16"/>
        </w:rPr>
        <w:t xml:space="preserve"> a performance of a future that hasn’t yet </w:t>
      </w:r>
      <w:proofErr w:type="gramStart"/>
      <w:r w:rsidRPr="00763BD8">
        <w:rPr>
          <w:sz w:val="16"/>
        </w:rPr>
        <w:t>happened, but</w:t>
      </w:r>
      <w:proofErr w:type="gramEnd"/>
      <w:r w:rsidRPr="00763BD8">
        <w:rPr>
          <w:sz w:val="16"/>
        </w:rPr>
        <w:t xml:space="preserve"> must. It’s an attachment to a belief in what should be true, which in turn realizes that aspiration. It’s </w:t>
      </w:r>
      <w:r w:rsidRPr="00763BD8">
        <w:rPr>
          <w:rStyle w:val="StyleUnderline"/>
        </w:rPr>
        <w:t>the power to imagine beyond current fact, to envision that which is not, but must be. Put another way, it’s a form of prefiguration that involves living the future now as imperative rather than subjunctive, as a striving for the future you want to see</w:t>
      </w:r>
      <w:r w:rsidRPr="00763BD8">
        <w:rPr>
          <w:sz w:val="16"/>
        </w:rPr>
        <w:t xml:space="preserve">. </w:t>
      </w:r>
      <w:r w:rsidRPr="00763BD8">
        <w:rPr>
          <w:rStyle w:val="StyleUnderline"/>
        </w:rPr>
        <w:t>These pre-figural practices are</w:t>
      </w:r>
      <w:r w:rsidRPr="00763BD8">
        <w:rPr>
          <w:sz w:val="16"/>
        </w:rPr>
        <w:t xml:space="preserve"> not hypothetical abstractions, but are </w:t>
      </w:r>
      <w:r w:rsidRPr="00763BD8">
        <w:rPr>
          <w:rStyle w:val="StyleUnderline"/>
        </w:rPr>
        <w:t xml:space="preserve">Black feminist embodiments, conjurations, and </w:t>
      </w:r>
      <w:proofErr w:type="spellStart"/>
      <w:r w:rsidRPr="00763BD8">
        <w:rPr>
          <w:rStyle w:val="StyleUnderline"/>
        </w:rPr>
        <w:t>sensoriums</w:t>
      </w:r>
      <w:proofErr w:type="spellEnd"/>
      <w:r w:rsidRPr="00763BD8">
        <w:rPr>
          <w:rStyle w:val="StyleUnderline"/>
        </w:rPr>
        <w:t xml:space="preserve"> that intervene in regulations of the doable, sayable, and thinkable to actualize something else</w:t>
      </w:r>
      <w:r w:rsidRPr="00763BD8">
        <w:rPr>
          <w:sz w:val="16"/>
        </w:rPr>
        <w:t xml:space="preserve">. If politics is the art of the possible, then we can say that </w:t>
      </w:r>
      <w:r w:rsidRPr="00763BD8">
        <w:rPr>
          <w:rStyle w:val="StyleUnderline"/>
        </w:rPr>
        <w:t>Black insurgent argumentation is an art of the (</w:t>
      </w:r>
      <w:proofErr w:type="spellStart"/>
      <w:r w:rsidRPr="00763BD8">
        <w:rPr>
          <w:rStyle w:val="StyleUnderline"/>
        </w:rPr>
        <w:t>im</w:t>
      </w:r>
      <w:proofErr w:type="spellEnd"/>
      <w:r w:rsidRPr="00763BD8">
        <w:rPr>
          <w:rStyle w:val="StyleUnderline"/>
        </w:rPr>
        <w:t>)possible</w:t>
      </w:r>
      <w:r w:rsidRPr="00763BD8">
        <w:rPr>
          <w:sz w:val="16"/>
        </w:rPr>
        <w:t xml:space="preserve"> (Kelsie 2019). </w:t>
      </w:r>
      <w:r w:rsidRPr="00763BD8">
        <w:rPr>
          <w:rStyle w:val="Emphasis"/>
          <w:highlight w:val="cyan"/>
        </w:rPr>
        <w:t>Black insurgent argument names inventive fugitive rhetorical practices of refusal animated by an abolitionist imperative—to bring about the end of the world as we know it—that precedes, anticipates, and exceeds racial liberalism’s regulative discourses</w:t>
      </w:r>
      <w:r w:rsidRPr="00763BD8">
        <w:rPr>
          <w:sz w:val="16"/>
        </w:rPr>
        <w:t xml:space="preserve">. It is not defined by its situationally specific, critical-rational techniques as much as it is understood according to its tenses and figures. Ante-juridical and appositional, </w:t>
      </w:r>
      <w:r w:rsidRPr="00763BD8">
        <w:rPr>
          <w:rStyle w:val="StyleUnderline"/>
          <w:highlight w:val="cyan"/>
        </w:rPr>
        <w:t>Black insurgent argument</w:t>
      </w:r>
      <w:r w:rsidRPr="00763BD8">
        <w:rPr>
          <w:rStyle w:val="StyleUnderline"/>
        </w:rPr>
        <w:t xml:space="preserve"> works</w:t>
      </w:r>
      <w:r w:rsidRPr="00763BD8">
        <w:rPr>
          <w:sz w:val="16"/>
        </w:rPr>
        <w:t xml:space="preserve"> against the grain of regulatory discourses, first </w:t>
      </w:r>
      <w:r w:rsidRPr="00763BD8">
        <w:rPr>
          <w:rStyle w:val="StyleUnderline"/>
        </w:rPr>
        <w:t xml:space="preserve">by </w:t>
      </w:r>
      <w:r w:rsidRPr="00763BD8">
        <w:rPr>
          <w:rStyle w:val="StyleUnderline"/>
          <w:highlight w:val="cyan"/>
        </w:rPr>
        <w:t>expos</w:t>
      </w:r>
      <w:r w:rsidRPr="00763BD8">
        <w:rPr>
          <w:rStyle w:val="StyleUnderline"/>
        </w:rPr>
        <w:t xml:space="preserve">ing </w:t>
      </w:r>
      <w:r w:rsidRPr="00763BD8">
        <w:rPr>
          <w:rStyle w:val="StyleUnderline"/>
          <w:highlight w:val="cyan"/>
        </w:rPr>
        <w:t>racial capitalist liberalism’s parasitic</w:t>
      </w:r>
      <w:r w:rsidRPr="00763BD8">
        <w:rPr>
          <w:rStyle w:val="StyleUnderline"/>
        </w:rPr>
        <w:t xml:space="preserve"> and disavowed </w:t>
      </w:r>
      <w:r w:rsidRPr="00763BD8">
        <w:rPr>
          <w:rStyle w:val="StyleUnderline"/>
          <w:highlight w:val="cyan"/>
        </w:rPr>
        <w:t>investment in blackness; and second, by</w:t>
      </w:r>
      <w:r w:rsidRPr="00763BD8">
        <w:rPr>
          <w:rStyle w:val="StyleUnderline"/>
        </w:rPr>
        <w:t xml:space="preserve"> celebrating and </w:t>
      </w:r>
      <w:r w:rsidRPr="00763BD8">
        <w:rPr>
          <w:rStyle w:val="StyleUnderline"/>
          <w:highlight w:val="cyan"/>
        </w:rPr>
        <w:t>facilitating “a critical</w:t>
      </w:r>
      <w:r w:rsidRPr="00763BD8">
        <w:rPr>
          <w:rStyle w:val="StyleUnderline"/>
        </w:rPr>
        <w:t xml:space="preserve"> </w:t>
      </w:r>
      <w:r w:rsidRPr="00763BD8">
        <w:rPr>
          <w:rStyle w:val="StyleUnderline"/>
          <w:highlight w:val="cyan"/>
        </w:rPr>
        <w:t xml:space="preserve">capacity [for] </w:t>
      </w:r>
      <w:r w:rsidRPr="00763BD8">
        <w:rPr>
          <w:rStyle w:val="Emphasis"/>
          <w:highlight w:val="cyan"/>
        </w:rPr>
        <w:t>collective insurgency</w:t>
      </w:r>
      <w:r w:rsidRPr="00763BD8">
        <w:rPr>
          <w:rStyle w:val="StyleUnderline"/>
        </w:rPr>
        <w:t>”</w:t>
      </w:r>
      <w:r w:rsidRPr="00763BD8">
        <w:rPr>
          <w:sz w:val="16"/>
        </w:rPr>
        <w:t xml:space="preserve"> (Neary 2019). Its (</w:t>
      </w:r>
      <w:proofErr w:type="spellStart"/>
      <w:r w:rsidRPr="00763BD8">
        <w:rPr>
          <w:sz w:val="16"/>
        </w:rPr>
        <w:t>im</w:t>
      </w:r>
      <w:proofErr w:type="spellEnd"/>
      <w:r w:rsidRPr="00763BD8">
        <w:rPr>
          <w:sz w:val="16"/>
        </w:rPr>
        <w:t xml:space="preserve">) possible, improvisational </w:t>
      </w:r>
      <w:proofErr w:type="spellStart"/>
      <w:r w:rsidRPr="00763BD8">
        <w:rPr>
          <w:sz w:val="16"/>
        </w:rPr>
        <w:t>sociopoetics</w:t>
      </w:r>
      <w:proofErr w:type="spellEnd"/>
      <w:r w:rsidRPr="00763BD8">
        <w:rPr>
          <w:sz w:val="16"/>
        </w:rPr>
        <w:t xml:space="preserve"> of refusal “occasions insensibility, stupefaction, and horror precisely because it is an instantiation of Black invention; Black invention engenders insensibility, stupefaction, and horror precisely because it materializes Black insurgency” (Ochieng 2024). As a form of illicit Black rhetorical invention, </w:t>
      </w:r>
      <w:r w:rsidRPr="00763BD8">
        <w:rPr>
          <w:rStyle w:val="StyleUnderline"/>
          <w:highlight w:val="cyan"/>
        </w:rPr>
        <w:t>Black insurgent argument invites you</w:t>
      </w:r>
      <w:r w:rsidRPr="00763BD8">
        <w:rPr>
          <w:rStyle w:val="StyleUnderline"/>
        </w:rPr>
        <w:t xml:space="preserve"> to relinquish the individuation of the univocal speaking subject, liberal humanist dialectics, and sovereign inhabitation, and to instead tune into the Black noise of the riot, listen for the blues people, tap into </w:t>
      </w:r>
      <w:r w:rsidRPr="00763BD8">
        <w:rPr>
          <w:rStyle w:val="StyleUnderline"/>
          <w:highlight w:val="cyan"/>
        </w:rPr>
        <w:t>the cacophonous desire</w:t>
      </w:r>
      <w:r w:rsidRPr="00763BD8">
        <w:rPr>
          <w:rStyle w:val="StyleUnderline"/>
        </w:rPr>
        <w:t xml:space="preserve"> for freedom that Saidiya Hartman calls the chorus</w:t>
      </w:r>
      <w:r w:rsidRPr="00763BD8">
        <w:rPr>
          <w:sz w:val="16"/>
        </w:rPr>
        <w:t xml:space="preserve">. In her close narration of the wayward lives at the turn of the twentieth century, </w:t>
      </w:r>
      <w:r w:rsidRPr="00763BD8">
        <w:rPr>
          <w:rStyle w:val="StyleUnderline"/>
          <w:highlight w:val="cyan"/>
        </w:rPr>
        <w:t>Hartman recovers the insurgency of minor figures</w:t>
      </w:r>
      <w:r w:rsidRPr="00763BD8">
        <w:rPr>
          <w:rStyle w:val="StyleUnderline"/>
        </w:rPr>
        <w:t xml:space="preserve">—"Muses, drudges, washerwomen, whores, house workers, factory girls, waitresses, and aspiring but never-to-be stars”— </w:t>
      </w:r>
      <w:r w:rsidRPr="00763BD8">
        <w:rPr>
          <w:rStyle w:val="StyleUnderline"/>
          <w:highlight w:val="cyan"/>
        </w:rPr>
        <w:t>who</w:t>
      </w:r>
      <w:r w:rsidRPr="00763BD8">
        <w:rPr>
          <w:rStyle w:val="StyleUnderline"/>
        </w:rPr>
        <w:t xml:space="preserve"> “tirelessly </w:t>
      </w:r>
      <w:r w:rsidRPr="00763BD8">
        <w:rPr>
          <w:rStyle w:val="StyleUnderline"/>
          <w:highlight w:val="cyan"/>
        </w:rPr>
        <w:t>imagined other ways to live and never failed to consider how the world might be otherwise</w:t>
      </w:r>
      <w:r w:rsidRPr="00763BD8">
        <w:rPr>
          <w:rStyle w:val="StyleUnderline"/>
        </w:rPr>
        <w:t>”</w:t>
      </w:r>
      <w:r w:rsidRPr="00763BD8">
        <w:rPr>
          <w:sz w:val="16"/>
        </w:rPr>
        <w:t xml:space="preserve"> (Hartman 2019, 345, xv). Recalling the role of the chorus in Greek tragedy, Hartman (2019) describes the chorus as a “dance within an enclosure,”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(2019) turns to the multivocality of the leaderless “group that incites change” finding “where mutual aid provides the resource for collective action, not leader and mass, where the untranslatable songs and seeming nonsense make good the promise of revolution” (347-48). </w:t>
      </w:r>
      <w:r w:rsidRPr="00763BD8">
        <w:rPr>
          <w:rStyle w:val="StyleUnderline"/>
        </w:rPr>
        <w:t>The chorus is the ongoing rehearsal of the insurgent utterance of the ensemble, a fugitive sociality of the dispossessed that “transforms the terms of the possible”</w:t>
      </w:r>
      <w:r w:rsidRPr="00763BD8">
        <w:rPr>
          <w:sz w:val="16"/>
        </w:rPr>
        <w:t xml:space="preserve"> (Hartman 2019, 349). The chorus helps us to think a multivocal form of argument that exceeds argument’s enclosure as critical-rational, dialectical, or as the reduction of language to exposition. We understand the chorus as an argument practice that historically has been discounted as argument. Wordplay, repetition, aphorism, and call and response are but some of its techniques. The choral works as a form of political speech that exceeds signification and offers “ways of thinking about political life that… take sustenance from the visual, the aural, the bodily, as well as the more obvious resources of the literary, the philosophical or the theoretical” (Bhattacharyya 2020, 67). It is an invitational rhetoric that provides a political education as it calls out to and affirms those who can hear it and therefore “raises consciousness by saying, you know what, you know and live this already,” inviting the listener to re-articulate and practice for themselves fugitivity in the face of containment (Bhattacharyya 2020, 67). And, </w:t>
      </w:r>
      <w:r w:rsidRPr="00763BD8">
        <w:rPr>
          <w:rStyle w:val="StyleUnderline"/>
          <w:highlight w:val="cyan"/>
        </w:rPr>
        <w:t>while there is no guarantee that one will join the chorus so to speak, as an experiment in the art of living, the chorus demonstrates that even “risks and failures of style are arguments in themselves</w:t>
      </w:r>
      <w:r w:rsidRPr="00763BD8">
        <w:rPr>
          <w:sz w:val="16"/>
        </w:rPr>
        <w:t xml:space="preserve">” (quoting Kreston Sutherland in Bhattacharyya 2020, 57). </w:t>
      </w:r>
      <w:r w:rsidRPr="00763BD8">
        <w:rPr>
          <w:rStyle w:val="StyleUnderline"/>
        </w:rPr>
        <w:t>In refusing the call to order, the chorus teaches us that “how we speak to each other, the words and the cadence, the music and the texture… is also, or maybe most of all, the secret to unlocking new worlds”</w:t>
      </w:r>
      <w:r w:rsidRPr="00763BD8">
        <w:rPr>
          <w:sz w:val="16"/>
        </w:rPr>
        <w:t xml:space="preserve"> (Bhattacharyya 2020, 57). As an instance of Black insurgent argumentation, Wake Forest’s final round performance metaphorizes Black Debate as the Black Chorus while tactically deploying argumentative fugitivity in their poetic, multivocal, </w:t>
      </w:r>
      <w:proofErr w:type="spellStart"/>
      <w:r w:rsidRPr="00763BD8">
        <w:rPr>
          <w:sz w:val="16"/>
        </w:rPr>
        <w:t>chronopolitical</w:t>
      </w:r>
      <w:proofErr w:type="spellEnd"/>
      <w:r w:rsidRPr="00763BD8">
        <w:rPr>
          <w:sz w:val="16"/>
        </w:rPr>
        <w:t xml:space="preserve">, and embodied enactment of the Black Chorus. </w:t>
      </w:r>
    </w:p>
    <w:p w14:paraId="2048921F" w14:textId="77777777" w:rsidR="002110C0" w:rsidRPr="00A24A6A" w:rsidRDefault="002110C0" w:rsidP="002110C0">
      <w:pPr>
        <w:rPr>
          <w:highlight w:val="cyan"/>
        </w:rPr>
      </w:pPr>
    </w:p>
    <w:p w14:paraId="1B1A6C55"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Oh shit, don’t tell me my niggas got lost in time  </w:t>
      </w:r>
    </w:p>
    <w:p w14:paraId="5FBAADC7"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My niggas are dying before their time  </w:t>
      </w:r>
    </w:p>
    <w:p w14:paraId="17A98E47" w14:textId="77777777" w:rsidR="002110C0" w:rsidRPr="00A24A6A" w:rsidRDefault="002110C0" w:rsidP="002110C0">
      <w:pPr>
        <w:pStyle w:val="Heading4"/>
        <w:rPr>
          <w:rFonts w:asciiTheme="minorHAnsi" w:hAnsiTheme="minorHAnsi" w:cstheme="minorHAnsi"/>
          <w:sz w:val="28"/>
        </w:rPr>
      </w:pPr>
      <w:r w:rsidRPr="00A24A6A">
        <w:rPr>
          <w:rFonts w:asciiTheme="minorHAnsi" w:hAnsiTheme="minorHAnsi" w:cstheme="minorHAnsi"/>
          <w:sz w:val="28"/>
        </w:rPr>
        <w:t xml:space="preserve">My niggas are serving unjust time  </w:t>
      </w:r>
    </w:p>
    <w:p w14:paraId="5EC3EB3E" w14:textId="77777777" w:rsidR="002110C0" w:rsidRPr="00A24A6A" w:rsidRDefault="002110C0" w:rsidP="002110C0">
      <w:pPr>
        <w:pStyle w:val="Heading4"/>
        <w:rPr>
          <w:rFonts w:asciiTheme="minorHAnsi" w:hAnsiTheme="minorHAnsi" w:cstheme="minorHAnsi"/>
          <w:sz w:val="16"/>
          <w:szCs w:val="16"/>
        </w:rPr>
      </w:pPr>
      <w:r w:rsidRPr="00A24A6A">
        <w:rPr>
          <w:rFonts w:asciiTheme="minorHAnsi" w:hAnsiTheme="minorHAnsi" w:cstheme="minorHAnsi"/>
          <w:sz w:val="28"/>
        </w:rPr>
        <w:t>My niggas are dying because of… time</w:t>
      </w:r>
      <w:r w:rsidRPr="00D57715">
        <w:rPr>
          <w:rFonts w:asciiTheme="minorHAnsi" w:hAnsiTheme="minorHAnsi" w:cstheme="minorHAnsi"/>
          <w:sz w:val="28"/>
          <w:vertAlign w:val="superscript"/>
        </w:rPr>
        <w:t>1</w:t>
      </w:r>
    </w:p>
    <w:p w14:paraId="1AD91D2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DD82D" w14:textId="77777777" w:rsidR="008D294F" w:rsidRDefault="008D294F" w:rsidP="00066D2C">
      <w:pPr>
        <w:spacing w:after="0" w:line="240" w:lineRule="auto"/>
      </w:pPr>
      <w:r>
        <w:separator/>
      </w:r>
    </w:p>
  </w:endnote>
  <w:endnote w:type="continuationSeparator" w:id="0">
    <w:p w14:paraId="7E78E7E9" w14:textId="77777777" w:rsidR="008D294F" w:rsidRDefault="008D294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5909" w14:textId="77777777" w:rsidR="008D294F" w:rsidRDefault="008D294F" w:rsidP="00066D2C">
      <w:pPr>
        <w:spacing w:after="0" w:line="240" w:lineRule="auto"/>
      </w:pPr>
      <w:r>
        <w:separator/>
      </w:r>
    </w:p>
  </w:footnote>
  <w:footnote w:type="continuationSeparator" w:id="0">
    <w:p w14:paraId="01B82575" w14:textId="77777777" w:rsidR="008D294F" w:rsidRDefault="008D294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nelling, Tyler J">
    <w15:presenceInfo w15:providerId="AD" w15:userId="S::tsnelling@uiowa.edu::7ebbe2d1-e104-4b70-9ab1-898c5425c6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110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7A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C0"/>
    <w:rsid w:val="002110D6"/>
    <w:rsid w:val="002152F9"/>
    <w:rsid w:val="0021530A"/>
    <w:rsid w:val="002212A9"/>
    <w:rsid w:val="002234FB"/>
    <w:rsid w:val="00225437"/>
    <w:rsid w:val="002263A1"/>
    <w:rsid w:val="00232746"/>
    <w:rsid w:val="00236707"/>
    <w:rsid w:val="00241116"/>
    <w:rsid w:val="00242EE7"/>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D6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5E1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D7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0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42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94F"/>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679"/>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0C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4E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D3A36"/>
  <w15:chartTrackingRefBased/>
  <w15:docId w15:val="{B18BC74F-32A9-48E3-862E-A6967F87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7D70"/>
    <w:rPr>
      <w:rFonts w:ascii="Calibri" w:hAnsi="Calibri" w:cs="Calibri"/>
    </w:rPr>
  </w:style>
  <w:style w:type="paragraph" w:styleId="Heading1">
    <w:name w:val="heading 1"/>
    <w:aliases w:val="Pocket"/>
    <w:basedOn w:val="Normal"/>
    <w:next w:val="Normal"/>
    <w:link w:val="Heading1Char"/>
    <w:qFormat/>
    <w:rsid w:val="00657D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7D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57D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657D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7D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7D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D70"/>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657D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57D70"/>
    <w:rPr>
      <w:color w:val="auto"/>
      <w:u w:val="none"/>
    </w:rPr>
  </w:style>
  <w:style w:type="character" w:customStyle="1" w:styleId="Heading1Char">
    <w:name w:val="Heading 1 Char"/>
    <w:aliases w:val="Pocket Char"/>
    <w:basedOn w:val="DefaultParagraphFont"/>
    <w:link w:val="Heading1"/>
    <w:rsid w:val="00657D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7D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7D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657D70"/>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657D70"/>
    <w:rPr>
      <w:b/>
      <w:bCs/>
      <w:sz w:val="26"/>
      <w:u w:val="none"/>
    </w:rPr>
  </w:style>
  <w:style w:type="character" w:customStyle="1" w:styleId="StyleUnderline">
    <w:name w:val="Style Underline"/>
    <w:aliases w:val="Underline"/>
    <w:basedOn w:val="DefaultParagraphFont"/>
    <w:uiPriority w:val="7"/>
    <w:qFormat/>
    <w:rsid w:val="00657D70"/>
    <w:rPr>
      <w:b w:val="0"/>
      <w:sz w:val="22"/>
      <w:u w:val="single"/>
    </w:rPr>
  </w:style>
  <w:style w:type="character" w:styleId="Strong">
    <w:name w:val="Strong"/>
    <w:basedOn w:val="DefaultParagraphFont"/>
    <w:uiPriority w:val="22"/>
    <w:semiHidden/>
    <w:qFormat/>
    <w:rsid w:val="00657D70"/>
    <w:rPr>
      <w:b/>
      <w:bCs/>
    </w:rPr>
  </w:style>
  <w:style w:type="character" w:styleId="BookTitle">
    <w:name w:val="Book Title"/>
    <w:basedOn w:val="DefaultParagraphFont"/>
    <w:uiPriority w:val="33"/>
    <w:semiHidden/>
    <w:qFormat/>
    <w:rsid w:val="00657D70"/>
    <w:rPr>
      <w:b/>
      <w:bCs/>
      <w:i/>
      <w:iCs/>
      <w:spacing w:val="5"/>
    </w:rPr>
  </w:style>
  <w:style w:type="character" w:customStyle="1" w:styleId="Heading5Char">
    <w:name w:val="Heading 5 Char"/>
    <w:basedOn w:val="DefaultParagraphFont"/>
    <w:link w:val="Heading5"/>
    <w:uiPriority w:val="9"/>
    <w:semiHidden/>
    <w:rsid w:val="00657D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7D70"/>
  </w:style>
  <w:style w:type="paragraph" w:styleId="Header">
    <w:name w:val="header"/>
    <w:basedOn w:val="Normal"/>
    <w:link w:val="HeaderChar"/>
    <w:uiPriority w:val="99"/>
    <w:semiHidden/>
    <w:rsid w:val="00657D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7D70"/>
    <w:rPr>
      <w:rFonts w:ascii="Calibri" w:hAnsi="Calibri" w:cs="Calibri"/>
    </w:rPr>
  </w:style>
  <w:style w:type="paragraph" w:styleId="Footer">
    <w:name w:val="footer"/>
    <w:basedOn w:val="Normal"/>
    <w:link w:val="FooterChar"/>
    <w:uiPriority w:val="99"/>
    <w:semiHidden/>
    <w:rsid w:val="00657D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7D70"/>
    <w:rPr>
      <w:rFonts w:ascii="Calibri" w:hAnsi="Calibri" w:cs="Calibri"/>
    </w:rPr>
  </w:style>
  <w:style w:type="paragraph" w:styleId="BodyText">
    <w:name w:val="Body Text"/>
    <w:basedOn w:val="Normal"/>
    <w:link w:val="BodyTextChar"/>
    <w:uiPriority w:val="99"/>
    <w:semiHidden/>
    <w:unhideWhenUsed/>
    <w:rsid w:val="00657D70"/>
    <w:pPr>
      <w:spacing w:after="120"/>
    </w:pPr>
  </w:style>
  <w:style w:type="character" w:customStyle="1" w:styleId="BodyTextChar">
    <w:name w:val="Body Text Char"/>
    <w:basedOn w:val="DefaultParagraphFont"/>
    <w:link w:val="BodyText"/>
    <w:uiPriority w:val="99"/>
    <w:semiHidden/>
    <w:rsid w:val="00657D70"/>
    <w:rPr>
      <w:rFonts w:ascii="Calibri" w:hAnsi="Calibri" w:cs="Calibri"/>
    </w:rPr>
  </w:style>
  <w:style w:type="paragraph" w:styleId="NoSpacing">
    <w:name w:val="No Spacing"/>
    <w:link w:val="NoSpacingChar"/>
    <w:uiPriority w:val="99"/>
    <w:semiHidden/>
    <w:unhideWhenUsed/>
    <w:qFormat/>
    <w:rsid w:val="00657D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57D70"/>
    <w:rPr>
      <w:rFonts w:ascii="Calibri" w:hAnsi="Calibri" w:cs="Calibri"/>
    </w:rPr>
  </w:style>
  <w:style w:type="character" w:styleId="Hyperlink">
    <w:name w:val="Hyperlink"/>
    <w:basedOn w:val="DefaultParagraphFont"/>
    <w:uiPriority w:val="99"/>
    <w:unhideWhenUsed/>
    <w:rsid w:val="00657D70"/>
    <w:rPr>
      <w:color w:val="0563C1" w:themeColor="hyperlink"/>
      <w:u w:val="single"/>
    </w:rPr>
  </w:style>
  <w:style w:type="character" w:styleId="UnresolvedMention">
    <w:name w:val="Unresolved Mention"/>
    <w:basedOn w:val="DefaultParagraphFont"/>
    <w:uiPriority w:val="99"/>
    <w:semiHidden/>
    <w:unhideWhenUsed/>
    <w:rsid w:val="00657D70"/>
    <w:rPr>
      <w:color w:val="605E5C"/>
      <w:shd w:val="clear" w:color="auto" w:fill="E1DFDD"/>
    </w:rPr>
  </w:style>
  <w:style w:type="paragraph" w:styleId="NormalWeb">
    <w:name w:val="Normal (Web)"/>
    <w:basedOn w:val="Normal"/>
    <w:uiPriority w:val="99"/>
    <w:unhideWhenUsed/>
    <w:rsid w:val="002110C0"/>
    <w:pPr>
      <w:spacing w:before="100" w:beforeAutospacing="1" w:after="100" w:afterAutospacing="1"/>
    </w:pPr>
  </w:style>
  <w:style w:type="paragraph" w:customStyle="1" w:styleId="textbold">
    <w:name w:val="text bold"/>
    <w:basedOn w:val="Normal"/>
    <w:link w:val="Emphasis"/>
    <w:uiPriority w:val="8"/>
    <w:qFormat/>
    <w:rsid w:val="002110C0"/>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15</Pages>
  <Words>9634</Words>
  <Characters>51448</Characters>
  <Application>Microsoft Office Word</Application>
  <DocSecurity>0</DocSecurity>
  <Lines>643</Lines>
  <Paragraphs>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Snelling, Tyler J</dc:creator>
  <cp:keywords>6.0.0</cp:keywords>
  <dc:description/>
  <cp:lastModifiedBy>Eltyeb, Bashir</cp:lastModifiedBy>
  <cp:revision>2</cp:revision>
  <dcterms:created xsi:type="dcterms:W3CDTF">2025-09-05T00:49:00Z</dcterms:created>
  <dcterms:modified xsi:type="dcterms:W3CDTF">2025-09-06T02:09:00Z</dcterms:modified>
</cp:coreProperties>
</file>