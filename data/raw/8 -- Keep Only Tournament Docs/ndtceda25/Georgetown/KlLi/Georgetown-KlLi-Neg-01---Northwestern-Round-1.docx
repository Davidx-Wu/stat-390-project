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DF450E" w14:textId="62BA6E1E" w:rsidR="007561E8" w:rsidRPr="00D61315" w:rsidRDefault="007561E8" w:rsidP="007561E8">
      <w:pPr>
        <w:pStyle w:val="Heading1"/>
        <w:rPr>
          <w:rFonts w:cs="Calibri"/>
        </w:rPr>
      </w:pPr>
      <w:r w:rsidRPr="00D61315">
        <w:rPr>
          <w:rFonts w:cs="Calibri"/>
        </w:rPr>
        <w:t>1NC</w:t>
      </w:r>
    </w:p>
    <w:p w14:paraId="2ECA7950" w14:textId="77777777" w:rsidR="009F7AEA" w:rsidRPr="00D61315" w:rsidRDefault="009F7AEA" w:rsidP="009F7AEA">
      <w:pPr>
        <w:pStyle w:val="Heading2"/>
        <w:rPr>
          <w:rFonts w:cs="Calibri"/>
        </w:rPr>
      </w:pPr>
      <w:r w:rsidRPr="00D61315">
        <w:rPr>
          <w:rFonts w:cs="Calibri"/>
        </w:rPr>
        <w:lastRenderedPageBreak/>
        <w:t>1NC---Off</w:t>
      </w:r>
    </w:p>
    <w:p w14:paraId="289CC409" w14:textId="77777777" w:rsidR="009F7AEA" w:rsidRPr="00D61315" w:rsidRDefault="009F7AEA" w:rsidP="009F7AEA">
      <w:pPr>
        <w:pStyle w:val="Heading4"/>
        <w:rPr>
          <w:rFonts w:cs="Calibri"/>
        </w:rPr>
      </w:pPr>
      <w:r w:rsidRPr="00D61315">
        <w:rPr>
          <w:rFonts w:cs="Calibri"/>
        </w:rPr>
        <w:t xml:space="preserve">Interpretation -- The negative should not be burdened with rejoinder against </w:t>
      </w:r>
      <w:proofErr w:type="spellStart"/>
      <w:r w:rsidRPr="00D61315">
        <w:rPr>
          <w:rFonts w:cs="Calibri"/>
        </w:rPr>
        <w:t>affs</w:t>
      </w:r>
      <w:proofErr w:type="spellEnd"/>
      <w:r w:rsidRPr="00D61315">
        <w:rPr>
          <w:rFonts w:cs="Calibri"/>
        </w:rPr>
        <w:t xml:space="preserve"> that defend something other than the desirability of topical action</w:t>
      </w:r>
    </w:p>
    <w:p w14:paraId="21195C2C" w14:textId="77777777" w:rsidR="009F7AEA" w:rsidRPr="00D61315" w:rsidRDefault="009F7AEA" w:rsidP="009F7AEA">
      <w:pPr>
        <w:pStyle w:val="Heading4"/>
        <w:rPr>
          <w:rFonts w:cs="Calibri"/>
        </w:rPr>
      </w:pPr>
      <w:r w:rsidRPr="00D61315">
        <w:rPr>
          <w:rFonts w:cs="Calibri"/>
        </w:rPr>
        <w:t xml:space="preserve">‘Should’ requires defending </w:t>
      </w:r>
      <w:r w:rsidRPr="00D61315">
        <w:rPr>
          <w:rFonts w:cs="Calibri"/>
          <w:u w:val="single"/>
        </w:rPr>
        <w:t>hypothetical</w:t>
      </w:r>
      <w:r w:rsidRPr="00D61315">
        <w:rPr>
          <w:rFonts w:cs="Calibri"/>
        </w:rPr>
        <w:t xml:space="preserve"> action.</w:t>
      </w:r>
    </w:p>
    <w:p w14:paraId="64F1C1B9" w14:textId="77777777" w:rsidR="009F7AEA" w:rsidRPr="00D61315" w:rsidRDefault="009F7AEA" w:rsidP="009F7AEA">
      <w:r w:rsidRPr="00D61315">
        <w:rPr>
          <w:rStyle w:val="Style13ptBold"/>
        </w:rPr>
        <w:t>Ericson ’3</w:t>
      </w:r>
      <w:r w:rsidRPr="00D61315">
        <w:t xml:space="preserve"> [Jon M., Dean Emeritus of the College of Liberal Arts – California Polytechnic U., et al., The Debater’s Guide, Third Edition, p. 4]</w:t>
      </w:r>
    </w:p>
    <w:p w14:paraId="29A1C9D3" w14:textId="77777777" w:rsidR="009F7AEA" w:rsidRPr="00D61315" w:rsidRDefault="009F7AEA" w:rsidP="009F7AEA">
      <w:pPr>
        <w:rPr>
          <w:rStyle w:val="StyleTimesNewRoman9pt"/>
          <w:sz w:val="14"/>
        </w:rPr>
      </w:pPr>
      <w:r w:rsidRPr="00D61315">
        <w:rPr>
          <w:rStyle w:val="StyleTimesNewRoman9pt"/>
          <w:sz w:val="14"/>
        </w:rPr>
        <w:t xml:space="preserve">The Proposition of Policy: Urging Future Action In policy propositions, </w:t>
      </w:r>
      <w:r w:rsidRPr="00D61315">
        <w:rPr>
          <w:rStyle w:val="StyleUnderline"/>
        </w:rPr>
        <w:t>each topic contains certain key elements</w:t>
      </w:r>
      <w:r w:rsidRPr="00D61315">
        <w:rPr>
          <w:rStyle w:val="StyleTimesNewRoman9pt"/>
          <w:sz w:val="14"/>
        </w:rPr>
        <w:t>, although they have slightly different functions from comparable elements of value-oriented propositions</w:t>
      </w:r>
      <w:r w:rsidRPr="00D61315">
        <w:rPr>
          <w:rStyle w:val="StyleStyle49ptChar"/>
          <w:rFonts w:ascii="Calibri" w:eastAsiaTheme="minorHAnsi" w:hAnsi="Calibri" w:cs="Calibri"/>
        </w:rPr>
        <w:t xml:space="preserve">. 1. </w:t>
      </w:r>
      <w:r w:rsidRPr="00D61315">
        <w:rPr>
          <w:rStyle w:val="StyleUnderline"/>
        </w:rPr>
        <w:t xml:space="preserve">An </w:t>
      </w:r>
      <w:r w:rsidRPr="00D61315">
        <w:rPr>
          <w:rStyle w:val="StyleUnderline"/>
          <w:highlight w:val="green"/>
        </w:rPr>
        <w:t>agent</w:t>
      </w:r>
      <w:r w:rsidRPr="00D61315">
        <w:rPr>
          <w:rStyle w:val="StyleUnderline"/>
        </w:rPr>
        <w:t xml:space="preserve"> doing the acting ---“</w:t>
      </w:r>
      <w:r w:rsidRPr="00D61315">
        <w:rPr>
          <w:rStyle w:val="StyleUnderline"/>
          <w:highlight w:val="green"/>
        </w:rPr>
        <w:t xml:space="preserve">The </w:t>
      </w:r>
      <w:r w:rsidRPr="00D61315">
        <w:rPr>
          <w:rStyle w:val="Emphasis"/>
          <w:highlight w:val="green"/>
        </w:rPr>
        <w:t>U</w:t>
      </w:r>
      <w:r w:rsidRPr="00D61315">
        <w:rPr>
          <w:sz w:val="16"/>
        </w:rPr>
        <w:t xml:space="preserve">nited </w:t>
      </w:r>
      <w:r w:rsidRPr="00D61315">
        <w:rPr>
          <w:rStyle w:val="Emphasis"/>
          <w:highlight w:val="green"/>
        </w:rPr>
        <w:t>S</w:t>
      </w:r>
      <w:r w:rsidRPr="00D61315">
        <w:rPr>
          <w:sz w:val="16"/>
        </w:rPr>
        <w:t>tates</w:t>
      </w:r>
      <w:r w:rsidRPr="00D61315">
        <w:rPr>
          <w:rStyle w:val="StyleUnderline"/>
        </w:rPr>
        <w:t>” in “The United States should</w:t>
      </w:r>
      <w:r w:rsidRPr="00D61315">
        <w:rPr>
          <w:rStyle w:val="StyleStyle49ptChar"/>
          <w:rFonts w:ascii="Calibri" w:eastAsiaTheme="minorHAnsi" w:hAnsi="Calibri" w:cs="Calibri"/>
        </w:rPr>
        <w:t xml:space="preserve"> adopt</w:t>
      </w:r>
      <w:r w:rsidRPr="00D61315">
        <w:rPr>
          <w:rStyle w:val="StyleTimesNewRoman9pt"/>
          <w:sz w:val="14"/>
        </w:rPr>
        <w:t xml:space="preserve"> a policy of free trade.” Like the object of evaluation in a proposition of value, </w:t>
      </w:r>
      <w:r w:rsidRPr="00D61315">
        <w:rPr>
          <w:rStyle w:val="StyleUnderline"/>
        </w:rPr>
        <w:t xml:space="preserve">the agent is the subject of the sentence. 2. The </w:t>
      </w:r>
      <w:r w:rsidRPr="00D61315">
        <w:rPr>
          <w:rStyle w:val="StyleUnderline"/>
          <w:highlight w:val="green"/>
        </w:rPr>
        <w:t xml:space="preserve">verb </w:t>
      </w:r>
      <w:r w:rsidRPr="00D61315">
        <w:rPr>
          <w:rStyle w:val="Emphasis"/>
          <w:highlight w:val="green"/>
        </w:rPr>
        <w:t>should</w:t>
      </w:r>
      <w:r w:rsidRPr="00D61315">
        <w:rPr>
          <w:rStyle w:val="StyleTimesNewRoman9pt"/>
          <w:sz w:val="14"/>
        </w:rPr>
        <w:t xml:space="preserve">—the first part of a verb phrase </w:t>
      </w:r>
      <w:r w:rsidRPr="00D61315">
        <w:rPr>
          <w:rStyle w:val="StyleUnderline"/>
        </w:rPr>
        <w:t xml:space="preserve">that </w:t>
      </w:r>
      <w:r w:rsidRPr="00D61315">
        <w:rPr>
          <w:rStyle w:val="StyleUnderline"/>
          <w:highlight w:val="green"/>
        </w:rPr>
        <w:t>urges action</w:t>
      </w:r>
      <w:r w:rsidRPr="00D61315">
        <w:rPr>
          <w:rStyle w:val="StyleTimesNewRoman9pt"/>
          <w:sz w:val="14"/>
        </w:rPr>
        <w:t xml:space="preserve">. 3. An action verb to follow </w:t>
      </w:r>
      <w:r w:rsidRPr="00D61315">
        <w:rPr>
          <w:sz w:val="14"/>
        </w:rPr>
        <w:t>should</w:t>
      </w:r>
      <w:r w:rsidRPr="00D61315">
        <w:rPr>
          <w:rStyle w:val="StyleTimesNewRoman9pt"/>
          <w:sz w:val="14"/>
        </w:rPr>
        <w:t xml:space="preserve"> in the </w:t>
      </w:r>
      <w:r w:rsidRPr="00D61315">
        <w:rPr>
          <w:sz w:val="14"/>
        </w:rPr>
        <w:t>should</w:t>
      </w:r>
      <w:r w:rsidRPr="00D61315">
        <w:rPr>
          <w:rStyle w:val="StyleTimesNewRoman9pt"/>
          <w:sz w:val="14"/>
        </w:rPr>
        <w:t xml:space="preserve">-verb combination. </w:t>
      </w:r>
      <w:r w:rsidRPr="00D61315">
        <w:rPr>
          <w:rStyle w:val="StyleUnderline"/>
        </w:rPr>
        <w:t>For example, should</w:t>
      </w:r>
      <w:r w:rsidRPr="00D61315">
        <w:rPr>
          <w:rStyle w:val="Style9ptItalicUnderline"/>
          <w:iCs/>
        </w:rPr>
        <w:t xml:space="preserve"> </w:t>
      </w:r>
      <w:r w:rsidRPr="00D61315">
        <w:rPr>
          <w:rStyle w:val="StyleUnderline"/>
        </w:rPr>
        <w:t>adopt</w:t>
      </w:r>
      <w:r w:rsidRPr="00D61315">
        <w:rPr>
          <w:rStyle w:val="StyleTimesNewRoman9pt"/>
          <w:sz w:val="14"/>
        </w:rPr>
        <w:t xml:space="preserve"> here </w:t>
      </w:r>
      <w:r w:rsidRPr="00D61315">
        <w:rPr>
          <w:rStyle w:val="StyleUnderline"/>
        </w:rPr>
        <w:t xml:space="preserve">means to </w:t>
      </w:r>
      <w:r w:rsidRPr="00D61315">
        <w:rPr>
          <w:rStyle w:val="StyleUnderline"/>
          <w:highlight w:val="green"/>
        </w:rPr>
        <w:t>put</w:t>
      </w:r>
      <w:r w:rsidRPr="00D61315">
        <w:rPr>
          <w:rStyle w:val="StyleUnderline"/>
        </w:rPr>
        <w:t xml:space="preserve"> a</w:t>
      </w:r>
      <w:r w:rsidRPr="00D61315">
        <w:rPr>
          <w:rStyle w:val="StyleTimesNewRoman9pt"/>
          <w:sz w:val="14"/>
        </w:rPr>
        <w:t xml:space="preserve"> program or </w:t>
      </w:r>
      <w:r w:rsidRPr="00D61315">
        <w:rPr>
          <w:rStyle w:val="StyleUnderline"/>
          <w:highlight w:val="green"/>
        </w:rPr>
        <w:t xml:space="preserve">policy into action though </w:t>
      </w:r>
      <w:r w:rsidRPr="00D61315">
        <w:rPr>
          <w:rStyle w:val="Emphasis"/>
          <w:highlight w:val="green"/>
        </w:rPr>
        <w:t>government</w:t>
      </w:r>
      <w:r w:rsidRPr="00D61315">
        <w:rPr>
          <w:sz w:val="16"/>
        </w:rPr>
        <w:t xml:space="preserve">al </w:t>
      </w:r>
      <w:r w:rsidRPr="00D61315">
        <w:rPr>
          <w:rStyle w:val="StyleUnderline"/>
        </w:rPr>
        <w:t>means</w:t>
      </w:r>
      <w:r w:rsidRPr="00D61315">
        <w:rPr>
          <w:rStyle w:val="StyleTimesNewRoman9pt"/>
          <w:sz w:val="14"/>
        </w:rPr>
        <w:t xml:space="preserve">. 4. A specification of directions or a limitation of the action desired. The phrase </w:t>
      </w:r>
      <w:r w:rsidRPr="00D61315">
        <w:rPr>
          <w:sz w:val="14"/>
        </w:rPr>
        <w:t>free trade</w:t>
      </w:r>
      <w:r w:rsidRPr="00D61315">
        <w:rPr>
          <w:rStyle w:val="StyleTimesNewRoman9pt"/>
          <w:sz w:val="14"/>
        </w:rPr>
        <w:t xml:space="preserve">, for example, gives direction and limits to the topic, which would, for example, eliminate consideration of increasing tariffs, discussing diplomatic recognition, or discussing interstate commerce. Propositions of policy deal with future action. Nothing has yet occurred. </w:t>
      </w:r>
      <w:r w:rsidRPr="00D61315">
        <w:rPr>
          <w:rStyle w:val="StyleUnderline"/>
        </w:rPr>
        <w:t xml:space="preserve">The entire </w:t>
      </w:r>
      <w:r w:rsidRPr="00D61315">
        <w:rPr>
          <w:rStyle w:val="StyleUnderline"/>
          <w:highlight w:val="green"/>
        </w:rPr>
        <w:t xml:space="preserve">debate </w:t>
      </w:r>
      <w:r w:rsidRPr="00D61315">
        <w:rPr>
          <w:rStyle w:val="StyleUnderline"/>
        </w:rPr>
        <w:t xml:space="preserve">is </w:t>
      </w:r>
      <w:r w:rsidRPr="00D61315">
        <w:rPr>
          <w:rStyle w:val="StyleUnderline"/>
          <w:highlight w:val="green"/>
        </w:rPr>
        <w:t xml:space="preserve">about whether something </w:t>
      </w:r>
      <w:r w:rsidRPr="00D61315">
        <w:rPr>
          <w:rStyle w:val="Emphasis"/>
          <w:highlight w:val="green"/>
        </w:rPr>
        <w:t>ought to occur</w:t>
      </w:r>
      <w:r w:rsidRPr="00D61315">
        <w:rPr>
          <w:rStyle w:val="StyleStyle49ptChar"/>
          <w:rFonts w:ascii="Calibri" w:eastAsiaTheme="minorHAnsi" w:hAnsi="Calibri" w:cs="Calibri"/>
        </w:rPr>
        <w:t>.</w:t>
      </w:r>
      <w:r w:rsidRPr="00D61315">
        <w:rPr>
          <w:rStyle w:val="StyleTimesNewRoman9pt"/>
          <w:sz w:val="14"/>
        </w:rPr>
        <w:t xml:space="preserve"> What you agree to do, then, when you accept the </w:t>
      </w:r>
      <w:r w:rsidRPr="00D61315">
        <w:rPr>
          <w:sz w:val="14"/>
        </w:rPr>
        <w:t>affirmative side</w:t>
      </w:r>
      <w:r w:rsidRPr="00D61315">
        <w:rPr>
          <w:rStyle w:val="StyleTimesNewRoman9pt"/>
          <w:sz w:val="14"/>
        </w:rPr>
        <w:t xml:space="preserve"> in such a debate is to offer sufficient and compelling reasons for an audience to perform the future action that you propose. </w:t>
      </w:r>
    </w:p>
    <w:p w14:paraId="3EC8618B" w14:textId="77777777" w:rsidR="009F7AEA" w:rsidRPr="00D61315" w:rsidRDefault="009F7AEA" w:rsidP="009F7AEA">
      <w:pPr>
        <w:keepNext/>
        <w:keepLines/>
        <w:spacing w:before="40" w:after="0"/>
        <w:outlineLvl w:val="3"/>
        <w:rPr>
          <w:rFonts w:eastAsiaTheme="majorEastAsia"/>
          <w:b/>
          <w:iCs/>
          <w:sz w:val="26"/>
        </w:rPr>
      </w:pPr>
      <w:r w:rsidRPr="00D61315">
        <w:rPr>
          <w:rFonts w:eastAsiaTheme="majorEastAsia"/>
          <w:b/>
          <w:iCs/>
          <w:sz w:val="26"/>
        </w:rPr>
        <w:t xml:space="preserve">The </w:t>
      </w:r>
      <w:proofErr w:type="spellStart"/>
      <w:r w:rsidRPr="00D61315">
        <w:rPr>
          <w:rFonts w:eastAsiaTheme="majorEastAsia"/>
          <w:b/>
          <w:iCs/>
          <w:sz w:val="26"/>
        </w:rPr>
        <w:t>USfg</w:t>
      </w:r>
      <w:proofErr w:type="spellEnd"/>
      <w:r w:rsidRPr="00D61315">
        <w:rPr>
          <w:rFonts w:eastAsiaTheme="majorEastAsia"/>
          <w:b/>
          <w:iCs/>
          <w:sz w:val="26"/>
        </w:rPr>
        <w:t xml:space="preserve"> is made up of three branches in Washington D.C.</w:t>
      </w:r>
    </w:p>
    <w:p w14:paraId="2852ECB0" w14:textId="77777777" w:rsidR="009F7AEA" w:rsidRPr="00D61315" w:rsidRDefault="009F7AEA" w:rsidP="009F7AEA">
      <w:pPr>
        <w:rPr>
          <w:u w:val="single"/>
        </w:rPr>
      </w:pPr>
      <w:r w:rsidRPr="00D61315">
        <w:rPr>
          <w:b/>
          <w:bCs/>
          <w:sz w:val="26"/>
        </w:rPr>
        <w:t>Dictionary of Government and Politics ’98</w:t>
      </w:r>
      <w:r w:rsidRPr="00D61315">
        <w:t xml:space="preserve"> (Ed. P.H. Collin, p. 292)</w:t>
      </w:r>
    </w:p>
    <w:p w14:paraId="104ED197" w14:textId="77777777" w:rsidR="009F7AEA" w:rsidRPr="00D61315" w:rsidRDefault="009F7AEA" w:rsidP="009F7AEA">
      <w:pPr>
        <w:rPr>
          <w:sz w:val="16"/>
        </w:rPr>
      </w:pPr>
      <w:r w:rsidRPr="00D61315">
        <w:rPr>
          <w:highlight w:val="green"/>
          <w:u w:val="single"/>
        </w:rPr>
        <w:t>United States</w:t>
      </w:r>
      <w:r w:rsidRPr="00D61315">
        <w:rPr>
          <w:u w:val="single"/>
        </w:rPr>
        <w:t xml:space="preserve"> of America</w:t>
      </w:r>
      <w:r w:rsidRPr="00D61315">
        <w:rPr>
          <w:sz w:val="16"/>
        </w:rPr>
        <w:t xml:space="preserve"> (USA) [</w:t>
      </w:r>
      <w:proofErr w:type="spellStart"/>
      <w:r w:rsidRPr="00D61315">
        <w:rPr>
          <w:sz w:val="16"/>
        </w:rPr>
        <w:t>ju</w:t>
      </w:r>
      <w:proofErr w:type="spellEnd"/>
      <w:r w:rsidRPr="00D61315">
        <w:rPr>
          <w:sz w:val="16"/>
        </w:rPr>
        <w:t>:’</w:t>
      </w:r>
      <w:proofErr w:type="spellStart"/>
      <w:r w:rsidRPr="00D61315">
        <w:rPr>
          <w:sz w:val="16"/>
        </w:rPr>
        <w:t>naitid</w:t>
      </w:r>
      <w:proofErr w:type="spellEnd"/>
      <w:r w:rsidRPr="00D61315">
        <w:rPr>
          <w:sz w:val="16"/>
        </w:rPr>
        <w:t xml:space="preserve"> ‘</w:t>
      </w:r>
      <w:proofErr w:type="spellStart"/>
      <w:r w:rsidRPr="00D61315">
        <w:rPr>
          <w:sz w:val="16"/>
        </w:rPr>
        <w:t>steits</w:t>
      </w:r>
      <w:proofErr w:type="spellEnd"/>
      <w:r w:rsidRPr="00D61315">
        <w:rPr>
          <w:sz w:val="16"/>
        </w:rPr>
        <w:t xml:space="preserve"> av </w:t>
      </w:r>
      <w:proofErr w:type="spellStart"/>
      <w:r w:rsidRPr="00D61315">
        <w:rPr>
          <w:sz w:val="16"/>
        </w:rPr>
        <w:t>e’merike</w:t>
      </w:r>
      <w:proofErr w:type="spellEnd"/>
      <w:r w:rsidRPr="00D61315">
        <w:rPr>
          <w:sz w:val="16"/>
        </w:rPr>
        <w:t xml:space="preserve">] noun </w:t>
      </w:r>
      <w:r w:rsidRPr="00D61315">
        <w:rPr>
          <w:u w:val="single"/>
        </w:rPr>
        <w:t>independent country</w:t>
      </w:r>
      <w:r w:rsidRPr="00D61315">
        <w:rPr>
          <w:sz w:val="16"/>
        </w:rPr>
        <w:t xml:space="preserve">, a federation of states (originally thirteen, now fifty in North America; the United States Code = book containing all the permanent laws of the USA, arranged in sections according to subject and revised from time to time COMMENT: the </w:t>
      </w:r>
      <w:r w:rsidRPr="00D61315">
        <w:rPr>
          <w:highlight w:val="green"/>
          <w:u w:val="single"/>
        </w:rPr>
        <w:t>federal government (based in Washington D.C.) is formed of a legislature</w:t>
      </w:r>
      <w:r w:rsidRPr="00D61315">
        <w:rPr>
          <w:u w:val="single"/>
        </w:rPr>
        <w:t xml:space="preserve"> (the Congress) with two chambers (the Senate and House of Representatives), </w:t>
      </w:r>
      <w:r w:rsidRPr="00D61315">
        <w:rPr>
          <w:highlight w:val="green"/>
          <w:u w:val="single"/>
        </w:rPr>
        <w:t>an executive</w:t>
      </w:r>
      <w:r w:rsidRPr="00D61315">
        <w:rPr>
          <w:u w:val="single"/>
        </w:rPr>
        <w:t xml:space="preserve"> (the President) </w:t>
      </w:r>
      <w:r w:rsidRPr="00D61315">
        <w:rPr>
          <w:highlight w:val="green"/>
          <w:u w:val="single"/>
        </w:rPr>
        <w:t>and a judiciary</w:t>
      </w:r>
      <w:r w:rsidRPr="00D61315">
        <w:rPr>
          <w:u w:val="single"/>
        </w:rPr>
        <w:t xml:space="preserve"> (the Supreme Court</w:t>
      </w:r>
      <w:r w:rsidRPr="00D61315">
        <w:rPr>
          <w:sz w:val="16"/>
        </w:rPr>
        <w:t>). Each of the fifty states making up the USA has its own legislature and executive (the Governor) as well as its own legal system and constitution</w:t>
      </w:r>
    </w:p>
    <w:p w14:paraId="3ACB436E" w14:textId="77777777" w:rsidR="009F7AEA" w:rsidRPr="00D61315" w:rsidRDefault="009F7AEA" w:rsidP="009F7AEA">
      <w:pPr>
        <w:pStyle w:val="Heading4"/>
        <w:rPr>
          <w:rFonts w:cs="Calibri"/>
        </w:rPr>
      </w:pPr>
      <w:r w:rsidRPr="00D61315">
        <w:rPr>
          <w:rFonts w:cs="Calibri"/>
        </w:rPr>
        <w:t xml:space="preserve">Policy is a </w:t>
      </w:r>
      <w:r w:rsidRPr="00D61315">
        <w:rPr>
          <w:rFonts w:cs="Calibri"/>
          <w:u w:val="single"/>
        </w:rPr>
        <w:t>governmental instrument</w:t>
      </w:r>
      <w:r w:rsidRPr="00D61315">
        <w:rPr>
          <w:rFonts w:cs="Calibri"/>
        </w:rPr>
        <w:t>.</w:t>
      </w:r>
    </w:p>
    <w:p w14:paraId="22E6A7EF" w14:textId="77777777" w:rsidR="009F7AEA" w:rsidRPr="00D61315" w:rsidRDefault="009F7AEA" w:rsidP="009F7AEA">
      <w:r w:rsidRPr="00D61315">
        <w:rPr>
          <w:rStyle w:val="Style13ptBold"/>
        </w:rPr>
        <w:t>Burris et al. 24</w:t>
      </w:r>
      <w:r w:rsidRPr="00D61315">
        <w:t xml:space="preserve"> – Professor &amp; Director of the Center for Public Health Law Research, Temple Law School and Temple School of Public Health; Chair in Health Policy, Economics &amp; Law at the Sol Price School of Public Policy, USC and Senior Fellow with the Leonard D. Schaeffer Center for Health Policy &amp; Economics; Research Professor, Emory’s School of Public Health and Professor Emeritus of Health Outcomes and Policy, U of Florida College of Medicine</w:t>
      </w:r>
    </w:p>
    <w:p w14:paraId="05C52E8E" w14:textId="77777777" w:rsidR="009F7AEA" w:rsidRPr="00D61315" w:rsidRDefault="009F7AEA" w:rsidP="009F7AEA">
      <w:r w:rsidRPr="00D61315">
        <w:t>Scott Burris, Rosalie Liccardo Pacula, and Alexander C. Wagenaar, “Conceptual Confusion Leads Policy Evaluation Astray,”</w:t>
      </w:r>
      <w:r w:rsidRPr="00D61315">
        <w:rPr>
          <w:i/>
          <w:iCs/>
        </w:rPr>
        <w:t xml:space="preserve"> Journal of the American Medical Association (JAMA) Health Forum</w:t>
      </w:r>
      <w:r w:rsidRPr="00D61315">
        <w:t xml:space="preserve"> Vol. 5, </w:t>
      </w:r>
      <w:proofErr w:type="spellStart"/>
      <w:r w:rsidRPr="00D61315">
        <w:t>Iss</w:t>
      </w:r>
      <w:proofErr w:type="spellEnd"/>
      <w:r w:rsidRPr="00D61315">
        <w:t>. 5, May 24, 2024, doi:10.1001/jamahealthforum.2024.1180</w:t>
      </w:r>
    </w:p>
    <w:p w14:paraId="7897AFEF" w14:textId="77777777" w:rsidR="009F7AEA" w:rsidRPr="00D61315" w:rsidRDefault="009F7AEA" w:rsidP="009F7AEA">
      <w:pPr>
        <w:rPr>
          <w:u w:val="single"/>
        </w:rPr>
      </w:pPr>
      <w:r w:rsidRPr="00D61315">
        <w:rPr>
          <w:rStyle w:val="StyleUnderline"/>
          <w:highlight w:val="green"/>
        </w:rPr>
        <w:t xml:space="preserve">The </w:t>
      </w:r>
      <w:r w:rsidRPr="00D61315">
        <w:rPr>
          <w:rStyle w:val="Emphasis"/>
          <w:highlight w:val="green"/>
        </w:rPr>
        <w:t>first task</w:t>
      </w:r>
      <w:r w:rsidRPr="00D61315">
        <w:rPr>
          <w:rStyle w:val="StyleUnderline"/>
          <w:highlight w:val="green"/>
        </w:rPr>
        <w:t xml:space="preserve"> of </w:t>
      </w:r>
      <w:r w:rsidRPr="00D61315">
        <w:rPr>
          <w:rStyle w:val="Emphasis"/>
          <w:highlight w:val="green"/>
        </w:rPr>
        <w:t>any policy research</w:t>
      </w:r>
      <w:r w:rsidRPr="00D61315">
        <w:rPr>
          <w:rStyle w:val="StyleUnderline"/>
          <w:highlight w:val="green"/>
        </w:rPr>
        <w:t xml:space="preserve"> is</w:t>
      </w:r>
      <w:r w:rsidRPr="00D61315">
        <w:rPr>
          <w:rStyle w:val="StyleUnderline"/>
        </w:rPr>
        <w:t xml:space="preserve"> to measure the independent variable, that is, </w:t>
      </w:r>
      <w:r w:rsidRPr="00D61315">
        <w:rPr>
          <w:rStyle w:val="Emphasis"/>
          <w:highlight w:val="green"/>
        </w:rPr>
        <w:t>the policy</w:t>
      </w:r>
      <w:r w:rsidRPr="00D61315">
        <w:rPr>
          <w:sz w:val="16"/>
        </w:rPr>
        <w:t xml:space="preserve">. Although unnoticed in the debate over the Cochrane review,3,4 </w:t>
      </w:r>
      <w:r w:rsidRPr="00D61315">
        <w:rPr>
          <w:rStyle w:val="StyleUnderline"/>
        </w:rPr>
        <w:t>no</w:t>
      </w:r>
      <w:r w:rsidRPr="00D61315">
        <w:rPr>
          <w:sz w:val="16"/>
        </w:rPr>
        <w:t xml:space="preserve">ne of the </w:t>
      </w:r>
      <w:r w:rsidRPr="00D61315">
        <w:rPr>
          <w:rStyle w:val="StyleUnderline"/>
        </w:rPr>
        <w:t>studies reviewed involved a</w:t>
      </w:r>
      <w:r w:rsidRPr="00D61315">
        <w:rPr>
          <w:sz w:val="16"/>
        </w:rPr>
        <w:t xml:space="preserve"> mask </w:t>
      </w:r>
      <w:r w:rsidRPr="00D61315">
        <w:rPr>
          <w:rStyle w:val="StyleUnderline"/>
        </w:rPr>
        <w:t>policy, strictly defined, so the review could not provide any</w:t>
      </w:r>
      <w:r w:rsidRPr="00D61315">
        <w:rPr>
          <w:sz w:val="16"/>
        </w:rPr>
        <w:t xml:space="preserve"> direct </w:t>
      </w:r>
      <w:r w:rsidRPr="00D61315">
        <w:rPr>
          <w:rStyle w:val="StyleUnderline"/>
        </w:rPr>
        <w:t>evidence</w:t>
      </w:r>
      <w:r w:rsidRPr="00D61315">
        <w:rPr>
          <w:sz w:val="16"/>
        </w:rPr>
        <w:t xml:space="preserve"> on the efficacy of mask laws or public health orders. </w:t>
      </w:r>
      <w:r w:rsidRPr="00D61315">
        <w:rPr>
          <w:rStyle w:val="Emphasis"/>
        </w:rPr>
        <w:t>Mistaking</w:t>
      </w:r>
      <w:r w:rsidRPr="00D61315">
        <w:rPr>
          <w:rStyle w:val="StyleUnderline"/>
        </w:rPr>
        <w:t xml:space="preserve"> experiments that </w:t>
      </w:r>
      <w:r w:rsidRPr="00D61315">
        <w:rPr>
          <w:rStyle w:val="Emphasis"/>
        </w:rPr>
        <w:t>encourage</w:t>
      </w:r>
      <w:r w:rsidRPr="00D61315">
        <w:rPr>
          <w:rStyle w:val="StyleUnderline"/>
        </w:rPr>
        <w:t xml:space="preserve"> mask use for studies investigating mask </w:t>
      </w:r>
      <w:r w:rsidRPr="00D61315">
        <w:rPr>
          <w:rStyle w:val="Emphasis"/>
        </w:rPr>
        <w:t>mandates</w:t>
      </w:r>
      <w:r w:rsidRPr="00D61315">
        <w:rPr>
          <w:rStyle w:val="StyleUnderline"/>
        </w:rPr>
        <w:t xml:space="preserve"> bespeaks a </w:t>
      </w:r>
      <w:r w:rsidRPr="00D61315">
        <w:rPr>
          <w:rStyle w:val="Emphasis"/>
        </w:rPr>
        <w:t>fundamental confusion</w:t>
      </w:r>
      <w:r w:rsidRPr="00D61315">
        <w:rPr>
          <w:rStyle w:val="StyleUnderline"/>
        </w:rPr>
        <w:t xml:space="preserve"> about </w:t>
      </w:r>
      <w:r w:rsidRPr="00D61315">
        <w:rPr>
          <w:rStyle w:val="Emphasis"/>
        </w:rPr>
        <w:t>exactly what policy is and does</w:t>
      </w:r>
      <w:r w:rsidRPr="00D61315">
        <w:rPr>
          <w:rStyle w:val="StyleUnderline"/>
        </w:rPr>
        <w:t>.</w:t>
      </w:r>
      <w:r w:rsidRPr="00D61315">
        <w:rPr>
          <w:sz w:val="16"/>
        </w:rPr>
        <w:t xml:space="preserve"> </w:t>
      </w:r>
      <w:r w:rsidRPr="00D61315">
        <w:rPr>
          <w:rStyle w:val="StyleUnderline"/>
        </w:rPr>
        <w:t xml:space="preserve">The </w:t>
      </w:r>
      <w:r w:rsidRPr="00D61315">
        <w:rPr>
          <w:rStyle w:val="Emphasis"/>
        </w:rPr>
        <w:t>term policy</w:t>
      </w:r>
      <w:r w:rsidRPr="00D61315">
        <w:rPr>
          <w:rStyle w:val="StyleUnderline"/>
        </w:rPr>
        <w:t xml:space="preserve"> is often </w:t>
      </w:r>
      <w:r w:rsidRPr="00D61315">
        <w:rPr>
          <w:rStyle w:val="Emphasis"/>
        </w:rPr>
        <w:t xml:space="preserve">used </w:t>
      </w:r>
      <w:r w:rsidRPr="00D61315">
        <w:rPr>
          <w:rStyle w:val="Emphasis"/>
        </w:rPr>
        <w:lastRenderedPageBreak/>
        <w:t>ambiguously</w:t>
      </w:r>
      <w:r w:rsidRPr="00D61315">
        <w:rPr>
          <w:rStyle w:val="StyleUnderline"/>
        </w:rPr>
        <w:t xml:space="preserve">, </w:t>
      </w:r>
      <w:r w:rsidRPr="00D61315">
        <w:rPr>
          <w:rStyle w:val="Emphasis"/>
        </w:rPr>
        <w:t>blurring</w:t>
      </w:r>
      <w:r w:rsidRPr="00D61315">
        <w:rPr>
          <w:rStyle w:val="StyleUnderline"/>
        </w:rPr>
        <w:t xml:space="preserve"> the </w:t>
      </w:r>
      <w:r w:rsidRPr="00D61315">
        <w:rPr>
          <w:rStyle w:val="Emphasis"/>
        </w:rPr>
        <w:t>distinction</w:t>
      </w:r>
      <w:r w:rsidRPr="00D61315">
        <w:rPr>
          <w:rStyle w:val="StyleUnderline"/>
        </w:rPr>
        <w:t xml:space="preserve"> between the </w:t>
      </w:r>
      <w:r w:rsidRPr="00D61315">
        <w:rPr>
          <w:rStyle w:val="Emphasis"/>
        </w:rPr>
        <w:t>behavior</w:t>
      </w:r>
      <w:r w:rsidRPr="00D61315">
        <w:rPr>
          <w:sz w:val="16"/>
        </w:rPr>
        <w:t xml:space="preserve"> or standard </w:t>
      </w:r>
      <w:r w:rsidRPr="00D61315">
        <w:rPr>
          <w:rStyle w:val="StyleUnderline"/>
        </w:rPr>
        <w:t xml:space="preserve">that policymakers </w:t>
      </w:r>
      <w:r w:rsidRPr="00D61315">
        <w:rPr>
          <w:rStyle w:val="Emphasis"/>
        </w:rPr>
        <w:t>aim</w:t>
      </w:r>
      <w:r w:rsidRPr="00D61315">
        <w:rPr>
          <w:rStyle w:val="StyleUnderline"/>
        </w:rPr>
        <w:t xml:space="preserve"> to promote and the </w:t>
      </w:r>
      <w:r w:rsidRPr="00D61315">
        <w:rPr>
          <w:rStyle w:val="Emphasis"/>
        </w:rPr>
        <w:t>mechanisms they use</w:t>
      </w:r>
      <w:r w:rsidRPr="00D61315">
        <w:rPr>
          <w:rStyle w:val="StyleUnderline"/>
        </w:rPr>
        <w:t xml:space="preserve"> to disseminate it.</w:t>
      </w:r>
      <w:r w:rsidRPr="00D61315">
        <w:rPr>
          <w:sz w:val="16"/>
        </w:rPr>
        <w:t xml:space="preserve"> At least for scientific evaluation purposes, </w:t>
      </w:r>
      <w:r w:rsidRPr="00D61315">
        <w:rPr>
          <w:rStyle w:val="StyleUnderline"/>
        </w:rPr>
        <w:t xml:space="preserve">we recommend a </w:t>
      </w:r>
      <w:r w:rsidRPr="00D61315">
        <w:rPr>
          <w:rStyle w:val="Emphasis"/>
        </w:rPr>
        <w:t>narrow definition of policy</w:t>
      </w:r>
      <w:r w:rsidRPr="00D61315">
        <w:rPr>
          <w:rStyle w:val="StyleUnderline"/>
        </w:rPr>
        <w:t xml:space="preserve"> </w:t>
      </w:r>
      <w:r w:rsidRPr="00D61315">
        <w:rPr>
          <w:rStyle w:val="StyleUnderline"/>
          <w:highlight w:val="green"/>
        </w:rPr>
        <w:t xml:space="preserve">that focuses on its </w:t>
      </w:r>
      <w:r w:rsidRPr="00D61315">
        <w:rPr>
          <w:rStyle w:val="Emphasis"/>
          <w:highlight w:val="green"/>
        </w:rPr>
        <w:t>core function</w:t>
      </w:r>
      <w:r w:rsidRPr="00D61315">
        <w:rPr>
          <w:rStyle w:val="StyleUnderline"/>
          <w:highlight w:val="green"/>
        </w:rPr>
        <w:t xml:space="preserve">: a </w:t>
      </w:r>
      <w:r w:rsidRPr="00D61315">
        <w:rPr>
          <w:rStyle w:val="Emphasis"/>
          <w:highlight w:val="green"/>
        </w:rPr>
        <w:t>governmental</w:t>
      </w:r>
      <w:r w:rsidRPr="00D61315">
        <w:rPr>
          <w:sz w:val="16"/>
        </w:rPr>
        <w:t xml:space="preserve"> or organizational </w:t>
      </w:r>
      <w:r w:rsidRPr="00D61315">
        <w:rPr>
          <w:rStyle w:val="Emphasis"/>
          <w:highlight w:val="green"/>
        </w:rPr>
        <w:t>instrument</w:t>
      </w:r>
      <w:r w:rsidRPr="00D61315">
        <w:rPr>
          <w:rStyle w:val="StyleUnderline"/>
        </w:rPr>
        <w:t xml:space="preserve"> for </w:t>
      </w:r>
      <w:r w:rsidRPr="00D61315">
        <w:rPr>
          <w:rStyle w:val="Emphasis"/>
        </w:rPr>
        <w:t>promoting</w:t>
      </w:r>
      <w:r w:rsidRPr="00D61315">
        <w:rPr>
          <w:rStyle w:val="StyleUnderline"/>
        </w:rPr>
        <w:t xml:space="preserve"> the general adoption of a desirable behavior or standard.</w:t>
      </w:r>
    </w:p>
    <w:p w14:paraId="6E45666C" w14:textId="77777777" w:rsidR="009F7AEA" w:rsidRPr="00D61315" w:rsidRDefault="009F7AEA" w:rsidP="009F7AEA">
      <w:pPr>
        <w:pStyle w:val="Heading4"/>
        <w:rPr>
          <w:rFonts w:cs="Calibri"/>
        </w:rPr>
      </w:pPr>
      <w:r w:rsidRPr="00D61315">
        <w:rPr>
          <w:rFonts w:cs="Calibri"/>
        </w:rPr>
        <w:t xml:space="preserve">Resolved means to </w:t>
      </w:r>
      <w:r w:rsidRPr="00D61315">
        <w:rPr>
          <w:rFonts w:cs="Calibri"/>
          <w:u w:val="single"/>
        </w:rPr>
        <w:t>enact a policy by law</w:t>
      </w:r>
      <w:r w:rsidRPr="00D61315">
        <w:rPr>
          <w:rFonts w:cs="Calibri"/>
        </w:rPr>
        <w:t>.</w:t>
      </w:r>
    </w:p>
    <w:p w14:paraId="77772E26" w14:textId="77777777" w:rsidR="009F7AEA" w:rsidRPr="00D61315" w:rsidRDefault="009F7AEA" w:rsidP="009F7AEA">
      <w:r w:rsidRPr="00D61315">
        <w:rPr>
          <w:rStyle w:val="Style13ptBold"/>
        </w:rPr>
        <w:t>Words &amp; Phrases 64.</w:t>
      </w:r>
      <w:r w:rsidRPr="00D61315">
        <w:t xml:space="preserve"> [Words and Phrases; 1964; Permanent Edition]</w:t>
      </w:r>
    </w:p>
    <w:p w14:paraId="32325DD1" w14:textId="77777777" w:rsidR="009F7AEA" w:rsidRPr="00D61315" w:rsidRDefault="009F7AEA" w:rsidP="009F7AEA">
      <w:pPr>
        <w:rPr>
          <w:sz w:val="16"/>
          <w:szCs w:val="16"/>
        </w:rPr>
      </w:pPr>
      <w:r w:rsidRPr="00D61315">
        <w:rPr>
          <w:u w:val="single"/>
        </w:rPr>
        <w:t>Definition of the word “</w:t>
      </w:r>
      <w:r w:rsidRPr="00D61315">
        <w:rPr>
          <w:highlight w:val="green"/>
          <w:u w:val="single"/>
        </w:rPr>
        <w:t>resolve</w:t>
      </w:r>
      <w:r w:rsidRPr="00D61315">
        <w:rPr>
          <w:u w:val="single"/>
        </w:rPr>
        <w:t xml:space="preserve">,” given by Webster </w:t>
      </w:r>
      <w:r w:rsidRPr="00D61315">
        <w:rPr>
          <w:highlight w:val="green"/>
          <w:u w:val="single"/>
        </w:rPr>
        <w:t>is</w:t>
      </w:r>
      <w:r w:rsidRPr="00D61315">
        <w:rPr>
          <w:u w:val="single"/>
        </w:rPr>
        <w:t xml:space="preserve"> “</w:t>
      </w:r>
      <w:r w:rsidRPr="00D61315">
        <w:rPr>
          <w:rStyle w:val="StyleUnderline"/>
        </w:rPr>
        <w:t>to express</w:t>
      </w:r>
      <w:r w:rsidRPr="00D61315">
        <w:rPr>
          <w:sz w:val="16"/>
        </w:rPr>
        <w:t xml:space="preserve"> an opinion or </w:t>
      </w:r>
      <w:r w:rsidRPr="00D61315">
        <w:rPr>
          <w:rStyle w:val="Emphasis"/>
        </w:rPr>
        <w:t>determination by resolution or vote</w:t>
      </w:r>
      <w:r w:rsidRPr="00D61315">
        <w:rPr>
          <w:u w:val="single"/>
        </w:rPr>
        <w:t xml:space="preserve">; as ‘it was resolved </w:t>
      </w:r>
      <w:r w:rsidRPr="00D61315">
        <w:rPr>
          <w:rStyle w:val="Emphasis"/>
        </w:rPr>
        <w:t>by the legislature</w:t>
      </w:r>
      <w:r w:rsidRPr="00D61315">
        <w:rPr>
          <w:u w:val="single"/>
        </w:rPr>
        <w:t>;”</w:t>
      </w:r>
      <w:r w:rsidRPr="00D61315">
        <w:rPr>
          <w:sz w:val="16"/>
          <w:szCs w:val="16"/>
        </w:rPr>
        <w:t xml:space="preserve"> </w:t>
      </w:r>
      <w:r w:rsidRPr="00D61315">
        <w:rPr>
          <w:sz w:val="16"/>
        </w:rPr>
        <w:t xml:space="preserve">It is of similar force to the word “enact,” which is </w:t>
      </w:r>
      <w:r w:rsidRPr="00D61315">
        <w:rPr>
          <w:u w:val="single"/>
        </w:rPr>
        <w:t>defined</w:t>
      </w:r>
      <w:r w:rsidRPr="00D61315">
        <w:rPr>
          <w:sz w:val="16"/>
        </w:rPr>
        <w:t xml:space="preserve"> by Bouvier </w:t>
      </w:r>
      <w:r w:rsidRPr="00D61315">
        <w:rPr>
          <w:u w:val="single"/>
        </w:rPr>
        <w:t xml:space="preserve">as </w:t>
      </w:r>
      <w:r w:rsidRPr="00D61315">
        <w:rPr>
          <w:rStyle w:val="Emphasis"/>
        </w:rPr>
        <w:t>meaning “</w:t>
      </w:r>
      <w:r w:rsidRPr="00D61315">
        <w:rPr>
          <w:rStyle w:val="Emphasis"/>
          <w:highlight w:val="green"/>
        </w:rPr>
        <w:t>to establish by law</w:t>
      </w:r>
      <w:r w:rsidRPr="00D61315">
        <w:rPr>
          <w:rStyle w:val="Emphasis"/>
        </w:rPr>
        <w:t>”</w:t>
      </w:r>
      <w:r w:rsidRPr="00D61315">
        <w:rPr>
          <w:sz w:val="16"/>
          <w:szCs w:val="16"/>
        </w:rPr>
        <w:t>.</w:t>
      </w:r>
    </w:p>
    <w:p w14:paraId="5145F810" w14:textId="77777777" w:rsidR="009F7AEA" w:rsidRPr="00D61315" w:rsidRDefault="009F7AEA" w:rsidP="009F7AEA">
      <w:pPr>
        <w:pStyle w:val="Heading4"/>
        <w:rPr>
          <w:ins w:id="0" w:author="Aggarwal, Arnav  '25" w:date="2025-08-11T14:24:00Z" w16du:dateUtc="2025-08-11T18:24:00Z"/>
          <w:rFonts w:cs="Calibri"/>
        </w:rPr>
      </w:pPr>
      <w:r w:rsidRPr="00D61315">
        <w:rPr>
          <w:rFonts w:cs="Calibri"/>
        </w:rPr>
        <w:t>Strengthen includes broadening the scope of protection or strengthening remedies</w:t>
      </w:r>
      <w:proofErr w:type="gramStart"/>
      <w:r w:rsidRPr="00D61315">
        <w:rPr>
          <w:rFonts w:cs="Calibri"/>
        </w:rPr>
        <w:t>. .</w:t>
      </w:r>
      <w:proofErr w:type="gramEnd"/>
    </w:p>
    <w:p w14:paraId="044A4F30" w14:textId="77777777" w:rsidR="009F7AEA" w:rsidRPr="00D61315" w:rsidRDefault="009F7AEA" w:rsidP="009F7AEA">
      <w:r w:rsidRPr="00D61315">
        <w:rPr>
          <w:rStyle w:val="Style13ptBold"/>
        </w:rPr>
        <w:t>Mandel 18</w:t>
      </w:r>
      <w:r w:rsidRPr="00D61315">
        <w:t xml:space="preserve"> – Provost and Professor of Law, Temple University. J.D., Stanford Law School. </w:t>
      </w:r>
    </w:p>
    <w:p w14:paraId="31CCA1F4" w14:textId="77777777" w:rsidR="009F7AEA" w:rsidRPr="00D61315" w:rsidRDefault="009F7AEA" w:rsidP="009F7AEA">
      <w:r w:rsidRPr="00D61315">
        <w:t xml:space="preserve">Gregory Mandel, “Institutional Fracture in Intellectual Property Law: The Supreme Court Versus Congress,” Minnesota Law Review 102:803, 2018. </w:t>
      </w:r>
    </w:p>
    <w:p w14:paraId="126DEC5A" w14:textId="77777777" w:rsidR="009F7AEA" w:rsidRDefault="009F7AEA" w:rsidP="009F7AEA">
      <w:pPr>
        <w:rPr>
          <w:rStyle w:val="StyleUnderline"/>
        </w:rPr>
      </w:pPr>
      <w:r w:rsidRPr="00D61315">
        <w:rPr>
          <w:rStyle w:val="StyleUnderline"/>
        </w:rPr>
        <w:t>The primary</w:t>
      </w:r>
      <w:r w:rsidRPr="00D61315">
        <w:rPr>
          <w:sz w:val="16"/>
        </w:rPr>
        <w:t xml:space="preserve"> variable for </w:t>
      </w:r>
      <w:r w:rsidRPr="00D61315">
        <w:rPr>
          <w:rStyle w:val="StyleUnderline"/>
        </w:rPr>
        <w:t xml:space="preserve">analysis is </w:t>
      </w:r>
      <w:r w:rsidRPr="00D61315">
        <w:rPr>
          <w:rStyle w:val="Emphasis"/>
        </w:rPr>
        <w:t>whether</w:t>
      </w:r>
      <w:r w:rsidRPr="00D61315">
        <w:rPr>
          <w:rStyle w:val="StyleUnderline"/>
        </w:rPr>
        <w:t xml:space="preserve"> a given Supreme </w:t>
      </w:r>
      <w:r w:rsidRPr="00D61315">
        <w:rPr>
          <w:rStyle w:val="Emphasis"/>
        </w:rPr>
        <w:t>Court</w:t>
      </w:r>
      <w:r w:rsidRPr="00D61315">
        <w:rPr>
          <w:rStyle w:val="StyleUnderline"/>
        </w:rPr>
        <w:t xml:space="preserve"> decision or </w:t>
      </w:r>
      <w:r w:rsidRPr="00D61315">
        <w:rPr>
          <w:rStyle w:val="Emphasis"/>
        </w:rPr>
        <w:t>legislative</w:t>
      </w:r>
      <w:r w:rsidRPr="00D61315">
        <w:rPr>
          <w:rStyle w:val="StyleUnderline"/>
        </w:rPr>
        <w:t xml:space="preserve"> action </w:t>
      </w:r>
      <w:r w:rsidRPr="00D61315">
        <w:rPr>
          <w:rStyle w:val="Emphasis"/>
        </w:rPr>
        <w:t>strengthened</w:t>
      </w:r>
      <w:r w:rsidRPr="00D61315">
        <w:rPr>
          <w:rStyle w:val="StyleUnderline"/>
        </w:rPr>
        <w:t xml:space="preserve"> or </w:t>
      </w:r>
      <w:r w:rsidRPr="00D61315">
        <w:rPr>
          <w:rStyle w:val="Emphasis"/>
        </w:rPr>
        <w:t>weakened</w:t>
      </w:r>
      <w:r w:rsidRPr="00D61315">
        <w:rPr>
          <w:sz w:val="16"/>
        </w:rPr>
        <w:t xml:space="preserve"> intellectual property </w:t>
      </w:r>
      <w:r w:rsidRPr="00D61315">
        <w:rPr>
          <w:rStyle w:val="StyleUnderline"/>
        </w:rPr>
        <w:t xml:space="preserve">protection. </w:t>
      </w:r>
      <w:r w:rsidRPr="00D61315">
        <w:rPr>
          <w:rStyle w:val="Emphasis"/>
        </w:rPr>
        <w:t>Consistent with prior research</w:t>
      </w:r>
      <w:r w:rsidRPr="00D61315">
        <w:rPr>
          <w:sz w:val="16"/>
        </w:rPr>
        <w:t xml:space="preserve"> in this context, </w:t>
      </w:r>
      <w:r w:rsidRPr="00D61315">
        <w:rPr>
          <w:rStyle w:val="Emphasis"/>
          <w:highlight w:val="green"/>
        </w:rPr>
        <w:t>strengthen</w:t>
      </w:r>
      <w:r w:rsidRPr="00D61315">
        <w:rPr>
          <w:rStyle w:val="StyleUnderline"/>
        </w:rPr>
        <w:t xml:space="preserve">ed </w:t>
      </w:r>
      <w:r w:rsidRPr="00D61315">
        <w:rPr>
          <w:rStyle w:val="Emphasis"/>
          <w:highlight w:val="green"/>
        </w:rPr>
        <w:t>versus weaken</w:t>
      </w:r>
      <w:r w:rsidRPr="00D61315">
        <w:rPr>
          <w:rStyle w:val="StyleUnderline"/>
        </w:rPr>
        <w:t xml:space="preserve">ed </w:t>
      </w:r>
      <w:r w:rsidRPr="00D61315">
        <w:rPr>
          <w:rStyle w:val="Emphasis"/>
          <w:highlight w:val="green"/>
        </w:rPr>
        <w:t>refers</w:t>
      </w:r>
      <w:r w:rsidRPr="00D61315">
        <w:rPr>
          <w:rStyle w:val="StyleUnderline"/>
          <w:highlight w:val="green"/>
        </w:rPr>
        <w:t xml:space="preserve"> to</w:t>
      </w:r>
      <w:r w:rsidRPr="00D61315">
        <w:rPr>
          <w:rStyle w:val="StyleUnderline"/>
        </w:rPr>
        <w:t xml:space="preserve"> the </w:t>
      </w:r>
      <w:r w:rsidRPr="00D61315">
        <w:rPr>
          <w:rStyle w:val="Emphasis"/>
          <w:highlight w:val="green"/>
        </w:rPr>
        <w:t>extent of protection afforded</w:t>
      </w:r>
      <w:r w:rsidRPr="00D61315">
        <w:rPr>
          <w:rStyle w:val="StyleUnderline"/>
          <w:highlight w:val="green"/>
        </w:rPr>
        <w:t xml:space="preserve"> to</w:t>
      </w:r>
      <w:r w:rsidRPr="00D61315">
        <w:rPr>
          <w:rStyle w:val="StyleUnderline"/>
        </w:rPr>
        <w:t xml:space="preserve"> the</w:t>
      </w:r>
      <w:r w:rsidRPr="00D61315">
        <w:rPr>
          <w:sz w:val="16"/>
        </w:rPr>
        <w:t xml:space="preserve"> intellectual property </w:t>
      </w:r>
      <w:r w:rsidRPr="00D61315">
        <w:rPr>
          <w:rStyle w:val="Emphasis"/>
          <w:highlight w:val="green"/>
        </w:rPr>
        <w:t>rights owner</w:t>
      </w:r>
      <w:r w:rsidRPr="00D61315">
        <w:rPr>
          <w:sz w:val="16"/>
        </w:rPr>
        <w:t xml:space="preserve">.11 </w:t>
      </w:r>
      <w:r w:rsidRPr="00D61315">
        <w:rPr>
          <w:rStyle w:val="Emphasis"/>
        </w:rPr>
        <w:t>Accordingly</w:t>
      </w:r>
      <w:r w:rsidRPr="00D61315">
        <w:rPr>
          <w:rStyle w:val="StyleUnderline"/>
        </w:rPr>
        <w:t xml:space="preserve">, Supreme Court </w:t>
      </w:r>
      <w:r w:rsidRPr="00D61315">
        <w:rPr>
          <w:rStyle w:val="StyleUnderline"/>
          <w:highlight w:val="green"/>
        </w:rPr>
        <w:t xml:space="preserve">decisions that make it </w:t>
      </w:r>
      <w:r w:rsidRPr="00D61315">
        <w:rPr>
          <w:rStyle w:val="Emphasis"/>
          <w:highlight w:val="green"/>
        </w:rPr>
        <w:t>easier to acquire</w:t>
      </w:r>
      <w:r w:rsidRPr="00D61315">
        <w:rPr>
          <w:sz w:val="16"/>
        </w:rPr>
        <w:t xml:space="preserve"> intellectual property </w:t>
      </w:r>
      <w:r w:rsidRPr="00D61315">
        <w:rPr>
          <w:rStyle w:val="StyleUnderline"/>
        </w:rPr>
        <w:t xml:space="preserve">rights; </w:t>
      </w:r>
      <w:r w:rsidRPr="00D61315">
        <w:rPr>
          <w:rStyle w:val="Emphasis"/>
          <w:highlight w:val="green"/>
        </w:rPr>
        <w:t>broaden the scope</w:t>
      </w:r>
      <w:r w:rsidRPr="00D61315">
        <w:rPr>
          <w:rStyle w:val="StyleUnderline"/>
          <w:highlight w:val="green"/>
        </w:rPr>
        <w:t xml:space="preserve"> of</w:t>
      </w:r>
      <w:r w:rsidRPr="00D61315">
        <w:rPr>
          <w:sz w:val="16"/>
        </w:rPr>
        <w:t xml:space="preserve"> intellectual property </w:t>
      </w:r>
      <w:r w:rsidRPr="00D61315">
        <w:rPr>
          <w:rStyle w:val="StyleUnderline"/>
          <w:highlight w:val="green"/>
        </w:rPr>
        <w:t>protection</w:t>
      </w:r>
      <w:r w:rsidRPr="00D61315">
        <w:rPr>
          <w:rStyle w:val="StyleUnderline"/>
        </w:rPr>
        <w:t xml:space="preserve">; make it </w:t>
      </w:r>
      <w:r w:rsidRPr="00D61315">
        <w:rPr>
          <w:rStyle w:val="Emphasis"/>
        </w:rPr>
        <w:t>easier to prove</w:t>
      </w:r>
      <w:r w:rsidRPr="00D61315">
        <w:rPr>
          <w:rStyle w:val="StyleUnderline"/>
        </w:rPr>
        <w:t xml:space="preserve"> infringement; </w:t>
      </w:r>
      <w:r w:rsidRPr="00D61315">
        <w:rPr>
          <w:rStyle w:val="StyleUnderline"/>
          <w:highlight w:val="green"/>
        </w:rPr>
        <w:t xml:space="preserve">or strengthen </w:t>
      </w:r>
      <w:r w:rsidRPr="00D61315">
        <w:rPr>
          <w:rStyle w:val="Emphasis"/>
          <w:highlight w:val="green"/>
        </w:rPr>
        <w:t>remedies</w:t>
      </w:r>
      <w:r w:rsidRPr="00D61315">
        <w:rPr>
          <w:rStyle w:val="Emphasis"/>
        </w:rPr>
        <w:t xml:space="preserve"> for infringement</w:t>
      </w:r>
      <w:r w:rsidRPr="00D61315">
        <w:rPr>
          <w:rStyle w:val="StyleUnderline"/>
        </w:rPr>
        <w:t xml:space="preserve"> are </w:t>
      </w:r>
      <w:r w:rsidRPr="00D61315">
        <w:rPr>
          <w:rStyle w:val="Emphasis"/>
          <w:highlight w:val="green"/>
        </w:rPr>
        <w:t>all</w:t>
      </w:r>
      <w:r w:rsidRPr="00D61315">
        <w:rPr>
          <w:rStyle w:val="StyleUnderline"/>
        </w:rPr>
        <w:t xml:space="preserve"> considered to </w:t>
      </w:r>
      <w:r w:rsidRPr="00D61315">
        <w:rPr>
          <w:rStyle w:val="Emphasis"/>
          <w:highlight w:val="green"/>
        </w:rPr>
        <w:t>strengthen</w:t>
      </w:r>
      <w:r w:rsidRPr="00D61315">
        <w:rPr>
          <w:sz w:val="16"/>
        </w:rPr>
        <w:t xml:space="preserve"> intellectual property </w:t>
      </w:r>
      <w:r w:rsidRPr="00D61315">
        <w:rPr>
          <w:rStyle w:val="StyleUnderline"/>
        </w:rPr>
        <w:t xml:space="preserve">protection. Decisions that have the </w:t>
      </w:r>
      <w:r w:rsidRPr="00D61315">
        <w:rPr>
          <w:rStyle w:val="Emphasis"/>
        </w:rPr>
        <w:t>opposite</w:t>
      </w:r>
      <w:r w:rsidRPr="00D61315">
        <w:rPr>
          <w:rStyle w:val="StyleUnderline"/>
        </w:rPr>
        <w:t xml:space="preserve"> effects </w:t>
      </w:r>
      <w:r w:rsidRPr="00D61315">
        <w:rPr>
          <w:rStyle w:val="Emphasis"/>
        </w:rPr>
        <w:t>weaken</w:t>
      </w:r>
      <w:r w:rsidRPr="00D61315">
        <w:rPr>
          <w:rStyle w:val="StyleUnderline"/>
        </w:rPr>
        <w:t xml:space="preserve"> protection.12 </w:t>
      </w:r>
    </w:p>
    <w:p w14:paraId="5BD23932" w14:textId="6A9095AF" w:rsidR="009F7AEA" w:rsidRPr="009F7AEA" w:rsidRDefault="009F7AEA" w:rsidP="009F7AEA">
      <w:pPr>
        <w:pStyle w:val="Heading4"/>
        <w:rPr>
          <w:rStyle w:val="StyleUnderline"/>
          <w:rFonts w:cs="Calibri"/>
          <w:sz w:val="26"/>
          <w:szCs w:val="26"/>
          <w:u w:val="none"/>
        </w:rPr>
      </w:pPr>
      <w:proofErr w:type="spellStart"/>
      <w:r w:rsidRPr="009F7AEA">
        <w:rPr>
          <w:rStyle w:val="StyleUnderline"/>
          <w:rFonts w:cs="Calibri"/>
          <w:sz w:val="26"/>
          <w:szCs w:val="26"/>
        </w:rPr>
        <w:t>Vioation</w:t>
      </w:r>
      <w:proofErr w:type="spellEnd"/>
      <w:r w:rsidRPr="009F7AEA">
        <w:rPr>
          <w:rStyle w:val="StyleUnderline"/>
          <w:rFonts w:cs="Calibri"/>
          <w:sz w:val="26"/>
          <w:szCs w:val="26"/>
          <w:u w:val="none"/>
        </w:rPr>
        <w:t>---they don’t</w:t>
      </w:r>
      <w:r>
        <w:rPr>
          <w:rStyle w:val="StyleUnderline"/>
          <w:rFonts w:cs="Calibri"/>
          <w:sz w:val="26"/>
          <w:szCs w:val="26"/>
          <w:u w:val="none"/>
        </w:rPr>
        <w:t>.</w:t>
      </w:r>
    </w:p>
    <w:p w14:paraId="1E1102F4" w14:textId="77777777" w:rsidR="009F7AEA" w:rsidRPr="00D61315" w:rsidRDefault="009F7AEA" w:rsidP="009F7AEA">
      <w:pPr>
        <w:pStyle w:val="Heading4"/>
        <w:rPr>
          <w:rFonts w:cs="Calibri"/>
        </w:rPr>
      </w:pPr>
      <w:r w:rsidRPr="00D61315">
        <w:rPr>
          <w:rFonts w:cs="Calibri"/>
        </w:rPr>
        <w:t xml:space="preserve">The impact is </w:t>
      </w:r>
      <w:r w:rsidRPr="00D61315">
        <w:rPr>
          <w:rFonts w:cs="Calibri"/>
          <w:u w:val="single"/>
        </w:rPr>
        <w:t>predictability</w:t>
      </w:r>
      <w:r w:rsidRPr="00D61315">
        <w:rPr>
          <w:rFonts w:cs="Calibri"/>
        </w:rPr>
        <w:t xml:space="preserve">---affirmatives that arbitrarily abandon the </w:t>
      </w:r>
      <w:proofErr w:type="spellStart"/>
      <w:r w:rsidRPr="00D61315">
        <w:rPr>
          <w:rFonts w:cs="Calibri"/>
        </w:rPr>
        <w:t>resolutional</w:t>
      </w:r>
      <w:proofErr w:type="spellEnd"/>
      <w:r w:rsidRPr="00D61315">
        <w:rPr>
          <w:rFonts w:cs="Calibri"/>
        </w:rPr>
        <w:t xml:space="preserve"> statis point are unpredictable---the resolution is the one thing all teams get in advance and determines prep and research—two implications</w:t>
      </w:r>
    </w:p>
    <w:p w14:paraId="0DAAFE58" w14:textId="77777777" w:rsidR="009F7AEA" w:rsidRPr="00D61315" w:rsidRDefault="009F7AEA" w:rsidP="009F7AEA">
      <w:pPr>
        <w:pStyle w:val="Heading4"/>
        <w:numPr>
          <w:ilvl w:val="0"/>
          <w:numId w:val="16"/>
        </w:numPr>
        <w:rPr>
          <w:rFonts w:cs="Calibri"/>
        </w:rPr>
      </w:pPr>
      <w:r w:rsidRPr="00D61315">
        <w:rPr>
          <w:rFonts w:cs="Calibri"/>
        </w:rPr>
        <w:t xml:space="preserve">it’s a pre-requisite to debate’s functionality---they cause negative teams to be unprepared which is unfair and comes first----regardless of what we debate about, everyone relies on the underlying structure of debate. The fact that they adhere to speech times, the side assigned by </w:t>
      </w:r>
      <w:proofErr w:type="spellStart"/>
      <w:r w:rsidRPr="00D61315">
        <w:rPr>
          <w:rFonts w:cs="Calibri"/>
        </w:rPr>
        <w:t>tabroom</w:t>
      </w:r>
      <w:proofErr w:type="spellEnd"/>
      <w:r w:rsidRPr="00D61315">
        <w:rPr>
          <w:rFonts w:cs="Calibri"/>
        </w:rPr>
        <w:t xml:space="preserve"> and rely on a judge who doesn’t intervene excessively proves that it comes </w:t>
      </w:r>
      <w:r w:rsidRPr="00D61315">
        <w:rPr>
          <w:rFonts w:cs="Calibri"/>
          <w:u w:val="single"/>
        </w:rPr>
        <w:t>prior</w:t>
      </w:r>
      <w:r w:rsidRPr="00D61315">
        <w:rPr>
          <w:rFonts w:cs="Calibri"/>
        </w:rPr>
        <w:t xml:space="preserve"> to </w:t>
      </w:r>
      <w:r w:rsidRPr="00D61315">
        <w:rPr>
          <w:rFonts w:cs="Calibri"/>
          <w:u w:val="single"/>
        </w:rPr>
        <w:t>everything else</w:t>
      </w:r>
      <w:r w:rsidRPr="00D61315">
        <w:rPr>
          <w:rFonts w:cs="Calibri"/>
        </w:rPr>
        <w:t xml:space="preserve">. </w:t>
      </w:r>
    </w:p>
    <w:p w14:paraId="73EC362E" w14:textId="77777777" w:rsidR="009F7AEA" w:rsidRDefault="009F7AEA" w:rsidP="009F7AEA">
      <w:pPr>
        <w:pStyle w:val="Heading4"/>
        <w:numPr>
          <w:ilvl w:val="0"/>
          <w:numId w:val="16"/>
        </w:numPr>
        <w:rPr>
          <w:rFonts w:cs="Calibri"/>
        </w:rPr>
      </w:pPr>
      <w:r w:rsidRPr="00D61315">
        <w:rPr>
          <w:rFonts w:cs="Calibri"/>
        </w:rPr>
        <w:t xml:space="preserve">An unpredictable model </w:t>
      </w:r>
      <w:r w:rsidRPr="00D61315">
        <w:rPr>
          <w:rFonts w:cs="Calibri"/>
          <w:u w:val="single"/>
        </w:rPr>
        <w:t>disincentivizes</w:t>
      </w:r>
      <w:r w:rsidRPr="00D61315">
        <w:rPr>
          <w:rFonts w:cs="Calibri"/>
        </w:rPr>
        <w:t xml:space="preserve"> targeted</w:t>
      </w:r>
      <w:r w:rsidRPr="00D61315">
        <w:rPr>
          <w:rFonts w:cs="Calibri"/>
          <w:i/>
          <w:iCs w:val="0"/>
        </w:rPr>
        <w:t xml:space="preserve"> </w:t>
      </w:r>
      <w:r w:rsidRPr="00D61315">
        <w:rPr>
          <w:rFonts w:cs="Calibri"/>
        </w:rPr>
        <w:t xml:space="preserve">research by allowing the Aff to shift their burden of proof round to round---while </w:t>
      </w:r>
      <w:r w:rsidRPr="00D61315">
        <w:rPr>
          <w:rFonts w:cs="Calibri"/>
          <w:u w:val="single"/>
        </w:rPr>
        <w:t>one debate</w:t>
      </w:r>
      <w:r w:rsidRPr="00D61315">
        <w:rPr>
          <w:rFonts w:cs="Calibri"/>
        </w:rPr>
        <w:t xml:space="preserve"> won’t change how we think about the world, the iterative process of </w:t>
      </w:r>
      <w:proofErr w:type="gramStart"/>
      <w:r w:rsidRPr="00D61315">
        <w:rPr>
          <w:rFonts w:cs="Calibri"/>
        </w:rPr>
        <w:t>back and forth</w:t>
      </w:r>
      <w:proofErr w:type="gramEnd"/>
      <w:r w:rsidRPr="00D61315">
        <w:rPr>
          <w:rFonts w:cs="Calibri"/>
        </w:rPr>
        <w:t xml:space="preserve"> argumentation is </w:t>
      </w:r>
      <w:r w:rsidRPr="00D61315">
        <w:rPr>
          <w:rFonts w:cs="Calibri"/>
          <w:u w:val="single"/>
        </w:rPr>
        <w:t>valuable</w:t>
      </w:r>
      <w:r w:rsidRPr="00D61315">
        <w:rPr>
          <w:rFonts w:cs="Calibri"/>
        </w:rPr>
        <w:t xml:space="preserve"> for producing </w:t>
      </w:r>
      <w:r w:rsidRPr="00D61315">
        <w:rPr>
          <w:rFonts w:cs="Calibri"/>
          <w:u w:val="single"/>
        </w:rPr>
        <w:t>nuanced research</w:t>
      </w:r>
      <w:r w:rsidRPr="00D61315">
        <w:rPr>
          <w:rFonts w:cs="Calibri"/>
        </w:rPr>
        <w:t>, which link turns any reason debating about the Aff is good.</w:t>
      </w:r>
    </w:p>
    <w:p w14:paraId="12B049F4" w14:textId="1905A208" w:rsidR="007561E8" w:rsidRPr="00D61315" w:rsidRDefault="007561E8" w:rsidP="007561E8">
      <w:pPr>
        <w:pStyle w:val="Heading2"/>
        <w:rPr>
          <w:rFonts w:cs="Calibri"/>
        </w:rPr>
      </w:pPr>
      <w:r w:rsidRPr="00D61315">
        <w:rPr>
          <w:rFonts w:cs="Calibri"/>
        </w:rPr>
        <w:lastRenderedPageBreak/>
        <w:t>1NC---Off</w:t>
      </w:r>
    </w:p>
    <w:p w14:paraId="1011DCD3" w14:textId="77777777" w:rsidR="007561E8" w:rsidRPr="00D61315" w:rsidRDefault="007561E8" w:rsidP="007561E8">
      <w:pPr>
        <w:pStyle w:val="Heading4"/>
        <w:rPr>
          <w:rFonts w:cs="Calibri"/>
        </w:rPr>
      </w:pPr>
      <w:r w:rsidRPr="00D61315">
        <w:rPr>
          <w:rFonts w:cs="Calibri"/>
        </w:rPr>
        <w:t>The thesis is simple: Any revolutionary or transformative project which foregoes the power of the state is doomed to failure. The affirmative’s refusal of state sovereignty and power is the death-knell of radical politics.</w:t>
      </w:r>
    </w:p>
    <w:p w14:paraId="1851538F" w14:textId="77777777" w:rsidR="007561E8" w:rsidRPr="00D61315" w:rsidRDefault="007561E8" w:rsidP="007561E8">
      <w:r w:rsidRPr="00D61315">
        <w:rPr>
          <w:rStyle w:val="Style13ptBold"/>
        </w:rPr>
        <w:t>Akbar 23</w:t>
      </w:r>
      <w:r w:rsidRPr="00D61315">
        <w:t xml:space="preserve"> – Assistant Professor of Law at The Ohio State University.</w:t>
      </w:r>
    </w:p>
    <w:p w14:paraId="02FF64AD" w14:textId="77777777" w:rsidR="007561E8" w:rsidRPr="00D61315" w:rsidRDefault="007561E8" w:rsidP="007561E8">
      <w:r w:rsidRPr="00D61315">
        <w:t xml:space="preserve">Amna A. Akbar, “Non-Reformist Reforms and Struggles over Life, Death, and Democracy,” </w:t>
      </w:r>
      <w:r w:rsidRPr="00D61315">
        <w:rPr>
          <w:i/>
          <w:iCs/>
        </w:rPr>
        <w:t>The Yale Law Journal</w:t>
      </w:r>
      <w:r w:rsidRPr="00D61315">
        <w:t>, vol. 132, no. 8, June 2023, pp. 2502-2533, https://www.yalelawjournal.org/feature/non-reformist-reforms-and-struggles-over-life-death-and-democracy.</w:t>
      </w:r>
    </w:p>
    <w:p w14:paraId="1AC5FE84" w14:textId="77777777" w:rsidR="007561E8" w:rsidRPr="00D61315" w:rsidRDefault="007561E8" w:rsidP="007561E8">
      <w:pPr>
        <w:rPr>
          <w:sz w:val="16"/>
          <w:szCs w:val="16"/>
        </w:rPr>
      </w:pPr>
      <w:r w:rsidRPr="00D61315">
        <w:rPr>
          <w:rStyle w:val="StyleUnderline"/>
          <w:highlight w:val="green"/>
        </w:rPr>
        <w:t xml:space="preserve">For those of us who see the </w:t>
      </w:r>
      <w:r w:rsidRPr="00D61315">
        <w:rPr>
          <w:rStyle w:val="Emphasis"/>
          <w:highlight w:val="green"/>
        </w:rPr>
        <w:t>world</w:t>
      </w:r>
      <w:r w:rsidRPr="00D61315">
        <w:rPr>
          <w:rStyle w:val="StyleUnderline"/>
          <w:highlight w:val="green"/>
        </w:rPr>
        <w:t xml:space="preserve"> around us on </w:t>
      </w:r>
      <w:r w:rsidRPr="00D61315">
        <w:rPr>
          <w:rStyle w:val="Emphasis"/>
          <w:highlight w:val="green"/>
        </w:rPr>
        <w:t>fire</w:t>
      </w:r>
      <w:r w:rsidRPr="00D61315">
        <w:rPr>
          <w:rStyle w:val="StyleUnderline"/>
          <w:highlight w:val="green"/>
        </w:rPr>
        <w:t>,</w:t>
      </w:r>
      <w:r w:rsidRPr="00D61315">
        <w:rPr>
          <w:rStyle w:val="StyleUnderline"/>
        </w:rPr>
        <w:t xml:space="preserve"> the </w:t>
      </w:r>
      <w:r w:rsidRPr="00D61315">
        <w:rPr>
          <w:rStyle w:val="StyleUnderline"/>
          <w:highlight w:val="green"/>
        </w:rPr>
        <w:t xml:space="preserve">question is </w:t>
      </w:r>
      <w:r w:rsidRPr="00D61315">
        <w:rPr>
          <w:rStyle w:val="Emphasis"/>
          <w:highlight w:val="green"/>
        </w:rPr>
        <w:t>what is to be done</w:t>
      </w:r>
      <w:r w:rsidRPr="00D61315">
        <w:rPr>
          <w:sz w:val="16"/>
          <w:szCs w:val="16"/>
          <w:highlight w:val="green"/>
        </w:rPr>
        <w:t>.</w:t>
      </w:r>
      <w:r w:rsidRPr="00D61315">
        <w:rPr>
          <w:sz w:val="16"/>
          <w:szCs w:val="16"/>
        </w:rPr>
        <w:t xml:space="preserve"> For the law professor, the lawyer, and even the law student, </w:t>
      </w:r>
      <w:r w:rsidRPr="00D61315">
        <w:rPr>
          <w:rStyle w:val="StyleUnderline"/>
        </w:rPr>
        <w:t xml:space="preserve">reform and </w:t>
      </w:r>
      <w:r w:rsidRPr="00D61315">
        <w:rPr>
          <w:rStyle w:val="StyleUnderline"/>
          <w:highlight w:val="green"/>
        </w:rPr>
        <w:t xml:space="preserve">regulation are the </w:t>
      </w:r>
      <w:r w:rsidRPr="00D61315">
        <w:rPr>
          <w:rStyle w:val="Emphasis"/>
          <w:highlight w:val="green"/>
        </w:rPr>
        <w:t>ever-present</w:t>
      </w:r>
      <w:r w:rsidRPr="00D61315">
        <w:rPr>
          <w:rStyle w:val="StyleUnderline"/>
          <w:highlight w:val="green"/>
        </w:rPr>
        <w:t xml:space="preserve"> terrain</w:t>
      </w:r>
      <w:r w:rsidRPr="00D61315">
        <w:rPr>
          <w:sz w:val="16"/>
          <w:szCs w:val="16"/>
          <w:highlight w:val="green"/>
        </w:rPr>
        <w:t>.</w:t>
      </w:r>
      <w:r w:rsidRPr="00D61315">
        <w:rPr>
          <w:sz w:val="16"/>
          <w:szCs w:val="16"/>
        </w:rPr>
        <w:t>10 In courtrooms, classrooms, and law reviews, the circuitry of conversation moves from diagnosing a problem to suggesting a reform. Not long ago, it felt as if conversations about reform assumed the legitimacy of the prevailing political, economic, social, and juridical order: tweaks of doctrine or, perhaps, policy; the audience and discussants one and the same—our colleagues, the courts, agencies, bureaucrats, perhaps legislators.11 These debates often felt inflected by such hopelessness that I sometimes felt the political horizon was not much further than my nose. That a "reform" could be imagined as a "solution" suggested our discourse reduced questions of life and death to the tiniest of "problems"—now solvable by the expert and political classes.</w:t>
      </w:r>
    </w:p>
    <w:p w14:paraId="38C1D43D" w14:textId="77777777" w:rsidR="007561E8" w:rsidRPr="00D61315" w:rsidRDefault="007561E8" w:rsidP="007561E8">
      <w:pPr>
        <w:rPr>
          <w:sz w:val="8"/>
          <w:szCs w:val="8"/>
        </w:rPr>
      </w:pPr>
      <w:r w:rsidRPr="00D61315">
        <w:rPr>
          <w:sz w:val="8"/>
          <w:szCs w:val="8"/>
        </w:rPr>
        <w:t>Neoliberal reform projects have funneled social problems into the market and the prison to solve; and both are insulated from popular input.12 Legal scholarship often mirrors the fundamental faith in the market and the prison. Private-law scholarship emphasizes "</w:t>
      </w:r>
      <w:proofErr w:type="spellStart"/>
      <w:r w:rsidRPr="00D61315">
        <w:rPr>
          <w:sz w:val="8"/>
          <w:szCs w:val="8"/>
        </w:rPr>
        <w:t>overcom</w:t>
      </w:r>
      <w:proofErr w:type="spellEnd"/>
      <w:r w:rsidRPr="00D61315">
        <w:rPr>
          <w:sz w:val="8"/>
          <w:szCs w:val="8"/>
        </w:rPr>
        <w:t>[</w:t>
      </w:r>
      <w:proofErr w:type="spellStart"/>
      <w:r w:rsidRPr="00D61315">
        <w:rPr>
          <w:sz w:val="8"/>
          <w:szCs w:val="8"/>
        </w:rPr>
        <w:t>ing</w:t>
      </w:r>
      <w:proofErr w:type="spellEnd"/>
      <w:r w:rsidRPr="00D61315">
        <w:rPr>
          <w:sz w:val="8"/>
          <w:szCs w:val="8"/>
        </w:rPr>
        <w:t>] inefficiencies and press[</w:t>
      </w:r>
      <w:proofErr w:type="spellStart"/>
      <w:r w:rsidRPr="00D61315">
        <w:rPr>
          <w:sz w:val="8"/>
          <w:szCs w:val="8"/>
        </w:rPr>
        <w:t>ing</w:t>
      </w:r>
      <w:proofErr w:type="spellEnd"/>
      <w:r w:rsidRPr="00D61315">
        <w:rPr>
          <w:sz w:val="8"/>
          <w:szCs w:val="8"/>
        </w:rPr>
        <w:t>] toward wealth-maximizing outcomes" while public-law scholarship focuses on "narrowly defined differential treatment of individuals, especially by the state."13 Across scholarly siloes, concern for economic power or distribution is diminished, obscuring the structuring force of concentrated economic power.14 Faith in markets is too often paired with a deep "pessimism about . . . politics and the effectiveness of the state," rendering collective action the task of fools.15</w:t>
      </w:r>
    </w:p>
    <w:p w14:paraId="7EF8012C" w14:textId="77777777" w:rsidR="007561E8" w:rsidRPr="00D61315" w:rsidRDefault="007561E8" w:rsidP="007561E8">
      <w:pPr>
        <w:rPr>
          <w:sz w:val="8"/>
          <w:szCs w:val="8"/>
        </w:rPr>
      </w:pPr>
      <w:r w:rsidRPr="00D61315">
        <w:rPr>
          <w:sz w:val="16"/>
          <w:szCs w:val="16"/>
        </w:rPr>
        <w:t xml:space="preserve">But over the almost two decades of my career as a lawyer and law professor, conversations about reform have shapeshifted.16 In 2011, </w:t>
      </w:r>
      <w:r w:rsidRPr="00D61315">
        <w:rPr>
          <w:rStyle w:val="StyleUnderline"/>
          <w:highlight w:val="green"/>
        </w:rPr>
        <w:t xml:space="preserve">three years after the </w:t>
      </w:r>
      <w:r w:rsidRPr="00D61315">
        <w:rPr>
          <w:rStyle w:val="Emphasis"/>
        </w:rPr>
        <w:t xml:space="preserve">global </w:t>
      </w:r>
      <w:r w:rsidRPr="00D61315">
        <w:rPr>
          <w:rStyle w:val="Emphasis"/>
          <w:highlight w:val="green"/>
        </w:rPr>
        <w:t>financial crisis</w:t>
      </w:r>
      <w:r w:rsidRPr="00D61315">
        <w:rPr>
          <w:sz w:val="16"/>
          <w:szCs w:val="16"/>
        </w:rPr>
        <w:t xml:space="preserve"> hit, </w:t>
      </w:r>
      <w:r w:rsidRPr="00D61315">
        <w:rPr>
          <w:rStyle w:val="StyleUnderline"/>
        </w:rPr>
        <w:t xml:space="preserve">Tunisian produce vendor Mohamed </w:t>
      </w:r>
      <w:r w:rsidRPr="00D61315">
        <w:rPr>
          <w:rStyle w:val="StyleUnderline"/>
          <w:highlight w:val="green"/>
        </w:rPr>
        <w:t xml:space="preserve">Bouazizi </w:t>
      </w:r>
      <w:r w:rsidRPr="00D61315">
        <w:rPr>
          <w:rStyle w:val="Emphasis"/>
          <w:highlight w:val="green"/>
        </w:rPr>
        <w:t>immolated himself</w:t>
      </w:r>
      <w:r w:rsidRPr="00D61315">
        <w:rPr>
          <w:rStyle w:val="StyleUnderline"/>
          <w:highlight w:val="green"/>
        </w:rPr>
        <w:t xml:space="preserve"> in protest</w:t>
      </w:r>
      <w:r w:rsidRPr="00D61315">
        <w:rPr>
          <w:rStyle w:val="StyleUnderline"/>
        </w:rPr>
        <w:t xml:space="preserve"> of </w:t>
      </w:r>
      <w:r w:rsidRPr="00D61315">
        <w:rPr>
          <w:rStyle w:val="Emphasis"/>
        </w:rPr>
        <w:t>unemployment</w:t>
      </w:r>
      <w:r w:rsidRPr="00D61315">
        <w:rPr>
          <w:rStyle w:val="StyleUnderline"/>
        </w:rPr>
        <w:t xml:space="preserve">, </w:t>
      </w:r>
      <w:r w:rsidRPr="00D61315">
        <w:rPr>
          <w:rStyle w:val="Emphasis"/>
        </w:rPr>
        <w:t>indebtedness</w:t>
      </w:r>
      <w:r w:rsidRPr="00D61315">
        <w:rPr>
          <w:rStyle w:val="StyleUnderline"/>
        </w:rPr>
        <w:t xml:space="preserve">, and </w:t>
      </w:r>
      <w:r w:rsidRPr="00D61315">
        <w:rPr>
          <w:rStyle w:val="Emphasis"/>
        </w:rPr>
        <w:t>police harassment</w:t>
      </w:r>
      <w:r w:rsidRPr="00D61315">
        <w:rPr>
          <w:sz w:val="16"/>
          <w:szCs w:val="16"/>
        </w:rPr>
        <w:t xml:space="preserve">.17 His act sparked the Arab Spring, which, in turn, set off Occupy Wall Street in New York City.18 </w:t>
      </w:r>
      <w:r w:rsidRPr="00D61315">
        <w:rPr>
          <w:rStyle w:val="StyleUnderline"/>
          <w:highlight w:val="green"/>
        </w:rPr>
        <w:t xml:space="preserve">Since then, a </w:t>
      </w:r>
      <w:r w:rsidRPr="00D61315">
        <w:rPr>
          <w:rStyle w:val="Emphasis"/>
          <w:highlight w:val="green"/>
        </w:rPr>
        <w:t>drumbeat</w:t>
      </w:r>
      <w:r w:rsidRPr="00D61315">
        <w:rPr>
          <w:rStyle w:val="StyleUnderline"/>
          <w:highlight w:val="green"/>
        </w:rPr>
        <w:t xml:space="preserve"> of </w:t>
      </w:r>
      <w:r w:rsidRPr="00D61315">
        <w:rPr>
          <w:rStyle w:val="Emphasis"/>
          <w:highlight w:val="green"/>
        </w:rPr>
        <w:t>protest</w:t>
      </w:r>
      <w:r w:rsidRPr="00D61315">
        <w:rPr>
          <w:rStyle w:val="StyleUnderline"/>
          <w:highlight w:val="green"/>
        </w:rPr>
        <w:t xml:space="preserve"> has </w:t>
      </w:r>
      <w:r w:rsidRPr="00D61315">
        <w:rPr>
          <w:rStyle w:val="Emphasis"/>
          <w:highlight w:val="green"/>
        </w:rPr>
        <w:t>disrupted</w:t>
      </w:r>
      <w:r w:rsidRPr="00D61315">
        <w:rPr>
          <w:rStyle w:val="StyleUnderline"/>
        </w:rPr>
        <w:t xml:space="preserve"> seemingly </w:t>
      </w:r>
      <w:r w:rsidRPr="00D61315">
        <w:rPr>
          <w:rStyle w:val="Emphasis"/>
          <w:highlight w:val="green"/>
        </w:rPr>
        <w:t>settled</w:t>
      </w:r>
      <w:r w:rsidRPr="00D61315">
        <w:rPr>
          <w:rStyle w:val="StyleUnderline"/>
          <w:highlight w:val="green"/>
        </w:rPr>
        <w:t xml:space="preserve"> terms of </w:t>
      </w:r>
      <w:r w:rsidRPr="00D61315">
        <w:rPr>
          <w:rStyle w:val="Emphasis"/>
          <w:highlight w:val="green"/>
        </w:rPr>
        <w:t>law</w:t>
      </w:r>
      <w:r w:rsidRPr="00D61315">
        <w:rPr>
          <w:rStyle w:val="StyleUnderline"/>
        </w:rPr>
        <w:t xml:space="preserve"> and </w:t>
      </w:r>
      <w:r w:rsidRPr="00D61315">
        <w:rPr>
          <w:rStyle w:val="Emphasis"/>
        </w:rPr>
        <w:t>policy</w:t>
      </w:r>
      <w:r w:rsidRPr="00D61315">
        <w:rPr>
          <w:sz w:val="16"/>
          <w:szCs w:val="16"/>
        </w:rPr>
        <w:t>.19 These popular protests cannot be read as simple or linear—they are uneven and filled with contradictory impulses.20 In the United States, mass protests took place during the summer of 2020 in response to the police murder of George Floyd, and expressed hope and futility by tens of millions of people.21 These protests meditated not on questions of efficiency or wealth maximization but on life and death.22 They embodied popular revolts against the state, the status quo, and electoral democracy.23</w:t>
      </w:r>
    </w:p>
    <w:p w14:paraId="0B51ED19" w14:textId="77777777" w:rsidR="007561E8" w:rsidRPr="00D61315" w:rsidRDefault="007561E8" w:rsidP="007561E8">
      <w:pPr>
        <w:rPr>
          <w:sz w:val="8"/>
          <w:szCs w:val="8"/>
        </w:rPr>
      </w:pPr>
      <w:r w:rsidRPr="00D61315">
        <w:rPr>
          <w:sz w:val="8"/>
          <w:szCs w:val="8"/>
        </w:rPr>
        <w:t>This decade-plus of riots and social movements is like nothing we have seen since the 1960s and 1970s. It is impossible to know when this period of heightened protest will die down. We may already be within its recesses. But that the struggles are global, popular, and iterative speaks to the systemic nature of the problems.24 In the United States, large majorities of the public support greater regulation of guns and the environment, easy access to abortion, some version of Medicare for All, a higher minimum wage, paid sick and parental leave, and greater taxation of millionaires and billionaires—and yet these preferences rarely take shape in law and policy.25 It is curious the extent to which the political class has chastised grassroots demands like defunding the police or the Green New Deal for their unpopularity, when it is increasingly clear that the structures of the state fortress law and policy from public needs and aspirations.26 To put it plainly: what does popularity have to do with law and policy anyway?</w:t>
      </w:r>
    </w:p>
    <w:p w14:paraId="61019226" w14:textId="77777777" w:rsidR="007561E8" w:rsidRPr="00D61315" w:rsidRDefault="007561E8" w:rsidP="007561E8">
      <w:pPr>
        <w:rPr>
          <w:sz w:val="8"/>
          <w:szCs w:val="8"/>
        </w:rPr>
      </w:pPr>
      <w:r w:rsidRPr="00D61315">
        <w:rPr>
          <w:sz w:val="8"/>
          <w:szCs w:val="8"/>
        </w:rPr>
        <w:t>A familiar scholarly posture for the law professor is to defend and defer to formal law and politics, its forums, and processes: the courtroom, the vote, notice-and-comment, and so on. This posture typically involves skepticism of protest as anarchy and of radical demands as counterproductive.27 There are whole bodies of scholarship oriented toward legitimating state power, even state violence.28 Law faculty come in and out of judicial, legislative, and executive offices, often at the highest echelons of state power. We advise corporations and the police.29 We serve on commissions and working groups to study problems raised by streets protests.30 We do this work often to the exclusion of those who organized, protested, and even risked or lost their lives for the state to take these issues seriously. We are essential parts of the state's arsenal to reassert the status quo in which inequality and violence flourish.31</w:t>
      </w:r>
    </w:p>
    <w:p w14:paraId="1450B33E" w14:textId="77777777" w:rsidR="007561E8" w:rsidRPr="00D61315" w:rsidRDefault="007561E8" w:rsidP="007561E8">
      <w:pPr>
        <w:rPr>
          <w:sz w:val="8"/>
          <w:szCs w:val="8"/>
        </w:rPr>
      </w:pPr>
      <w:r w:rsidRPr="00D61315">
        <w:rPr>
          <w:sz w:val="8"/>
          <w:szCs w:val="8"/>
        </w:rPr>
        <w:t>In this Feature, I argue that we must reconceive our relationship to reforms and the popular struggles in which they are embedded.32 I examine the turn of left social movements to "non-reformist reforms" as a framework for reconceiving reform: not as an end goal but as struggles to reconstitute the terms of life, death, and democracy. Today's left social movements are challenging formal law and politics for their capitulation to a regime of racial capitalism and how it reproduces raced, classed, and gendered domination, exploitation, dispossession, and exposure to premature death.33 The turn to non-reformist reform is part of a larger meditation on what strategies and tactics will help build a more equal and just society, one that works for the many rather than the few, where people have their needs met and democracy extends to all realms of life well beyond the ballot box.34</w:t>
      </w:r>
    </w:p>
    <w:p w14:paraId="76F91987" w14:textId="77777777" w:rsidR="007561E8" w:rsidRPr="00D61315" w:rsidRDefault="007561E8" w:rsidP="007561E8">
      <w:pPr>
        <w:rPr>
          <w:sz w:val="8"/>
          <w:szCs w:val="8"/>
        </w:rPr>
      </w:pPr>
      <w:r w:rsidRPr="00D61315">
        <w:rPr>
          <w:sz w:val="8"/>
          <w:szCs w:val="8"/>
        </w:rPr>
        <w:t>Non-reformist reforms aim to undermine the prevailing political, economic, social order, construct an essentially different one, and build democratic power toward emancipatory horizons. They seek to redistribute power and reconstitute who governs and how. Today's thinking about non-reformist reform is both an effort to rethink the kinds of laws, policies, norms, relationships, and modes of organization that we might build to govern society, and an effort to democratize relations of power: to have fundamentally different people at the helm.</w:t>
      </w:r>
    </w:p>
    <w:p w14:paraId="4D553F3C" w14:textId="77777777" w:rsidR="007561E8" w:rsidRPr="00D61315" w:rsidRDefault="007561E8" w:rsidP="007561E8">
      <w:pPr>
        <w:rPr>
          <w:sz w:val="8"/>
          <w:szCs w:val="8"/>
        </w:rPr>
      </w:pPr>
      <w:r w:rsidRPr="00D61315">
        <w:rPr>
          <w:sz w:val="8"/>
          <w:szCs w:val="8"/>
        </w:rPr>
        <w:t xml:space="preserve">Social movements highlight the relationships between our understanding of the world around us (criticism), the world we fight for (horizon), and the reforms, strategies, and tactics that might bridge the two (praxis). The discourse on non-reformist reforms, then, reflects theories of social change35 on the margins of legal scholarship.36 There is an underlying argument within the Feature— I do not go to any real length to substantiate it—that protest and organizing put pressure on and transform law. But I avoid fetishizing law as the ultimate object of emancipatory projects that aim to change the many </w:t>
      </w:r>
      <w:proofErr w:type="spellStart"/>
      <w:r w:rsidRPr="00D61315">
        <w:rPr>
          <w:sz w:val="8"/>
          <w:szCs w:val="8"/>
        </w:rPr>
        <w:t>lifeworlds</w:t>
      </w:r>
      <w:proofErr w:type="spellEnd"/>
      <w:r w:rsidRPr="00D61315">
        <w:rPr>
          <w:sz w:val="8"/>
          <w:szCs w:val="8"/>
        </w:rPr>
        <w:t xml:space="preserve"> we inhabit.37</w:t>
      </w:r>
    </w:p>
    <w:p w14:paraId="5A67CFEA" w14:textId="77777777" w:rsidR="007561E8" w:rsidRPr="00D61315" w:rsidRDefault="007561E8" w:rsidP="007561E8">
      <w:pPr>
        <w:rPr>
          <w:sz w:val="16"/>
          <w:szCs w:val="16"/>
        </w:rPr>
      </w:pPr>
      <w:r w:rsidRPr="00D61315">
        <w:rPr>
          <w:sz w:val="16"/>
          <w:szCs w:val="16"/>
        </w:rPr>
        <w:t xml:space="preserve">Law and lawyers have a place in social-change work, but to assert the roles as primary is to capitulate to a conception of power that is top-down and centralized rather than everywhere and relational. What does it mean to think about law in relation to emancipation and long freedom struggles?38 To begin, it requires that we understand law as a site of domination, exploitation, expropriation, and legitimation—and lawyers as central partners therein.39 Law is neither above nor below politics or reason, nor is it the entire domain of politics or reason itself. </w:t>
      </w:r>
      <w:r w:rsidRPr="00D61315">
        <w:rPr>
          <w:rStyle w:val="StyleUnderline"/>
          <w:highlight w:val="green"/>
        </w:rPr>
        <w:t xml:space="preserve">Law is a </w:t>
      </w:r>
      <w:r w:rsidRPr="00D61315">
        <w:rPr>
          <w:rStyle w:val="Emphasis"/>
          <w:highlight w:val="green"/>
        </w:rPr>
        <w:t>partial</w:t>
      </w:r>
      <w:r w:rsidRPr="00D61315">
        <w:rPr>
          <w:rStyle w:val="StyleUnderline"/>
          <w:highlight w:val="green"/>
        </w:rPr>
        <w:t xml:space="preserve"> and </w:t>
      </w:r>
      <w:r w:rsidRPr="00D61315">
        <w:rPr>
          <w:rStyle w:val="Emphasis"/>
          <w:highlight w:val="green"/>
        </w:rPr>
        <w:t>dynamic terrain</w:t>
      </w:r>
      <w:r w:rsidRPr="00D61315">
        <w:rPr>
          <w:rStyle w:val="StyleUnderline"/>
          <w:highlight w:val="green"/>
        </w:rPr>
        <w:t xml:space="preserve"> of </w:t>
      </w:r>
      <w:r w:rsidRPr="00D61315">
        <w:rPr>
          <w:rStyle w:val="Emphasis"/>
          <w:highlight w:val="green"/>
        </w:rPr>
        <w:t>political</w:t>
      </w:r>
      <w:r w:rsidRPr="00D61315">
        <w:rPr>
          <w:rStyle w:val="StyleUnderline"/>
        </w:rPr>
        <w:t xml:space="preserve">, </w:t>
      </w:r>
      <w:r w:rsidRPr="00D61315">
        <w:rPr>
          <w:rStyle w:val="Emphasis"/>
        </w:rPr>
        <w:t>economic</w:t>
      </w:r>
      <w:r w:rsidRPr="00D61315">
        <w:rPr>
          <w:rStyle w:val="StyleUnderline"/>
        </w:rPr>
        <w:t xml:space="preserve">, and </w:t>
      </w:r>
      <w:r w:rsidRPr="00D61315">
        <w:rPr>
          <w:rStyle w:val="Emphasis"/>
        </w:rPr>
        <w:t xml:space="preserve">social </w:t>
      </w:r>
      <w:r w:rsidRPr="00D61315">
        <w:rPr>
          <w:rStyle w:val="Emphasis"/>
          <w:highlight w:val="green"/>
        </w:rPr>
        <w:t>struggle</w:t>
      </w:r>
      <w:r w:rsidRPr="00D61315">
        <w:rPr>
          <w:rStyle w:val="StyleUnderline"/>
        </w:rPr>
        <w:t xml:space="preserve">. It is a place and a language </w:t>
      </w:r>
      <w:r w:rsidRPr="00D61315">
        <w:rPr>
          <w:rStyle w:val="StyleUnderline"/>
          <w:highlight w:val="green"/>
        </w:rPr>
        <w:t xml:space="preserve">where </w:t>
      </w:r>
      <w:r w:rsidRPr="00D61315">
        <w:rPr>
          <w:rStyle w:val="Emphasis"/>
          <w:highlight w:val="green"/>
        </w:rPr>
        <w:t>power</w:t>
      </w:r>
      <w:r w:rsidRPr="00D61315">
        <w:rPr>
          <w:rStyle w:val="StyleUnderline"/>
          <w:highlight w:val="green"/>
        </w:rPr>
        <w:t xml:space="preserve"> is </w:t>
      </w:r>
      <w:r w:rsidRPr="00D61315">
        <w:rPr>
          <w:rStyle w:val="Emphasis"/>
          <w:highlight w:val="green"/>
        </w:rPr>
        <w:t>shaped</w:t>
      </w:r>
      <w:r w:rsidRPr="00D61315">
        <w:rPr>
          <w:rStyle w:val="StyleUnderline"/>
          <w:highlight w:val="green"/>
        </w:rPr>
        <w:t xml:space="preserve"> and </w:t>
      </w:r>
      <w:r w:rsidRPr="00D61315">
        <w:rPr>
          <w:rStyle w:val="Emphasis"/>
          <w:highlight w:val="green"/>
        </w:rPr>
        <w:t>contested</w:t>
      </w:r>
      <w:r w:rsidRPr="00D61315">
        <w:rPr>
          <w:rStyle w:val="StyleUnderline"/>
        </w:rPr>
        <w:t xml:space="preserve">, and where </w:t>
      </w:r>
      <w:r w:rsidRPr="00D61315">
        <w:rPr>
          <w:rStyle w:val="Emphasis"/>
          <w:highlight w:val="green"/>
        </w:rPr>
        <w:t>relations</w:t>
      </w:r>
      <w:r w:rsidRPr="00D61315">
        <w:rPr>
          <w:rStyle w:val="StyleUnderline"/>
          <w:highlight w:val="green"/>
        </w:rPr>
        <w:t xml:space="preserve"> of </w:t>
      </w:r>
      <w:r w:rsidRPr="00D61315">
        <w:rPr>
          <w:rStyle w:val="Emphasis"/>
          <w:highlight w:val="green"/>
        </w:rPr>
        <w:t>class</w:t>
      </w:r>
      <w:r w:rsidRPr="00D61315">
        <w:rPr>
          <w:rStyle w:val="StyleUnderline"/>
          <w:highlight w:val="green"/>
        </w:rPr>
        <w:t xml:space="preserve">, </w:t>
      </w:r>
      <w:r w:rsidRPr="00D61315">
        <w:rPr>
          <w:rStyle w:val="Emphasis"/>
          <w:highlight w:val="green"/>
        </w:rPr>
        <w:t>race</w:t>
      </w:r>
      <w:r w:rsidRPr="00D61315">
        <w:rPr>
          <w:rStyle w:val="StyleUnderline"/>
          <w:highlight w:val="green"/>
        </w:rPr>
        <w:t xml:space="preserve">, </w:t>
      </w:r>
      <w:r w:rsidRPr="00D61315">
        <w:rPr>
          <w:rStyle w:val="Emphasis"/>
          <w:highlight w:val="green"/>
        </w:rPr>
        <w:t>gender</w:t>
      </w:r>
      <w:r w:rsidRPr="00D61315">
        <w:rPr>
          <w:rStyle w:val="StyleUnderline"/>
          <w:highlight w:val="green"/>
        </w:rPr>
        <w:t xml:space="preserve">, and </w:t>
      </w:r>
      <w:r w:rsidRPr="00D61315">
        <w:rPr>
          <w:rStyle w:val="Emphasis"/>
          <w:highlight w:val="green"/>
        </w:rPr>
        <w:t>ability</w:t>
      </w:r>
      <w:r w:rsidRPr="00D61315">
        <w:rPr>
          <w:rStyle w:val="StyleUnderline"/>
          <w:highlight w:val="green"/>
        </w:rPr>
        <w:t xml:space="preserve"> are </w:t>
      </w:r>
      <w:r w:rsidRPr="00D61315">
        <w:rPr>
          <w:rStyle w:val="Emphasis"/>
          <w:highlight w:val="green"/>
        </w:rPr>
        <w:t>made</w:t>
      </w:r>
      <w:r w:rsidRPr="00D61315">
        <w:rPr>
          <w:rStyle w:val="StyleUnderline"/>
          <w:highlight w:val="green"/>
        </w:rPr>
        <w:t xml:space="preserve"> and </w:t>
      </w:r>
      <w:r w:rsidRPr="00D61315">
        <w:rPr>
          <w:rStyle w:val="Emphasis"/>
          <w:highlight w:val="green"/>
        </w:rPr>
        <w:t>remad</w:t>
      </w:r>
      <w:r w:rsidRPr="00D61315">
        <w:rPr>
          <w:sz w:val="16"/>
          <w:szCs w:val="16"/>
          <w:highlight w:val="green"/>
        </w:rPr>
        <w:t>e</w:t>
      </w:r>
      <w:r w:rsidRPr="00D61315">
        <w:rPr>
          <w:sz w:val="16"/>
          <w:szCs w:val="16"/>
        </w:rPr>
        <w:t xml:space="preserve">.40 </w:t>
      </w:r>
      <w:r w:rsidRPr="00D61315">
        <w:rPr>
          <w:rStyle w:val="StyleUnderline"/>
        </w:rPr>
        <w:t xml:space="preserve">It is </w:t>
      </w:r>
      <w:r w:rsidRPr="00D61315">
        <w:rPr>
          <w:rStyle w:val="StyleUnderline"/>
          <w:highlight w:val="green"/>
        </w:rPr>
        <w:t>a</w:t>
      </w:r>
      <w:r w:rsidRPr="00D61315">
        <w:rPr>
          <w:sz w:val="16"/>
          <w:szCs w:val="16"/>
        </w:rPr>
        <w:t xml:space="preserve"> tool, a strategy, a </w:t>
      </w:r>
      <w:r w:rsidRPr="00D61315">
        <w:rPr>
          <w:rStyle w:val="Emphasis"/>
          <w:highlight w:val="green"/>
        </w:rPr>
        <w:t>tactic</w:t>
      </w:r>
      <w:r w:rsidRPr="00D61315">
        <w:rPr>
          <w:rStyle w:val="StyleUnderline"/>
        </w:rPr>
        <w:t xml:space="preserve">, and it </w:t>
      </w:r>
      <w:r w:rsidRPr="00D61315">
        <w:rPr>
          <w:rStyle w:val="StyleUnderline"/>
          <w:highlight w:val="green"/>
        </w:rPr>
        <w:t xml:space="preserve">contributes to the terms of </w:t>
      </w:r>
      <w:r w:rsidRPr="00D61315">
        <w:rPr>
          <w:rStyle w:val="Emphasis"/>
          <w:highlight w:val="green"/>
        </w:rPr>
        <w:t>life</w:t>
      </w:r>
      <w:r w:rsidRPr="00D61315">
        <w:rPr>
          <w:rStyle w:val="StyleUnderline"/>
          <w:highlight w:val="green"/>
        </w:rPr>
        <w:t>,</w:t>
      </w:r>
      <w:r w:rsidRPr="00D61315">
        <w:rPr>
          <w:rStyle w:val="StyleUnderline"/>
        </w:rPr>
        <w:t xml:space="preserve"> </w:t>
      </w:r>
      <w:r w:rsidRPr="00D61315">
        <w:rPr>
          <w:rStyle w:val="Emphasis"/>
        </w:rPr>
        <w:t>death</w:t>
      </w:r>
      <w:r w:rsidRPr="00D61315">
        <w:rPr>
          <w:rStyle w:val="StyleUnderline"/>
        </w:rPr>
        <w:t xml:space="preserve">, and </w:t>
      </w:r>
      <w:r w:rsidRPr="00D61315">
        <w:rPr>
          <w:rStyle w:val="Emphasis"/>
        </w:rPr>
        <w:t>democracy</w:t>
      </w:r>
      <w:r w:rsidRPr="00D61315">
        <w:rPr>
          <w:sz w:val="16"/>
          <w:szCs w:val="16"/>
        </w:rPr>
        <w:t>.41</w:t>
      </w:r>
    </w:p>
    <w:p w14:paraId="5BA02C28" w14:textId="77777777" w:rsidR="007561E8" w:rsidRPr="00D61315" w:rsidRDefault="007561E8" w:rsidP="007561E8">
      <w:pPr>
        <w:rPr>
          <w:sz w:val="2"/>
          <w:szCs w:val="2"/>
        </w:rPr>
      </w:pPr>
      <w:r w:rsidRPr="00D61315">
        <w:rPr>
          <w:sz w:val="2"/>
          <w:szCs w:val="2"/>
        </w:rPr>
        <w:lastRenderedPageBreak/>
        <w:t xml:space="preserve">Part I identifies the broad return of a commonsense on the left that racism and capitalism are entangled and co-constitutive of the unequal and undemocratic world around us.42 This turn toward materializing racism asserts the dynamic relationship of racism to economic processes and relations.43 It understands racism as rooted in and reproducing uneven structures of organized exploitation (e.g., wage labor), expropriation (e.g., gentrification), and violence (e.g., incarceration). The turn to antiracist and </w:t>
      </w:r>
      <w:proofErr w:type="spellStart"/>
      <w:r w:rsidRPr="00D61315">
        <w:rPr>
          <w:sz w:val="2"/>
          <w:szCs w:val="2"/>
        </w:rPr>
        <w:t>anticapitalist</w:t>
      </w:r>
      <w:proofErr w:type="spellEnd"/>
      <w:r w:rsidRPr="00D61315">
        <w:rPr>
          <w:sz w:val="2"/>
          <w:szCs w:val="2"/>
        </w:rPr>
        <w:t xml:space="preserve"> politics has reconstituted the terrain of racial-justice discourse and organizing and attendant conversations on law and policy. Once racism and capitalism are understood as soldered together, it becomes clear that emancipatory projects must take them on together. That freedom struggles cannot succeed by approaching law narrowly, with trust, or in isolation. As horizons of emancipation are illuminated, the strategies and tactics expand beyond formal legal process and law itself. Reform and regulation can no longer be </w:t>
      </w:r>
      <w:proofErr w:type="gramStart"/>
      <w:r w:rsidRPr="00D61315">
        <w:rPr>
          <w:sz w:val="2"/>
          <w:szCs w:val="2"/>
        </w:rPr>
        <w:t>end</w:t>
      </w:r>
      <w:proofErr w:type="gramEnd"/>
      <w:r w:rsidRPr="00D61315">
        <w:rPr>
          <w:sz w:val="2"/>
          <w:szCs w:val="2"/>
        </w:rPr>
        <w:t xml:space="preserve"> goals; instead, they live among an array of contradictory strategies and tactics for emancipation.44 Part II lays out left critiques of reformism and offers a schematic history for "non-reformist reforms" as a competing conceptual frame to the neoliberal or liberal reformism dominant in the legal academy. In centering productive contradictions between reform and revolution, the heuristic facilitates strategic and tactical questions that "reformist reforms" do not: it requires engaging with systems as they are, allows one to hold in view bold and radical horizons, and facilitates the identification of strategic battles that might serve as a bridge through popular agitation. Rooted in the mid-twentieth-century writings of the French Austrian philosopher André Gorz and recently retooled by the geographer Ruth Wilson Gilmore, non-reformist reforms are a response to the impasse of liberal reformism and traditional conceptions of armed revolution.45 They offer another way of responding to the capture of law, politics, and the state. Because non-reformist reforms emerge from theories of change rooted in building popular power, Part III attends to actually existing sites of struggle in the United States: abolition and decriminalization; decolonization and decommodification; and democratization.46 I turn to major campaigns, including #StopCopCity in Atlanta; organizing to cancel rent by KC Tenants in Kansas City, Missouri, and to cancel student debt by the Debt Collective; and workers organizing for collective power, and the Democratic Socialists of America's (DSA) joint campaign for the Protect the Right to Organize (PRO) Act and the Green New Deal. While others may disagree with my characterizations of these as prevailing winds, I offer the assessment to provoke debate about the sort of reform projects legal scholars may pursue in alignment with the emancipatory organizing of our time.47 This work of "movement law"—thinking in conversation with emancipatory movements—provides a distinctive way to deploy expertise through more collaborative practices than scholars typically pursue.48 Part IV turns to the disciplinary reorientations required for engaging law as a potential terrain of mass politics. I outline four fundamental distinctions between non-reformist reforms and liberal and neoliberal approaches to reform. Non-reformist reforms require a horizon beyond legalism; they embrace antagonism and conflict rather than depoliticization and neutrality; they aim to shift the balance of power; and they build mass organization and prepare the people to govern. I. MOVEMENTS AGAINST RACISM AND CAPITALISM The United States has witnessed extraordinary social movement activity in the last fifteen years: Occupy Wall Street; the protests against the State of Georgia's execution of Troy Davis; immigrant organizing against #Not1More deportation; the rebellions against police violence in cities like Ferguson, Baltimore, and Minneapolis that caught on from coast to coast; the anti-pipeline protests against extractive development including the #NoDAPL encampment at Standing Rock; the Women's March and the protests against the Muslim Ban; the occupation of Nancy Pelosi's office announcing the Green New Deal; the squatting of a vacant home by Moms 4 Housing in Oakland; and the solidarity protests with the Palestinian people of the East Jerusalem neighborhood of Sheikh Jarrah.49 These protests were profound for how they individually and collectively unsettled the legitimacy of the status quo and gestured at the possibility of building broad constituencies for radical change while recovering histories of long freedom struggles.50 An ecosystem of formal organizations and ad hoc formations have supported this work, from what is loosely referred to as "Black Lives Matter" or the Movement for Black Lives (M4BL), to the DSA; Boycott, Divestment, and Sanctions; and myriad prison-abolitionist, environmental and housing-justice, Indigenous, feminist, and communist collectives.51 Some are long-standing, some new, and some have already come and gone. Simultaneously, teachers, nurses, baristas, flight attendants, railroad workers, app-deployed drivers, and Amazon warehouse workers are reclaiming the strike and organizing drives to form unions and workers' collectives in the face of almost boundless economic power.52 Organizers and activists in racial- and economic-justice movements invoke both racism and capitalism as the target of their work.53 From M4BL to the DSA to tenants' and debtors' unions, people are grappling with the idea that capitalism and white supremacy are soldered to one another through long and varied historical processes, including colonialism and settler colonialism.54 While debates about the relationship between race and class—or one's primacy over the other—continue to haunt the left, social movements today understand that racialized inequality and capitalist exploitation must be taken on and fought together.55 The centrality of this analysis focused on racism, capitalism, and colonialism, marks the radicalization, a reemergence, or a growth, of a left flank of racial-justice organizing and of a socialist left in the United States. The turn to racial capitalism—if not the phrase, the proposition that racism and capitalism are partners—is central to the radicalization of theories and practices of social change.56 It explains why people on the left cannot believe in law, the state, or the market as neutral vessels. It is central to why they adopt horizons beyond the state as we know it. And it key to why they adopt strategies and tactics beyond what formal law and politics can offer. The "promise" of the racial capitalism frame lies in how it opens sites of struggle and in turn the possibility of solidarity across those sites.57 By linking capitalist exploitation with racial domination, the frame requires the braiding of racial-justice with economic-justice struggles.58 It allows for an understanding of social change that centers not simply the "working class" and the shop floor, but a broad range of dominated and exploited classes in a diverse range of social, political, and economic settings: debtors in schools and hospitals, and incarcerated people in prisons, jails, and detention centers, for example.59 It breaks movements and organizations out of narrow and issue-specific struggles.60 Recognizing the entangled development of capitalism and colonialism, it creates pathways to build larger blocs of organized insurgency—linkages for instance between Indigenous sovereignty and environmental justice.61 The return to the racial-capitalism frame is linked to the return of non-reformist reforms and a growing sense of futility around reformism. II. REFORM AND REVOLUTION In April 2020, Harmony Goldberg and the Grassroots Power Project (GPP) published a booklet asserting that the pandemic created interlinked crises of public health, the economy, and the state which, in turn, intensified struggles over life and death.62 In such moments, the "right and the super-rich" take advantage of instability to "reshape[] our economy, our government and our society" toward greater profits and the consolidation of "[racial] capitalism, in its neoliberal form."63 The question for the left is how to formulate "demands for immediate relief as building blocks that can lay the foundation" so that "we will be strongly positioned to lead the rebuilding of our society and economy on new terms."64 Organizing for such change will require connecting how "people are experiencing the crisis" with "bold reforms."65 It will be necessary to organize in such a way to address disproportionate "impacts on Black, Latino and Native communities," "low-wage service and care workers," and "undocumented," and "incarcerated people."66 Drawing from socialist feminist writings of the mid-twentieth century, the Grassroots Power Project uses the phrase "stepping stone reforms" for demands that pave the way to the world the organization and others like it are hoping to build.67 Across the U.S. left today, such frameworks for thinking about reform toward abolitionist, socialist, communist, or anarchist horizons have proliferated with a focus on undermining neoliberalism, racial capitalism, and the carceral state. A range of terms from the mid-twentieth century are being revived and redeployed—as are larger debates about socialist strategy, reform and revolution, and the theories of social change in which these terms are nested.68 The terms reflect various conceptions of the horizon for social change, the agential classes or coalitions for agitation and remaking, and the strategies, tactics, and modes of social organization such transformation will require.69 Most common today is the term "non-reformist reform." Non-reformist reform is typically associated with a democratic-socialist tradition. But it is being used broadly, including by prison abolitionists, many of whom embrace </w:t>
      </w:r>
      <w:proofErr w:type="spellStart"/>
      <w:r w:rsidRPr="00D61315">
        <w:rPr>
          <w:sz w:val="2"/>
          <w:szCs w:val="2"/>
        </w:rPr>
        <w:t>anticapitalist</w:t>
      </w:r>
      <w:proofErr w:type="spellEnd"/>
      <w:r w:rsidRPr="00D61315">
        <w:rPr>
          <w:sz w:val="2"/>
          <w:szCs w:val="2"/>
        </w:rPr>
        <w:t xml:space="preserve"> politics but may or may not claim socialism or communism. The syntax of "non-reformist reform" poses a riddle at the heart of projects that seek transformation, emancipation, or liberation in the face of an unjust system: is it possible for "reforms" to change the essential character of a system rather than to improve it? To foment new social formations that might make the grounds ripe for future revolution?70 The non-reformist reform framework suggests reform is less about expertise than it is about intervening in the balance of power among classes.71 While the framework does not often provide clear-cut differentiations between reformist and non-reformist reforms, it reorients conversations about reform around antagonism, militancy, and building independent organized power.72 And it rejects default orientations focused on either rights and liberal legalism, or the market and the prison, as adequate responses to inequality and various social problems. It considers the dual nature of reform, as inherently conciliatory to an unequal order and an essential ground for popular struggle. But the framework is not simply an alternative to liberal reformism; it is an alternative to revolution or armed insurrection. The turn to non-reformist reform emerges out of a sense that revolution is neither desirable nor viable. On desirability, it is a rejection of a form of centralism and vanguardism.73 On viability, the concern is about political repression, as well as the world-historical might of U.S. carceral and military power. The turn is an embrace of the necessity of building democratic majorities to reconstitute power, the state, and society. It is part of a larger return of the left toward mass politics and democratic domains. The framework imagines revolutionary and transformative processes through disruption, repetition, and the building of new democratic spaces. A. Reformism On the left, the term "reformism" is used pejoratively—as a short-hand criticism of prevailing liberal and neoliberal conceptions of reform.74 These criticisms are worth unpacking, in part because they are rarely articulated within legal scholarship.75 The primary concern is that to focus on reformism is to orient action toward entrenching, rather than overthrowing or substituting, a fundamentally corrupt system, institution, or set of relations.76 As Rosa Luxemburg explained in Reform or Revolution, [P]</w:t>
      </w:r>
      <w:proofErr w:type="spellStart"/>
      <w:r w:rsidRPr="00D61315">
        <w:rPr>
          <w:sz w:val="2"/>
          <w:szCs w:val="2"/>
        </w:rPr>
        <w:t>eople</w:t>
      </w:r>
      <w:proofErr w:type="spellEnd"/>
      <w:r w:rsidRPr="00D61315">
        <w:rPr>
          <w:sz w:val="2"/>
          <w:szCs w:val="2"/>
        </w:rPr>
        <w:t xml:space="preserve"> who pronounce themselves in favor or legislative reform in place of and in contradistinction to the conquest of political power and social revolution do not choose a more tranquil, calmer, and slower road to the same goal, but a different goal. Instead of taking a stand for the establishment of a new society they take a stand for surface modification of the old society </w:t>
      </w:r>
      <w:proofErr w:type="gramStart"/>
      <w:r w:rsidRPr="00D61315">
        <w:rPr>
          <w:sz w:val="2"/>
          <w:szCs w:val="2"/>
        </w:rPr>
        <w:t>. . . .</w:t>
      </w:r>
      <w:proofErr w:type="gramEnd"/>
      <w:r w:rsidRPr="00D61315">
        <w:rPr>
          <w:sz w:val="2"/>
          <w:szCs w:val="2"/>
        </w:rPr>
        <w:t xml:space="preserve"> Our program becomes not the realization of Socialism, but the reform of capitalism; not the suppression of the system of wage labor, but the . . . suppression of the abuses of capitalism instead of the suppression of capitalism itself.77 In other words, reform as an end goal—reformism—is a project distinct from reform toward revolutionary or transformative ends. If capitalism is the problem, then abolition rather than reform should be the goal. Parallel arguments are made for white supremacy, heteropatriarchy, and the prison-industrial complex.78 Reformism telegraphs to the public that the system, institution, or set of relations it seeks to tweak are here to stay; that the problem is not structural or symptomatic but stray.79 As such, it insulates labor exploitation, land dispossession, environmental destruction, and more as problems for regulation, rather than products of status quo power relations. In form and substance, reformism shields the status quo and its protectorate from ongoing challenges necessary to contest their power and build another world. In so doing, reformism consolidates the hand of those in power and deepen preexisting inequalities.80 Reformism becomes an essential strategy of the ruling class to reestablish its rule;81 to do as little as possible to quell revolt that might force deeper changes and self-rule.82 Reformism does not try to remake power, politics, or the state, but it engages with power, politics, and the state as it is constituted. Even when what fuels the reform is street politics, the political class will take ownership over the path forward. They will coopt the energy from the streets to reassert their own power and make excuses for or divert attention away from their inability to act.83 Consider the Congressional Democrats' offering of the George Floyd Justice in Policing Act soon after the 2020 protests began. The summerlong rebellions and protests came amidst the early days of the global pandemic and almost six years after the rebellion against Darren Wilson's murder of Michael Brown in Ferguson. Most Democrats criticized the demand "defund the police" as naive, nonsensical, and unpopular.84 On June 8th, Nancy Pelosi, Chuck Schumer, and members of the Congressional Black Caucus donned </w:t>
      </w:r>
      <w:proofErr w:type="spellStart"/>
      <w:r w:rsidRPr="00D61315">
        <w:rPr>
          <w:sz w:val="2"/>
          <w:szCs w:val="2"/>
        </w:rPr>
        <w:t>kente</w:t>
      </w:r>
      <w:proofErr w:type="spellEnd"/>
      <w:r w:rsidRPr="00D61315">
        <w:rPr>
          <w:sz w:val="2"/>
          <w:szCs w:val="2"/>
        </w:rPr>
        <w:t xml:space="preserve"> cloth and kneeled in silence for eight minutes and forty-six seconds before announcing their legislative rebuke.85 The bill included a laundry list of police reforms and committed hundreds of millions of dollars to the police. It delimited qualified immunity that shields police from liability for brutality; banned chokeholds, no-knock warrants, and racial profiling; promoted greater adoption of body cameras and more trainings on racial profiling; and established a national police-misconduct registry.86 The Lawyers' Committee for Civil Rights Under Law, the NAACP LDF, the National Urban League, and the National Action Network endorsed the legislation.87 Police unions opposed it.88 President Trump promised to veto it.89 The bill passed the House within weeks and never made it out of the Senate.90 It was the most robust police reform bill the House had passed in decades.91 The triumphant version of this story sees democracy at work: Congressional Democrats forced by street protests to take stronger action than they would have otherwise. But there is a more critical story in which the Democrats knew the bill would not pass Congress, let alone President Trump's desk. This was counterinsurgency: theater designed to deflect and to slow down the street protests— which had been subjected to police and National Guard crackdowns all over the country.92 The Democrats acted to safeguard the legitimacy of the police along with their party and bourgeois democracy more broadly, and to reassert the primacy of conventional police </w:t>
      </w:r>
      <w:proofErr w:type="spellStart"/>
      <w:r w:rsidRPr="00D61315">
        <w:rPr>
          <w:sz w:val="2"/>
          <w:szCs w:val="2"/>
        </w:rPr>
        <w:t>reformover</w:t>
      </w:r>
      <w:proofErr w:type="spellEnd"/>
      <w:r w:rsidRPr="00D61315">
        <w:rPr>
          <w:sz w:val="2"/>
          <w:szCs w:val="2"/>
        </w:rPr>
        <w:t xml:space="preserve"> defund. They attempted to reseal a loop broken by the street protests, which, by virtue of their scale, endurance, and vibrancy, called into question the ability of policing or the channels of representative democracy to serve the people at all. Theirs was an effort to quell the protest that propelled them to act, while asserting their responsiveness all along.93 The Democrats went on the attack against defund and the broader left with its demands for redistribution.94 But as far as the political class went to lambast mass protest—to render it criminal, as the act of outsiders—it is protest and organizing that creates the social crises required for emancipatory social change.95 We can see the necessity of protest, disruption, and radical demands in changing what is possible in the histories of suffrage, civil rights, and the abolition of chattel slavery,96 even as we notice protest, like any tool, from litigation to lobbying, is both incomplete and put to use by right-wing and revanchist forces. Reformism communicates a conception of the state as a neutral arbiter of equally situated competing interests. This implies that poor, working-class, and oppressed people should focus on voting and elections to "secure legislation to regulate capitalism," and thereby "improve their working conditions and living standards."97 It requires people to plead with elected officials and rely on a narrow band of methods "that end up preventing them from securing their own reform goals."98 Reformism fosters continual reliance on the ruling class, attempting to foreclose contesting fundamental questions of the shape of the state or the economy.99 It prevents the dominated classes from building independent political power and encourages an embrace of formal law and politics as the primary terrain of struggle.100 When such efforts (almost inevitably) fail, it is for lack of trying, or the unpopularity or foolishness of the cause. A growing body of research demonstrates the state is neither "neutral" nor "capable of being used by anyone."101 The state is dominated by the capitalist class, corporate power, organized money, and the rich.102 Relying primarily on formal law and politics diverts attention from the work required to reconstitute politics and the economy. A member of the DSA and the L.A. Tenants' Union explains: "[T]he fate of [the DSA] depends on whether or not it is willing to struggle with the working class where they are . . . over the long haul."103 Such "deep local organizing" is "arduous" and "time-consuming."104 Focusing on legislative or electoral battles distracts from building "sites of power independent of the political system" beyond a campaign cycle.105 The strongest version of the Marxist critique of the state sees the state at its essence as an instrument of class domination.106 But the Greek sociologist and lawyer Nicos Poulantzas offered a more dynamic account refusing the state either as an object of class power (the strong Marxist account) or a neutral arbiter among varied interests (the liberal account).107 He conceived of the state as a relation rather than a thing: a "material condensation (apparatus) of force between classes and fractions of classes as they are expressed in a specific manner."108 This meant that the state has some autonomous qualities—rather than a simple extension of ruling class power—in part due to competing interests among fractions of the ruling class. The state encompasses a set of variegated spaces and relations in which struggles are waged.109 So too does the law "absorb" popular struggles and thus become "riven with social contradictions."110 While </w:t>
      </w:r>
      <w:proofErr w:type="spellStart"/>
      <w:r w:rsidRPr="00D61315">
        <w:rPr>
          <w:sz w:val="2"/>
          <w:szCs w:val="2"/>
        </w:rPr>
        <w:t>Poulantzas</w:t>
      </w:r>
      <w:proofErr w:type="spellEnd"/>
      <w:r w:rsidRPr="00D61315">
        <w:rPr>
          <w:sz w:val="2"/>
          <w:szCs w:val="2"/>
        </w:rPr>
        <w:t xml:space="preserve"> rejected the idea that the state was neutral and therefore could be used by anyone toward any end, he believed popular struggles could shift the balance of power in ways that were absorbed by the state. The question for </w:t>
      </w:r>
      <w:proofErr w:type="spellStart"/>
      <w:r w:rsidRPr="00D61315">
        <w:rPr>
          <w:sz w:val="2"/>
          <w:szCs w:val="2"/>
        </w:rPr>
        <w:t>Poulantzas</w:t>
      </w:r>
      <w:proofErr w:type="spellEnd"/>
      <w:r w:rsidRPr="00D61315">
        <w:rPr>
          <w:sz w:val="2"/>
          <w:szCs w:val="2"/>
        </w:rPr>
        <w:t xml:space="preserve">, and for many on the left, is how to create ruptures or breaks within the political, economic, social order for deep transformation. The intimate relationship between the state and the ruling class suggests that pursuing reforms as a primary or exclusive strategy for any movement or party that seeks fundamental transformation is inherently concessionary.111 But while working toward reforms risks "corruption or quenching of the work for the </w:t>
      </w:r>
      <w:proofErr w:type="spellStart"/>
      <w:r w:rsidRPr="00D61315">
        <w:rPr>
          <w:sz w:val="2"/>
          <w:szCs w:val="2"/>
        </w:rPr>
        <w:t>longterm</w:t>
      </w:r>
      <w:proofErr w:type="spellEnd"/>
      <w:r w:rsidRPr="00D61315">
        <w:rPr>
          <w:sz w:val="2"/>
          <w:szCs w:val="2"/>
        </w:rPr>
        <w:t xml:space="preserve"> goal" of transformation, renouncing reforms may be "</w:t>
      </w:r>
      <w:proofErr w:type="spellStart"/>
      <w:r w:rsidRPr="00D61315">
        <w:rPr>
          <w:sz w:val="2"/>
          <w:szCs w:val="2"/>
        </w:rPr>
        <w:t>paralysing</w:t>
      </w:r>
      <w:proofErr w:type="spellEnd"/>
      <w:r w:rsidRPr="00D61315">
        <w:rPr>
          <w:sz w:val="2"/>
          <w:szCs w:val="2"/>
        </w:rPr>
        <w:t xml:space="preserve"> to action."112 This widely understood tension on the left leads to engagement with reform projects, and the necessity of a framework for pursuing reforms understood as part of a fundamental struggle for power. B. Non-Reformist Reforms The basic formulation of the non-reformist reform is twofold. First, a non-reformist reform aims to undermine the political, economic, and social system or set of relations as it gestures at a fundamentally distinct system or set of relations in relation or toward a particular ideological and material project of world-building.113 Second, a non-reformist reform draws from and builds the popular strength, consciousness, and organization of revolutionary or agential classes or coalitions—most clearly, in doctrinaire Marxism, for example, the working class.114 It is part of a democratic project.115 Embedded in the concept is a theory of change: a criticism of the prevailing political, economic, and social system or set of relations, who benefits from it, and at whose expense, and how; a horizon for a radical new state, society, or world; and an evolving praxis of how to bridge the two.116 For example, labor organizer Jane McAlevey distinguishes among advocacy, mobilizing, and organizing. Advocacy involves elites, "lawyers, pollsters, researchers, and communications firms"; mobilizing involves "dedicated activists who show up over and over at every meeting and rally for all good causes"; and organizing builds "a continually expanding base of ordinary people, a mass of people never previously involved," with the "primary goal" to "transfer power from the elite to the majority."117 McAlevey differentiates modes of praxis here, but folded within each of her descriptions is a theory of social change. Whereas advocacy and mobilizing are more in sync with liberal legal conceptions, organizing is aligned with left theories that envision a transformation of state and society, not simply as a matter of substance, but in terms of who holds power and who governs.118 In the 1960s, French Austrian philosopher André Gorz made his essential contribution to Marxist theories of social change by coining the term "non-reformist reform."119 His criticism was focused on capitalism and his horizon on socialism: "no less than the hegemony of the working class, the public ownership of the means of production."120 Because capitalism would not buckle of its own contradictions or due to spontaneous working-class revolt, the challenge was "link[</w:t>
      </w:r>
      <w:proofErr w:type="spellStart"/>
      <w:r w:rsidRPr="00D61315">
        <w:rPr>
          <w:sz w:val="2"/>
          <w:szCs w:val="2"/>
        </w:rPr>
        <w:t>ing</w:t>
      </w:r>
      <w:proofErr w:type="spellEnd"/>
      <w:r w:rsidRPr="00D61315">
        <w:rPr>
          <w:sz w:val="2"/>
          <w:szCs w:val="2"/>
        </w:rPr>
        <w:t>] the struggle for socialism to the everyday demands of . . . workers;"121 to make manifest "what socialism can bring" and to establish "intermediate objectives by means of which socialism can be seen as possible."122 The contradictory valence of reform emerged from a question of praxis: is it "possible from within [capitalism] . . . to impose anti-capitalist solutions which will not immediately be incorporated into and subordinated to the system?"123 The non-reformist reform is democratic in character. Gorz explained that not only must a non-reformist reform be "implemented or controlled by those who demand it," it "requires the creation of new centers of democratic power."124 This would entail, he went on, the "decentralization of the decision-making power, a restriction on the powers of State or Capital, an extension of popular power, that is to say, a victory of democracy over the dictatorship of profit."125 He called for something broader and deeper than a version of democracy limited to the vote or electoral politics. He spoke of power for workers against "Capital" and within and over "agriculture, the university, property relations, the region, the administration, the economy . . . companies, schools, municipalities . . . [and] large enterprise."126 The terrain of the struggle Gorz described is not limited to law and the state, but a broader set of arenas where political, economic, and social relations take shape. Non-reformist reforms must engage the market, the economy, and the social head on. Gorz's account of non-reformist reforms, then, has less to do with the law or the state per se, than a more expansive account of remaking a broader set of rules, relations, and institutions through which we live. This is "a strategy of progressive conquest of power by the workers," he explained, that does not "exclude the possibility or even the necessity for a revolutionary seizure of power at a later stage."127 Almost fifty years later, Ruth Wilson Gilmore called for non-reformist reforms in the context of prison abolitionist struggles.128 In her many writings, Gilmore centers the prison as a central site in the struggle against racial capitalism.129 For Gilmore, non-reformist reforms are "changes that, at the end of the day, unravel rather than widen the net of social control through criminalization."130 By using the word "changes," like Gorz, she makes the case for a capacious view of reform and power, not simply focused on the state or formal law.131 People must "develop[] capacities in organizations" and "combine[]" with other collective formations to "shake the ground."132 The task for movements is "to go deeply into the state in all its aspects—its legitimacy, the ideological apparatuses it wields to normalize the everyday horror of mass incarceration, its budget process, its inner contradictions, its intrastate antagonisms and frictions."133 These are places where people are "struggling to piece together lives torn apart by poverty, illness, undereducation, war, long-distance migration, flight. Here, where we fight, is where the state is."134 It is through these struggles that people build dynamic understandings of the state and their own power as they attempt to remake state, society, and themselves.</w:t>
      </w:r>
    </w:p>
    <w:p w14:paraId="2ACAE6CE" w14:textId="77777777" w:rsidR="007561E8" w:rsidRPr="00D61315" w:rsidRDefault="007561E8" w:rsidP="007561E8">
      <w:pPr>
        <w:rPr>
          <w:sz w:val="16"/>
          <w:szCs w:val="16"/>
        </w:rPr>
      </w:pPr>
      <w:r w:rsidRPr="00D61315">
        <w:rPr>
          <w:sz w:val="16"/>
          <w:szCs w:val="16"/>
        </w:rPr>
        <w:t xml:space="preserve">Most recently, </w:t>
      </w:r>
      <w:r w:rsidRPr="00D61315">
        <w:rPr>
          <w:rStyle w:val="StyleUnderline"/>
        </w:rPr>
        <w:t xml:space="preserve">the contemporary </w:t>
      </w:r>
      <w:r w:rsidRPr="00D61315">
        <w:rPr>
          <w:rStyle w:val="Emphasis"/>
        </w:rPr>
        <w:t>Indigenous organization</w:t>
      </w:r>
      <w:r w:rsidRPr="00D61315">
        <w:rPr>
          <w:rStyle w:val="StyleUnderline"/>
        </w:rPr>
        <w:t xml:space="preserve"> </w:t>
      </w:r>
      <w:r w:rsidRPr="00D61315">
        <w:rPr>
          <w:rStyle w:val="StyleUnderline"/>
          <w:highlight w:val="green"/>
        </w:rPr>
        <w:t xml:space="preserve">The </w:t>
      </w:r>
      <w:r w:rsidRPr="00D61315">
        <w:rPr>
          <w:rStyle w:val="Emphasis"/>
          <w:highlight w:val="green"/>
        </w:rPr>
        <w:t>Red Nation</w:t>
      </w:r>
      <w:r w:rsidRPr="00D61315">
        <w:rPr>
          <w:sz w:val="16"/>
          <w:szCs w:val="16"/>
        </w:rPr>
        <w:t xml:space="preserve"> has developed the richest social movement account of non-reformist reforms attendant to racism, capitalism, and colonialism.135 Their materials assert that fighting prison and police are central but insufficient proxies for the entire ideological and material battle with capitalism and colonialism.136 The organization </w:t>
      </w:r>
      <w:r w:rsidRPr="00D61315">
        <w:rPr>
          <w:rStyle w:val="Emphasis"/>
          <w:highlight w:val="green"/>
        </w:rPr>
        <w:t>rebukes reforms</w:t>
      </w:r>
      <w:r w:rsidRPr="00D61315">
        <w:rPr>
          <w:rStyle w:val="StyleUnderline"/>
          <w:highlight w:val="green"/>
        </w:rPr>
        <w:t xml:space="preserve"> as "attempts to </w:t>
      </w:r>
      <w:r w:rsidRPr="00D61315">
        <w:rPr>
          <w:rStyle w:val="Emphasis"/>
          <w:highlight w:val="green"/>
        </w:rPr>
        <w:t>treat</w:t>
      </w:r>
      <w:r w:rsidRPr="00D61315">
        <w:rPr>
          <w:rStyle w:val="StyleUnderline"/>
          <w:highlight w:val="green"/>
        </w:rPr>
        <w:t xml:space="preserve"> </w:t>
      </w:r>
      <w:r w:rsidRPr="00D61315">
        <w:rPr>
          <w:rStyle w:val="StyleUnderline"/>
        </w:rPr>
        <w:t xml:space="preserve">the </w:t>
      </w:r>
      <w:r w:rsidRPr="00D61315">
        <w:rPr>
          <w:rStyle w:val="Emphasis"/>
          <w:highlight w:val="green"/>
        </w:rPr>
        <w:t>symptoms</w:t>
      </w:r>
      <w:r w:rsidRPr="00D61315">
        <w:rPr>
          <w:rStyle w:val="StyleUnderline"/>
        </w:rPr>
        <w:t xml:space="preserve"> of a </w:t>
      </w:r>
      <w:r w:rsidRPr="00D61315">
        <w:rPr>
          <w:rStyle w:val="Emphasis"/>
        </w:rPr>
        <w:t>crisis</w:t>
      </w:r>
      <w:r w:rsidRPr="00D61315">
        <w:rPr>
          <w:sz w:val="16"/>
          <w:szCs w:val="16"/>
        </w:rPr>
        <w:t xml:space="preserve">" and reformists as those who "compromise our future by aligning with the interests of the ruling class."137 </w:t>
      </w:r>
      <w:r w:rsidRPr="00D61315">
        <w:rPr>
          <w:rStyle w:val="StyleUnderline"/>
        </w:rPr>
        <w:t xml:space="preserve">But the organization </w:t>
      </w:r>
      <w:r w:rsidRPr="00D61315">
        <w:rPr>
          <w:rStyle w:val="Emphasis"/>
          <w:highlight w:val="green"/>
        </w:rPr>
        <w:t>refuses</w:t>
      </w:r>
      <w:r w:rsidRPr="00D61315">
        <w:rPr>
          <w:rStyle w:val="StyleUnderline"/>
          <w:highlight w:val="green"/>
        </w:rPr>
        <w:t xml:space="preserve"> to "</w:t>
      </w:r>
      <w:r w:rsidRPr="00D61315">
        <w:rPr>
          <w:rStyle w:val="Emphasis"/>
          <w:highlight w:val="green"/>
        </w:rPr>
        <w:t>relinquish</w:t>
      </w:r>
      <w:r w:rsidRPr="00D61315">
        <w:rPr>
          <w:rStyle w:val="StyleUnderline"/>
          <w:highlight w:val="green"/>
        </w:rPr>
        <w:t xml:space="preserve"> the power of </w:t>
      </w:r>
      <w:r w:rsidRPr="00D61315">
        <w:rPr>
          <w:rStyle w:val="Emphasis"/>
          <w:highlight w:val="green"/>
        </w:rPr>
        <w:t>state institutions</w:t>
      </w:r>
      <w:r w:rsidRPr="00D61315">
        <w:rPr>
          <w:rStyle w:val="StyleUnderline"/>
          <w:highlight w:val="green"/>
        </w:rPr>
        <w:t xml:space="preserve">" and "the </w:t>
      </w:r>
      <w:r w:rsidRPr="00D61315">
        <w:rPr>
          <w:rStyle w:val="Emphasis"/>
        </w:rPr>
        <w:t xml:space="preserve">sheer </w:t>
      </w:r>
      <w:r w:rsidRPr="00D61315">
        <w:rPr>
          <w:rStyle w:val="Emphasis"/>
          <w:highlight w:val="green"/>
        </w:rPr>
        <w:t>resources</w:t>
      </w:r>
      <w:r w:rsidRPr="00D61315">
        <w:rPr>
          <w:rStyle w:val="StyleUnderline"/>
          <w:highlight w:val="green"/>
        </w:rPr>
        <w:t xml:space="preserve"> </w:t>
      </w:r>
      <w:r w:rsidRPr="00D61315">
        <w:rPr>
          <w:rStyle w:val="StyleUnderline"/>
        </w:rPr>
        <w:t xml:space="preserve">available to humanity" </w:t>
      </w:r>
      <w:r w:rsidRPr="00D61315">
        <w:rPr>
          <w:rStyle w:val="StyleUnderline"/>
          <w:highlight w:val="green"/>
        </w:rPr>
        <w:t xml:space="preserve">that the </w:t>
      </w:r>
      <w:r w:rsidRPr="00D61315">
        <w:rPr>
          <w:rStyle w:val="Emphasis"/>
          <w:highlight w:val="green"/>
        </w:rPr>
        <w:t>state</w:t>
      </w:r>
      <w:r w:rsidRPr="00D61315">
        <w:rPr>
          <w:rStyle w:val="StyleUnderline"/>
          <w:highlight w:val="green"/>
        </w:rPr>
        <w:t xml:space="preserve"> has the </w:t>
      </w:r>
      <w:r w:rsidRPr="00D61315">
        <w:rPr>
          <w:rStyle w:val="Emphasis"/>
          <w:highlight w:val="green"/>
        </w:rPr>
        <w:t>potential to wield</w:t>
      </w:r>
      <w:r w:rsidRPr="00D61315">
        <w:rPr>
          <w:sz w:val="16"/>
          <w:szCs w:val="16"/>
        </w:rPr>
        <w:t xml:space="preserve">.138 Thus, </w:t>
      </w:r>
      <w:r w:rsidRPr="00D61315">
        <w:rPr>
          <w:rStyle w:val="StyleUnderline"/>
        </w:rPr>
        <w:t xml:space="preserve">the organization advocates for a program of "non-reformist reform" that "has the </w:t>
      </w:r>
      <w:r w:rsidRPr="00D61315">
        <w:rPr>
          <w:rStyle w:val="Emphasis"/>
        </w:rPr>
        <w:t>abolition of capitalism</w:t>
      </w:r>
      <w:r w:rsidRPr="00D61315">
        <w:rPr>
          <w:rStyle w:val="StyleUnderline"/>
        </w:rPr>
        <w:t xml:space="preserve"> via </w:t>
      </w:r>
      <w:r w:rsidRPr="00D61315">
        <w:rPr>
          <w:rStyle w:val="Emphasis"/>
        </w:rPr>
        <w:t>revolution</w:t>
      </w:r>
      <w:r w:rsidRPr="00D61315">
        <w:rPr>
          <w:rStyle w:val="StyleUnderline"/>
        </w:rPr>
        <w:t xml:space="preserve"> as its </w:t>
      </w:r>
      <w:r w:rsidRPr="00D61315">
        <w:rPr>
          <w:rStyle w:val="Emphasis"/>
        </w:rPr>
        <w:t>central goal</w:t>
      </w:r>
      <w:r w:rsidRPr="00D61315">
        <w:rPr>
          <w:rStyle w:val="StyleUnderline"/>
        </w:rPr>
        <w:t>.</w:t>
      </w:r>
      <w:r w:rsidRPr="00D61315">
        <w:rPr>
          <w:sz w:val="16"/>
          <w:szCs w:val="16"/>
        </w:rPr>
        <w:t xml:space="preserve">"139 </w:t>
      </w:r>
      <w:r w:rsidRPr="00D61315">
        <w:rPr>
          <w:rStyle w:val="StyleUnderline"/>
        </w:rPr>
        <w:t>Its "philosophy of reform" is focused on "</w:t>
      </w:r>
      <w:proofErr w:type="spellStart"/>
      <w:r w:rsidRPr="00D61315">
        <w:rPr>
          <w:rStyle w:val="Emphasis"/>
        </w:rPr>
        <w:t>reallocat</w:t>
      </w:r>
      <w:proofErr w:type="spellEnd"/>
      <w:r w:rsidRPr="00D61315">
        <w:rPr>
          <w:rStyle w:val="Emphasis"/>
        </w:rPr>
        <w:t>[</w:t>
      </w:r>
      <w:proofErr w:type="spellStart"/>
      <w:r w:rsidRPr="00D61315">
        <w:rPr>
          <w:rStyle w:val="Emphasis"/>
        </w:rPr>
        <w:t>ing</w:t>
      </w:r>
      <w:proofErr w:type="spellEnd"/>
      <w:r w:rsidRPr="00D61315">
        <w:rPr>
          <w:rStyle w:val="Emphasis"/>
        </w:rPr>
        <w:t>] social wealth</w:t>
      </w:r>
      <w:r w:rsidRPr="00D61315">
        <w:rPr>
          <w:rStyle w:val="StyleUnderline"/>
        </w:rPr>
        <w:t xml:space="preserve"> back to those who actually </w:t>
      </w:r>
      <w:r w:rsidRPr="00D61315">
        <w:rPr>
          <w:rStyle w:val="Emphasis"/>
        </w:rPr>
        <w:t>produce</w:t>
      </w:r>
      <w:r w:rsidRPr="00D61315">
        <w:rPr>
          <w:rStyle w:val="StyleUnderline"/>
        </w:rPr>
        <w:t xml:space="preserve"> it: </w:t>
      </w:r>
      <w:r w:rsidRPr="00D61315">
        <w:rPr>
          <w:rStyle w:val="Emphasis"/>
        </w:rPr>
        <w:t>workers</w:t>
      </w:r>
      <w:r w:rsidRPr="00D61315">
        <w:rPr>
          <w:rStyle w:val="StyleUnderline"/>
        </w:rPr>
        <w:t xml:space="preserve">, the </w:t>
      </w:r>
      <w:r w:rsidRPr="00D61315">
        <w:rPr>
          <w:rStyle w:val="Emphasis"/>
        </w:rPr>
        <w:t>poor</w:t>
      </w:r>
      <w:r w:rsidRPr="00D61315">
        <w:rPr>
          <w:rStyle w:val="StyleUnderline"/>
        </w:rPr>
        <w:t xml:space="preserve">, </w:t>
      </w:r>
      <w:r w:rsidRPr="00D61315">
        <w:rPr>
          <w:rStyle w:val="Emphasis"/>
        </w:rPr>
        <w:t>Indigenous peoples</w:t>
      </w:r>
      <w:r w:rsidRPr="00D61315">
        <w:rPr>
          <w:rStyle w:val="StyleUnderline"/>
        </w:rPr>
        <w:t xml:space="preserve">, the </w:t>
      </w:r>
      <w:r w:rsidRPr="00D61315">
        <w:rPr>
          <w:rStyle w:val="Emphasis"/>
        </w:rPr>
        <w:t>Global South</w:t>
      </w:r>
      <w:r w:rsidRPr="00D61315">
        <w:rPr>
          <w:rStyle w:val="StyleUnderline"/>
        </w:rPr>
        <w:t xml:space="preserve">, </w:t>
      </w:r>
      <w:r w:rsidRPr="00D61315">
        <w:rPr>
          <w:rStyle w:val="Emphasis"/>
        </w:rPr>
        <w:t>women</w:t>
      </w:r>
      <w:r w:rsidRPr="00D61315">
        <w:rPr>
          <w:rStyle w:val="StyleUnderline"/>
        </w:rPr>
        <w:t xml:space="preserve">, </w:t>
      </w:r>
      <w:r w:rsidRPr="00D61315">
        <w:rPr>
          <w:rStyle w:val="Emphasis"/>
        </w:rPr>
        <w:t>migrants</w:t>
      </w:r>
      <w:r w:rsidRPr="00D61315">
        <w:rPr>
          <w:sz w:val="16"/>
          <w:szCs w:val="16"/>
        </w:rPr>
        <w:t>, caretakers of the land, and the land itself."140 This articulates a broad conception of the agential class that extends far beyond any traditional Marxist conception of the working class.</w:t>
      </w:r>
    </w:p>
    <w:p w14:paraId="4505325F" w14:textId="77777777" w:rsidR="007561E8" w:rsidRPr="00D61315" w:rsidRDefault="007561E8" w:rsidP="007561E8">
      <w:pPr>
        <w:pStyle w:val="Heading4"/>
        <w:rPr>
          <w:rFonts w:cs="Calibri"/>
        </w:rPr>
      </w:pPr>
      <w:r w:rsidRPr="00D61315">
        <w:rPr>
          <w:rFonts w:cs="Calibri"/>
        </w:rPr>
        <w:t xml:space="preserve">The scale and urgency of climate change requires we use the state. Transition away from fossil capital requires </w:t>
      </w:r>
      <w:r w:rsidRPr="00D61315">
        <w:rPr>
          <w:rFonts w:cs="Calibri"/>
          <w:i/>
          <w:u w:val="single"/>
        </w:rPr>
        <w:t>coercive authority</w:t>
      </w:r>
      <w:r w:rsidRPr="00D61315">
        <w:rPr>
          <w:rFonts w:cs="Calibri"/>
        </w:rPr>
        <w:t xml:space="preserve">. Movement-based politics are </w:t>
      </w:r>
      <w:r w:rsidRPr="00D61315">
        <w:rPr>
          <w:rFonts w:cs="Calibri"/>
          <w:i/>
          <w:u w:val="single"/>
        </w:rPr>
        <w:t>too slow</w:t>
      </w:r>
      <w:r w:rsidRPr="00D61315">
        <w:rPr>
          <w:rFonts w:cs="Calibri"/>
        </w:rPr>
        <w:t xml:space="preserve"> and can’t control the </w:t>
      </w:r>
      <w:r w:rsidRPr="00D61315">
        <w:rPr>
          <w:rFonts w:cs="Calibri"/>
          <w:i/>
          <w:u w:val="single"/>
        </w:rPr>
        <w:t>levers of power</w:t>
      </w:r>
      <w:r w:rsidRPr="00D61315">
        <w:rPr>
          <w:rFonts w:cs="Calibri"/>
        </w:rPr>
        <w:t>.</w:t>
      </w:r>
    </w:p>
    <w:p w14:paraId="736A2F90" w14:textId="77777777" w:rsidR="007561E8" w:rsidRPr="00D61315" w:rsidRDefault="007561E8" w:rsidP="007561E8">
      <w:r w:rsidRPr="00D61315">
        <w:rPr>
          <w:rStyle w:val="Style13ptBold"/>
        </w:rPr>
        <w:t>Toscano 20</w:t>
      </w:r>
      <w:r w:rsidRPr="00D61315">
        <w:t xml:space="preserve"> –Co-Director of the Centre for Philosophy and Critical Theory at Goldsmiths University of London. Member of the editorial board of the journal </w:t>
      </w:r>
      <w:hyperlink r:id="rId5" w:history="1">
        <w:r w:rsidRPr="00D61315">
          <w:rPr>
            <w:rStyle w:val="Hyperlink"/>
          </w:rPr>
          <w:t>Historical Materialism: Research in Critical Marxist Theory</w:t>
        </w:r>
      </w:hyperlink>
      <w:r w:rsidRPr="00D61315">
        <w:t>.</w:t>
      </w:r>
    </w:p>
    <w:p w14:paraId="4BAFAB56" w14:textId="77777777" w:rsidR="007561E8" w:rsidRPr="00D61315" w:rsidRDefault="007561E8" w:rsidP="007561E8">
      <w:pPr>
        <w:rPr>
          <w:color w:val="467886" w:themeColor="hyperlink"/>
          <w:u w:val="single"/>
        </w:rPr>
      </w:pPr>
      <w:r w:rsidRPr="00D61315">
        <w:t xml:space="preserve">Alberto Toscano, 2020, “Last Resorts: Jottings on the Pandemic State,” Crisis &amp; Critique, </w:t>
      </w:r>
      <w:hyperlink r:id="rId6" w:history="1">
        <w:r w:rsidRPr="00D61315">
          <w:rPr>
            <w:rStyle w:val="Hyperlink"/>
          </w:rPr>
          <w:t>https://crisiscritique.org/uploads/24-11-2020/alberto-toscano.pdf</w:t>
        </w:r>
      </w:hyperlink>
    </w:p>
    <w:p w14:paraId="2D4CDE08" w14:textId="77777777" w:rsidR="007561E8" w:rsidRPr="00D61315" w:rsidRDefault="007561E8" w:rsidP="007561E8">
      <w:pPr>
        <w:rPr>
          <w:sz w:val="16"/>
        </w:rPr>
      </w:pPr>
      <w:r w:rsidRPr="00D61315">
        <w:rPr>
          <w:sz w:val="16"/>
        </w:rPr>
        <w:t xml:space="preserve">It is an interesting exercise in Marxist parallax reading, thus, to confront De Virus Illustribus with Andreas Malm’s </w:t>
      </w:r>
      <w:r w:rsidRPr="00D61315">
        <w:rPr>
          <w:rStyle w:val="StyleUnderline"/>
          <w:highlight w:val="green"/>
        </w:rPr>
        <w:t>plea for the state as</w:t>
      </w:r>
      <w:r w:rsidRPr="00D61315">
        <w:rPr>
          <w:rStyle w:val="StyleUnderline"/>
        </w:rPr>
        <w:t xml:space="preserve"> humanity and </w:t>
      </w:r>
      <w:r w:rsidRPr="00D61315">
        <w:rPr>
          <w:rStyle w:val="StyleUnderline"/>
          <w:highlight w:val="green"/>
        </w:rPr>
        <w:t>ecology’s</w:t>
      </w:r>
      <w:r w:rsidRPr="00D61315">
        <w:rPr>
          <w:rStyle w:val="StyleUnderline"/>
        </w:rPr>
        <w:t xml:space="preserve"> ‘hope of </w:t>
      </w:r>
      <w:r w:rsidRPr="00D61315">
        <w:rPr>
          <w:rStyle w:val="StyleUnderline"/>
          <w:highlight w:val="green"/>
        </w:rPr>
        <w:t>last resort’</w:t>
      </w:r>
      <w:r w:rsidRPr="00D61315">
        <w:rPr>
          <w:sz w:val="16"/>
        </w:rPr>
        <w:t xml:space="preserve"> in his formidable Corona, Climate, Chronic Emergency: War Communism in the Twenty-First Century. Malm’s book is the best synthesis </w:t>
      </w:r>
      <w:r w:rsidRPr="00D61315">
        <w:rPr>
          <w:rStyle w:val="StyleUnderline"/>
        </w:rPr>
        <w:t>we have</w:t>
      </w:r>
      <w:r w:rsidRPr="00D61315">
        <w:rPr>
          <w:sz w:val="16"/>
        </w:rPr>
        <w:t xml:space="preserve"> of </w:t>
      </w:r>
      <w:r w:rsidRPr="00D61315">
        <w:rPr>
          <w:rStyle w:val="StyleUnderline"/>
        </w:rPr>
        <w:t>the link between the</w:t>
      </w:r>
      <w:r w:rsidRPr="00D61315">
        <w:rPr>
          <w:sz w:val="16"/>
        </w:rPr>
        <w:t xml:space="preserve"> ongoing </w:t>
      </w:r>
      <w:r w:rsidRPr="00D61315">
        <w:rPr>
          <w:rStyle w:val="Emphasis"/>
        </w:rPr>
        <w:t>climate catastrophe</w:t>
      </w:r>
      <w:r w:rsidRPr="00D61315">
        <w:rPr>
          <w:sz w:val="16"/>
        </w:rPr>
        <w:t xml:space="preserve">, </w:t>
      </w:r>
      <w:r w:rsidRPr="00D61315">
        <w:rPr>
          <w:rStyle w:val="StyleUnderline"/>
        </w:rPr>
        <w:t>the</w:t>
      </w:r>
      <w:r w:rsidRPr="00D61315">
        <w:rPr>
          <w:sz w:val="16"/>
        </w:rPr>
        <w:t xml:space="preserve"> rolling </w:t>
      </w:r>
      <w:r w:rsidRPr="00D61315">
        <w:rPr>
          <w:rStyle w:val="Emphasis"/>
        </w:rPr>
        <w:t>Covid pandemic</w:t>
      </w:r>
      <w:r w:rsidRPr="00D61315">
        <w:rPr>
          <w:sz w:val="16"/>
        </w:rPr>
        <w:t xml:space="preserve">, </w:t>
      </w:r>
      <w:r w:rsidRPr="00D61315">
        <w:rPr>
          <w:rStyle w:val="StyleUnderline"/>
        </w:rPr>
        <w:t>and</w:t>
      </w:r>
      <w:r w:rsidRPr="00D61315">
        <w:rPr>
          <w:sz w:val="16"/>
        </w:rPr>
        <w:t xml:space="preserve"> their </w:t>
      </w:r>
      <w:r w:rsidRPr="00D61315">
        <w:rPr>
          <w:rStyle w:val="Emphasis"/>
        </w:rPr>
        <w:t xml:space="preserve">capitalist </w:t>
      </w:r>
      <w:proofErr w:type="spellStart"/>
      <w:r w:rsidRPr="00D61315">
        <w:rPr>
          <w:rStyle w:val="Emphasis"/>
        </w:rPr>
        <w:t>aetiolog</w:t>
      </w:r>
      <w:r w:rsidRPr="00D61315">
        <w:rPr>
          <w:sz w:val="16"/>
        </w:rPr>
        <w:t>y</w:t>
      </w:r>
      <w:proofErr w:type="spellEnd"/>
      <w:r w:rsidRPr="00D61315">
        <w:rPr>
          <w:sz w:val="16"/>
        </w:rPr>
        <w:t xml:space="preserve"> – not to mention a lacerating complement to his critique of ‘hybridism’ and of Marxism’s own </w:t>
      </w:r>
      <w:proofErr w:type="spellStart"/>
      <w:r w:rsidRPr="00D61315">
        <w:rPr>
          <w:sz w:val="16"/>
        </w:rPr>
        <w:t>blindspots</w:t>
      </w:r>
      <w:proofErr w:type="spellEnd"/>
      <w:r w:rsidRPr="00D61315">
        <w:rPr>
          <w:sz w:val="16"/>
        </w:rPr>
        <w:t xml:space="preserve"> about nature in his previous The Progress of this Storm. I am not going to elaborate here on the connections between the Covid pandemic and the </w:t>
      </w:r>
      <w:proofErr w:type="spellStart"/>
      <w:r w:rsidRPr="00D61315">
        <w:rPr>
          <w:sz w:val="16"/>
        </w:rPr>
        <w:t>Capitalocene</w:t>
      </w:r>
      <w:proofErr w:type="spellEnd"/>
      <w:r w:rsidRPr="00D61315">
        <w:rPr>
          <w:sz w:val="16"/>
        </w:rPr>
        <w:t xml:space="preserve">, or on Malm’s astute observations about the dissimilarities and asynchronies between climate change and the coronavirus pandemic as social and natural phenomena. Nor indeed is the eco-Leninist provocation of ‘war communism’ as the name of our emergency politics my concern.21 </w:t>
      </w:r>
    </w:p>
    <w:p w14:paraId="78EE9FEF" w14:textId="77777777" w:rsidR="007561E8" w:rsidRPr="00D61315" w:rsidRDefault="007561E8" w:rsidP="007561E8">
      <w:pPr>
        <w:rPr>
          <w:sz w:val="16"/>
        </w:rPr>
      </w:pPr>
      <w:r w:rsidRPr="00D61315">
        <w:rPr>
          <w:sz w:val="16"/>
        </w:rPr>
        <w:t xml:space="preserve">Rather, I wish merely to touch on </w:t>
      </w:r>
      <w:r w:rsidRPr="00D61315">
        <w:rPr>
          <w:rStyle w:val="StyleUnderline"/>
        </w:rPr>
        <w:t>Malm’s anti-anarchist</w:t>
      </w:r>
      <w:r w:rsidRPr="00D61315">
        <w:rPr>
          <w:sz w:val="16"/>
        </w:rPr>
        <w:t xml:space="preserve"> (and anti- </w:t>
      </w:r>
      <w:proofErr w:type="gramStart"/>
      <w:r w:rsidRPr="00D61315">
        <w:rPr>
          <w:sz w:val="16"/>
        </w:rPr>
        <w:t>value-critical</w:t>
      </w:r>
      <w:proofErr w:type="gramEnd"/>
      <w:r w:rsidRPr="00D61315">
        <w:rPr>
          <w:sz w:val="16"/>
        </w:rPr>
        <w:t xml:space="preserve"> as well as anti-</w:t>
      </w:r>
      <w:proofErr w:type="spellStart"/>
      <w:r w:rsidRPr="00D61315">
        <w:rPr>
          <w:sz w:val="16"/>
        </w:rPr>
        <w:t>communising</w:t>
      </w:r>
      <w:proofErr w:type="spellEnd"/>
      <w:r w:rsidRPr="00D61315">
        <w:rPr>
          <w:sz w:val="16"/>
        </w:rPr>
        <w:t xml:space="preserve">) </w:t>
      </w:r>
      <w:r w:rsidRPr="00D61315">
        <w:rPr>
          <w:rStyle w:val="StyleUnderline"/>
        </w:rPr>
        <w:t>contention</w:t>
      </w:r>
      <w:r w:rsidRPr="00D61315">
        <w:rPr>
          <w:sz w:val="16"/>
        </w:rPr>
        <w:t xml:space="preserve"> that it </w:t>
      </w:r>
      <w:r w:rsidRPr="00D61315">
        <w:rPr>
          <w:rStyle w:val="StyleUnderline"/>
        </w:rPr>
        <w:t>is</w:t>
      </w:r>
      <w:r w:rsidRPr="00D61315">
        <w:rPr>
          <w:sz w:val="16"/>
        </w:rPr>
        <w:t xml:space="preserve"> </w:t>
      </w:r>
      <w:r w:rsidRPr="00D61315">
        <w:rPr>
          <w:rStyle w:val="Emphasis"/>
        </w:rPr>
        <w:t>to the capitalist state</w:t>
      </w:r>
      <w:r w:rsidRPr="00D61315">
        <w:rPr>
          <w:sz w:val="16"/>
        </w:rPr>
        <w:t xml:space="preserve"> that </w:t>
      </w:r>
      <w:r w:rsidRPr="00D61315">
        <w:rPr>
          <w:rStyle w:val="Emphasis"/>
        </w:rPr>
        <w:t>one must turn to confront our chronic emergency</w:t>
      </w:r>
      <w:r w:rsidRPr="00D61315">
        <w:rPr>
          <w:sz w:val="16"/>
        </w:rPr>
        <w:t xml:space="preserve">. Is this, as the critique of value perspective would intimate, just another instantiation of instrumentalism as another variant of fetishistic thinking? My inclination would be to answer in the negative; or rather, to see in Malm’s ecological refunctioning of Leninism, what we could term a tragic instrumentalism. It is tragic, to my mind, </w:t>
      </w:r>
      <w:r w:rsidRPr="00D61315">
        <w:rPr>
          <w:rStyle w:val="Emphasis"/>
        </w:rPr>
        <w:t>like any</w:t>
      </w:r>
      <w:r w:rsidRPr="00D61315">
        <w:rPr>
          <w:sz w:val="16"/>
        </w:rPr>
        <w:t xml:space="preserve"> serious thinking of </w:t>
      </w:r>
      <w:r w:rsidRPr="00D61315">
        <w:rPr>
          <w:rStyle w:val="Emphasis"/>
        </w:rPr>
        <w:t>transition</w:t>
      </w:r>
      <w:r w:rsidRPr="00D61315">
        <w:rPr>
          <w:sz w:val="16"/>
        </w:rPr>
        <w:t xml:space="preserve">, </w:t>
      </w:r>
      <w:proofErr w:type="gramStart"/>
      <w:r w:rsidRPr="00D61315">
        <w:rPr>
          <w:sz w:val="16"/>
        </w:rPr>
        <w:t>all the more</w:t>
      </w:r>
      <w:proofErr w:type="gramEnd"/>
      <w:r w:rsidRPr="00D61315">
        <w:rPr>
          <w:sz w:val="16"/>
        </w:rPr>
        <w:t xml:space="preserve"> so in view of the baleful temporality of climate catastrophe. And its </w:t>
      </w:r>
      <w:r w:rsidRPr="00D61315">
        <w:rPr>
          <w:rStyle w:val="StyleUnderline"/>
        </w:rPr>
        <w:t>tragedy is a function of its realism</w:t>
      </w:r>
      <w:r w:rsidRPr="00D61315">
        <w:rPr>
          <w:sz w:val="16"/>
        </w:rPr>
        <w:t xml:space="preserve"> </w:t>
      </w:r>
      <w:r w:rsidRPr="00D61315">
        <w:rPr>
          <w:rStyle w:val="StyleUnderline"/>
        </w:rPr>
        <w:t>about</w:t>
      </w:r>
      <w:r w:rsidRPr="00D61315">
        <w:rPr>
          <w:sz w:val="16"/>
        </w:rPr>
        <w:t xml:space="preserve"> the </w:t>
      </w:r>
      <w:r w:rsidRPr="00D61315">
        <w:rPr>
          <w:rStyle w:val="Emphasis"/>
        </w:rPr>
        <w:t>inescapability of coercion in political affairs</w:t>
      </w:r>
      <w:r w:rsidRPr="00D61315">
        <w:rPr>
          <w:sz w:val="16"/>
        </w:rPr>
        <w:t xml:space="preserve">. In Malm’s own words: </w:t>
      </w:r>
      <w:r w:rsidRPr="00D61315">
        <w:rPr>
          <w:rStyle w:val="StyleUnderline"/>
          <w:highlight w:val="green"/>
        </w:rPr>
        <w:t>Nothing</w:t>
      </w:r>
      <w:r w:rsidRPr="00D61315">
        <w:rPr>
          <w:rStyle w:val="StyleUnderline"/>
        </w:rPr>
        <w:t xml:space="preserve"> from the past decades</w:t>
      </w:r>
      <w:r w:rsidRPr="00D61315">
        <w:rPr>
          <w:sz w:val="16"/>
        </w:rPr>
        <w:t xml:space="preserve"> of stalled transitions </w:t>
      </w:r>
      <w:r w:rsidRPr="00D61315">
        <w:rPr>
          <w:rStyle w:val="StyleUnderline"/>
          <w:highlight w:val="green"/>
        </w:rPr>
        <w:t>indicates</w:t>
      </w:r>
      <w:r w:rsidRPr="00D61315">
        <w:rPr>
          <w:sz w:val="16"/>
          <w:highlight w:val="green"/>
        </w:rPr>
        <w:t xml:space="preserve"> </w:t>
      </w:r>
      <w:r w:rsidRPr="00D61315">
        <w:rPr>
          <w:sz w:val="16"/>
        </w:rPr>
        <w:t xml:space="preserve">that </w:t>
      </w:r>
      <w:r w:rsidRPr="00D61315">
        <w:rPr>
          <w:rStyle w:val="StyleUnderline"/>
          <w:highlight w:val="green"/>
        </w:rPr>
        <w:t>ExxonMobil would</w:t>
      </w:r>
      <w:r w:rsidRPr="00D61315">
        <w:rPr>
          <w:sz w:val="16"/>
          <w:highlight w:val="green"/>
        </w:rPr>
        <w:t xml:space="preserve"> </w:t>
      </w:r>
      <w:r w:rsidRPr="00D61315">
        <w:rPr>
          <w:sz w:val="16"/>
        </w:rPr>
        <w:t xml:space="preserve">like to </w:t>
      </w:r>
      <w:r w:rsidRPr="00D61315">
        <w:rPr>
          <w:rStyle w:val="Emphasis"/>
          <w:highlight w:val="green"/>
        </w:rPr>
        <w:t>metamorphose into a cleaner</w:t>
      </w:r>
      <w:r w:rsidRPr="00D61315">
        <w:rPr>
          <w:sz w:val="16"/>
        </w:rPr>
        <w:t xml:space="preserve"> and </w:t>
      </w:r>
      <w:r w:rsidRPr="00D61315">
        <w:rPr>
          <w:rStyle w:val="Emphasis"/>
          <w:highlight w:val="green"/>
        </w:rPr>
        <w:t>storekeeper</w:t>
      </w:r>
      <w:r w:rsidRPr="00D61315">
        <w:rPr>
          <w:sz w:val="16"/>
          <w:highlight w:val="green"/>
        </w:rPr>
        <w:t xml:space="preserve"> </w:t>
      </w:r>
      <w:r w:rsidRPr="00D61315">
        <w:rPr>
          <w:rStyle w:val="StyleUnderline"/>
          <w:highlight w:val="green"/>
        </w:rPr>
        <w:t>of unsalable carbo</w:t>
      </w:r>
      <w:r w:rsidRPr="00D61315">
        <w:rPr>
          <w:rStyle w:val="StyleUnderline"/>
        </w:rPr>
        <w:t>n,</w:t>
      </w:r>
      <w:r w:rsidRPr="00D61315">
        <w:rPr>
          <w:sz w:val="16"/>
        </w:rPr>
        <w:t xml:space="preserve"> or that meat and palm oil companies would gladly let their pastures and plantations be rewilded. </w:t>
      </w:r>
      <w:r w:rsidRPr="00D61315">
        <w:rPr>
          <w:rStyle w:val="StyleUnderline"/>
        </w:rPr>
        <w:t>It appears tautologically</w:t>
      </w:r>
      <w:r w:rsidRPr="00D61315">
        <w:rPr>
          <w:sz w:val="16"/>
        </w:rPr>
        <w:t xml:space="preserve"> true </w:t>
      </w:r>
      <w:r w:rsidRPr="00D61315">
        <w:rPr>
          <w:rStyle w:val="StyleUnderline"/>
        </w:rPr>
        <w:t>that</w:t>
      </w:r>
      <w:r w:rsidRPr="00D61315">
        <w:rPr>
          <w:sz w:val="16"/>
        </w:rPr>
        <w:t xml:space="preserve"> an ac</w:t>
      </w:r>
      <w:r w:rsidRPr="00D61315">
        <w:rPr>
          <w:rStyle w:val="StyleUnderline"/>
        </w:rPr>
        <w:t xml:space="preserve">tual </w:t>
      </w:r>
      <w:r w:rsidRPr="00D61315">
        <w:rPr>
          <w:rStyle w:val="StyleUnderline"/>
          <w:highlight w:val="green"/>
        </w:rPr>
        <w:t>transition</w:t>
      </w:r>
      <w:r w:rsidRPr="00D61315">
        <w:rPr>
          <w:rStyle w:val="StyleUnderline"/>
        </w:rPr>
        <w:t xml:space="preserve"> would </w:t>
      </w:r>
      <w:r w:rsidRPr="00D61315">
        <w:rPr>
          <w:rStyle w:val="StyleUnderline"/>
          <w:highlight w:val="green"/>
        </w:rPr>
        <w:t>require</w:t>
      </w:r>
      <w:r w:rsidRPr="00D61315">
        <w:rPr>
          <w:rStyle w:val="StyleUnderline"/>
        </w:rPr>
        <w:t xml:space="preserve"> some </w:t>
      </w:r>
      <w:r w:rsidRPr="00D61315">
        <w:rPr>
          <w:rStyle w:val="StyleUnderline"/>
          <w:highlight w:val="green"/>
        </w:rPr>
        <w:t>coercive authority</w:t>
      </w:r>
      <w:r w:rsidRPr="00D61315">
        <w:rPr>
          <w:sz w:val="16"/>
        </w:rPr>
        <w:t xml:space="preserve">. </w:t>
      </w:r>
      <w:r w:rsidRPr="00D61315">
        <w:rPr>
          <w:rStyle w:val="StyleUnderline"/>
        </w:rPr>
        <w:t>If anarchists</w:t>
      </w:r>
      <w:r w:rsidRPr="00D61315">
        <w:rPr>
          <w:sz w:val="16"/>
        </w:rPr>
        <w:t xml:space="preserve"> </w:t>
      </w:r>
      <w:r w:rsidRPr="00D61315">
        <w:rPr>
          <w:rStyle w:val="Emphasis"/>
        </w:rPr>
        <w:t>would ever wield influence in such a process</w:t>
      </w:r>
      <w:r w:rsidRPr="00D61315">
        <w:rPr>
          <w:sz w:val="16"/>
        </w:rPr>
        <w:t xml:space="preserve">, </w:t>
      </w:r>
      <w:r w:rsidRPr="00D61315">
        <w:rPr>
          <w:rStyle w:val="StyleUnderline"/>
        </w:rPr>
        <w:t>they would</w:t>
      </w:r>
      <w:r w:rsidRPr="00D61315">
        <w:rPr>
          <w:sz w:val="16"/>
        </w:rPr>
        <w:t xml:space="preserve"> quickly </w:t>
      </w:r>
      <w:r w:rsidRPr="00D61315">
        <w:rPr>
          <w:rStyle w:val="StyleUnderline"/>
        </w:rPr>
        <w:t>discover</w:t>
      </w:r>
      <w:r w:rsidRPr="00D61315">
        <w:rPr>
          <w:sz w:val="16"/>
        </w:rPr>
        <w:t xml:space="preserve"> </w:t>
      </w:r>
      <w:r w:rsidRPr="00D61315">
        <w:rPr>
          <w:rStyle w:val="StyleUnderline"/>
        </w:rPr>
        <w:t>this circumstance</w:t>
      </w:r>
      <w:r w:rsidRPr="00D61315">
        <w:rPr>
          <w:sz w:val="16"/>
        </w:rPr>
        <w:t xml:space="preserve"> </w:t>
      </w:r>
      <w:r w:rsidRPr="00D61315">
        <w:rPr>
          <w:rStyle w:val="StyleUnderline"/>
        </w:rPr>
        <w:t>and</w:t>
      </w:r>
      <w:r w:rsidRPr="00D61315">
        <w:rPr>
          <w:sz w:val="16"/>
        </w:rPr>
        <w:t xml:space="preserve">, just like anybody else, </w:t>
      </w:r>
      <w:proofErr w:type="gramStart"/>
      <w:r w:rsidRPr="00D61315">
        <w:rPr>
          <w:rStyle w:val="StyleUnderline"/>
        </w:rPr>
        <w:t>have to</w:t>
      </w:r>
      <w:proofErr w:type="gramEnd"/>
      <w:r w:rsidRPr="00D61315">
        <w:rPr>
          <w:rStyle w:val="StyleUnderline"/>
        </w:rPr>
        <w:t xml:space="preserve"> avail themselves of the state</w:t>
      </w:r>
      <w:r w:rsidRPr="00D61315">
        <w:rPr>
          <w:sz w:val="16"/>
        </w:rPr>
        <w:t xml:space="preserve">.22 </w:t>
      </w:r>
    </w:p>
    <w:p w14:paraId="757A9B84" w14:textId="77777777" w:rsidR="007561E8" w:rsidRPr="00D61315" w:rsidRDefault="007561E8" w:rsidP="007561E8">
      <w:pPr>
        <w:rPr>
          <w:sz w:val="14"/>
        </w:rPr>
      </w:pPr>
      <w:r w:rsidRPr="00D61315">
        <w:rPr>
          <w:sz w:val="14"/>
        </w:rPr>
        <w:lastRenderedPageBreak/>
        <w:t xml:space="preserve">But </w:t>
      </w:r>
      <w:r w:rsidRPr="00D61315">
        <w:rPr>
          <w:rStyle w:val="StyleUnderline"/>
        </w:rPr>
        <w:t xml:space="preserve">the </w:t>
      </w:r>
      <w:r w:rsidRPr="00D61315">
        <w:rPr>
          <w:rStyle w:val="StyleUnderline"/>
          <w:highlight w:val="green"/>
        </w:rPr>
        <w:t>temporal determinants of</w:t>
      </w:r>
      <w:r w:rsidRPr="00D61315">
        <w:rPr>
          <w:rStyle w:val="StyleUnderline"/>
        </w:rPr>
        <w:t xml:space="preserve"> our </w:t>
      </w:r>
      <w:r w:rsidRPr="00D61315">
        <w:rPr>
          <w:rStyle w:val="StyleUnderline"/>
          <w:highlight w:val="green"/>
        </w:rPr>
        <w:t>warming</w:t>
      </w:r>
      <w:r w:rsidRPr="00D61315">
        <w:rPr>
          <w:rStyle w:val="StyleUnderline"/>
        </w:rPr>
        <w:t xml:space="preserve"> world</w:t>
      </w:r>
      <w:r w:rsidRPr="00D61315">
        <w:rPr>
          <w:sz w:val="14"/>
        </w:rPr>
        <w:t xml:space="preserve">, the way in which, to quote Malm’s previous book, ‘We can never be in the heat of the moment, only in the heat of [the] ongoing past’ of fossil capital, </w:t>
      </w:r>
      <w:r w:rsidRPr="00D61315">
        <w:rPr>
          <w:rStyle w:val="StyleUnderline"/>
          <w:highlight w:val="green"/>
        </w:rPr>
        <w:t>mean</w:t>
      </w:r>
      <w:r w:rsidRPr="00D61315">
        <w:rPr>
          <w:sz w:val="14"/>
        </w:rPr>
        <w:t xml:space="preserve"> </w:t>
      </w:r>
      <w:r w:rsidRPr="00D61315">
        <w:rPr>
          <w:rStyle w:val="StyleUnderline"/>
          <w:highlight w:val="green"/>
        </w:rPr>
        <w:t>that</w:t>
      </w:r>
      <w:r w:rsidRPr="00D61315">
        <w:rPr>
          <w:sz w:val="14"/>
        </w:rPr>
        <w:t xml:space="preserve"> classic Leninism, like </w:t>
      </w:r>
      <w:r w:rsidRPr="00D61315">
        <w:rPr>
          <w:rStyle w:val="StyleUnderline"/>
          <w:highlight w:val="green"/>
        </w:rPr>
        <w:t>anarchism</w:t>
      </w:r>
      <w:r w:rsidRPr="00D61315">
        <w:rPr>
          <w:rStyle w:val="Emphasis"/>
          <w:highlight w:val="green"/>
        </w:rPr>
        <w:t>, must be foregone</w:t>
      </w:r>
      <w:r w:rsidRPr="00D61315">
        <w:rPr>
          <w:sz w:val="14"/>
        </w:rPr>
        <w:t xml:space="preserve"> – a revolutionary state, a commune-state or non-state-state is not a relevant watchword today. To the question, what state then for an ecological Leninism, Malm answers with this reflection: We have just argued that </w:t>
      </w:r>
      <w:r w:rsidRPr="00D61315">
        <w:rPr>
          <w:rStyle w:val="StyleUnderline"/>
        </w:rPr>
        <w:t>the capitalist state is constitutionally incapable of taking these steps.</w:t>
      </w:r>
      <w:r w:rsidRPr="00D61315">
        <w:rPr>
          <w:sz w:val="14"/>
        </w:rPr>
        <w:t xml:space="preserve"> And yet </w:t>
      </w:r>
      <w:r w:rsidRPr="00D61315">
        <w:rPr>
          <w:rStyle w:val="Emphasis"/>
          <w:highlight w:val="green"/>
        </w:rPr>
        <w:t>there is no other form of state on offer</w:t>
      </w:r>
      <w:r w:rsidRPr="00D61315">
        <w:rPr>
          <w:sz w:val="14"/>
        </w:rPr>
        <w:t xml:space="preserve">. No workers’ state based on soviets will be miraculously born in the night. No dual power of the democratic organs of the proletariat seems likely to </w:t>
      </w:r>
      <w:proofErr w:type="spellStart"/>
      <w:r w:rsidRPr="00D61315">
        <w:rPr>
          <w:sz w:val="14"/>
        </w:rPr>
        <w:t>materialise</w:t>
      </w:r>
      <w:proofErr w:type="spellEnd"/>
      <w:r w:rsidRPr="00D61315">
        <w:rPr>
          <w:sz w:val="14"/>
        </w:rPr>
        <w:t xml:space="preserve"> anytime soon, if ever. Waiting for it would be both delusional and criminal, and so all we </w:t>
      </w:r>
      <w:proofErr w:type="gramStart"/>
      <w:r w:rsidRPr="00D61315">
        <w:rPr>
          <w:sz w:val="14"/>
        </w:rPr>
        <w:t>have to</w:t>
      </w:r>
      <w:proofErr w:type="gramEnd"/>
      <w:r w:rsidRPr="00D61315">
        <w:rPr>
          <w:sz w:val="14"/>
        </w:rPr>
        <w:t xml:space="preserve"> work with is the dreary bourgeois state, tethered to the circuits of capital as always. There would have to be popular pressure brought to bear on it, shifting the balance of forces condensed in it, forcing apparatuses to cut the tethers and begin to move, using [a] plurality of methods ... But this would clearly be a departure from the classical </w:t>
      </w:r>
      <w:proofErr w:type="spellStart"/>
      <w:r w:rsidRPr="00D61315">
        <w:rPr>
          <w:sz w:val="14"/>
        </w:rPr>
        <w:t>programme</w:t>
      </w:r>
      <w:proofErr w:type="spellEnd"/>
      <w:r w:rsidRPr="00D61315">
        <w:rPr>
          <w:sz w:val="14"/>
        </w:rPr>
        <w:t xml:space="preserve"> of demolishing the state and building another – one of several elements of Leninism that seem ripe (or overripe) for their own obituaries. 23 </w:t>
      </w:r>
    </w:p>
    <w:p w14:paraId="7BAD155B" w14:textId="77777777" w:rsidR="007561E8" w:rsidRPr="00D61315" w:rsidRDefault="007561E8" w:rsidP="007561E8">
      <w:pPr>
        <w:rPr>
          <w:sz w:val="16"/>
        </w:rPr>
      </w:pPr>
      <w:r w:rsidRPr="00D61315">
        <w:rPr>
          <w:sz w:val="16"/>
        </w:rPr>
        <w:t xml:space="preserve">I’m largely sympathetic to the Marxian vein of tragic realism that Malm has infused with ecological urgency. It is also evident in his contention that, as the Bolshevik experience itself suggests, </w:t>
      </w:r>
      <w:r w:rsidRPr="00D61315">
        <w:rPr>
          <w:rStyle w:val="StyleUnderline"/>
        </w:rPr>
        <w:t>there is never any ‘clean break’ with</w:t>
      </w:r>
      <w:r w:rsidRPr="00D61315">
        <w:rPr>
          <w:sz w:val="16"/>
        </w:rPr>
        <w:t xml:space="preserve"> the </w:t>
      </w:r>
      <w:proofErr w:type="spellStart"/>
      <w:r w:rsidRPr="00D61315">
        <w:rPr>
          <w:rStyle w:val="StyleUnderline"/>
        </w:rPr>
        <w:t>ancien</w:t>
      </w:r>
      <w:proofErr w:type="spellEnd"/>
      <w:r w:rsidRPr="00D61315">
        <w:rPr>
          <w:rStyle w:val="StyleUnderline"/>
        </w:rPr>
        <w:t xml:space="preserve"> régime</w:t>
      </w:r>
      <w:r w:rsidRPr="00D61315">
        <w:rPr>
          <w:sz w:val="16"/>
        </w:rPr>
        <w:t xml:space="preserve">, as well as in his recognition of the potential boomerangs of emergency politics, however emancipatory in intent – his proposal that we ‘stay with the dilemma, to adapt a phrase from Donna Haraway: </w:t>
      </w:r>
      <w:r w:rsidRPr="00D61315">
        <w:rPr>
          <w:rStyle w:val="StyleUnderline"/>
        </w:rPr>
        <w:t>the dilemma of how to execute control</w:t>
      </w:r>
      <w:r w:rsidRPr="00D61315">
        <w:rPr>
          <w:sz w:val="16"/>
        </w:rPr>
        <w:t xml:space="preserve"> measures </w:t>
      </w:r>
      <w:r w:rsidRPr="00D61315">
        <w:rPr>
          <w:rStyle w:val="StyleUnderline"/>
        </w:rPr>
        <w:t>in an emergency without trampling</w:t>
      </w:r>
      <w:r w:rsidRPr="00D61315">
        <w:rPr>
          <w:sz w:val="16"/>
        </w:rPr>
        <w:t xml:space="preserve"> on democratic </w:t>
      </w:r>
      <w:r w:rsidRPr="00D61315">
        <w:rPr>
          <w:rStyle w:val="StyleUnderline"/>
        </w:rPr>
        <w:t>rights</w:t>
      </w:r>
      <w:r w:rsidRPr="00D61315">
        <w:rPr>
          <w:sz w:val="16"/>
        </w:rPr>
        <w:t xml:space="preserve">, </w:t>
      </w:r>
      <w:r w:rsidRPr="00D61315">
        <w:rPr>
          <w:rStyle w:val="StyleUnderline"/>
        </w:rPr>
        <w:t>but rather by securing,</w:t>
      </w:r>
      <w:r w:rsidRPr="00D61315">
        <w:rPr>
          <w:sz w:val="16"/>
        </w:rPr>
        <w:t xml:space="preserve"> building on </w:t>
      </w:r>
      <w:r w:rsidRPr="00D61315">
        <w:rPr>
          <w:rStyle w:val="StyleUnderline"/>
        </w:rPr>
        <w:t>and drawing force from them’</w:t>
      </w:r>
      <w:r w:rsidRPr="00D61315">
        <w:rPr>
          <w:sz w:val="16"/>
        </w:rPr>
        <w:t xml:space="preserve">.24 Yet </w:t>
      </w:r>
      <w:r w:rsidRPr="00D61315">
        <w:rPr>
          <w:rStyle w:val="StyleUnderline"/>
        </w:rPr>
        <w:t>in light of</w:t>
      </w:r>
      <w:r w:rsidRPr="00D61315">
        <w:rPr>
          <w:sz w:val="16"/>
        </w:rPr>
        <w:t xml:space="preserve"> Jappe et al. diagnosis of </w:t>
      </w:r>
      <w:r w:rsidRPr="00D61315">
        <w:rPr>
          <w:rStyle w:val="StyleUnderline"/>
        </w:rPr>
        <w:t>the complementary hostility of state and capital</w:t>
      </w:r>
      <w:r w:rsidRPr="00D61315">
        <w:rPr>
          <w:sz w:val="16"/>
        </w:rPr>
        <w:t xml:space="preserve">, we may still ask how realist the realism about the capitalist state as the hope of last resort might be. </w:t>
      </w:r>
    </w:p>
    <w:p w14:paraId="3A192E62" w14:textId="77777777" w:rsidR="007561E8" w:rsidRPr="00D61315" w:rsidRDefault="007561E8" w:rsidP="007561E8">
      <w:pPr>
        <w:rPr>
          <w:rStyle w:val="Emphasis"/>
        </w:rPr>
      </w:pPr>
      <w:r w:rsidRPr="00D61315">
        <w:rPr>
          <w:sz w:val="16"/>
        </w:rPr>
        <w:t>While the horizon of capital’s current state-induced artificial coma is indeed the patient’s recovery (with all the practical contradictions about forms of mitigation or indeed recurrent fantasies of herd immunity</w:t>
      </w:r>
      <w:r w:rsidRPr="00D61315">
        <w:rPr>
          <w:rStyle w:val="StyleUnderline"/>
        </w:rPr>
        <w:t xml:space="preserve">), </w:t>
      </w:r>
      <w:r w:rsidRPr="00D61315">
        <w:rPr>
          <w:rStyle w:val="StyleUnderline"/>
          <w:highlight w:val="green"/>
        </w:rPr>
        <w:t>a capitalist state forced</w:t>
      </w:r>
      <w:r w:rsidRPr="00D61315">
        <w:rPr>
          <w:sz w:val="16"/>
        </w:rPr>
        <w:t xml:space="preserve"> </w:t>
      </w:r>
      <w:r w:rsidRPr="00D61315">
        <w:rPr>
          <w:rStyle w:val="Emphasis"/>
          <w:highlight w:val="green"/>
        </w:rPr>
        <w:t>by mass pressure to transition out of fossil capital</w:t>
      </w:r>
      <w:r w:rsidRPr="00D61315">
        <w:rPr>
          <w:sz w:val="16"/>
        </w:rPr>
        <w:t xml:space="preserve"> </w:t>
      </w:r>
      <w:r w:rsidRPr="00D61315">
        <w:rPr>
          <w:rStyle w:val="StyleUnderline"/>
        </w:rPr>
        <w:t>with the requisite</w:t>
      </w:r>
      <w:r w:rsidRPr="00D61315">
        <w:rPr>
          <w:sz w:val="16"/>
        </w:rPr>
        <w:t xml:space="preserve"> amount </w:t>
      </w:r>
      <w:r w:rsidRPr="00D61315">
        <w:rPr>
          <w:rStyle w:val="StyleUnderline"/>
        </w:rPr>
        <w:t>of haste</w:t>
      </w:r>
      <w:r w:rsidRPr="00D61315">
        <w:rPr>
          <w:sz w:val="16"/>
        </w:rPr>
        <w:t xml:space="preserve"> </w:t>
      </w:r>
      <w:r w:rsidRPr="00D61315">
        <w:rPr>
          <w:rStyle w:val="StyleUnderline"/>
          <w:highlight w:val="green"/>
        </w:rPr>
        <w:t>would</w:t>
      </w:r>
      <w:r w:rsidRPr="00D61315">
        <w:rPr>
          <w:sz w:val="16"/>
        </w:rPr>
        <w:t xml:space="preserve"> arguably </w:t>
      </w:r>
      <w:r w:rsidRPr="00D61315">
        <w:rPr>
          <w:rStyle w:val="Emphasis"/>
          <w:highlight w:val="green"/>
        </w:rPr>
        <w:t>soon see itself</w:t>
      </w:r>
      <w:r w:rsidRPr="00D61315">
        <w:rPr>
          <w:rStyle w:val="Emphasis"/>
        </w:rPr>
        <w:t xml:space="preserve"> as being </w:t>
      </w:r>
      <w:r w:rsidRPr="00D61315">
        <w:rPr>
          <w:rStyle w:val="Emphasis"/>
          <w:highlight w:val="green"/>
        </w:rPr>
        <w:t>forced to transition</w:t>
      </w:r>
      <w:r w:rsidRPr="00D61315">
        <w:rPr>
          <w:sz w:val="16"/>
        </w:rPr>
        <w:t xml:space="preserve"> </w:t>
      </w:r>
      <w:r w:rsidRPr="00D61315">
        <w:rPr>
          <w:rStyle w:val="StyleUnderline"/>
          <w:highlight w:val="green"/>
        </w:rPr>
        <w:t>out of capital</w:t>
      </w:r>
      <w:r w:rsidRPr="00D61315">
        <w:rPr>
          <w:rStyle w:val="StyleUnderline"/>
        </w:rPr>
        <w:t xml:space="preserve"> altogether</w:t>
      </w:r>
      <w:r w:rsidRPr="00D61315">
        <w:rPr>
          <w:sz w:val="16"/>
        </w:rPr>
        <w:t xml:space="preserve">. Inasmuch as the political economy of the state is such that it relies on capital’s future vitality for its own revenues and resources, </w:t>
      </w:r>
      <w:r w:rsidRPr="00D61315">
        <w:rPr>
          <w:rStyle w:val="StyleUnderline"/>
        </w:rPr>
        <w:t>indeed for its own power, any (perceived) threat</w:t>
      </w:r>
      <w:r w:rsidRPr="00D61315">
        <w:rPr>
          <w:sz w:val="16"/>
        </w:rPr>
        <w:t xml:space="preserve"> to that future </w:t>
      </w:r>
      <w:r w:rsidRPr="00D61315">
        <w:rPr>
          <w:rStyle w:val="StyleUnderline"/>
        </w:rPr>
        <w:t>is more than likely immediately</w:t>
      </w:r>
      <w:r w:rsidRPr="00D61315">
        <w:rPr>
          <w:sz w:val="16"/>
        </w:rPr>
        <w:t xml:space="preserve"> </w:t>
      </w:r>
      <w:r w:rsidRPr="00D61315">
        <w:rPr>
          <w:rStyle w:val="Emphasis"/>
        </w:rPr>
        <w:t>to turn into that state’s rapidly falling material power</w:t>
      </w:r>
      <w:r w:rsidRPr="00D61315">
        <w:rPr>
          <w:sz w:val="16"/>
        </w:rPr>
        <w:t xml:space="preserve"> </w:t>
      </w:r>
      <w:r w:rsidRPr="00D61315">
        <w:rPr>
          <w:rStyle w:val="StyleUnderline"/>
        </w:rPr>
        <w:t>and</w:t>
      </w:r>
      <w:r w:rsidRPr="00D61315">
        <w:rPr>
          <w:sz w:val="16"/>
        </w:rPr>
        <w:t xml:space="preserve"> consequently </w:t>
      </w:r>
      <w:r w:rsidRPr="00D61315">
        <w:rPr>
          <w:rStyle w:val="Emphasis"/>
        </w:rPr>
        <w:t xml:space="preserve">plummeting legitimacy. </w:t>
      </w:r>
    </w:p>
    <w:p w14:paraId="731535D9" w14:textId="77777777" w:rsidR="007561E8" w:rsidRPr="00D61315" w:rsidRDefault="007561E8" w:rsidP="007561E8">
      <w:pPr>
        <w:rPr>
          <w:sz w:val="16"/>
        </w:rPr>
      </w:pPr>
      <w:r w:rsidRPr="00D61315">
        <w:rPr>
          <w:sz w:val="16"/>
        </w:rPr>
        <w:t xml:space="preserve">Malm is entirely correct that at the level of everyday life or indeed use-values, a radical transition out of fossil capital is far less drastic than the privations that billions of people have largely complied with for months now. But these latter measures can be translated, in a futural calculus, into value-terms (economic artificial coma versus economic agony). </w:t>
      </w:r>
      <w:r w:rsidRPr="00D61315">
        <w:rPr>
          <w:rStyle w:val="StyleUnderline"/>
        </w:rPr>
        <w:t>Given the</w:t>
      </w:r>
      <w:r w:rsidRPr="00D61315">
        <w:rPr>
          <w:sz w:val="16"/>
        </w:rPr>
        <w:t xml:space="preserve"> </w:t>
      </w:r>
      <w:r w:rsidRPr="00D61315">
        <w:rPr>
          <w:rStyle w:val="StyleUnderline"/>
        </w:rPr>
        <w:t>inextricability of fossil capital from our regime of accumulation</w:t>
      </w:r>
      <w:r w:rsidRPr="00D61315">
        <w:rPr>
          <w:sz w:val="16"/>
        </w:rPr>
        <w:t xml:space="preserve">, and of the state from the latter, </w:t>
      </w:r>
      <w:r w:rsidRPr="00D61315">
        <w:rPr>
          <w:rStyle w:val="StyleUnderline"/>
          <w:highlight w:val="green"/>
        </w:rPr>
        <w:t>how long would a capitalist state remain capitalist in such a transition</w:t>
      </w:r>
      <w:r w:rsidRPr="00D61315">
        <w:rPr>
          <w:sz w:val="16"/>
        </w:rPr>
        <w:t xml:space="preserve"> (and, strictly following the value-critical logic, remain a state)? I am persuaded by Malm’s contention that ‘</w:t>
      </w:r>
      <w:r w:rsidRPr="00D61315">
        <w:rPr>
          <w:rStyle w:val="StyleUnderline"/>
        </w:rPr>
        <w:t>during the transitional period</w:t>
      </w:r>
      <w:r w:rsidRPr="00D61315">
        <w:rPr>
          <w:sz w:val="16"/>
        </w:rPr>
        <w:t xml:space="preserve"> </w:t>
      </w:r>
      <w:r w:rsidRPr="00D61315">
        <w:rPr>
          <w:rStyle w:val="Emphasis"/>
          <w:highlight w:val="green"/>
        </w:rPr>
        <w:t>there is no escaping outlawing wildlife consumption</w:t>
      </w:r>
      <w:r w:rsidRPr="00D61315">
        <w:rPr>
          <w:sz w:val="16"/>
        </w:rPr>
        <w:t xml:space="preserve"> </w:t>
      </w:r>
      <w:r w:rsidRPr="00D61315">
        <w:rPr>
          <w:rStyle w:val="StyleUnderline"/>
          <w:highlight w:val="green"/>
        </w:rPr>
        <w:t>and</w:t>
      </w:r>
      <w:r w:rsidRPr="00D61315">
        <w:rPr>
          <w:sz w:val="16"/>
        </w:rPr>
        <w:t xml:space="preserve"> </w:t>
      </w:r>
      <w:r w:rsidRPr="00D61315">
        <w:rPr>
          <w:rStyle w:val="Emphasis"/>
          <w:highlight w:val="green"/>
        </w:rPr>
        <w:t>terminating mass aviation</w:t>
      </w:r>
      <w:r w:rsidRPr="00D61315">
        <w:rPr>
          <w:sz w:val="16"/>
        </w:rPr>
        <w:t xml:space="preserve"> and </w:t>
      </w:r>
      <w:r w:rsidRPr="00D61315">
        <w:rPr>
          <w:rStyle w:val="Emphasis"/>
        </w:rPr>
        <w:t>phasing out meat</w:t>
      </w:r>
      <w:r w:rsidRPr="00D61315">
        <w:rPr>
          <w:sz w:val="16"/>
        </w:rPr>
        <w:t xml:space="preserve"> </w:t>
      </w:r>
      <w:r w:rsidRPr="00D61315">
        <w:rPr>
          <w:rStyle w:val="StyleUnderline"/>
        </w:rPr>
        <w:t xml:space="preserve">and </w:t>
      </w:r>
      <w:r w:rsidRPr="00D61315">
        <w:rPr>
          <w:rStyle w:val="StyleUnderline"/>
          <w:highlight w:val="green"/>
        </w:rPr>
        <w:t>other things considered</w:t>
      </w:r>
      <w:r w:rsidRPr="00D61315">
        <w:rPr>
          <w:sz w:val="16"/>
        </w:rPr>
        <w:t xml:space="preserve"> parts of </w:t>
      </w:r>
      <w:r w:rsidRPr="00D61315">
        <w:rPr>
          <w:rStyle w:val="Emphasis"/>
          <w:highlight w:val="green"/>
        </w:rPr>
        <w:t>the good life</w:t>
      </w:r>
      <w:r w:rsidRPr="00D61315">
        <w:rPr>
          <w:sz w:val="16"/>
        </w:rPr>
        <w:t>, and those elements of the climate movement and the left that pretend that none of this needs to happen, that there will be no sacrifices or discomforts for ordinary people, are not being honest’. 25 But wouldn’t the clear and present threat to productive and fictive capital alike, the evident curtailing of future value – especially in the context of the mega state- bubble growing apace – quickly force the transition out of fossil capital altogether? Perhaps this is another dilemma that thinking ourselves through and out of our emergencies will force us to stay with.</w:t>
      </w:r>
    </w:p>
    <w:p w14:paraId="0FBFB448" w14:textId="77777777" w:rsidR="007561E8" w:rsidRPr="00D61315" w:rsidRDefault="007561E8" w:rsidP="007561E8">
      <w:pPr>
        <w:pStyle w:val="Heading4"/>
        <w:rPr>
          <w:rFonts w:cs="Calibri"/>
        </w:rPr>
      </w:pPr>
      <w:r w:rsidRPr="00D61315">
        <w:rPr>
          <w:rFonts w:cs="Calibri"/>
        </w:rPr>
        <w:t xml:space="preserve">The alternative is revolutionary statist sovereignty. The decline of norms of </w:t>
      </w:r>
      <w:r w:rsidRPr="00D61315">
        <w:rPr>
          <w:rFonts w:cs="Calibri"/>
          <w:i/>
          <w:u w:val="single"/>
        </w:rPr>
        <w:t>self-determination</w:t>
      </w:r>
      <w:r w:rsidRPr="00D61315">
        <w:rPr>
          <w:rFonts w:cs="Calibri"/>
        </w:rPr>
        <w:t xml:space="preserve"> via </w:t>
      </w:r>
      <w:r w:rsidRPr="00D61315">
        <w:rPr>
          <w:rFonts w:cs="Calibri"/>
          <w:i/>
          <w:u w:val="single"/>
        </w:rPr>
        <w:t>sovereignty</w:t>
      </w:r>
      <w:r w:rsidRPr="00D61315">
        <w:rPr>
          <w:rFonts w:cs="Calibri"/>
        </w:rPr>
        <w:t xml:space="preserve"> are the </w:t>
      </w:r>
      <w:r w:rsidRPr="00D61315">
        <w:rPr>
          <w:rFonts w:cs="Calibri"/>
          <w:i/>
          <w:u w:val="single"/>
        </w:rPr>
        <w:t>proximate causes</w:t>
      </w:r>
      <w:r w:rsidRPr="00D61315">
        <w:rPr>
          <w:rFonts w:cs="Calibri"/>
        </w:rPr>
        <w:t xml:space="preserve"> of the present era of empire-building and racist attacks.</w:t>
      </w:r>
    </w:p>
    <w:p w14:paraId="4873D797" w14:textId="77777777" w:rsidR="007561E8" w:rsidRPr="00D61315" w:rsidRDefault="007561E8" w:rsidP="007561E8">
      <w:r w:rsidRPr="00D61315">
        <w:rPr>
          <w:rStyle w:val="Style13ptBold"/>
        </w:rPr>
        <w:t>Getachew 19</w:t>
      </w:r>
      <w:r w:rsidRPr="00D61315">
        <w:t xml:space="preserve"> – Professor of Political Science and Race, Diaspora &amp; Indigeneity at the University of Chicago.</w:t>
      </w:r>
    </w:p>
    <w:p w14:paraId="1F22A6DB" w14:textId="77777777" w:rsidR="007561E8" w:rsidRPr="00D61315" w:rsidRDefault="007561E8" w:rsidP="007561E8">
      <w:r w:rsidRPr="00D61315">
        <w:t xml:space="preserve">Adom Getachew, “Epilogue: The Fall of Self-Determination,” in </w:t>
      </w:r>
      <w:r w:rsidRPr="00D61315">
        <w:rPr>
          <w:i/>
          <w:iCs/>
        </w:rPr>
        <w:t>Worldmaking after Empire: The Rise and Fall of Self-Determination</w:t>
      </w:r>
      <w:r w:rsidRPr="00D61315">
        <w:t>, Princeton University Press 2019, pp. 179-182.</w:t>
      </w:r>
    </w:p>
    <w:p w14:paraId="0F67E1B9" w14:textId="77777777" w:rsidR="007561E8" w:rsidRPr="00D61315" w:rsidRDefault="007561E8" w:rsidP="007561E8">
      <w:pPr>
        <w:rPr>
          <w:rStyle w:val="Emphasis"/>
        </w:rPr>
      </w:pPr>
      <w:r w:rsidRPr="00D61315">
        <w:rPr>
          <w:sz w:val="16"/>
          <w:szCs w:val="16"/>
        </w:rPr>
        <w:t xml:space="preserve">Seen in this light, the fall of self-determination and </w:t>
      </w:r>
      <w:r w:rsidRPr="00D61315">
        <w:rPr>
          <w:rStyle w:val="StyleUnderline"/>
        </w:rPr>
        <w:t xml:space="preserve">the </w:t>
      </w:r>
      <w:r w:rsidRPr="00D61315">
        <w:rPr>
          <w:rStyle w:val="Emphasis"/>
          <w:highlight w:val="green"/>
        </w:rPr>
        <w:t>origins</w:t>
      </w:r>
      <w:r w:rsidRPr="00D61315">
        <w:rPr>
          <w:rStyle w:val="StyleUnderline"/>
          <w:highlight w:val="green"/>
        </w:rPr>
        <w:t xml:space="preserve"> of </w:t>
      </w:r>
      <w:r w:rsidRPr="00D61315">
        <w:rPr>
          <w:rStyle w:val="StyleUnderline"/>
        </w:rPr>
        <w:t xml:space="preserve">our </w:t>
      </w:r>
      <w:r w:rsidRPr="00D61315">
        <w:rPr>
          <w:rStyle w:val="Emphasis"/>
          <w:highlight w:val="green"/>
        </w:rPr>
        <w:t>contemporary</w:t>
      </w:r>
      <w:r w:rsidRPr="00D61315">
        <w:rPr>
          <w:rStyle w:val="Emphasis"/>
        </w:rPr>
        <w:t xml:space="preserve"> international </w:t>
      </w:r>
      <w:r w:rsidRPr="00D61315">
        <w:rPr>
          <w:rStyle w:val="Emphasis"/>
          <w:highlight w:val="green"/>
        </w:rPr>
        <w:t>order</w:t>
      </w:r>
      <w:r w:rsidRPr="00D61315">
        <w:rPr>
          <w:rStyle w:val="StyleUnderline"/>
          <w:highlight w:val="green"/>
        </w:rPr>
        <w:t xml:space="preserve"> can be found in the</w:t>
      </w:r>
      <w:r w:rsidRPr="00D61315">
        <w:rPr>
          <w:rStyle w:val="StyleUnderline"/>
        </w:rPr>
        <w:t xml:space="preserve"> </w:t>
      </w:r>
      <w:r w:rsidRPr="00D61315">
        <w:rPr>
          <w:rStyle w:val="Emphasis"/>
        </w:rPr>
        <w:t>ideological</w:t>
      </w:r>
      <w:r w:rsidRPr="00D61315">
        <w:rPr>
          <w:rStyle w:val="StyleUnderline"/>
        </w:rPr>
        <w:t xml:space="preserve"> and </w:t>
      </w:r>
      <w:r w:rsidRPr="00D61315">
        <w:rPr>
          <w:rStyle w:val="Emphasis"/>
          <w:highlight w:val="green"/>
        </w:rPr>
        <w:t>institutional</w:t>
      </w:r>
      <w:r w:rsidRPr="00D61315">
        <w:rPr>
          <w:rStyle w:val="StyleUnderline"/>
          <w:highlight w:val="green"/>
        </w:rPr>
        <w:t xml:space="preserve"> transformations</w:t>
      </w:r>
      <w:r w:rsidRPr="00D61315">
        <w:rPr>
          <w:rStyle w:val="StyleUnderline"/>
        </w:rPr>
        <w:t xml:space="preserve"> that began in the 19</w:t>
      </w:r>
      <w:r w:rsidRPr="00D61315">
        <w:rPr>
          <w:rStyle w:val="StyleUnderline"/>
          <w:highlight w:val="green"/>
        </w:rPr>
        <w:t>70s</w:t>
      </w:r>
      <w:r w:rsidRPr="00D61315">
        <w:rPr>
          <w:rStyle w:val="StyleUnderline"/>
        </w:rPr>
        <w:t xml:space="preserve">. The </w:t>
      </w:r>
      <w:r w:rsidRPr="00D61315">
        <w:rPr>
          <w:rStyle w:val="Emphasis"/>
          <w:highlight w:val="green"/>
        </w:rPr>
        <w:t>rejection</w:t>
      </w:r>
      <w:r w:rsidRPr="00D61315">
        <w:rPr>
          <w:rStyle w:val="StyleUnderline"/>
          <w:highlight w:val="green"/>
        </w:rPr>
        <w:t xml:space="preserve"> of </w:t>
      </w:r>
      <w:r w:rsidRPr="00D61315">
        <w:rPr>
          <w:rStyle w:val="Emphasis"/>
          <w:highlight w:val="green"/>
        </w:rPr>
        <w:t>self-</w:t>
      </w:r>
      <w:r w:rsidRPr="00D61315">
        <w:rPr>
          <w:rStyle w:val="Emphasis"/>
          <w:highlight w:val="green"/>
        </w:rPr>
        <w:lastRenderedPageBreak/>
        <w:t>determination</w:t>
      </w:r>
      <w:r w:rsidRPr="00D61315">
        <w:rPr>
          <w:sz w:val="16"/>
          <w:szCs w:val="16"/>
        </w:rPr>
        <w:t xml:space="preserve"> and the growing dismissal of international institutions </w:t>
      </w:r>
      <w:r w:rsidRPr="00D61315">
        <w:rPr>
          <w:rStyle w:val="StyleUnderline"/>
          <w:highlight w:val="green"/>
        </w:rPr>
        <w:t xml:space="preserve">marked </w:t>
      </w:r>
      <w:r w:rsidRPr="00D61315">
        <w:rPr>
          <w:rStyle w:val="StyleUnderline"/>
        </w:rPr>
        <w:t xml:space="preserve">the </w:t>
      </w:r>
      <w:r w:rsidRPr="00D61315">
        <w:rPr>
          <w:rStyle w:val="Emphasis"/>
          <w:highlight w:val="green"/>
        </w:rPr>
        <w:t>closure</w:t>
      </w:r>
      <w:r w:rsidRPr="00D61315">
        <w:rPr>
          <w:rStyle w:val="StyleUnderline"/>
          <w:highlight w:val="green"/>
        </w:rPr>
        <w:t xml:space="preserve"> of the</w:t>
      </w:r>
      <w:r w:rsidRPr="00D61315">
        <w:rPr>
          <w:rStyle w:val="StyleUnderline"/>
        </w:rPr>
        <w:t xml:space="preserve"> </w:t>
      </w:r>
      <w:r w:rsidRPr="00D61315">
        <w:rPr>
          <w:rStyle w:val="Emphasis"/>
        </w:rPr>
        <w:t>historical</w:t>
      </w:r>
      <w:r w:rsidRPr="00D61315">
        <w:rPr>
          <w:rStyle w:val="StyleUnderline"/>
        </w:rPr>
        <w:t xml:space="preserve"> and </w:t>
      </w:r>
      <w:r w:rsidRPr="00D61315">
        <w:rPr>
          <w:rStyle w:val="Emphasis"/>
          <w:highlight w:val="green"/>
        </w:rPr>
        <w:t>political</w:t>
      </w:r>
      <w:r w:rsidRPr="00D61315">
        <w:rPr>
          <w:rStyle w:val="StyleUnderline"/>
          <w:highlight w:val="green"/>
        </w:rPr>
        <w:t xml:space="preserve"> moment </w:t>
      </w:r>
      <w:r w:rsidRPr="00D61315">
        <w:rPr>
          <w:rStyle w:val="StyleUnderline"/>
        </w:rPr>
        <w:t xml:space="preserve">that had made </w:t>
      </w:r>
      <w:r w:rsidRPr="00D61315">
        <w:rPr>
          <w:rStyle w:val="Emphasis"/>
        </w:rPr>
        <w:t>anticolonial worldmaking</w:t>
      </w:r>
      <w:r w:rsidRPr="00D61315">
        <w:rPr>
          <w:rStyle w:val="StyleUnderline"/>
        </w:rPr>
        <w:t xml:space="preserve"> possible. These developments</w:t>
      </w:r>
      <w:r w:rsidRPr="00D61315">
        <w:rPr>
          <w:sz w:val="16"/>
          <w:szCs w:val="16"/>
        </w:rPr>
        <w:t xml:space="preserve"> also </w:t>
      </w:r>
      <w:r w:rsidRPr="00D61315">
        <w:rPr>
          <w:rStyle w:val="StyleUnderline"/>
          <w:highlight w:val="green"/>
        </w:rPr>
        <w:t>set</w:t>
      </w:r>
      <w:r w:rsidRPr="00D61315">
        <w:rPr>
          <w:rStyle w:val="StyleUnderline"/>
        </w:rPr>
        <w:t xml:space="preserve"> the </w:t>
      </w:r>
      <w:r w:rsidRPr="00D61315">
        <w:rPr>
          <w:rStyle w:val="Emphasis"/>
          <w:highlight w:val="green"/>
        </w:rPr>
        <w:t>foundations</w:t>
      </w:r>
      <w:r w:rsidRPr="00D61315">
        <w:rPr>
          <w:rStyle w:val="StyleUnderline"/>
          <w:highlight w:val="green"/>
        </w:rPr>
        <w:t xml:space="preserve"> for a </w:t>
      </w:r>
      <w:r w:rsidRPr="00D61315">
        <w:rPr>
          <w:rStyle w:val="Emphasis"/>
          <w:highlight w:val="green"/>
        </w:rPr>
        <w:t>new era</w:t>
      </w:r>
      <w:r w:rsidRPr="00D61315">
        <w:rPr>
          <w:rStyle w:val="StyleUnderline"/>
          <w:highlight w:val="green"/>
        </w:rPr>
        <w:t xml:space="preserve"> of </w:t>
      </w:r>
      <w:r w:rsidRPr="00D61315">
        <w:rPr>
          <w:rStyle w:val="Emphasis"/>
          <w:highlight w:val="green"/>
        </w:rPr>
        <w:t>unrestrained</w:t>
      </w:r>
      <w:r w:rsidRPr="00D61315">
        <w:rPr>
          <w:rStyle w:val="StyleUnderline"/>
          <w:highlight w:val="green"/>
        </w:rPr>
        <w:t xml:space="preserve"> </w:t>
      </w:r>
      <w:r w:rsidRPr="00D61315">
        <w:rPr>
          <w:rStyle w:val="StyleUnderline"/>
        </w:rPr>
        <w:t xml:space="preserve">American </w:t>
      </w:r>
      <w:r w:rsidRPr="00D61315">
        <w:rPr>
          <w:rStyle w:val="Emphasis"/>
          <w:highlight w:val="green"/>
        </w:rPr>
        <w:t>imperialism</w:t>
      </w:r>
      <w:r w:rsidRPr="00D61315">
        <w:rPr>
          <w:rStyle w:val="StyleUnderline"/>
        </w:rPr>
        <w:t xml:space="preserve">, where the principle of </w:t>
      </w:r>
      <w:r w:rsidRPr="00D61315">
        <w:rPr>
          <w:rStyle w:val="Emphasis"/>
        </w:rPr>
        <w:t>sovereign equality</w:t>
      </w:r>
      <w:r w:rsidRPr="00D61315">
        <w:rPr>
          <w:rStyle w:val="StyleUnderline"/>
        </w:rPr>
        <w:t xml:space="preserve"> was </w:t>
      </w:r>
      <w:r w:rsidRPr="00D61315">
        <w:rPr>
          <w:rStyle w:val="Emphasis"/>
        </w:rPr>
        <w:t>curtailed</w:t>
      </w:r>
      <w:r w:rsidRPr="00D61315">
        <w:rPr>
          <w:sz w:val="16"/>
          <w:szCs w:val="16"/>
        </w:rPr>
        <w:t xml:space="preserve"> and the United States was freed from even a rhetorical commitment to a rule-bound international order. </w:t>
      </w:r>
      <w:r w:rsidRPr="00D61315">
        <w:rPr>
          <w:rStyle w:val="StyleUnderline"/>
        </w:rPr>
        <w:t xml:space="preserve">If the </w:t>
      </w:r>
      <w:r w:rsidRPr="00D61315">
        <w:rPr>
          <w:rStyle w:val="Emphasis"/>
          <w:highlight w:val="green"/>
        </w:rPr>
        <w:t>thirty years</w:t>
      </w:r>
      <w:r w:rsidRPr="00D61315">
        <w:rPr>
          <w:rStyle w:val="StyleUnderline"/>
          <w:highlight w:val="green"/>
        </w:rPr>
        <w:t xml:space="preserve"> </w:t>
      </w:r>
      <w:r w:rsidRPr="00D61315">
        <w:rPr>
          <w:rStyle w:val="StyleUnderline"/>
        </w:rPr>
        <w:t xml:space="preserve">after the </w:t>
      </w:r>
      <w:r w:rsidRPr="00D61315">
        <w:rPr>
          <w:rStyle w:val="Emphasis"/>
        </w:rPr>
        <w:t>Second World War</w:t>
      </w:r>
      <w:r w:rsidRPr="00D61315">
        <w:rPr>
          <w:rStyle w:val="StyleUnderline"/>
        </w:rPr>
        <w:t xml:space="preserve"> were </w:t>
      </w:r>
      <w:r w:rsidRPr="00D61315">
        <w:rPr>
          <w:rStyle w:val="StyleUnderline"/>
          <w:highlight w:val="green"/>
        </w:rPr>
        <w:t>characterized by</w:t>
      </w:r>
      <w:r w:rsidRPr="00D61315">
        <w:rPr>
          <w:rStyle w:val="StyleUnderline"/>
        </w:rPr>
        <w:t xml:space="preserve"> the </w:t>
      </w:r>
      <w:r w:rsidRPr="00D61315">
        <w:rPr>
          <w:rStyle w:val="Emphasis"/>
          <w:highlight w:val="green"/>
        </w:rPr>
        <w:t>anticolonial quest</w:t>
      </w:r>
      <w:r w:rsidRPr="00D61315">
        <w:rPr>
          <w:rStyle w:val="StyleUnderline"/>
          <w:highlight w:val="green"/>
        </w:rPr>
        <w:t xml:space="preserve"> for a </w:t>
      </w:r>
      <w:r w:rsidRPr="00D61315">
        <w:rPr>
          <w:rStyle w:val="Emphasis"/>
          <w:highlight w:val="green"/>
        </w:rPr>
        <w:t>domination-free</w:t>
      </w:r>
      <w:r w:rsidRPr="00D61315">
        <w:rPr>
          <w:rStyle w:val="StyleUnderline"/>
          <w:highlight w:val="green"/>
        </w:rPr>
        <w:t xml:space="preserve"> </w:t>
      </w:r>
      <w:r w:rsidRPr="00D61315">
        <w:rPr>
          <w:rStyle w:val="StyleUnderline"/>
        </w:rPr>
        <w:t xml:space="preserve">international </w:t>
      </w:r>
      <w:r w:rsidRPr="00D61315">
        <w:rPr>
          <w:rStyle w:val="StyleUnderline"/>
          <w:highlight w:val="green"/>
        </w:rPr>
        <w:t>order</w:t>
      </w:r>
      <w:r w:rsidRPr="00D61315">
        <w:rPr>
          <w:rStyle w:val="StyleUnderline"/>
        </w:rPr>
        <w:t xml:space="preserve"> that </w:t>
      </w:r>
      <w:r w:rsidRPr="00D61315">
        <w:rPr>
          <w:rStyle w:val="Emphasis"/>
        </w:rPr>
        <w:t>radicalized</w:t>
      </w:r>
      <w:r w:rsidRPr="00D61315">
        <w:rPr>
          <w:rStyle w:val="StyleUnderline"/>
        </w:rPr>
        <w:t xml:space="preserve"> the meaning of </w:t>
      </w:r>
      <w:r w:rsidRPr="00D61315">
        <w:rPr>
          <w:rStyle w:val="Emphasis"/>
        </w:rPr>
        <w:t>sovereign equality</w:t>
      </w:r>
      <w:r w:rsidRPr="00D61315">
        <w:rPr>
          <w:rStyle w:val="StyleUnderline"/>
        </w:rPr>
        <w:t xml:space="preserve">, the </w:t>
      </w:r>
      <w:r w:rsidRPr="00D61315">
        <w:rPr>
          <w:rStyle w:val="Emphasis"/>
        </w:rPr>
        <w:t>three decades</w:t>
      </w:r>
      <w:r w:rsidRPr="00D61315">
        <w:rPr>
          <w:rStyle w:val="StyleUnderline"/>
        </w:rPr>
        <w:t xml:space="preserve"> that followed the end of the </w:t>
      </w:r>
      <w:r w:rsidRPr="00D61315">
        <w:rPr>
          <w:rStyle w:val="Emphasis"/>
        </w:rPr>
        <w:t>Cold War</w:t>
      </w:r>
      <w:r w:rsidRPr="00D61315">
        <w:rPr>
          <w:rStyle w:val="StyleUnderline"/>
        </w:rPr>
        <w:t xml:space="preserve"> </w:t>
      </w:r>
      <w:r w:rsidRPr="00D61315">
        <w:rPr>
          <w:rStyle w:val="StyleUnderline"/>
          <w:highlight w:val="green"/>
        </w:rPr>
        <w:t xml:space="preserve">gave rise to a </w:t>
      </w:r>
      <w:r w:rsidRPr="00D61315">
        <w:rPr>
          <w:rStyle w:val="Emphasis"/>
          <w:highlight w:val="green"/>
        </w:rPr>
        <w:t>striking return</w:t>
      </w:r>
      <w:r w:rsidRPr="00D61315">
        <w:rPr>
          <w:rStyle w:val="StyleUnderline"/>
          <w:highlight w:val="green"/>
        </w:rPr>
        <w:t xml:space="preserve"> to</w:t>
      </w:r>
      <w:r w:rsidRPr="00D61315">
        <w:rPr>
          <w:sz w:val="16"/>
          <w:szCs w:val="16"/>
        </w:rPr>
        <w:t xml:space="preserve"> and defense of </w:t>
      </w:r>
      <w:r w:rsidRPr="00D61315">
        <w:rPr>
          <w:rStyle w:val="StyleUnderline"/>
        </w:rPr>
        <w:t xml:space="preserve">a </w:t>
      </w:r>
      <w:r w:rsidRPr="00D61315">
        <w:rPr>
          <w:rStyle w:val="Emphasis"/>
          <w:highlight w:val="green"/>
        </w:rPr>
        <w:t xml:space="preserve">hierarchical </w:t>
      </w:r>
      <w:r w:rsidRPr="00D61315">
        <w:rPr>
          <w:rStyle w:val="Emphasis"/>
        </w:rPr>
        <w:t xml:space="preserve">international </w:t>
      </w:r>
      <w:r w:rsidRPr="00D61315">
        <w:rPr>
          <w:rStyle w:val="Emphasis"/>
          <w:highlight w:val="green"/>
        </w:rPr>
        <w:t>order</w:t>
      </w:r>
      <w:r w:rsidRPr="00D61315">
        <w:rPr>
          <w:rStyle w:val="Emphasis"/>
        </w:rPr>
        <w:t xml:space="preserve">. </w:t>
      </w:r>
    </w:p>
    <w:p w14:paraId="1F4B3899" w14:textId="77777777" w:rsidR="007561E8" w:rsidRPr="00D61315" w:rsidRDefault="007561E8" w:rsidP="007561E8">
      <w:pPr>
        <w:rPr>
          <w:sz w:val="16"/>
          <w:szCs w:val="16"/>
        </w:rPr>
      </w:pPr>
      <w:r w:rsidRPr="00D61315">
        <w:rPr>
          <w:rStyle w:val="StyleUnderline"/>
        </w:rPr>
        <w:t xml:space="preserve">This </w:t>
      </w:r>
      <w:r w:rsidRPr="00D61315">
        <w:rPr>
          <w:rStyle w:val="Emphasis"/>
        </w:rPr>
        <w:t>revival</w:t>
      </w:r>
      <w:r w:rsidRPr="00D61315">
        <w:rPr>
          <w:rStyle w:val="StyleUnderline"/>
        </w:rPr>
        <w:t xml:space="preserve"> and </w:t>
      </w:r>
      <w:r w:rsidRPr="00D61315">
        <w:rPr>
          <w:rStyle w:val="Emphasis"/>
          <w:highlight w:val="green"/>
        </w:rPr>
        <w:t>reconstitution</w:t>
      </w:r>
      <w:r w:rsidRPr="00D61315">
        <w:rPr>
          <w:rStyle w:val="StyleUnderline"/>
          <w:highlight w:val="green"/>
        </w:rPr>
        <w:t xml:space="preserve"> of an </w:t>
      </w:r>
      <w:r w:rsidRPr="00D61315">
        <w:rPr>
          <w:rStyle w:val="Emphasis"/>
          <w:highlight w:val="green"/>
        </w:rPr>
        <w:t>imperial world</w:t>
      </w:r>
      <w:r w:rsidRPr="00D61315">
        <w:rPr>
          <w:rStyle w:val="StyleUnderline"/>
        </w:rPr>
        <w:t xml:space="preserve"> occurred </w:t>
      </w:r>
      <w:r w:rsidRPr="00D61315">
        <w:rPr>
          <w:rStyle w:val="StyleUnderline"/>
          <w:highlight w:val="green"/>
        </w:rPr>
        <w:t xml:space="preserve">as </w:t>
      </w:r>
      <w:r w:rsidRPr="00D61315">
        <w:rPr>
          <w:rStyle w:val="Emphasis"/>
          <w:highlight w:val="green"/>
        </w:rPr>
        <w:t>anti-colonial nationalism</w:t>
      </w:r>
      <w:r w:rsidRPr="00D61315">
        <w:rPr>
          <w:sz w:val="16"/>
          <w:szCs w:val="16"/>
        </w:rPr>
        <w:t xml:space="preserve">, faced with its own internal crises and limits, </w:t>
      </w:r>
      <w:r w:rsidRPr="00D61315">
        <w:rPr>
          <w:rStyle w:val="StyleUnderline"/>
        </w:rPr>
        <w:t xml:space="preserve">could no longer mount an </w:t>
      </w:r>
      <w:r w:rsidRPr="00D61315">
        <w:rPr>
          <w:rStyle w:val="Emphasis"/>
        </w:rPr>
        <w:t>effective challenge</w:t>
      </w:r>
      <w:r w:rsidRPr="00D61315">
        <w:rPr>
          <w:sz w:val="16"/>
          <w:szCs w:val="16"/>
        </w:rPr>
        <w:t xml:space="preserve">. In the decade and a half after the height of decolonization in 1960, the idea of the postcolonial state as the site of a politics of citizenship that could accommodate racial, ethnic, and religious pluralism was called into question as movements from below resisted and repudiated the majoritarian, homogenizing, and exclusionary tendencies that appeared embedded in the structure of the nation-state. At the same time, anticolonial worldmaking, which began as an effort to rethink sovereignty, culminated in projects that reinforced the nation-state. Nowhere was this reversal more apparent than in the resolution of the federal debates where efforts to delegate sovereignty to a federation gave way to regional organizations that zealously guarded the sovereign rights of member states. The preoccupation with the precarious nature of postcolonial independence had inspired demanding projects of worldmaking to secure international nondomination. But as these projects faltered and nationalists faced domestic opposition and international criticism, they increasingly embraced a more defensive posture toward the state. </w:t>
      </w:r>
    </w:p>
    <w:p w14:paraId="23C6F683" w14:textId="77777777" w:rsidR="007561E8" w:rsidRPr="00D61315" w:rsidRDefault="007561E8" w:rsidP="007561E8">
      <w:pPr>
        <w:rPr>
          <w:sz w:val="16"/>
          <w:szCs w:val="16"/>
        </w:rPr>
      </w:pPr>
      <w:r w:rsidRPr="00D61315">
        <w:rPr>
          <w:sz w:val="16"/>
          <w:szCs w:val="16"/>
        </w:rPr>
        <w:t xml:space="preserve">Owing to these political crises and the shifting coordinates of international politics, which were only magnified with the fall of the Soviet Union, </w:t>
      </w:r>
      <w:r w:rsidRPr="00D61315">
        <w:rPr>
          <w:rStyle w:val="StyleUnderline"/>
        </w:rPr>
        <w:t xml:space="preserve">the language of </w:t>
      </w:r>
      <w:r w:rsidRPr="00D61315">
        <w:rPr>
          <w:rStyle w:val="Emphasis"/>
          <w:highlight w:val="green"/>
        </w:rPr>
        <w:t>self-determination</w:t>
      </w:r>
      <w:r w:rsidRPr="00D61315">
        <w:rPr>
          <w:rStyle w:val="StyleUnderline"/>
        </w:rPr>
        <w:t xml:space="preserve"> and the institutional form of the </w:t>
      </w:r>
      <w:r w:rsidRPr="00D61315">
        <w:rPr>
          <w:rStyle w:val="Emphasis"/>
        </w:rPr>
        <w:t>state</w:t>
      </w:r>
      <w:r w:rsidRPr="00D61315">
        <w:rPr>
          <w:rStyle w:val="StyleUnderline"/>
        </w:rPr>
        <w:t xml:space="preserve"> </w:t>
      </w:r>
      <w:r w:rsidRPr="00D61315">
        <w:rPr>
          <w:rStyle w:val="StyleUnderline"/>
          <w:highlight w:val="green"/>
        </w:rPr>
        <w:t xml:space="preserve">appeared to </w:t>
      </w:r>
      <w:r w:rsidRPr="00D61315">
        <w:rPr>
          <w:rStyle w:val="Emphasis"/>
          <w:highlight w:val="green"/>
        </w:rPr>
        <w:t>no longer</w:t>
      </w:r>
      <w:r w:rsidRPr="00D61315">
        <w:rPr>
          <w:rStyle w:val="StyleUnderline"/>
          <w:highlight w:val="green"/>
        </w:rPr>
        <w:t xml:space="preserve"> animate </w:t>
      </w:r>
      <w:r w:rsidRPr="00D61315">
        <w:rPr>
          <w:rStyle w:val="Emphasis"/>
          <w:highlight w:val="green"/>
        </w:rPr>
        <w:t>political visions</w:t>
      </w:r>
      <w:r w:rsidRPr="00D61315">
        <w:rPr>
          <w:rStyle w:val="StyleUnderline"/>
          <w:highlight w:val="green"/>
        </w:rPr>
        <w:t xml:space="preserve"> within the </w:t>
      </w:r>
      <w:r w:rsidRPr="00D61315">
        <w:rPr>
          <w:rStyle w:val="Emphasis"/>
          <w:highlight w:val="green"/>
        </w:rPr>
        <w:t>postcolonial</w:t>
      </w:r>
      <w:r w:rsidRPr="00D61315">
        <w:rPr>
          <w:rStyle w:val="Emphasis"/>
        </w:rPr>
        <w:t xml:space="preserve"> world</w:t>
      </w:r>
      <w:r w:rsidRPr="00D61315">
        <w:rPr>
          <w:sz w:val="16"/>
          <w:szCs w:val="16"/>
        </w:rPr>
        <w:t xml:space="preserve">. Self-determination as worldmaking and nation-building and </w:t>
      </w:r>
      <w:r w:rsidRPr="00D61315">
        <w:rPr>
          <w:rStyle w:val="StyleUnderline"/>
        </w:rPr>
        <w:t xml:space="preserve">the postcolonial state </w:t>
      </w:r>
      <w:r w:rsidRPr="00D61315">
        <w:rPr>
          <w:rStyle w:val="StyleUnderline"/>
          <w:highlight w:val="green"/>
        </w:rPr>
        <w:t xml:space="preserve">imagined as the </w:t>
      </w:r>
      <w:r w:rsidRPr="00D61315">
        <w:rPr>
          <w:rStyle w:val="Emphasis"/>
          <w:highlight w:val="green"/>
        </w:rPr>
        <w:t>agent</w:t>
      </w:r>
      <w:r w:rsidRPr="00D61315">
        <w:rPr>
          <w:rStyle w:val="StyleUnderline"/>
          <w:highlight w:val="green"/>
        </w:rPr>
        <w:t xml:space="preserve"> of</w:t>
      </w:r>
      <w:r w:rsidRPr="00D61315">
        <w:rPr>
          <w:rStyle w:val="StyleUnderline"/>
        </w:rPr>
        <w:t xml:space="preserve"> </w:t>
      </w:r>
      <w:r w:rsidRPr="00D61315">
        <w:rPr>
          <w:rStyle w:val="Emphasis"/>
        </w:rPr>
        <w:t>international</w:t>
      </w:r>
      <w:r w:rsidRPr="00D61315">
        <w:rPr>
          <w:rStyle w:val="StyleUnderline"/>
        </w:rPr>
        <w:t xml:space="preserve"> and </w:t>
      </w:r>
      <w:r w:rsidRPr="00D61315">
        <w:rPr>
          <w:rStyle w:val="Emphasis"/>
        </w:rPr>
        <w:t>domestic</w:t>
      </w:r>
      <w:r w:rsidRPr="00D61315">
        <w:rPr>
          <w:rStyle w:val="StyleUnderline"/>
        </w:rPr>
        <w:t xml:space="preserve"> </w:t>
      </w:r>
      <w:r w:rsidRPr="00D61315">
        <w:rPr>
          <w:rStyle w:val="StyleUnderline"/>
          <w:highlight w:val="green"/>
        </w:rPr>
        <w:t>transformation</w:t>
      </w:r>
      <w:r w:rsidRPr="00D61315">
        <w:rPr>
          <w:rStyle w:val="StyleUnderline"/>
        </w:rPr>
        <w:t xml:space="preserve"> were </w:t>
      </w:r>
      <w:r w:rsidRPr="00D61315">
        <w:rPr>
          <w:rStyle w:val="Emphasis"/>
        </w:rPr>
        <w:t>central</w:t>
      </w:r>
      <w:r w:rsidRPr="00D61315">
        <w:rPr>
          <w:rStyle w:val="StyleUnderline"/>
        </w:rPr>
        <w:t xml:space="preserve"> to building a </w:t>
      </w:r>
      <w:r w:rsidRPr="00D61315">
        <w:rPr>
          <w:rStyle w:val="Emphasis"/>
        </w:rPr>
        <w:t>world after empire</w:t>
      </w:r>
      <w:r w:rsidRPr="00D61315">
        <w:rPr>
          <w:sz w:val="16"/>
          <w:szCs w:val="16"/>
        </w:rPr>
        <w:t xml:space="preserve">. As the conditions that had made these commitments viable dissipated, their political purchase also declined. Emblematic of this emptying of the promise of self-determination was Michael Manley’s return to the position of prime minister.12 Having lost his 1980 reelection as Jamaica still reeled from the consequences of the debt crisis and structural </w:t>
      </w:r>
      <w:proofErr w:type="gramStart"/>
      <w:r w:rsidRPr="00D61315">
        <w:rPr>
          <w:sz w:val="16"/>
          <w:szCs w:val="16"/>
        </w:rPr>
        <w:t>adjustment,</w:t>
      </w:r>
      <w:proofErr w:type="gramEnd"/>
      <w:r w:rsidRPr="00D61315">
        <w:rPr>
          <w:sz w:val="16"/>
          <w:szCs w:val="16"/>
        </w:rPr>
        <w:t xml:space="preserve"> Manley assumed the office again in 1989. Converted to the neoliberalism he had resisted in the late 1970s, the erstwhile democratic socialist now insisted, “If you want a </w:t>
      </w:r>
      <w:proofErr w:type="gramStart"/>
      <w:r w:rsidRPr="00D61315">
        <w:rPr>
          <w:sz w:val="16"/>
          <w:szCs w:val="16"/>
        </w:rPr>
        <w:t>really dynamic</w:t>
      </w:r>
      <w:proofErr w:type="gramEnd"/>
      <w:r w:rsidRPr="00D61315">
        <w:rPr>
          <w:sz w:val="16"/>
          <w:szCs w:val="16"/>
        </w:rPr>
        <w:t>, effective economy, the only damn thing you can do is to pursue the market logic completely</w:t>
      </w:r>
      <w:proofErr w:type="gramStart"/>
      <w:r w:rsidRPr="00D61315">
        <w:rPr>
          <w:sz w:val="16"/>
          <w:szCs w:val="16"/>
        </w:rPr>
        <w:t>. . . .</w:t>
      </w:r>
      <w:proofErr w:type="gramEnd"/>
      <w:r w:rsidRPr="00D61315">
        <w:rPr>
          <w:sz w:val="16"/>
          <w:szCs w:val="16"/>
        </w:rPr>
        <w:t xml:space="preserve"> That means you </w:t>
      </w:r>
      <w:proofErr w:type="gramStart"/>
      <w:r w:rsidRPr="00D61315">
        <w:rPr>
          <w:sz w:val="16"/>
          <w:szCs w:val="16"/>
        </w:rPr>
        <w:t>have to</w:t>
      </w:r>
      <w:proofErr w:type="gramEnd"/>
      <w:r w:rsidRPr="00D61315">
        <w:rPr>
          <w:sz w:val="16"/>
          <w:szCs w:val="16"/>
        </w:rPr>
        <w:t xml:space="preserve"> divest what was brought under state control . . . and [expose] the economy to the shock of competition, knowing full well that some of what has been built up will be lost </w:t>
      </w:r>
      <w:proofErr w:type="gramStart"/>
      <w:r w:rsidRPr="00D61315">
        <w:rPr>
          <w:sz w:val="16"/>
          <w:szCs w:val="16"/>
        </w:rPr>
        <w:t>in order to</w:t>
      </w:r>
      <w:proofErr w:type="gramEnd"/>
      <w:r w:rsidRPr="00D61315">
        <w:rPr>
          <w:sz w:val="16"/>
          <w:szCs w:val="16"/>
        </w:rPr>
        <w:t xml:space="preserve"> create a leaner but more enduring process of development.”13 </w:t>
      </w:r>
    </w:p>
    <w:p w14:paraId="22EBCA85" w14:textId="77777777" w:rsidR="007561E8" w:rsidRPr="00D61315" w:rsidRDefault="007561E8" w:rsidP="007561E8">
      <w:pPr>
        <w:rPr>
          <w:sz w:val="8"/>
          <w:szCs w:val="8"/>
        </w:rPr>
      </w:pPr>
      <w:r w:rsidRPr="00D61315">
        <w:rPr>
          <w:sz w:val="8"/>
          <w:szCs w:val="8"/>
        </w:rPr>
        <w:t xml:space="preserve">While Manley himself maintained that he was rethinking and not abandoning democratic socialism, the about-face was undeniable and exemplified the political closure that characterized the fall of self-determination. In a revealing correspondence with Kari Polanyi Levitt, a member of the New World Group at the University of West Indies, Manley reflected on the tragedy this closure entailed.14 At the height of his despair, he concluded that the NIEO was “predicated on a fantasy—namely that anyone in international politics will respond to an argument built on ethics.”15 When Levitt reminded him, “The NIEO agenda was not based on ‘ethics’ but on the sovereign rights of developing countries over natural resources, on the need for codes of conduct for transnationals, and international measures to stabilize commodity prices,” Manley changed his tune.16 In response, he argued that the “failure to unite OPEC and other developing countries,” which he called the “real tragedy,” and the rise of Ronald Reagan and Margaret Thatcher, who “buried” the Third World’s demands for equality, had led to the collapse of the NIEO.17 But if this second assessment captured the contingent political conditions that contributed to the NIEO’s displacement, it did not give Manley any hope that anticolonial worldmaking might be resuscitated. </w:t>
      </w:r>
    </w:p>
    <w:p w14:paraId="4AC51C5E" w14:textId="77777777" w:rsidR="007561E8" w:rsidRPr="00D61315" w:rsidRDefault="007561E8" w:rsidP="007561E8">
      <w:pPr>
        <w:rPr>
          <w:sz w:val="16"/>
          <w:szCs w:val="16"/>
        </w:rPr>
      </w:pPr>
      <w:r w:rsidRPr="00D61315">
        <w:rPr>
          <w:sz w:val="16"/>
          <w:szCs w:val="16"/>
        </w:rPr>
        <w:t xml:space="preserve">Like the Manley </w:t>
      </w:r>
      <w:proofErr w:type="gramStart"/>
      <w:r w:rsidRPr="00D61315">
        <w:rPr>
          <w:sz w:val="16"/>
          <w:szCs w:val="16"/>
        </w:rPr>
        <w:t>of  the</w:t>
      </w:r>
      <w:proofErr w:type="gramEnd"/>
      <w:r w:rsidRPr="00D61315">
        <w:rPr>
          <w:sz w:val="16"/>
          <w:szCs w:val="16"/>
        </w:rPr>
        <w:t xml:space="preserve"> 1990s, </w:t>
      </w:r>
      <w:r w:rsidRPr="00D61315">
        <w:rPr>
          <w:rStyle w:val="StyleUnderline"/>
          <w:highlight w:val="green"/>
        </w:rPr>
        <w:t xml:space="preserve">we live in the </w:t>
      </w:r>
      <w:r w:rsidRPr="00D61315">
        <w:rPr>
          <w:rStyle w:val="Emphasis"/>
          <w:highlight w:val="green"/>
        </w:rPr>
        <w:t>shadow</w:t>
      </w:r>
      <w:r w:rsidRPr="00D61315">
        <w:rPr>
          <w:rStyle w:val="StyleUnderline"/>
          <w:highlight w:val="green"/>
        </w:rPr>
        <w:t xml:space="preserve"> </w:t>
      </w:r>
      <w:proofErr w:type="gramStart"/>
      <w:r w:rsidRPr="00D61315">
        <w:rPr>
          <w:rStyle w:val="StyleUnderline"/>
          <w:highlight w:val="green"/>
        </w:rPr>
        <w:t>of  </w:t>
      </w:r>
      <w:r w:rsidRPr="00D61315">
        <w:rPr>
          <w:rStyle w:val="Emphasis"/>
          <w:highlight w:val="green"/>
        </w:rPr>
        <w:t>self</w:t>
      </w:r>
      <w:proofErr w:type="gramEnd"/>
      <w:r w:rsidRPr="00D61315">
        <w:rPr>
          <w:rStyle w:val="Emphasis"/>
          <w:highlight w:val="green"/>
        </w:rPr>
        <w:t>-determination’s fall</w:t>
      </w:r>
      <w:r w:rsidRPr="00D61315">
        <w:rPr>
          <w:rStyle w:val="StyleUnderline"/>
        </w:rPr>
        <w:t xml:space="preserve">. The vision of a </w:t>
      </w:r>
      <w:r w:rsidRPr="00D61315">
        <w:rPr>
          <w:rStyle w:val="Emphasis"/>
        </w:rPr>
        <w:t>postimperial</w:t>
      </w:r>
      <w:r w:rsidRPr="00D61315">
        <w:rPr>
          <w:rStyle w:val="StyleUnderline"/>
        </w:rPr>
        <w:t xml:space="preserve"> world order that gave rise to </w:t>
      </w:r>
      <w:r w:rsidRPr="00D61315">
        <w:rPr>
          <w:rStyle w:val="Emphasis"/>
        </w:rPr>
        <w:t>three decades</w:t>
      </w:r>
      <w:r w:rsidRPr="00D61315">
        <w:rPr>
          <w:rStyle w:val="StyleUnderline"/>
        </w:rPr>
        <w:t xml:space="preserve"> of </w:t>
      </w:r>
      <w:r w:rsidRPr="00D61315">
        <w:rPr>
          <w:rStyle w:val="Emphasis"/>
          <w:highlight w:val="green"/>
        </w:rPr>
        <w:t>anticolonial worldmaking</w:t>
      </w:r>
      <w:r w:rsidRPr="00D61315">
        <w:rPr>
          <w:rStyle w:val="StyleUnderline"/>
          <w:highlight w:val="green"/>
        </w:rPr>
        <w:t xml:space="preserve"> appears</w:t>
      </w:r>
      <w:r w:rsidRPr="00D61315">
        <w:rPr>
          <w:rStyle w:val="StyleUnderline"/>
        </w:rPr>
        <w:t xml:space="preserve"> </w:t>
      </w:r>
      <w:r w:rsidRPr="00D61315">
        <w:rPr>
          <w:rStyle w:val="Emphasis"/>
        </w:rPr>
        <w:t xml:space="preserve">far </w:t>
      </w:r>
      <w:r w:rsidRPr="00D61315">
        <w:rPr>
          <w:rStyle w:val="Emphasis"/>
          <w:highlight w:val="green"/>
        </w:rPr>
        <w:t>removed</w:t>
      </w:r>
      <w:r w:rsidRPr="00D61315">
        <w:rPr>
          <w:rStyle w:val="StyleUnderline"/>
        </w:rPr>
        <w:t xml:space="preserve"> from our political present. Looking back from our </w:t>
      </w:r>
      <w:r w:rsidRPr="00D61315">
        <w:rPr>
          <w:rStyle w:val="Emphasis"/>
        </w:rPr>
        <w:t>vantage point</w:t>
      </w:r>
      <w:r w:rsidRPr="00D61315">
        <w:rPr>
          <w:sz w:val="16"/>
          <w:szCs w:val="16"/>
        </w:rPr>
        <w:t xml:space="preserve"> and with a clear view of the forces arrayed against this project, </w:t>
      </w:r>
      <w:r w:rsidRPr="00D61315">
        <w:rPr>
          <w:rStyle w:val="StyleUnderline"/>
        </w:rPr>
        <w:t xml:space="preserve">the fall of self-determination </w:t>
      </w:r>
      <w:r w:rsidRPr="00D61315">
        <w:rPr>
          <w:rStyle w:val="StyleUnderline"/>
          <w:highlight w:val="green"/>
        </w:rPr>
        <w:t xml:space="preserve">might </w:t>
      </w:r>
      <w:r w:rsidRPr="00D61315">
        <w:rPr>
          <w:rStyle w:val="Emphasis"/>
          <w:highlight w:val="green"/>
        </w:rPr>
        <w:t>appear inevitable</w:t>
      </w:r>
      <w:r w:rsidRPr="00D61315">
        <w:rPr>
          <w:sz w:val="16"/>
          <w:szCs w:val="16"/>
        </w:rPr>
        <w:t xml:space="preserve">. </w:t>
      </w:r>
      <w:r w:rsidRPr="00D61315">
        <w:rPr>
          <w:rStyle w:val="StyleUnderline"/>
        </w:rPr>
        <w:t>We might</w:t>
      </w:r>
      <w:r w:rsidRPr="00D61315">
        <w:rPr>
          <w:sz w:val="16"/>
          <w:szCs w:val="16"/>
        </w:rPr>
        <w:t xml:space="preserve"> even </w:t>
      </w:r>
      <w:r w:rsidRPr="00D61315">
        <w:rPr>
          <w:rStyle w:val="Emphasis"/>
          <w:highlight w:val="green"/>
        </w:rPr>
        <w:t>believe</w:t>
      </w:r>
      <w:r w:rsidRPr="00D61315">
        <w:rPr>
          <w:sz w:val="16"/>
          <w:szCs w:val="16"/>
        </w:rPr>
        <w:t xml:space="preserve">, as Manley briefly did, </w:t>
      </w:r>
      <w:r w:rsidRPr="00D61315">
        <w:rPr>
          <w:rStyle w:val="StyleUnderline"/>
        </w:rPr>
        <w:t xml:space="preserve">that </w:t>
      </w:r>
      <w:r w:rsidRPr="00D61315">
        <w:rPr>
          <w:rStyle w:val="StyleUnderline"/>
          <w:highlight w:val="green"/>
        </w:rPr>
        <w:t>those</w:t>
      </w:r>
      <w:r w:rsidRPr="00D61315">
        <w:rPr>
          <w:rStyle w:val="StyleUnderline"/>
        </w:rPr>
        <w:t xml:space="preserve"> projects </w:t>
      </w:r>
      <w:r w:rsidRPr="00D61315">
        <w:rPr>
          <w:rStyle w:val="StyleUnderline"/>
          <w:highlight w:val="green"/>
        </w:rPr>
        <w:t xml:space="preserve">were </w:t>
      </w:r>
      <w:r w:rsidRPr="00D61315">
        <w:rPr>
          <w:rStyle w:val="Emphasis"/>
          <w:highlight w:val="green"/>
        </w:rPr>
        <w:t>fantastical</w:t>
      </w:r>
      <w:r w:rsidRPr="00D61315">
        <w:rPr>
          <w:rStyle w:val="StyleUnderline"/>
        </w:rPr>
        <w:t xml:space="preserve"> and </w:t>
      </w:r>
      <w:r w:rsidRPr="00D61315">
        <w:rPr>
          <w:rStyle w:val="Emphasis"/>
        </w:rPr>
        <w:t>unrealistic</w:t>
      </w:r>
      <w:r w:rsidRPr="00D61315">
        <w:rPr>
          <w:sz w:val="16"/>
          <w:szCs w:val="16"/>
        </w:rPr>
        <w:t xml:space="preserve">. </w:t>
      </w:r>
      <w:r w:rsidRPr="00D61315">
        <w:rPr>
          <w:rStyle w:val="StyleUnderline"/>
        </w:rPr>
        <w:t xml:space="preserve">But to come to this set of </w:t>
      </w:r>
      <w:r w:rsidRPr="00D61315">
        <w:rPr>
          <w:rStyle w:val="Emphasis"/>
        </w:rPr>
        <w:t>conclusions</w:t>
      </w:r>
      <w:r w:rsidRPr="00D61315">
        <w:rPr>
          <w:rStyle w:val="StyleUnderline"/>
        </w:rPr>
        <w:t xml:space="preserve"> is to </w:t>
      </w:r>
      <w:r w:rsidRPr="00D61315">
        <w:rPr>
          <w:rStyle w:val="Emphasis"/>
          <w:highlight w:val="green"/>
        </w:rPr>
        <w:t>evade reckoning</w:t>
      </w:r>
      <w:r w:rsidRPr="00D61315">
        <w:rPr>
          <w:rStyle w:val="StyleUnderline"/>
        </w:rPr>
        <w:t xml:space="preserve"> with </w:t>
      </w:r>
      <w:r w:rsidRPr="00D61315">
        <w:rPr>
          <w:rStyle w:val="StyleUnderline"/>
          <w:highlight w:val="green"/>
        </w:rPr>
        <w:t>the ways</w:t>
      </w:r>
      <w:r w:rsidRPr="00D61315">
        <w:rPr>
          <w:rStyle w:val="StyleUnderline"/>
        </w:rPr>
        <w:t xml:space="preserve"> that </w:t>
      </w:r>
      <w:r w:rsidRPr="00D61315">
        <w:rPr>
          <w:rStyle w:val="StyleUnderline"/>
          <w:highlight w:val="green"/>
        </w:rPr>
        <w:t>we inhabit</w:t>
      </w:r>
      <w:r w:rsidRPr="00D61315">
        <w:rPr>
          <w:rStyle w:val="StyleUnderline"/>
        </w:rPr>
        <w:t xml:space="preserve"> as our </w:t>
      </w:r>
      <w:r w:rsidRPr="00D61315">
        <w:rPr>
          <w:rStyle w:val="Emphasis"/>
        </w:rPr>
        <w:t>present</w:t>
      </w:r>
      <w:r w:rsidRPr="00D61315">
        <w:rPr>
          <w:rStyle w:val="StyleUnderline"/>
        </w:rPr>
        <w:t xml:space="preserve"> the </w:t>
      </w:r>
      <w:r w:rsidRPr="00D61315">
        <w:rPr>
          <w:rStyle w:val="Emphasis"/>
        </w:rPr>
        <w:t>promises</w:t>
      </w:r>
      <w:r w:rsidRPr="00D61315">
        <w:rPr>
          <w:rStyle w:val="StyleUnderline"/>
        </w:rPr>
        <w:t xml:space="preserve"> and ruins of </w:t>
      </w:r>
      <w:r w:rsidRPr="00D61315">
        <w:rPr>
          <w:rStyle w:val="Emphasis"/>
        </w:rPr>
        <w:t>anticolonial worldmaking</w:t>
      </w:r>
      <w:r w:rsidRPr="00D61315">
        <w:rPr>
          <w:sz w:val="16"/>
          <w:szCs w:val="16"/>
        </w:rPr>
        <w:t xml:space="preserve">. The incomplete decolonization that culminated in a world of unequal nation-states, the regional organizations that emerged from the dream of federation, and the visions of global justice that stand in the place of the NIEO’s welfare world indicate the scale of both expectations and disappointments that characterized anticolonial worldmaking. Examining this present, it would be a mistake to collapse the partiality and eventual decline of a set of languages and strategies for making a world after empire with the demise of the moral and political vision that looked forward to an egalitarian and domination-free world. </w:t>
      </w:r>
    </w:p>
    <w:p w14:paraId="6E28E214" w14:textId="0EF27D5B" w:rsidR="00743891" w:rsidRDefault="00743891" w:rsidP="00F624C7">
      <w:pPr>
        <w:pStyle w:val="Heading2"/>
      </w:pPr>
      <w:r>
        <w:lastRenderedPageBreak/>
        <w:t>1NC---Off</w:t>
      </w:r>
    </w:p>
    <w:p w14:paraId="6029D333" w14:textId="4A10D088" w:rsidR="00743891" w:rsidRDefault="00743891" w:rsidP="00743891">
      <w:pPr>
        <w:pStyle w:val="Heading4"/>
      </w:pPr>
      <w:r>
        <w:t>The United States Federal Government should classify maquiladoras as employees under the NLRA.</w:t>
      </w:r>
    </w:p>
    <w:p w14:paraId="25A561F3" w14:textId="77777777" w:rsidR="00743891" w:rsidRPr="00743891" w:rsidRDefault="00743891" w:rsidP="00743891"/>
    <w:p w14:paraId="2BAED35E" w14:textId="77866449" w:rsidR="00F624C7" w:rsidRPr="00002FB7" w:rsidRDefault="00F624C7" w:rsidP="00F624C7">
      <w:pPr>
        <w:pStyle w:val="Heading2"/>
      </w:pPr>
      <w:r>
        <w:lastRenderedPageBreak/>
        <w:t>1NC</w:t>
      </w:r>
      <w:r w:rsidR="00256608">
        <w:t>---</w:t>
      </w:r>
      <w:r>
        <w:t>Off</w:t>
      </w:r>
    </w:p>
    <w:p w14:paraId="6CEF9496" w14:textId="77777777" w:rsidR="00F624C7" w:rsidRPr="00937056" w:rsidRDefault="00F624C7" w:rsidP="00F624C7">
      <w:pPr>
        <w:pStyle w:val="Heading4"/>
      </w:pPr>
      <w:r>
        <w:t xml:space="preserve">Automation is </w:t>
      </w:r>
      <w:r>
        <w:rPr>
          <w:u w:val="single"/>
        </w:rPr>
        <w:t>gradual</w:t>
      </w:r>
      <w:r>
        <w:t xml:space="preserve"> now. Even where </w:t>
      </w:r>
      <w:r>
        <w:rPr>
          <w:u w:val="single"/>
        </w:rPr>
        <w:t>technically</w:t>
      </w:r>
      <w:r>
        <w:t xml:space="preserve"> feasible, </w:t>
      </w:r>
      <w:r>
        <w:rPr>
          <w:u w:val="single"/>
        </w:rPr>
        <w:t>cost</w:t>
      </w:r>
      <w:r>
        <w:t xml:space="preserve"> remains a </w:t>
      </w:r>
      <w:r>
        <w:rPr>
          <w:u w:val="single"/>
        </w:rPr>
        <w:t>key barrier</w:t>
      </w:r>
      <w:r>
        <w:t xml:space="preserve"> to widespread automation. </w:t>
      </w:r>
    </w:p>
    <w:p w14:paraId="3E243DB9" w14:textId="77777777" w:rsidR="00F624C7" w:rsidRDefault="00F624C7" w:rsidP="00F624C7">
      <w:r w:rsidRPr="007F2C04">
        <w:rPr>
          <w:rStyle w:val="Style13ptBold"/>
        </w:rPr>
        <w:t>Thompson et al. 24</w:t>
      </w:r>
      <w:r w:rsidRPr="007F2C04">
        <w:t xml:space="preserve"> – </w:t>
      </w:r>
      <w:r w:rsidRPr="00937056">
        <w:t xml:space="preserve">Director of the </w:t>
      </w:r>
      <w:proofErr w:type="spellStart"/>
      <w:r w:rsidRPr="00937056">
        <w:t>FutureTech</w:t>
      </w:r>
      <w:proofErr w:type="spellEnd"/>
      <w:r w:rsidRPr="00937056">
        <w:t> </w:t>
      </w:r>
      <w:r>
        <w:t xml:space="preserve">Project, MIT. Ph.D., Business &amp; Public Policy, UC-Berkeley. M.A., Economics, London School of Economics. </w:t>
      </w:r>
    </w:p>
    <w:p w14:paraId="0F60A605" w14:textId="77777777" w:rsidR="00F624C7" w:rsidRPr="007F2C04" w:rsidRDefault="00F624C7" w:rsidP="00F624C7">
      <w:r>
        <w:t xml:space="preserve">Neil Thompson, Maja S. Svanberg, M.S. of Technology &amp; Policy at MIT, </w:t>
      </w:r>
      <w:proofErr w:type="spellStart"/>
      <w:r>
        <w:t>Wensu</w:t>
      </w:r>
      <w:proofErr w:type="spellEnd"/>
      <w:r>
        <w:t xml:space="preserve"> Li, Ph.D. candidate in Economics at UConn, Martin Fleming, Research Scientist at MIT Sloan, Brian C. Goehring, A.B. in Cognitive Studies and Philosophy from Princeton, 02-08-</w:t>
      </w:r>
      <w:r w:rsidRPr="007F2C04">
        <w:t>2024, https://papers.ssrn.com/sol3/papers.cfm?abstract_id=4700751</w:t>
      </w:r>
    </w:p>
    <w:p w14:paraId="09CDD00F" w14:textId="77777777" w:rsidR="00F624C7" w:rsidRPr="00F1346B" w:rsidRDefault="00F624C7" w:rsidP="00F624C7">
      <w:pPr>
        <w:rPr>
          <w:sz w:val="16"/>
        </w:rPr>
      </w:pPr>
      <w:r w:rsidRPr="00F1346B">
        <w:rPr>
          <w:sz w:val="16"/>
        </w:rPr>
        <w:t xml:space="preserve">While there is already evidence that AI is changing labor demand (Fleming et al. 2019, Acemoglu et al. 2022), </w:t>
      </w:r>
      <w:r w:rsidRPr="00184182">
        <w:rPr>
          <w:rStyle w:val="StyleUnderline"/>
        </w:rPr>
        <w:t>most anxieties about AI flow from predictions about “</w:t>
      </w:r>
      <w:r w:rsidRPr="009A1B8F">
        <w:rPr>
          <w:rStyle w:val="StyleUnderline"/>
          <w:highlight w:val="green"/>
        </w:rPr>
        <w:t>AI Exposure</w:t>
      </w:r>
      <w:r w:rsidRPr="00184182">
        <w:rPr>
          <w:rStyle w:val="StyleUnderline"/>
        </w:rPr>
        <w:t>”</w:t>
      </w:r>
      <w:r w:rsidRPr="00F1346B">
        <w:rPr>
          <w:sz w:val="16"/>
        </w:rPr>
        <w:t xml:space="preserve"> that classify tasks or abilities by their potential for automation, as measured by various proxies (Arntz et al. 2017, Brynjolfsson et al. 2018, Felten et al. 2018, Webb 2019, Felten et al. 2021, Tolan et al. 2021, Meindl et al. 2021, </w:t>
      </w:r>
      <w:proofErr w:type="spellStart"/>
      <w:r w:rsidRPr="00F1346B">
        <w:rPr>
          <w:sz w:val="16"/>
        </w:rPr>
        <w:t>Zarifhonarvar</w:t>
      </w:r>
      <w:proofErr w:type="spellEnd"/>
      <w:r w:rsidRPr="00F1346B">
        <w:rPr>
          <w:sz w:val="16"/>
        </w:rPr>
        <w:t xml:space="preserve"> 2023, Felten et al. 2023). Importantly, </w:t>
      </w:r>
      <w:r w:rsidRPr="009A1B8F">
        <w:rPr>
          <w:rStyle w:val="StyleUnderline"/>
        </w:rPr>
        <w:t>nearly all</w:t>
      </w:r>
      <w:r w:rsidRPr="00184182">
        <w:rPr>
          <w:rStyle w:val="StyleUnderline"/>
        </w:rPr>
        <w:t xml:space="preserve"> these </w:t>
      </w:r>
      <w:r w:rsidRPr="009A1B8F">
        <w:rPr>
          <w:rStyle w:val="StyleUnderline"/>
          <w:highlight w:val="green"/>
        </w:rPr>
        <w:t xml:space="preserve">predictions are </w:t>
      </w:r>
      <w:r w:rsidRPr="009A1B8F">
        <w:rPr>
          <w:rStyle w:val="Emphasis"/>
          <w:highlight w:val="green"/>
        </w:rPr>
        <w:t>vague</w:t>
      </w:r>
      <w:r w:rsidRPr="009A1B8F">
        <w:rPr>
          <w:rStyle w:val="StyleUnderline"/>
          <w:highlight w:val="green"/>
        </w:rPr>
        <w:t xml:space="preserve"> about</w:t>
      </w:r>
      <w:r w:rsidRPr="00184182">
        <w:rPr>
          <w:rStyle w:val="StyleUnderline"/>
        </w:rPr>
        <w:t xml:space="preserve"> the </w:t>
      </w:r>
      <w:r w:rsidRPr="009A1B8F">
        <w:rPr>
          <w:rStyle w:val="Emphasis"/>
          <w:highlight w:val="green"/>
        </w:rPr>
        <w:t>timeline</w:t>
      </w:r>
      <w:r w:rsidRPr="009A1B8F">
        <w:rPr>
          <w:rStyle w:val="StyleUnderline"/>
          <w:highlight w:val="green"/>
        </w:rPr>
        <w:t xml:space="preserve"> and </w:t>
      </w:r>
      <w:r w:rsidRPr="009A1B8F">
        <w:rPr>
          <w:rStyle w:val="Emphasis"/>
          <w:highlight w:val="green"/>
        </w:rPr>
        <w:t>extent</w:t>
      </w:r>
      <w:r w:rsidRPr="00184182">
        <w:rPr>
          <w:rStyle w:val="StyleUnderline"/>
        </w:rPr>
        <w:t xml:space="preserve"> of automation </w:t>
      </w:r>
      <w:r w:rsidRPr="009A1B8F">
        <w:rPr>
          <w:rStyle w:val="StyleUnderline"/>
          <w:highlight w:val="green"/>
        </w:rPr>
        <w:t>because they do not</w:t>
      </w:r>
      <w:r w:rsidRPr="00F1346B">
        <w:rPr>
          <w:sz w:val="16"/>
        </w:rPr>
        <w:t xml:space="preserve"> directly </w:t>
      </w:r>
      <w:r w:rsidRPr="009A1B8F">
        <w:rPr>
          <w:rStyle w:val="StyleUnderline"/>
          <w:highlight w:val="green"/>
        </w:rPr>
        <w:t>consider</w:t>
      </w:r>
      <w:r w:rsidRPr="00F1346B">
        <w:rPr>
          <w:sz w:val="16"/>
        </w:rPr>
        <w:t xml:space="preserve"> the technical feasibility or </w:t>
      </w:r>
      <w:r w:rsidRPr="009A1B8F">
        <w:rPr>
          <w:rStyle w:val="Emphasis"/>
          <w:highlight w:val="green"/>
        </w:rPr>
        <w:t>economic</w:t>
      </w:r>
      <w:r w:rsidRPr="009A1B8F">
        <w:rPr>
          <w:rStyle w:val="StyleUnderline"/>
          <w:highlight w:val="green"/>
        </w:rPr>
        <w:t xml:space="preserve"> viability</w:t>
      </w:r>
      <w:r w:rsidRPr="00F1346B">
        <w:rPr>
          <w:sz w:val="16"/>
        </w:rPr>
        <w:t xml:space="preserve"> of AI </w:t>
      </w:r>
      <w:proofErr w:type="gramStart"/>
      <w:r w:rsidRPr="00F1346B">
        <w:rPr>
          <w:sz w:val="16"/>
        </w:rPr>
        <w:t xml:space="preserve">systems, </w:t>
      </w:r>
      <w:r w:rsidRPr="00184182">
        <w:rPr>
          <w:rStyle w:val="StyleUnderline"/>
        </w:rPr>
        <w:t>but</w:t>
      </w:r>
      <w:proofErr w:type="gramEnd"/>
      <w:r w:rsidRPr="00184182">
        <w:rPr>
          <w:rStyle w:val="StyleUnderline"/>
        </w:rPr>
        <w:t xml:space="preserve"> instead use measures of similarity between tasks and AI capabilities to indicate exposure</w:t>
      </w:r>
      <w:r w:rsidRPr="00F1346B">
        <w:rPr>
          <w:sz w:val="16"/>
        </w:rPr>
        <w:t>. The only exception in the literature known to us is a McKinsey report (</w:t>
      </w:r>
      <w:proofErr w:type="spellStart"/>
      <w:r w:rsidRPr="00F1346B">
        <w:rPr>
          <w:sz w:val="16"/>
        </w:rPr>
        <w:t>Ellingrud</w:t>
      </w:r>
      <w:proofErr w:type="spellEnd"/>
      <w:r w:rsidRPr="00F1346B">
        <w:rPr>
          <w:sz w:val="16"/>
        </w:rPr>
        <w:t xml:space="preserve"> et al. 2023) that estimates AI adoption of between 4% and 55%. </w:t>
      </w:r>
      <w:r w:rsidRPr="00184182">
        <w:rPr>
          <w:rStyle w:val="StyleUnderline"/>
        </w:rPr>
        <w:t>With such imprecise predictions</w:t>
      </w:r>
      <w:r w:rsidRPr="00F1346B">
        <w:rPr>
          <w:sz w:val="16"/>
        </w:rPr>
        <w:t xml:space="preserve">, </w:t>
      </w:r>
      <w:r w:rsidRPr="00184182">
        <w:rPr>
          <w:rStyle w:val="StyleUnderline"/>
        </w:rPr>
        <w:t>it is unclear what conclusions should follow</w:t>
      </w:r>
      <w:r w:rsidRPr="00F1346B">
        <w:rPr>
          <w:sz w:val="16"/>
        </w:rPr>
        <w:t>. AI exposure models also conflate predictions about full task automation, which is more likely to displace workers, with partial automation, which could augment their productivity. Separating these effects is enormously important for understanding the economic and policy implications of automation (Acemoglu and Restrepo 2018).</w:t>
      </w:r>
    </w:p>
    <w:p w14:paraId="37B37271" w14:textId="77777777" w:rsidR="00F624C7" w:rsidRPr="00F1346B" w:rsidRDefault="00F624C7" w:rsidP="00F624C7">
      <w:pPr>
        <w:rPr>
          <w:sz w:val="16"/>
        </w:rPr>
      </w:pPr>
      <w:r w:rsidRPr="00184182">
        <w:rPr>
          <w:rStyle w:val="StyleUnderline"/>
        </w:rPr>
        <w:t>In this paper</w:t>
      </w:r>
      <w:r w:rsidRPr="00F1346B">
        <w:rPr>
          <w:sz w:val="16"/>
        </w:rPr>
        <w:t xml:space="preserve">, </w:t>
      </w:r>
      <w:r w:rsidRPr="009A1B8F">
        <w:rPr>
          <w:rStyle w:val="StyleUnderline"/>
          <w:highlight w:val="green"/>
        </w:rPr>
        <w:t>we</w:t>
      </w:r>
      <w:r w:rsidRPr="00184182">
        <w:rPr>
          <w:rStyle w:val="StyleUnderline"/>
        </w:rPr>
        <w:t xml:space="preserve"> address three important shortcomings of AI exposure models to </w:t>
      </w:r>
      <w:r w:rsidRPr="009A1B8F">
        <w:rPr>
          <w:rStyle w:val="StyleUnderline"/>
          <w:highlight w:val="green"/>
        </w:rPr>
        <w:t>construct a</w:t>
      </w:r>
      <w:r w:rsidRPr="00184182">
        <w:rPr>
          <w:rStyle w:val="StyleUnderline"/>
        </w:rPr>
        <w:t xml:space="preserve"> more </w:t>
      </w:r>
      <w:proofErr w:type="gramStart"/>
      <w:r w:rsidRPr="009A1B8F">
        <w:rPr>
          <w:rStyle w:val="Emphasis"/>
          <w:highlight w:val="green"/>
        </w:rPr>
        <w:t>economically-grounded</w:t>
      </w:r>
      <w:proofErr w:type="gramEnd"/>
      <w:r w:rsidRPr="009A1B8F">
        <w:rPr>
          <w:rStyle w:val="StyleUnderline"/>
          <w:highlight w:val="green"/>
        </w:rPr>
        <w:t xml:space="preserve"> </w:t>
      </w:r>
      <w:r w:rsidRPr="009A1B8F">
        <w:rPr>
          <w:rStyle w:val="Emphasis"/>
          <w:highlight w:val="green"/>
        </w:rPr>
        <w:t>estimate</w:t>
      </w:r>
      <w:r w:rsidRPr="009A1B8F">
        <w:rPr>
          <w:rStyle w:val="StyleUnderline"/>
          <w:highlight w:val="green"/>
        </w:rPr>
        <w:t xml:space="preserve"> of</w:t>
      </w:r>
      <w:r w:rsidRPr="00184182">
        <w:rPr>
          <w:rStyle w:val="StyleUnderline"/>
        </w:rPr>
        <w:t xml:space="preserve"> task </w:t>
      </w:r>
      <w:r w:rsidRPr="009A1B8F">
        <w:rPr>
          <w:rStyle w:val="Emphasis"/>
          <w:highlight w:val="green"/>
        </w:rPr>
        <w:t>automation</w:t>
      </w:r>
      <w:r w:rsidRPr="00F1346B">
        <w:rPr>
          <w:sz w:val="16"/>
        </w:rPr>
        <w:t xml:space="preserve">. First, we survey workers familiar with end-use tasks to understand what performance would be required of an automated system. Second, we model the cost of building AI systems capable of reaching that level of performance. This cost estimate is essential to understanding the deployment of AI, since </w:t>
      </w:r>
      <w:proofErr w:type="gramStart"/>
      <w:r w:rsidRPr="00F1346B">
        <w:rPr>
          <w:sz w:val="16"/>
        </w:rPr>
        <w:t>technically-exacting</w:t>
      </w:r>
      <w:proofErr w:type="gramEnd"/>
      <w:r w:rsidRPr="00F1346B">
        <w:rPr>
          <w:sz w:val="16"/>
        </w:rPr>
        <w:t xml:space="preserve"> systems can be enormously expensive. And third, we model the decision about whether AI adoption is </w:t>
      </w:r>
      <w:proofErr w:type="gramStart"/>
      <w:r w:rsidRPr="00F1346B">
        <w:rPr>
          <w:sz w:val="16"/>
        </w:rPr>
        <w:t>economically-attractive</w:t>
      </w:r>
      <w:proofErr w:type="gramEnd"/>
      <w:r w:rsidRPr="00F1346B">
        <w:rPr>
          <w:sz w:val="16"/>
        </w:rPr>
        <w:t>. The result is the first end-to-end AI automation model.</w:t>
      </w:r>
    </w:p>
    <w:p w14:paraId="7A3A2C38" w14:textId="77777777" w:rsidR="00F624C7" w:rsidRPr="00F1346B" w:rsidRDefault="00F624C7" w:rsidP="00F624C7">
      <w:pPr>
        <w:rPr>
          <w:sz w:val="16"/>
        </w:rPr>
      </w:pPr>
      <w:r w:rsidRPr="00F1346B">
        <w:rPr>
          <w:sz w:val="16"/>
        </w:rPr>
        <w:t xml:space="preserve">A simple hypothetical example makes clear why these considerations are so important. </w:t>
      </w:r>
      <w:r w:rsidRPr="00184182">
        <w:rPr>
          <w:rStyle w:val="StyleUnderline"/>
        </w:rPr>
        <w:t>Consider a small bakery evaluating whether to automate with computer vision</w:t>
      </w:r>
      <w:r w:rsidRPr="00F1346B">
        <w:rPr>
          <w:sz w:val="16"/>
        </w:rPr>
        <w:t xml:space="preserve">. One task that bakers do is to visually check their ingredients to ensure they are of sufficient quality (e.g. unspoiled). This task could theoretically be replaced with a computer vision system by adding a camera and training the system to detect food that has gone bad. </w:t>
      </w:r>
      <w:r w:rsidRPr="009A1B8F">
        <w:rPr>
          <w:rStyle w:val="StyleUnderline"/>
        </w:rPr>
        <w:t>Even if</w:t>
      </w:r>
      <w:r w:rsidRPr="00F1346B">
        <w:rPr>
          <w:sz w:val="16"/>
        </w:rPr>
        <w:t xml:space="preserve"> this </w:t>
      </w:r>
      <w:r w:rsidRPr="00184182">
        <w:rPr>
          <w:rStyle w:val="StyleUnderline"/>
        </w:rPr>
        <w:t>visual inspection</w:t>
      </w:r>
      <w:r w:rsidRPr="00F1346B">
        <w:rPr>
          <w:sz w:val="16"/>
        </w:rPr>
        <w:t xml:space="preserve"> task </w:t>
      </w:r>
      <w:r w:rsidRPr="00184182">
        <w:rPr>
          <w:rStyle w:val="Emphasis"/>
        </w:rPr>
        <w:t>could</w:t>
      </w:r>
      <w:r w:rsidRPr="00184182">
        <w:rPr>
          <w:rStyle w:val="StyleUnderline"/>
        </w:rPr>
        <w:t xml:space="preserve"> be separated from other parts of the production process</w:t>
      </w:r>
      <w:r w:rsidRPr="00F1346B">
        <w:rPr>
          <w:sz w:val="16"/>
        </w:rPr>
        <w:t xml:space="preserve">, </w:t>
      </w:r>
      <w:r w:rsidRPr="009A1B8F">
        <w:rPr>
          <w:rStyle w:val="StyleUnderline"/>
          <w:highlight w:val="green"/>
        </w:rPr>
        <w:t xml:space="preserve">would it be </w:t>
      </w:r>
      <w:r w:rsidRPr="009A1B8F">
        <w:rPr>
          <w:rStyle w:val="Emphasis"/>
          <w:highlight w:val="green"/>
        </w:rPr>
        <w:t>cost</w:t>
      </w:r>
      <w:r w:rsidRPr="009A1B8F">
        <w:rPr>
          <w:rStyle w:val="StyleUnderline"/>
          <w:highlight w:val="green"/>
        </w:rPr>
        <w:t xml:space="preserve"> </w:t>
      </w:r>
      <w:r w:rsidRPr="009A1B8F">
        <w:rPr>
          <w:rStyle w:val="Emphasis"/>
          <w:highlight w:val="green"/>
        </w:rPr>
        <w:t>effective</w:t>
      </w:r>
      <w:r w:rsidRPr="00184182">
        <w:rPr>
          <w:rStyle w:val="StyleUnderline"/>
        </w:rPr>
        <w:t xml:space="preserve"> to do so</w:t>
      </w:r>
      <w:r w:rsidRPr="009A1B8F">
        <w:rPr>
          <w:rStyle w:val="StyleUnderline"/>
          <w:highlight w:val="green"/>
        </w:rPr>
        <w:t>?</w:t>
      </w:r>
      <w:r w:rsidRPr="00F1346B">
        <w:rPr>
          <w:sz w:val="16"/>
        </w:rPr>
        <w:t xml:space="preserve"> Bureau of Labor Statistics O*NET data imply that checking food quality comprises roughly 6% of the duties of a baker. </w:t>
      </w:r>
      <w:r w:rsidRPr="009A1B8F">
        <w:rPr>
          <w:rStyle w:val="StyleUnderline"/>
        </w:rPr>
        <w:t>A small bakery</w:t>
      </w:r>
      <w:r w:rsidRPr="00184182">
        <w:rPr>
          <w:rStyle w:val="StyleUnderline"/>
        </w:rPr>
        <w:t xml:space="preserve"> with five bakers making typical salaries</w:t>
      </w:r>
      <w:r w:rsidRPr="00F1346B">
        <w:rPr>
          <w:sz w:val="16"/>
        </w:rPr>
        <w:t xml:space="preserve"> ($48,000 each per year), </w:t>
      </w:r>
      <w:r w:rsidRPr="00184182">
        <w:rPr>
          <w:rStyle w:val="StyleUnderline"/>
        </w:rPr>
        <w:t xml:space="preserve">thus </w:t>
      </w:r>
      <w:r w:rsidRPr="009A1B8F">
        <w:rPr>
          <w:rStyle w:val="StyleUnderline"/>
        </w:rPr>
        <w:t>has potential</w:t>
      </w:r>
      <w:r w:rsidRPr="00184182">
        <w:rPr>
          <w:rStyle w:val="StyleUnderline"/>
        </w:rPr>
        <w:t xml:space="preserve"> labor </w:t>
      </w:r>
      <w:r w:rsidRPr="009A1B8F">
        <w:rPr>
          <w:rStyle w:val="StyleUnderline"/>
          <w:highlight w:val="green"/>
        </w:rPr>
        <w:t>savings from automating</w:t>
      </w:r>
      <w:r w:rsidRPr="00184182">
        <w:rPr>
          <w:rStyle w:val="StyleUnderline"/>
        </w:rPr>
        <w:t xml:space="preserve"> this task of $14,000 per year</w:t>
      </w:r>
      <w:r w:rsidRPr="00F1346B">
        <w:rPr>
          <w:sz w:val="16"/>
        </w:rPr>
        <w:t xml:space="preserve">. </w:t>
      </w:r>
      <w:r w:rsidRPr="009A1B8F">
        <w:rPr>
          <w:rStyle w:val="StyleUnderline"/>
        </w:rPr>
        <w:t>This</w:t>
      </w:r>
      <w:r w:rsidRPr="00184182">
        <w:rPr>
          <w:rStyle w:val="StyleUnderline"/>
        </w:rPr>
        <w:t xml:space="preserve"> amount </w:t>
      </w:r>
      <w:r w:rsidRPr="009A1B8F">
        <w:rPr>
          <w:rStyle w:val="StyleUnderline"/>
          <w:highlight w:val="green"/>
        </w:rPr>
        <w:t xml:space="preserve">is </w:t>
      </w:r>
      <w:r w:rsidRPr="009A1B8F">
        <w:rPr>
          <w:rStyle w:val="Emphasis"/>
          <w:highlight w:val="green"/>
        </w:rPr>
        <w:t>far less</w:t>
      </w:r>
      <w:r w:rsidRPr="009A1B8F">
        <w:rPr>
          <w:rStyle w:val="StyleUnderline"/>
          <w:highlight w:val="green"/>
        </w:rPr>
        <w:t xml:space="preserve"> than</w:t>
      </w:r>
      <w:r w:rsidRPr="00184182">
        <w:rPr>
          <w:rStyle w:val="StyleUnderline"/>
        </w:rPr>
        <w:t xml:space="preserve"> the </w:t>
      </w:r>
      <w:r w:rsidRPr="009A1B8F">
        <w:rPr>
          <w:rStyle w:val="Emphasis"/>
          <w:highlight w:val="green"/>
        </w:rPr>
        <w:t>cost</w:t>
      </w:r>
      <w:r w:rsidRPr="009A1B8F">
        <w:rPr>
          <w:rStyle w:val="StyleUnderline"/>
          <w:highlight w:val="green"/>
        </w:rPr>
        <w:t xml:space="preserve"> of </w:t>
      </w:r>
      <w:r w:rsidRPr="009A1B8F">
        <w:rPr>
          <w:rStyle w:val="Emphasis"/>
          <w:highlight w:val="green"/>
        </w:rPr>
        <w:t>developing</w:t>
      </w:r>
      <w:r w:rsidRPr="00F1346B">
        <w:rPr>
          <w:sz w:val="16"/>
        </w:rPr>
        <w:t xml:space="preserve">, </w:t>
      </w:r>
      <w:r w:rsidRPr="009A1B8F">
        <w:rPr>
          <w:rStyle w:val="Emphasis"/>
          <w:highlight w:val="green"/>
        </w:rPr>
        <w:t>deploying</w:t>
      </w:r>
      <w:r w:rsidRPr="009A1B8F">
        <w:rPr>
          <w:rStyle w:val="StyleUnderline"/>
          <w:highlight w:val="green"/>
        </w:rPr>
        <w:t xml:space="preserve"> and </w:t>
      </w:r>
      <w:r w:rsidRPr="009A1B8F">
        <w:rPr>
          <w:rStyle w:val="Emphasis"/>
          <w:highlight w:val="green"/>
        </w:rPr>
        <w:t>maintaining</w:t>
      </w:r>
      <w:r w:rsidRPr="009A1B8F">
        <w:rPr>
          <w:rStyle w:val="StyleUnderline"/>
        </w:rPr>
        <w:t xml:space="preserve"> a computer</w:t>
      </w:r>
      <w:r w:rsidRPr="00184182">
        <w:rPr>
          <w:rStyle w:val="StyleUnderline"/>
        </w:rPr>
        <w:t xml:space="preserve"> vision system</w:t>
      </w:r>
      <w:r w:rsidRPr="00F1346B">
        <w:rPr>
          <w:sz w:val="16"/>
        </w:rPr>
        <w:t xml:space="preserve"> and </w:t>
      </w:r>
      <w:r w:rsidRPr="00184182">
        <w:rPr>
          <w:rStyle w:val="StyleUnderline"/>
        </w:rPr>
        <w:t>so</w:t>
      </w:r>
      <w:r w:rsidRPr="00F1346B">
        <w:rPr>
          <w:sz w:val="16"/>
        </w:rPr>
        <w:t xml:space="preserve"> we would conclude that </w:t>
      </w:r>
      <w:r w:rsidRPr="009A1B8F">
        <w:rPr>
          <w:rStyle w:val="StyleUnderline"/>
        </w:rPr>
        <w:t xml:space="preserve">it is </w:t>
      </w:r>
      <w:r w:rsidRPr="009A1B8F">
        <w:rPr>
          <w:rStyle w:val="Emphasis"/>
        </w:rPr>
        <w:t>not</w:t>
      </w:r>
      <w:r w:rsidRPr="009A1B8F">
        <w:rPr>
          <w:rStyle w:val="StyleUnderline"/>
        </w:rPr>
        <w:t xml:space="preserve"> </w:t>
      </w:r>
      <w:r w:rsidRPr="009A1B8F">
        <w:rPr>
          <w:rStyle w:val="Emphasis"/>
        </w:rPr>
        <w:t>economical</w:t>
      </w:r>
      <w:r w:rsidRPr="009A1B8F">
        <w:rPr>
          <w:rStyle w:val="StyleUnderline"/>
        </w:rPr>
        <w:t xml:space="preserve"> to </w:t>
      </w:r>
      <w:r w:rsidRPr="009A1B8F">
        <w:rPr>
          <w:rStyle w:val="Emphasis"/>
        </w:rPr>
        <w:t>substitute</w:t>
      </w:r>
      <w:r w:rsidRPr="00184182">
        <w:rPr>
          <w:rStyle w:val="StyleUnderline"/>
        </w:rPr>
        <w:t xml:space="preserve"> human labor with an </w:t>
      </w:r>
      <w:r w:rsidRPr="009A1B8F">
        <w:rPr>
          <w:rStyle w:val="StyleUnderline"/>
          <w:highlight w:val="green"/>
        </w:rPr>
        <w:t>AI</w:t>
      </w:r>
      <w:r w:rsidRPr="00184182">
        <w:rPr>
          <w:rStyle w:val="StyleUnderline"/>
        </w:rPr>
        <w:t xml:space="preserve"> system at this bakery</w:t>
      </w:r>
      <w:r w:rsidRPr="00F1346B">
        <w:rPr>
          <w:sz w:val="16"/>
        </w:rPr>
        <w:t>.</w:t>
      </w:r>
    </w:p>
    <w:p w14:paraId="24BF5203" w14:textId="77777777" w:rsidR="00F624C7" w:rsidRPr="00F1346B" w:rsidRDefault="00F624C7" w:rsidP="00F624C7">
      <w:pPr>
        <w:rPr>
          <w:sz w:val="16"/>
        </w:rPr>
      </w:pPr>
      <w:r w:rsidRPr="00F1346B">
        <w:rPr>
          <w:sz w:val="16"/>
        </w:rPr>
        <w:t xml:space="preserve">The conclusion from this example, </w:t>
      </w:r>
      <w:r w:rsidRPr="00D919F2">
        <w:rPr>
          <w:rStyle w:val="StyleUnderline"/>
          <w:highlight w:val="green"/>
        </w:rPr>
        <w:t xml:space="preserve">that human </w:t>
      </w:r>
      <w:r w:rsidRPr="009A1B8F">
        <w:rPr>
          <w:rStyle w:val="StyleUnderline"/>
          <w:highlight w:val="green"/>
        </w:rPr>
        <w:t xml:space="preserve">workers are </w:t>
      </w:r>
      <w:r w:rsidRPr="009A1B8F">
        <w:rPr>
          <w:rStyle w:val="Emphasis"/>
          <w:highlight w:val="green"/>
        </w:rPr>
        <w:t>more</w:t>
      </w:r>
      <w:r w:rsidRPr="009A1B8F">
        <w:rPr>
          <w:rStyle w:val="StyleUnderline"/>
          <w:highlight w:val="green"/>
        </w:rPr>
        <w:t xml:space="preserve"> </w:t>
      </w:r>
      <w:proofErr w:type="gramStart"/>
      <w:r w:rsidRPr="009A1B8F">
        <w:rPr>
          <w:rStyle w:val="Emphasis"/>
          <w:highlight w:val="green"/>
        </w:rPr>
        <w:t>economically-attractive</w:t>
      </w:r>
      <w:proofErr w:type="gramEnd"/>
      <w:r w:rsidRPr="00F1346B">
        <w:rPr>
          <w:rStyle w:val="StyleUnderline"/>
        </w:rPr>
        <w:t xml:space="preserve"> for firms</w:t>
      </w:r>
      <w:r w:rsidRPr="00F1346B">
        <w:rPr>
          <w:sz w:val="16"/>
        </w:rPr>
        <w:t xml:space="preserve"> (particularly those without scale), </w:t>
      </w:r>
      <w:r w:rsidRPr="00D919F2">
        <w:rPr>
          <w:rStyle w:val="StyleUnderline"/>
          <w:highlight w:val="green"/>
        </w:rPr>
        <w:t xml:space="preserve">turns out to be </w:t>
      </w:r>
      <w:r w:rsidRPr="00D919F2">
        <w:rPr>
          <w:rStyle w:val="Emphasis"/>
          <w:highlight w:val="green"/>
        </w:rPr>
        <w:t>widespread</w:t>
      </w:r>
      <w:r w:rsidRPr="00F1346B">
        <w:rPr>
          <w:sz w:val="16"/>
        </w:rPr>
        <w:t xml:space="preserve">. We find that </w:t>
      </w:r>
      <w:r w:rsidRPr="00573BED">
        <w:rPr>
          <w:rStyle w:val="Emphasis"/>
          <w:highlight w:val="green"/>
        </w:rPr>
        <w:t>only</w:t>
      </w:r>
      <w:r w:rsidRPr="00573BED">
        <w:rPr>
          <w:rStyle w:val="StyleUnderline"/>
          <w:highlight w:val="green"/>
        </w:rPr>
        <w:t xml:space="preserve"> </w:t>
      </w:r>
      <w:r w:rsidRPr="00573BED">
        <w:rPr>
          <w:rStyle w:val="Emphasis"/>
          <w:highlight w:val="green"/>
        </w:rPr>
        <w:t>23%</w:t>
      </w:r>
      <w:r w:rsidRPr="00573BED">
        <w:rPr>
          <w:rStyle w:val="StyleUnderline"/>
          <w:highlight w:val="green"/>
        </w:rPr>
        <w:t xml:space="preserve"> of worker</w:t>
      </w:r>
      <w:r w:rsidRPr="00F1346B">
        <w:rPr>
          <w:rStyle w:val="StyleUnderline"/>
        </w:rPr>
        <w:t xml:space="preserve"> compensation “</w:t>
      </w:r>
      <w:r w:rsidRPr="00573BED">
        <w:rPr>
          <w:rStyle w:val="StyleUnderline"/>
          <w:highlight w:val="green"/>
        </w:rPr>
        <w:t>exposed</w:t>
      </w:r>
      <w:r w:rsidRPr="00F1346B">
        <w:rPr>
          <w:rStyle w:val="StyleUnderline"/>
        </w:rPr>
        <w:t xml:space="preserve">” to AI computer vision </w:t>
      </w:r>
      <w:r w:rsidRPr="00573BED">
        <w:rPr>
          <w:rStyle w:val="StyleUnderline"/>
          <w:highlight w:val="green"/>
        </w:rPr>
        <w:t xml:space="preserve">would be </w:t>
      </w:r>
      <w:r w:rsidRPr="00573BED">
        <w:rPr>
          <w:rStyle w:val="Emphasis"/>
          <w:highlight w:val="green"/>
        </w:rPr>
        <w:t>cost-effective</w:t>
      </w:r>
      <w:r w:rsidRPr="00F1346B">
        <w:rPr>
          <w:sz w:val="16"/>
        </w:rPr>
        <w:t xml:space="preserve"> for firms to automate because of the large upfront costs of AI systems. The economics of AI can be made more attractive, either through decreases in the cost of deployments or by increasing the scale at which deployments are made, for example by rolling-out AI-as-a-service platforms (Borge 2022), which we also explore. Overall, </w:t>
      </w:r>
      <w:r w:rsidRPr="00F1346B">
        <w:rPr>
          <w:rStyle w:val="StyleUnderline"/>
        </w:rPr>
        <w:t>our model shows</w:t>
      </w:r>
      <w:r w:rsidRPr="00F1346B">
        <w:rPr>
          <w:sz w:val="16"/>
        </w:rPr>
        <w:t xml:space="preserve"> that the job </w:t>
      </w:r>
      <w:r w:rsidRPr="00F1346B">
        <w:rPr>
          <w:sz w:val="16"/>
        </w:rPr>
        <w:lastRenderedPageBreak/>
        <w:t xml:space="preserve">loss from AI computer vision, even just within the set of vision tasks, will be smaller than the existing job churn seen in the market, suggesting that </w:t>
      </w:r>
      <w:r w:rsidRPr="00573BED">
        <w:rPr>
          <w:rStyle w:val="StyleUnderline"/>
          <w:highlight w:val="green"/>
        </w:rPr>
        <w:t>labor replacement will be</w:t>
      </w:r>
      <w:r w:rsidRPr="00F1346B">
        <w:rPr>
          <w:rStyle w:val="StyleUnderline"/>
        </w:rPr>
        <w:t xml:space="preserve"> more </w:t>
      </w:r>
      <w:r w:rsidRPr="00573BED">
        <w:rPr>
          <w:rStyle w:val="Emphasis"/>
          <w:highlight w:val="green"/>
        </w:rPr>
        <w:t>gradual</w:t>
      </w:r>
      <w:r w:rsidRPr="00F1346B">
        <w:rPr>
          <w:rStyle w:val="StyleUnderline"/>
        </w:rPr>
        <w:t xml:space="preserve"> than abrupt</w:t>
      </w:r>
      <w:r w:rsidRPr="00F1346B">
        <w:rPr>
          <w:sz w:val="16"/>
        </w:rPr>
        <w:t>.</w:t>
      </w:r>
    </w:p>
    <w:p w14:paraId="5ABA05B2" w14:textId="77777777" w:rsidR="00F624C7" w:rsidRPr="00B94BE6" w:rsidRDefault="00F624C7" w:rsidP="00F624C7">
      <w:pPr>
        <w:pStyle w:val="Heading4"/>
      </w:pPr>
      <w:r>
        <w:t xml:space="preserve">Strengthening collective bargaining rights causes </w:t>
      </w:r>
      <w:r>
        <w:rPr>
          <w:u w:val="single"/>
        </w:rPr>
        <w:t>substantial</w:t>
      </w:r>
      <w:r>
        <w:t xml:space="preserve"> wage increases.</w:t>
      </w:r>
    </w:p>
    <w:p w14:paraId="2D7957E1" w14:textId="77777777" w:rsidR="00F624C7" w:rsidRPr="009F0ABB" w:rsidRDefault="00F624C7" w:rsidP="00F624C7">
      <w:r w:rsidRPr="009F0ABB">
        <w:rPr>
          <w:rStyle w:val="Style13ptBold"/>
        </w:rPr>
        <w:t>Kochan 07</w:t>
      </w:r>
      <w:r w:rsidRPr="009F0ABB">
        <w:t xml:space="preserve"> – Professor of Management at the MIT Sloan School of Management, BBA in Personal Management, M.S. and Ph.D. in Industrial Relations from the University of Wisconsin. </w:t>
      </w:r>
    </w:p>
    <w:p w14:paraId="232D20E4" w14:textId="77777777" w:rsidR="00F624C7" w:rsidRPr="009F0ABB" w:rsidRDefault="00F624C7" w:rsidP="00F624C7">
      <w:r w:rsidRPr="009F0ABB">
        <w:t>Thomas Kochan, “Wages and the Social Contract,” 4/22/2007, The American Prospect, https://prospect.org/special-report/wages-social-contract/</w:t>
      </w:r>
    </w:p>
    <w:p w14:paraId="15538F9D" w14:textId="77777777" w:rsidR="00F624C7" w:rsidRPr="009F0ABB" w:rsidRDefault="00F624C7" w:rsidP="00F624C7">
      <w:pPr>
        <w:rPr>
          <w:sz w:val="16"/>
        </w:rPr>
      </w:pPr>
      <w:r w:rsidRPr="009F0ABB">
        <w:rPr>
          <w:sz w:val="16"/>
        </w:rPr>
        <w:t xml:space="preserve">From the end of </w:t>
      </w:r>
      <w:proofErr w:type="gramStart"/>
      <w:r w:rsidRPr="009F0ABB">
        <w:rPr>
          <w:sz w:val="16"/>
        </w:rPr>
        <w:t>world war ii</w:t>
      </w:r>
      <w:proofErr w:type="gramEnd"/>
      <w:r w:rsidRPr="009F0ABB">
        <w:rPr>
          <w:sz w:val="16"/>
        </w:rPr>
        <w:t xml:space="preserve"> through the mid 1970s, the real wages of American workers nearly doubled, moving up in tandem with the growth in productivity. The United States benefited from an implicit social contract: By working hard and contributing to productivity, profits, and economic growth, workers and their families could expect improved living standards, greater job security, and a secure and dignified retirement. This social contract broke down after 1980, </w:t>
      </w:r>
      <w:r w:rsidRPr="005B676C">
        <w:rPr>
          <w:highlight w:val="green"/>
          <w:u w:val="single"/>
        </w:rPr>
        <w:t xml:space="preserve">as employees </w:t>
      </w:r>
      <w:r w:rsidRPr="005B676C">
        <w:rPr>
          <w:rStyle w:val="Emphasis"/>
          <w:highlight w:val="green"/>
        </w:rPr>
        <w:t>lost</w:t>
      </w:r>
      <w:r w:rsidRPr="009F0ABB">
        <w:rPr>
          <w:u w:val="single"/>
        </w:rPr>
        <w:t xml:space="preserve"> their </w:t>
      </w:r>
      <w:r w:rsidRPr="005B676C">
        <w:rPr>
          <w:rStyle w:val="Emphasis"/>
          <w:highlight w:val="green"/>
        </w:rPr>
        <w:t>bargaining power</w:t>
      </w:r>
      <w:r w:rsidRPr="009F0ABB">
        <w:rPr>
          <w:sz w:val="16"/>
        </w:rPr>
        <w:t xml:space="preserve">. Since then, productivity has grown more than 70 percent while real compensation of nonmanagerial workers has remained flat. </w:t>
      </w:r>
      <w:r w:rsidRPr="005B676C">
        <w:rPr>
          <w:rStyle w:val="Emphasis"/>
          <w:highlight w:val="green"/>
        </w:rPr>
        <w:t>Wages</w:t>
      </w:r>
      <w:r w:rsidRPr="009F0ABB">
        <w:rPr>
          <w:u w:val="single"/>
        </w:rPr>
        <w:t xml:space="preserve"> for the lowest-paid workers have </w:t>
      </w:r>
      <w:r w:rsidRPr="005B676C">
        <w:rPr>
          <w:rStyle w:val="Emphasis"/>
          <w:highlight w:val="green"/>
        </w:rPr>
        <w:t>collapsed</w:t>
      </w:r>
      <w:r w:rsidRPr="009F0ABB">
        <w:rPr>
          <w:u w:val="single"/>
        </w:rPr>
        <w:t xml:space="preserve"> even more than for average workers</w:t>
      </w:r>
      <w:r w:rsidRPr="009F0ABB">
        <w:rPr>
          <w:sz w:val="16"/>
        </w:rPr>
        <w:t>.</w:t>
      </w:r>
    </w:p>
    <w:p w14:paraId="41B94A22" w14:textId="77777777" w:rsidR="00F624C7" w:rsidRPr="009F0ABB" w:rsidRDefault="00F624C7" w:rsidP="00F624C7">
      <w:pPr>
        <w:rPr>
          <w:sz w:val="16"/>
        </w:rPr>
      </w:pPr>
      <w:r w:rsidRPr="009F0ABB">
        <w:rPr>
          <w:sz w:val="16"/>
        </w:rPr>
        <w:t>While conventional explanations for stagnant wages and increased inequality -- such as those that emphasize technological changes and increased premium for skills -- may be part of the story, they fail to take into account the historical policy and institutional forces that created and sustained the postwar social contract, or to understand what needs to be done to restore it in a way consistent with the needs of today's workforce and economy.</w:t>
      </w:r>
    </w:p>
    <w:p w14:paraId="7C5DDADB" w14:textId="77777777" w:rsidR="00F624C7" w:rsidRPr="009F0ABB" w:rsidRDefault="00F624C7" w:rsidP="00F624C7">
      <w:pPr>
        <w:rPr>
          <w:sz w:val="16"/>
        </w:rPr>
      </w:pPr>
      <w:r w:rsidRPr="009F0ABB">
        <w:rPr>
          <w:sz w:val="16"/>
        </w:rPr>
        <w:t xml:space="preserve">The postwar social contract was grounded in New Deal legislation that established a minimum wage, other wage and hour regulations, and labor laws that allowed workers to build the bargaining power needed to enforce wage-determination norms and principles in negotiating with large corporations. </w:t>
      </w:r>
      <w:r w:rsidRPr="009F0ABB">
        <w:rPr>
          <w:u w:val="single"/>
        </w:rPr>
        <w:t xml:space="preserve">The </w:t>
      </w:r>
      <w:r w:rsidRPr="005B676C">
        <w:rPr>
          <w:rStyle w:val="Emphasis"/>
        </w:rPr>
        <w:t>undermining</w:t>
      </w:r>
      <w:r w:rsidRPr="009F0ABB">
        <w:rPr>
          <w:u w:val="single"/>
        </w:rPr>
        <w:t xml:space="preserve"> of this system of </w:t>
      </w:r>
      <w:r w:rsidRPr="005B676C">
        <w:rPr>
          <w:rStyle w:val="Emphasis"/>
          <w:highlight w:val="green"/>
        </w:rPr>
        <w:t>regulations</w:t>
      </w:r>
      <w:r w:rsidRPr="009F0ABB">
        <w:rPr>
          <w:u w:val="single"/>
        </w:rPr>
        <w:t xml:space="preserve">, and </w:t>
      </w:r>
      <w:r w:rsidRPr="005B676C">
        <w:rPr>
          <w:highlight w:val="green"/>
          <w:u w:val="single"/>
        </w:rPr>
        <w:t>of</w:t>
      </w:r>
      <w:r w:rsidRPr="009F0ABB">
        <w:rPr>
          <w:u w:val="single"/>
        </w:rPr>
        <w:t xml:space="preserve"> union </w:t>
      </w:r>
      <w:r w:rsidRPr="005B676C">
        <w:rPr>
          <w:rStyle w:val="Emphasis"/>
          <w:highlight w:val="green"/>
        </w:rPr>
        <w:t>bargaining power</w:t>
      </w:r>
      <w:r w:rsidRPr="009F0ABB">
        <w:rPr>
          <w:u w:val="single"/>
        </w:rPr>
        <w:t xml:space="preserve">, </w:t>
      </w:r>
      <w:r w:rsidRPr="005B676C">
        <w:rPr>
          <w:highlight w:val="green"/>
          <w:u w:val="single"/>
        </w:rPr>
        <w:t>accounts for</w:t>
      </w:r>
      <w:r w:rsidRPr="005B676C">
        <w:rPr>
          <w:u w:val="single"/>
        </w:rPr>
        <w:t xml:space="preserve"> </w:t>
      </w:r>
      <w:r w:rsidRPr="005B676C">
        <w:rPr>
          <w:rStyle w:val="Emphasis"/>
        </w:rPr>
        <w:t>significant</w:t>
      </w:r>
      <w:r w:rsidRPr="009F0ABB">
        <w:rPr>
          <w:u w:val="single"/>
        </w:rPr>
        <w:t xml:space="preserve"> portions of the </w:t>
      </w:r>
      <w:r w:rsidRPr="005B676C">
        <w:rPr>
          <w:rStyle w:val="Emphasis"/>
          <w:highlight w:val="green"/>
        </w:rPr>
        <w:t>wage lag</w:t>
      </w:r>
      <w:r w:rsidRPr="009F0ABB">
        <w:rPr>
          <w:sz w:val="16"/>
        </w:rPr>
        <w:t>.</w:t>
      </w:r>
    </w:p>
    <w:p w14:paraId="37A201F7" w14:textId="77777777" w:rsidR="00F624C7" w:rsidRPr="0059558F" w:rsidRDefault="00F624C7" w:rsidP="00F624C7">
      <w:pPr>
        <w:rPr>
          <w:sz w:val="10"/>
          <w:szCs w:val="16"/>
        </w:rPr>
      </w:pPr>
      <w:r w:rsidRPr="0059558F">
        <w:rPr>
          <w:sz w:val="10"/>
          <w:szCs w:val="16"/>
        </w:rPr>
        <w:t xml:space="preserve">Despite the convention of a poverty "line," the working poor and the </w:t>
      </w:r>
      <w:proofErr w:type="gramStart"/>
      <w:r w:rsidRPr="0059558F">
        <w:rPr>
          <w:sz w:val="10"/>
          <w:szCs w:val="16"/>
        </w:rPr>
        <w:t>near-poor</w:t>
      </w:r>
      <w:proofErr w:type="gramEnd"/>
      <w:r w:rsidRPr="0059558F">
        <w:rPr>
          <w:sz w:val="10"/>
          <w:szCs w:val="16"/>
        </w:rPr>
        <w:t xml:space="preserve"> have much in common. After periodically raising the minimum wage from 1938 through the 1960s as prices rose, Congress and several presidents have allowed the real value of the minimum wage to fall about 25 percent since the late 1960s. Econometric estimates indicate that this alone can account for about a 20 percent decline in real wages for those paid at or slightly above the minimum, and for a 6 percent to 10 percent reduction for those earning twice the minimum wage.</w:t>
      </w:r>
    </w:p>
    <w:p w14:paraId="5D3224B0" w14:textId="77777777" w:rsidR="00F624C7" w:rsidRPr="0059558F" w:rsidRDefault="00F624C7" w:rsidP="00F624C7">
      <w:pPr>
        <w:rPr>
          <w:sz w:val="10"/>
          <w:szCs w:val="16"/>
        </w:rPr>
      </w:pPr>
      <w:r w:rsidRPr="0059558F">
        <w:rPr>
          <w:sz w:val="10"/>
          <w:szCs w:val="16"/>
        </w:rPr>
        <w:t>The system of collective bargaining that grew out of the New Deal's National Labor Relations Act and the influence of the War Labor Board during World War II likewise get insufficient credit for their role in creating and sustaining the link between productivity and wages. The War Labor Board used wage comparisons to instill the principle of "equal pay for equal work" within industries and occupations. It encouraged negotiations for health insurance, pensions, and other benefits that eventually became sine qua non for a "good job." By the mid-1970s, union members were about 20 percent more likely to be covered by these benefits than nonunion workers.</w:t>
      </w:r>
    </w:p>
    <w:p w14:paraId="67B66A79" w14:textId="77777777" w:rsidR="00F624C7" w:rsidRPr="0059558F" w:rsidRDefault="00F624C7" w:rsidP="00F624C7">
      <w:pPr>
        <w:rPr>
          <w:sz w:val="10"/>
          <w:szCs w:val="16"/>
        </w:rPr>
      </w:pPr>
      <w:r w:rsidRPr="0059558F">
        <w:rPr>
          <w:sz w:val="10"/>
          <w:szCs w:val="16"/>
        </w:rPr>
        <w:t>In the late 1940s, the United Auto Workers and General Motors negotiated contracts that explicitly linked wage increases to productivity growth (the "annual improvement factor") and to increases in the cost of living. These private-sector wage norms reinforced the underlying social contract. From the mid-1940s through the 1970s, unions led the process of improving wages by producing union wage premiums ranging from 10 percent to 25 percent, with the biggest effects for less-skilled jobs and less-educated workers. Union-negotiated wages and benefits spilled over to affect nonunion workers and managers across the economy. For example, managers surveyed in 1978 by the Conference Board reported that wage and benefit settlements in their largest bargaining units affected up to two and a half times as many employees than unionized workers in their firms, and four times as many employees in their local product or labor markets.</w:t>
      </w:r>
    </w:p>
    <w:p w14:paraId="5C1F8B6E" w14:textId="77777777" w:rsidR="00F624C7" w:rsidRPr="0059558F" w:rsidRDefault="00F624C7" w:rsidP="00F624C7">
      <w:pPr>
        <w:rPr>
          <w:sz w:val="10"/>
          <w:szCs w:val="16"/>
        </w:rPr>
      </w:pPr>
      <w:r w:rsidRPr="0059558F">
        <w:rPr>
          <w:sz w:val="10"/>
          <w:szCs w:val="16"/>
        </w:rPr>
        <w:t>Unions have declined for several mutually reinforcing reasons: deregulation, industrial change, globalization, and increased employer resistance (often abetted by lax government enforcement of the right to organize). As the union percent of the workforce declined, first slowly in the 1970s and then precipitously after 1980, so, too, did their ability to enforce the social contract and to bargain for the wages and benefits that rose with productivity. The union wage premium has diminished, and unions have had to fight defensive battles to slow the decline in health care and pension coverage, and to shift the costs and risks of these benefit plans from employers to workers.</w:t>
      </w:r>
    </w:p>
    <w:p w14:paraId="4134F53F" w14:textId="77777777" w:rsidR="00F624C7" w:rsidRPr="009F0ABB" w:rsidRDefault="00F624C7" w:rsidP="00F624C7">
      <w:pPr>
        <w:rPr>
          <w:sz w:val="16"/>
        </w:rPr>
      </w:pPr>
      <w:r w:rsidRPr="009F0ABB">
        <w:rPr>
          <w:u w:val="single"/>
        </w:rPr>
        <w:t xml:space="preserve">The </w:t>
      </w:r>
      <w:r w:rsidRPr="005B676C">
        <w:rPr>
          <w:rStyle w:val="Emphasis"/>
          <w:highlight w:val="green"/>
        </w:rPr>
        <w:t>weakening</w:t>
      </w:r>
      <w:r w:rsidRPr="009F0ABB">
        <w:rPr>
          <w:u w:val="single"/>
        </w:rPr>
        <w:t xml:space="preserve"> of </w:t>
      </w:r>
      <w:r w:rsidRPr="005B676C">
        <w:rPr>
          <w:rStyle w:val="Emphasis"/>
          <w:highlight w:val="green"/>
        </w:rPr>
        <w:t>unions</w:t>
      </w:r>
      <w:r w:rsidRPr="005B676C">
        <w:rPr>
          <w:highlight w:val="green"/>
          <w:u w:val="single"/>
        </w:rPr>
        <w:t xml:space="preserve"> leaves</w:t>
      </w:r>
      <w:r w:rsidRPr="009F0ABB">
        <w:rPr>
          <w:u w:val="single"/>
        </w:rPr>
        <w:t xml:space="preserve"> more </w:t>
      </w:r>
      <w:r w:rsidRPr="005B676C">
        <w:rPr>
          <w:u w:val="single"/>
        </w:rPr>
        <w:t>power</w:t>
      </w:r>
      <w:r w:rsidRPr="009F0ABB">
        <w:rPr>
          <w:u w:val="single"/>
        </w:rPr>
        <w:t xml:space="preserve"> in the hands of </w:t>
      </w:r>
      <w:r w:rsidRPr="005B676C">
        <w:rPr>
          <w:highlight w:val="green"/>
          <w:u w:val="single"/>
        </w:rPr>
        <w:t xml:space="preserve">corporations to </w:t>
      </w:r>
      <w:r w:rsidRPr="005B676C">
        <w:rPr>
          <w:rStyle w:val="Emphasis"/>
          <w:highlight w:val="green"/>
        </w:rPr>
        <w:t>determine wages</w:t>
      </w:r>
      <w:r w:rsidRPr="009F0ABB">
        <w:rPr>
          <w:sz w:val="16"/>
        </w:rPr>
        <w:t xml:space="preserve">. </w:t>
      </w:r>
      <w:r w:rsidRPr="009F0ABB">
        <w:rPr>
          <w:u w:val="single"/>
        </w:rPr>
        <w:t xml:space="preserve">Three aspects of corporate strategies and policies have particularly </w:t>
      </w:r>
      <w:r w:rsidRPr="009F0ABB">
        <w:rPr>
          <w:rStyle w:val="Emphasis"/>
        </w:rPr>
        <w:t>affected</w:t>
      </w:r>
      <w:r w:rsidRPr="009F0ABB">
        <w:rPr>
          <w:u w:val="single"/>
        </w:rPr>
        <w:t xml:space="preserve"> lower-wage </w:t>
      </w:r>
      <w:r w:rsidRPr="009F0ABB">
        <w:rPr>
          <w:rStyle w:val="Emphasis"/>
        </w:rPr>
        <w:t>workers</w:t>
      </w:r>
      <w:r w:rsidRPr="009F0ABB">
        <w:rPr>
          <w:sz w:val="16"/>
        </w:rPr>
        <w:t>.</w:t>
      </w:r>
    </w:p>
    <w:p w14:paraId="27B13626" w14:textId="77777777" w:rsidR="00F624C7" w:rsidRPr="009F0ABB" w:rsidRDefault="00F624C7" w:rsidP="00F624C7">
      <w:pPr>
        <w:rPr>
          <w:sz w:val="16"/>
        </w:rPr>
      </w:pPr>
      <w:r w:rsidRPr="009F0ABB">
        <w:rPr>
          <w:u w:val="single"/>
        </w:rPr>
        <w:t xml:space="preserve">First, </w:t>
      </w:r>
      <w:r w:rsidRPr="005B676C">
        <w:rPr>
          <w:rStyle w:val="Emphasis"/>
          <w:highlight w:val="green"/>
        </w:rPr>
        <w:t>corporations</w:t>
      </w:r>
      <w:r w:rsidRPr="005B676C">
        <w:rPr>
          <w:highlight w:val="green"/>
          <w:u w:val="single"/>
        </w:rPr>
        <w:t xml:space="preserve"> that</w:t>
      </w:r>
      <w:r w:rsidRPr="009F0ABB">
        <w:rPr>
          <w:u w:val="single"/>
        </w:rPr>
        <w:t xml:space="preserve"> previously </w:t>
      </w:r>
      <w:r w:rsidRPr="005B676C">
        <w:rPr>
          <w:highlight w:val="green"/>
          <w:u w:val="single"/>
        </w:rPr>
        <w:t>paid</w:t>
      </w:r>
      <w:r w:rsidRPr="009F0ABB">
        <w:rPr>
          <w:u w:val="single"/>
        </w:rPr>
        <w:t xml:space="preserve"> relatively </w:t>
      </w:r>
      <w:r w:rsidRPr="005B676C">
        <w:rPr>
          <w:rStyle w:val="Emphasis"/>
          <w:highlight w:val="green"/>
        </w:rPr>
        <w:t>high wages</w:t>
      </w:r>
      <w:r w:rsidRPr="009F0ABB">
        <w:rPr>
          <w:u w:val="single"/>
        </w:rPr>
        <w:t xml:space="preserve"> for all employees </w:t>
      </w:r>
      <w:r w:rsidRPr="005B676C">
        <w:rPr>
          <w:highlight w:val="green"/>
          <w:u w:val="single"/>
        </w:rPr>
        <w:t>because of</w:t>
      </w:r>
      <w:r w:rsidRPr="009F0ABB">
        <w:rPr>
          <w:u w:val="single"/>
        </w:rPr>
        <w:t xml:space="preserve"> either the </w:t>
      </w:r>
      <w:r w:rsidRPr="005B676C">
        <w:rPr>
          <w:rStyle w:val="StyleUnderline"/>
        </w:rPr>
        <w:t>presence</w:t>
      </w:r>
      <w:r w:rsidRPr="009F0ABB">
        <w:rPr>
          <w:u w:val="single"/>
        </w:rPr>
        <w:t xml:space="preserve"> or the </w:t>
      </w:r>
      <w:r w:rsidRPr="005B676C">
        <w:rPr>
          <w:rStyle w:val="StyleUnderline"/>
        </w:rPr>
        <w:t xml:space="preserve">threat of </w:t>
      </w:r>
      <w:r w:rsidRPr="005B676C">
        <w:rPr>
          <w:rStyle w:val="Emphasis"/>
          <w:highlight w:val="green"/>
        </w:rPr>
        <w:t>unions</w:t>
      </w:r>
      <w:r w:rsidRPr="005B676C">
        <w:rPr>
          <w:highlight w:val="green"/>
          <w:u w:val="single"/>
        </w:rPr>
        <w:t xml:space="preserve"> began to</w:t>
      </w:r>
      <w:r w:rsidRPr="009F0ABB">
        <w:rPr>
          <w:u w:val="single"/>
        </w:rPr>
        <w:t xml:space="preserve"> </w:t>
      </w:r>
      <w:r w:rsidRPr="009F0ABB">
        <w:rPr>
          <w:rStyle w:val="Emphasis"/>
        </w:rPr>
        <w:t>narrow</w:t>
      </w:r>
      <w:r w:rsidRPr="009F0ABB">
        <w:rPr>
          <w:u w:val="single"/>
        </w:rPr>
        <w:t xml:space="preserve"> their focus to their "core competencies</w:t>
      </w:r>
      <w:r w:rsidRPr="009F0ABB">
        <w:rPr>
          <w:sz w:val="16"/>
        </w:rPr>
        <w:t xml:space="preserve">," </w:t>
      </w:r>
      <w:r w:rsidRPr="005B676C">
        <w:rPr>
          <w:rStyle w:val="Emphasis"/>
          <w:highlight w:val="green"/>
        </w:rPr>
        <w:t>outsourc</w:t>
      </w:r>
      <w:r w:rsidRPr="005B676C">
        <w:rPr>
          <w:rStyle w:val="StyleUnderline"/>
        </w:rPr>
        <w:t>ing</w:t>
      </w:r>
      <w:r w:rsidRPr="009F0ABB">
        <w:rPr>
          <w:u w:val="single"/>
        </w:rPr>
        <w:t xml:space="preserve"> noncore work that could be purchased </w:t>
      </w:r>
      <w:r w:rsidRPr="005B676C">
        <w:rPr>
          <w:u w:val="single"/>
        </w:rPr>
        <w:t xml:space="preserve">at </w:t>
      </w:r>
      <w:r w:rsidRPr="005B676C">
        <w:rPr>
          <w:rStyle w:val="Emphasis"/>
        </w:rPr>
        <w:t>lower wages</w:t>
      </w:r>
      <w:r w:rsidRPr="009F0ABB">
        <w:rPr>
          <w:sz w:val="16"/>
        </w:rPr>
        <w:t xml:space="preserve">. This started with outsourcing janitorial and clerical work and then advanced to production, information technology, and other professional services. </w:t>
      </w:r>
      <w:r w:rsidRPr="009F0ABB">
        <w:rPr>
          <w:u w:val="single"/>
        </w:rPr>
        <w:t xml:space="preserve">By </w:t>
      </w:r>
      <w:r w:rsidRPr="009F0ABB">
        <w:rPr>
          <w:rStyle w:val="Emphasis"/>
        </w:rPr>
        <w:t>outsourcing</w:t>
      </w:r>
      <w:r w:rsidRPr="009F0ABB">
        <w:rPr>
          <w:u w:val="single"/>
        </w:rPr>
        <w:t xml:space="preserve"> or </w:t>
      </w:r>
      <w:r w:rsidRPr="009F0ABB">
        <w:rPr>
          <w:rStyle w:val="Emphasis"/>
        </w:rPr>
        <w:t>offshoring</w:t>
      </w:r>
      <w:r w:rsidRPr="009F0ABB">
        <w:rPr>
          <w:u w:val="single"/>
        </w:rPr>
        <w:t xml:space="preserve"> some of this work, </w:t>
      </w:r>
      <w:r w:rsidRPr="005B676C">
        <w:rPr>
          <w:highlight w:val="green"/>
          <w:u w:val="single"/>
        </w:rPr>
        <w:t>companies</w:t>
      </w:r>
      <w:r w:rsidRPr="009F0ABB">
        <w:rPr>
          <w:u w:val="single"/>
        </w:rPr>
        <w:t xml:space="preserve"> not only </w:t>
      </w:r>
      <w:r w:rsidRPr="005B676C">
        <w:rPr>
          <w:rStyle w:val="Emphasis"/>
          <w:highlight w:val="green"/>
        </w:rPr>
        <w:t>lowered</w:t>
      </w:r>
      <w:r w:rsidRPr="005B676C">
        <w:rPr>
          <w:highlight w:val="green"/>
          <w:u w:val="single"/>
        </w:rPr>
        <w:t xml:space="preserve"> </w:t>
      </w:r>
      <w:r w:rsidRPr="00F56BE4">
        <w:rPr>
          <w:highlight w:val="green"/>
          <w:u w:val="single"/>
        </w:rPr>
        <w:t xml:space="preserve">their </w:t>
      </w:r>
      <w:r w:rsidRPr="00F56BE4">
        <w:rPr>
          <w:rStyle w:val="Emphasis"/>
          <w:highlight w:val="green"/>
        </w:rPr>
        <w:t>wage</w:t>
      </w:r>
      <w:r w:rsidRPr="00F56BE4">
        <w:rPr>
          <w:highlight w:val="green"/>
          <w:u w:val="single"/>
        </w:rPr>
        <w:t xml:space="preserve"> bill</w:t>
      </w:r>
      <w:r w:rsidRPr="009F0ABB">
        <w:rPr>
          <w:u w:val="single"/>
        </w:rPr>
        <w:t xml:space="preserve">; they also further </w:t>
      </w:r>
      <w:r w:rsidRPr="009F0ABB">
        <w:rPr>
          <w:rStyle w:val="Emphasis"/>
        </w:rPr>
        <w:t>reduced</w:t>
      </w:r>
      <w:r w:rsidRPr="009F0ABB">
        <w:rPr>
          <w:u w:val="single"/>
        </w:rPr>
        <w:t xml:space="preserve"> the </w:t>
      </w:r>
      <w:r w:rsidRPr="009F0ABB">
        <w:rPr>
          <w:rStyle w:val="Emphasis"/>
        </w:rPr>
        <w:t>bargaining power</w:t>
      </w:r>
      <w:r w:rsidRPr="009F0ABB">
        <w:rPr>
          <w:u w:val="single"/>
        </w:rPr>
        <w:t xml:space="preserve"> of the workers who </w:t>
      </w:r>
      <w:r w:rsidRPr="009F0ABB">
        <w:rPr>
          <w:rStyle w:val="Emphasis"/>
        </w:rPr>
        <w:t>feared</w:t>
      </w:r>
      <w:r w:rsidRPr="009F0ABB">
        <w:rPr>
          <w:u w:val="single"/>
        </w:rPr>
        <w:t xml:space="preserve"> their </w:t>
      </w:r>
      <w:r w:rsidRPr="009F0ABB">
        <w:rPr>
          <w:rStyle w:val="Emphasis"/>
        </w:rPr>
        <w:t>jobs</w:t>
      </w:r>
      <w:r w:rsidRPr="009F0ABB">
        <w:rPr>
          <w:u w:val="single"/>
        </w:rPr>
        <w:t xml:space="preserve"> might be the </w:t>
      </w:r>
      <w:r w:rsidRPr="009F0ABB">
        <w:rPr>
          <w:rStyle w:val="Emphasis"/>
        </w:rPr>
        <w:t>next to go</w:t>
      </w:r>
      <w:r w:rsidRPr="009F0ABB">
        <w:rPr>
          <w:sz w:val="16"/>
        </w:rPr>
        <w:t>.</w:t>
      </w:r>
    </w:p>
    <w:p w14:paraId="5477157D" w14:textId="5B58473F" w:rsidR="00F624C7" w:rsidRPr="00340BF9" w:rsidRDefault="00F624C7" w:rsidP="00F624C7">
      <w:pPr>
        <w:pStyle w:val="Heading4"/>
        <w:rPr>
          <w:b w:val="0"/>
          <w:bCs/>
        </w:rPr>
      </w:pPr>
      <w:r>
        <w:lastRenderedPageBreak/>
        <w:t xml:space="preserve">Wage increases catalyze </w:t>
      </w:r>
      <w:r w:rsidRPr="00340BF9">
        <w:rPr>
          <w:u w:val="single"/>
        </w:rPr>
        <w:t>mass automation</w:t>
      </w:r>
      <w:r>
        <w:rPr>
          <w:b w:val="0"/>
          <w:bCs/>
        </w:rPr>
        <w:t>.</w:t>
      </w:r>
    </w:p>
    <w:p w14:paraId="77803366" w14:textId="77777777" w:rsidR="00F624C7" w:rsidRPr="009F0ABB" w:rsidRDefault="00F624C7" w:rsidP="00F624C7">
      <w:r w:rsidRPr="009F0ABB">
        <w:rPr>
          <w:rStyle w:val="Style13ptBold"/>
        </w:rPr>
        <w:t>Lordan 18</w:t>
      </w:r>
      <w:r w:rsidRPr="009F0ABB">
        <w:t xml:space="preserve"> – Associate Professor at the London School of Economics and Political Science, Ph.D. in economics from Trinity College Dublin.</w:t>
      </w:r>
    </w:p>
    <w:p w14:paraId="0C40CBD7" w14:textId="77777777" w:rsidR="00F624C7" w:rsidRPr="009F0ABB" w:rsidRDefault="00F624C7" w:rsidP="00F624C7">
      <w:pPr>
        <w:rPr>
          <w:color w:val="467886"/>
        </w:rPr>
      </w:pPr>
      <w:r w:rsidRPr="009F0ABB">
        <w:t>Grace Lordan and David Neumark, “People versus Machines: The Impact of Minimum Wages on Automatable Jobs,” 1/17/2018, Research Briefs in Economic Policy, No. 96, https://www.cato.org/sites/cato.org/files/pubs/pdf/rb96.pdf</w:t>
      </w:r>
    </w:p>
    <w:p w14:paraId="2CD8AD48" w14:textId="77777777" w:rsidR="00F624C7" w:rsidRPr="009F0ABB" w:rsidRDefault="00F624C7" w:rsidP="00F624C7">
      <w:pPr>
        <w:rPr>
          <w:sz w:val="16"/>
        </w:rPr>
      </w:pPr>
      <w:r w:rsidRPr="00340BF9">
        <w:rPr>
          <w:sz w:val="16"/>
        </w:rPr>
        <w:t xml:space="preserve">We explore the extent to which </w:t>
      </w:r>
      <w:r w:rsidRPr="00340BF9">
        <w:rPr>
          <w:rStyle w:val="StyleUnderline"/>
        </w:rPr>
        <w:t>minimum wages induce substitution away from workers whose jobs are more easily automated</w:t>
      </w:r>
      <w:r w:rsidRPr="00340BF9">
        <w:rPr>
          <w:sz w:val="16"/>
        </w:rPr>
        <w:t xml:space="preserve">. For instance, </w:t>
      </w:r>
      <w:r w:rsidRPr="00340BF9">
        <w:rPr>
          <w:rStyle w:val="AAAUNDERLINEKEYBOARD"/>
          <w:highlight w:val="green"/>
        </w:rPr>
        <w:t>employers</w:t>
      </w:r>
      <w:r w:rsidRPr="00340BF9">
        <w:rPr>
          <w:sz w:val="16"/>
        </w:rPr>
        <w:t xml:space="preserve"> may </w:t>
      </w:r>
      <w:r w:rsidRPr="00340BF9">
        <w:rPr>
          <w:rStyle w:val="Emphasis"/>
          <w:highlight w:val="green"/>
        </w:rPr>
        <w:t>replace</w:t>
      </w:r>
      <w:r w:rsidRPr="00340BF9">
        <w:rPr>
          <w:rStyle w:val="StyleUnderline"/>
          <w:highlight w:val="green"/>
        </w:rPr>
        <w:t xml:space="preserve"> </w:t>
      </w:r>
      <w:r w:rsidRPr="00340BF9">
        <w:rPr>
          <w:rStyle w:val="Emphasis"/>
          <w:highlight w:val="green"/>
        </w:rPr>
        <w:t>labor</w:t>
      </w:r>
      <w:r w:rsidRPr="00340BF9">
        <w:rPr>
          <w:rStyle w:val="StyleUnderline"/>
          <w:highlight w:val="green"/>
        </w:rPr>
        <w:t xml:space="preserve"> with </w:t>
      </w:r>
      <w:r w:rsidRPr="00340BF9">
        <w:rPr>
          <w:rStyle w:val="Emphasis"/>
          <w:highlight w:val="green"/>
        </w:rPr>
        <w:t>tech</w:t>
      </w:r>
      <w:r w:rsidRPr="00340BF9">
        <w:rPr>
          <w:rStyle w:val="StyleUnderline"/>
        </w:rPr>
        <w:t>nological innovations—</w:t>
      </w:r>
      <w:r w:rsidRPr="00340BF9">
        <w:rPr>
          <w:rStyle w:val="StyleUnderline"/>
          <w:highlight w:val="green"/>
        </w:rPr>
        <w:t>such as</w:t>
      </w:r>
      <w:r w:rsidRPr="00340BF9">
        <w:rPr>
          <w:rStyle w:val="StyleUnderline"/>
        </w:rPr>
        <w:t xml:space="preserve"> supermarkets substituting </w:t>
      </w:r>
      <w:r w:rsidRPr="00340BF9">
        <w:rPr>
          <w:rStyle w:val="Emphasis"/>
          <w:highlight w:val="green"/>
        </w:rPr>
        <w:t>self</w:t>
      </w:r>
      <w:r w:rsidRPr="00340BF9">
        <w:rPr>
          <w:rStyle w:val="StyleUnderline"/>
        </w:rPr>
        <w:t xml:space="preserve">-service </w:t>
      </w:r>
      <w:r w:rsidRPr="00340BF9">
        <w:rPr>
          <w:rStyle w:val="Emphasis"/>
          <w:highlight w:val="green"/>
        </w:rPr>
        <w:t>checkout</w:t>
      </w:r>
      <w:r w:rsidRPr="00340BF9">
        <w:rPr>
          <w:rStyle w:val="StyleUnderline"/>
        </w:rPr>
        <w:t xml:space="preserve"> for cashiers, </w:t>
      </w:r>
      <w:r w:rsidRPr="00340BF9">
        <w:rPr>
          <w:rStyle w:val="StyleUnderline"/>
          <w:highlight w:val="green"/>
        </w:rPr>
        <w:t>and</w:t>
      </w:r>
      <w:r w:rsidRPr="00340BF9">
        <w:rPr>
          <w:rStyle w:val="AAAUNDERLINEKEYBOARD"/>
        </w:rPr>
        <w:t xml:space="preserve"> assembly lines in manufacturing plants substituting </w:t>
      </w:r>
      <w:r w:rsidRPr="00340BF9">
        <w:rPr>
          <w:rStyle w:val="Boxes"/>
          <w:highlight w:val="green"/>
        </w:rPr>
        <w:t>robotic arms</w:t>
      </w:r>
      <w:r w:rsidRPr="00340BF9">
        <w:rPr>
          <w:rStyle w:val="AAAUNDERLINEKEYBOARD"/>
        </w:rPr>
        <w:t xml:space="preserve"> for workers</w:t>
      </w:r>
      <w:r w:rsidRPr="00340BF9">
        <w:rPr>
          <w:sz w:val="16"/>
        </w:rPr>
        <w:t xml:space="preserve">. At the same time, firms may hire other workers who perform new tasks that are complementary with the new technology. For example, a firm using more robots may hire individuals to service, troubleshoot, and maintain these new machines. It seems reasonable to expect that the </w:t>
      </w:r>
      <w:r w:rsidRPr="00340BF9">
        <w:rPr>
          <w:rStyle w:val="AAAUNDERLINEKEYBOARD"/>
        </w:rPr>
        <w:t xml:space="preserve">workers more likely to be replaced </w:t>
      </w:r>
      <w:r w:rsidRPr="00340BF9">
        <w:rPr>
          <w:rStyle w:val="Emphasis"/>
          <w:highlight w:val="green"/>
        </w:rPr>
        <w:t>following</w:t>
      </w:r>
      <w:r w:rsidRPr="00340BF9">
        <w:rPr>
          <w:rStyle w:val="StyleUnderline"/>
        </w:rPr>
        <w:t xml:space="preserve"> minimum </w:t>
      </w:r>
      <w:r w:rsidRPr="00340BF9">
        <w:rPr>
          <w:rStyle w:val="Emphasis"/>
          <w:highlight w:val="green"/>
        </w:rPr>
        <w:t>wage increases</w:t>
      </w:r>
      <w:r w:rsidRPr="00340BF9">
        <w:rPr>
          <w:rStyle w:val="StyleUnderline"/>
        </w:rPr>
        <w:t xml:space="preserve"> are those who are low skilled, earning wages affected by increases in the minimum wage</w:t>
      </w:r>
      <w:r w:rsidRPr="00340BF9">
        <w:rPr>
          <w:sz w:val="16"/>
        </w:rPr>
        <w:t xml:space="preserve">, while workers who “tend” the machines are higher skilled. This suggests that there is a potential for labor reallocation away from jobs that are automatable following increases in the minimum wage, that </w:t>
      </w:r>
      <w:r w:rsidRPr="00340BF9">
        <w:rPr>
          <w:rStyle w:val="Boxes"/>
        </w:rPr>
        <w:t>low-skilled workers</w:t>
      </w:r>
      <w:r w:rsidRPr="00340BF9">
        <w:rPr>
          <w:rStyle w:val="AAAUNDERLINEKEYBOARD"/>
        </w:rPr>
        <w:t xml:space="preserve"> in </w:t>
      </w:r>
      <w:r w:rsidRPr="00340BF9">
        <w:rPr>
          <w:rStyle w:val="StyleUnderline"/>
        </w:rPr>
        <w:t>automatable jobs</w:t>
      </w:r>
      <w:r w:rsidRPr="00340BF9">
        <w:rPr>
          <w:rStyle w:val="AAAUNDERLINEKEYBOARD"/>
        </w:rPr>
        <w:t xml:space="preserve"> are </w:t>
      </w:r>
      <w:r w:rsidRPr="00340BF9">
        <w:rPr>
          <w:rStyle w:val="Emphasis"/>
        </w:rPr>
        <w:t>particularly</w:t>
      </w:r>
      <w:r w:rsidRPr="00340BF9">
        <w:rPr>
          <w:rStyle w:val="AAAUNDERLINEKEYBOARD"/>
        </w:rPr>
        <w:t xml:space="preserve"> vulnerable to minimum wage increases</w:t>
      </w:r>
      <w:r w:rsidRPr="00340BF9">
        <w:rPr>
          <w:sz w:val="16"/>
        </w:rPr>
        <w:t xml:space="preserve">, and that the net </w:t>
      </w:r>
      <w:proofErr w:type="spellStart"/>
      <w:r w:rsidRPr="00340BF9">
        <w:rPr>
          <w:sz w:val="16"/>
        </w:rPr>
        <w:t>disemployment</w:t>
      </w:r>
      <w:proofErr w:type="spellEnd"/>
      <w:r w:rsidRPr="00340BF9">
        <w:rPr>
          <w:sz w:val="16"/>
        </w:rPr>
        <w:t xml:space="preserve"> effects may be smaller than the gross effects that workers in automatable tasks experience.</w:t>
      </w:r>
      <w:r w:rsidRPr="009F0ABB">
        <w:rPr>
          <w:sz w:val="16"/>
        </w:rPr>
        <w:t xml:space="preserve"> </w:t>
      </w:r>
    </w:p>
    <w:p w14:paraId="0F7C6326" w14:textId="77777777" w:rsidR="00F624C7" w:rsidRPr="009F0ABB" w:rsidRDefault="00F624C7" w:rsidP="00F624C7">
      <w:pPr>
        <w:rPr>
          <w:sz w:val="16"/>
        </w:rPr>
      </w:pPr>
      <w:r w:rsidRPr="009F0ABB">
        <w:rPr>
          <w:sz w:val="16"/>
        </w:rPr>
        <w:t xml:space="preserve">We choose to focus on </w:t>
      </w:r>
      <w:r w:rsidRPr="009F0ABB">
        <w:rPr>
          <w:rStyle w:val="AAAUNDERLINEKEYBOARD"/>
        </w:rPr>
        <w:t>automation</w:t>
      </w:r>
      <w:r w:rsidRPr="009F0ABB">
        <w:rPr>
          <w:sz w:val="16"/>
        </w:rPr>
        <w:t xml:space="preserve"> because it </w:t>
      </w:r>
      <w:r w:rsidRPr="009F0ABB">
        <w:rPr>
          <w:rStyle w:val="AAAUNDERLINEKEYBOARD"/>
        </w:rPr>
        <w:t>has been</w:t>
      </w:r>
      <w:r w:rsidRPr="009F0ABB">
        <w:rPr>
          <w:sz w:val="16"/>
        </w:rPr>
        <w:t xml:space="preserve"> one of the major forces </w:t>
      </w:r>
      <w:r w:rsidRPr="009F0ABB">
        <w:rPr>
          <w:rStyle w:val="Boxes"/>
        </w:rPr>
        <w:t>threatening</w:t>
      </w:r>
      <w:r w:rsidRPr="009F0ABB">
        <w:rPr>
          <w:rStyle w:val="AAAUNDERLINEKEYBOARD"/>
        </w:rPr>
        <w:t xml:space="preserve"> low-skilled jobs in the United States</w:t>
      </w:r>
      <w:r w:rsidRPr="009F0ABB">
        <w:rPr>
          <w:sz w:val="16"/>
        </w:rPr>
        <w:t xml:space="preserve"> in recent decades, presumably because of both technological advances and reductions in the cost of technology that can substitute for low-skilled labor. </w:t>
      </w:r>
      <w:r w:rsidRPr="009F0ABB">
        <w:rPr>
          <w:rStyle w:val="AAAUNDERLINEKEYBOARD"/>
        </w:rPr>
        <w:t xml:space="preserve">Minimum </w:t>
      </w:r>
      <w:r w:rsidRPr="00340BF9">
        <w:rPr>
          <w:rStyle w:val="AAAUNDERLINEKEYBOARD"/>
          <w:highlight w:val="green"/>
        </w:rPr>
        <w:t>wages</w:t>
      </w:r>
      <w:r w:rsidRPr="009F0ABB">
        <w:rPr>
          <w:sz w:val="16"/>
        </w:rPr>
        <w:t xml:space="preserve"> can </w:t>
      </w:r>
      <w:r w:rsidRPr="009F0ABB">
        <w:rPr>
          <w:rStyle w:val="Boxes"/>
        </w:rPr>
        <w:t>exacerbate these changes</w:t>
      </w:r>
      <w:r w:rsidRPr="009F0ABB">
        <w:rPr>
          <w:rStyle w:val="AAAUNDERLINEKEYBOARD"/>
        </w:rPr>
        <w:t xml:space="preserve"> when they </w:t>
      </w:r>
      <w:r w:rsidRPr="00340BF9">
        <w:rPr>
          <w:rStyle w:val="Boxes"/>
          <w:highlight w:val="green"/>
        </w:rPr>
        <w:t>raise the price</w:t>
      </w:r>
      <w:r w:rsidRPr="00340BF9">
        <w:rPr>
          <w:rStyle w:val="AAAUNDERLINEKEYBOARD"/>
          <w:highlight w:val="green"/>
        </w:rPr>
        <w:t xml:space="preserve"> of</w:t>
      </w:r>
      <w:r w:rsidRPr="009F0ABB">
        <w:rPr>
          <w:rStyle w:val="AAAUNDERLINEKEYBOARD"/>
        </w:rPr>
        <w:t xml:space="preserve"> low-skilled labor in </w:t>
      </w:r>
      <w:r w:rsidRPr="00340BF9">
        <w:rPr>
          <w:rStyle w:val="Boxes"/>
          <w:highlight w:val="green"/>
        </w:rPr>
        <w:t>automatable jobs</w:t>
      </w:r>
      <w:r w:rsidRPr="009F0ABB">
        <w:rPr>
          <w:rStyle w:val="AAAUNDERLINEKEYBOARD"/>
        </w:rPr>
        <w:t xml:space="preserve"> for which machines can be substituted</w:t>
      </w:r>
      <w:r w:rsidRPr="009F0ABB">
        <w:rPr>
          <w:sz w:val="16"/>
        </w:rPr>
        <w:t xml:space="preserve">. 2 </w:t>
      </w:r>
    </w:p>
    <w:p w14:paraId="31F460ED" w14:textId="77777777" w:rsidR="00F624C7" w:rsidRPr="009F0ABB" w:rsidRDefault="00F624C7" w:rsidP="00F624C7">
      <w:pPr>
        <w:rPr>
          <w:sz w:val="16"/>
        </w:rPr>
      </w:pPr>
      <w:r w:rsidRPr="009F0ABB">
        <w:rPr>
          <w:sz w:val="16"/>
        </w:rPr>
        <w:t xml:space="preserve">Our main aim is to provide a richer understanding of how minimum wage policies have been shaping the type of employment held in the United States, within industries and for </w:t>
      </w:r>
      <w:proofErr w:type="gramStart"/>
      <w:r w:rsidRPr="009F0ABB">
        <w:rPr>
          <w:sz w:val="16"/>
        </w:rPr>
        <w:t>particular demographic</w:t>
      </w:r>
      <w:proofErr w:type="gramEnd"/>
      <w:r w:rsidRPr="009F0ABB">
        <w:rPr>
          <w:sz w:val="16"/>
        </w:rPr>
        <w:t xml:space="preserve"> groups. Specifically, we empirically assess whether the share of employment that is automatable declines in response to minimum wage increases. </w:t>
      </w:r>
      <w:r w:rsidRPr="009F0ABB">
        <w:rPr>
          <w:rStyle w:val="AAAUNDERLINEKEYBOARD"/>
        </w:rPr>
        <w:t xml:space="preserve">We focus on </w:t>
      </w:r>
      <w:r w:rsidRPr="00340BF9">
        <w:rPr>
          <w:rStyle w:val="AAAUNDERLINEKEYBOARD"/>
          <w:highlight w:val="green"/>
        </w:rPr>
        <w:t>jobs</w:t>
      </w:r>
      <w:r w:rsidRPr="009F0ABB">
        <w:rPr>
          <w:sz w:val="16"/>
        </w:rPr>
        <w:t xml:space="preserve"> that tend to be </w:t>
      </w:r>
      <w:r w:rsidRPr="00340BF9">
        <w:rPr>
          <w:rStyle w:val="AAAUNDERLINEKEYBOARD"/>
        </w:rPr>
        <w:t xml:space="preserve">held </w:t>
      </w:r>
      <w:r w:rsidRPr="00340BF9">
        <w:rPr>
          <w:rStyle w:val="AAAUNDERLINEKEYBOARD"/>
          <w:highlight w:val="green"/>
        </w:rPr>
        <w:t xml:space="preserve">by </w:t>
      </w:r>
      <w:r w:rsidRPr="00340BF9">
        <w:rPr>
          <w:rStyle w:val="Emphasis"/>
          <w:highlight w:val="green"/>
        </w:rPr>
        <w:t>low-skilled</w:t>
      </w:r>
      <w:r w:rsidRPr="00340BF9">
        <w:rPr>
          <w:rStyle w:val="AAAUNDERLINEKEYBOARD"/>
          <w:highlight w:val="green"/>
        </w:rPr>
        <w:t xml:space="preserve"> workers</w:t>
      </w:r>
      <w:r w:rsidRPr="009F0ABB">
        <w:rPr>
          <w:rStyle w:val="AAAUNDERLINEKEYBOARD"/>
        </w:rPr>
        <w:t>, given</w:t>
      </w:r>
      <w:r w:rsidRPr="009F0ABB">
        <w:rPr>
          <w:sz w:val="16"/>
        </w:rPr>
        <w:t xml:space="preserve"> that </w:t>
      </w:r>
      <w:r w:rsidRPr="009F0ABB">
        <w:rPr>
          <w:rStyle w:val="AAAUNDERLINEKEYBOARD"/>
        </w:rPr>
        <w:t xml:space="preserve">these are the jobs for which </w:t>
      </w:r>
      <w:r w:rsidRPr="00340BF9">
        <w:rPr>
          <w:rStyle w:val="StyleUnderline"/>
        </w:rPr>
        <w:t xml:space="preserve">labor </w:t>
      </w:r>
      <w:r w:rsidRPr="00340BF9">
        <w:rPr>
          <w:rStyle w:val="Boxes"/>
        </w:rPr>
        <w:t>costs</w:t>
      </w:r>
      <w:r w:rsidRPr="00340BF9">
        <w:rPr>
          <w:rStyle w:val="AAAUNDERLINEKEYBOARD"/>
        </w:rPr>
        <w:t xml:space="preserve"> </w:t>
      </w:r>
      <w:r w:rsidRPr="00340BF9">
        <w:rPr>
          <w:rStyle w:val="AAAUNDERLINEKEYBOARD"/>
          <w:highlight w:val="green"/>
        </w:rPr>
        <w:t xml:space="preserve">increase the </w:t>
      </w:r>
      <w:r w:rsidRPr="00340BF9">
        <w:rPr>
          <w:rStyle w:val="Boxes"/>
          <w:highlight w:val="green"/>
        </w:rPr>
        <w:t>most</w:t>
      </w:r>
      <w:r w:rsidRPr="009F0ABB">
        <w:rPr>
          <w:rStyle w:val="AAAUNDERLINEKEYBOARD"/>
        </w:rPr>
        <w:t xml:space="preserve"> in </w:t>
      </w:r>
      <w:r w:rsidRPr="009F0ABB">
        <w:rPr>
          <w:rStyle w:val="Boxes"/>
        </w:rPr>
        <w:t>relative terms</w:t>
      </w:r>
      <w:r w:rsidRPr="009F0ABB">
        <w:rPr>
          <w:rStyle w:val="AAAUNDERLINEKEYBOARD"/>
        </w:rPr>
        <w:t xml:space="preserve"> following a </w:t>
      </w:r>
      <w:r w:rsidRPr="009F0ABB">
        <w:rPr>
          <w:rStyle w:val="Boxes"/>
        </w:rPr>
        <w:t>minimum wage increase</w:t>
      </w:r>
      <w:r w:rsidRPr="009F0ABB">
        <w:rPr>
          <w:rStyle w:val="AAAUNDERLINEKEYBOARD"/>
        </w:rPr>
        <w:t xml:space="preserve">, </w:t>
      </w:r>
      <w:r w:rsidRPr="00340BF9">
        <w:rPr>
          <w:rStyle w:val="AAAUNDERLINEKEYBOARD"/>
          <w:highlight w:val="green"/>
        </w:rPr>
        <w:t>which</w:t>
      </w:r>
      <w:r w:rsidRPr="009F0ABB">
        <w:rPr>
          <w:rStyle w:val="AAAUNDERLINEKEYBOARD"/>
        </w:rPr>
        <w:t xml:space="preserve"> can </w:t>
      </w:r>
      <w:r w:rsidRPr="00340BF9">
        <w:rPr>
          <w:rStyle w:val="AAAUNDERLINEKEYBOARD"/>
          <w:highlight w:val="green"/>
        </w:rPr>
        <w:t xml:space="preserve">prompt firms to </w:t>
      </w:r>
      <w:r w:rsidRPr="00340BF9">
        <w:rPr>
          <w:rStyle w:val="Boxes"/>
          <w:highlight w:val="green"/>
        </w:rPr>
        <w:t>replace</w:t>
      </w:r>
      <w:r w:rsidRPr="009F0ABB">
        <w:rPr>
          <w:rStyle w:val="AAAUNDERLINEKEYBOARD"/>
        </w:rPr>
        <w:t xml:space="preserve"> people</w:t>
      </w:r>
      <w:r w:rsidRPr="009F0ABB">
        <w:rPr>
          <w:sz w:val="16"/>
        </w:rPr>
        <w:t xml:space="preserve"> (low-skilled ones, in particular) </w:t>
      </w:r>
      <w:r w:rsidRPr="009F0ABB">
        <w:rPr>
          <w:rStyle w:val="AAAUNDERLINEKEYBOARD"/>
        </w:rPr>
        <w:t xml:space="preserve">with </w:t>
      </w:r>
      <w:r w:rsidRPr="009F0ABB">
        <w:rPr>
          <w:rStyle w:val="Boxes"/>
        </w:rPr>
        <w:t>machines</w:t>
      </w:r>
      <w:r w:rsidRPr="009F0ABB">
        <w:rPr>
          <w:sz w:val="16"/>
        </w:rPr>
        <w:t xml:space="preserve">. We complement our analyses of how the share of employment in automatable jobs responds to minimum wage increases with analyses of employment impacts for individual workers, estimating whether the probability that low-skilled workers in automatable jobs lose their jobs is greater following a minimum wage increase. </w:t>
      </w:r>
    </w:p>
    <w:p w14:paraId="07373FD0" w14:textId="77777777" w:rsidR="00F624C7" w:rsidRPr="009F0ABB" w:rsidRDefault="00F624C7" w:rsidP="00F624C7">
      <w:pPr>
        <w:rPr>
          <w:sz w:val="16"/>
        </w:rPr>
      </w:pPr>
      <w:r w:rsidRPr="009F0ABB">
        <w:rPr>
          <w:sz w:val="16"/>
        </w:rPr>
        <w:t xml:space="preserve">Our analysis is related to concurrent research by Daniel Aaronson and Brian J. Phelan, who, for the period 1999–2009, analyze the susceptibility of low-wage employment to technological substitution in the short run. They find that minimum wage increases lead to job losses for cognitively routine jobs, but not manually routine or nonroutine jobs. Their study provides some evidence that </w:t>
      </w:r>
      <w:r w:rsidRPr="009F0ABB">
        <w:rPr>
          <w:rStyle w:val="AAAUNDERLINEKEYBOARD"/>
        </w:rPr>
        <w:t>firms</w:t>
      </w:r>
      <w:r w:rsidRPr="009F0ABB">
        <w:rPr>
          <w:sz w:val="16"/>
        </w:rPr>
        <w:t xml:space="preserve"> may </w:t>
      </w:r>
      <w:r w:rsidRPr="009F0ABB">
        <w:rPr>
          <w:rStyle w:val="Boxes"/>
        </w:rPr>
        <w:t>automate routine jobs</w:t>
      </w:r>
      <w:r w:rsidRPr="009F0ABB">
        <w:rPr>
          <w:rStyle w:val="AAAUNDERLINEKEYBOARD"/>
        </w:rPr>
        <w:t xml:space="preserve"> in response to a </w:t>
      </w:r>
      <w:r w:rsidRPr="009F0ABB">
        <w:rPr>
          <w:rStyle w:val="Boxes"/>
        </w:rPr>
        <w:t>minimum wage increase</w:t>
      </w:r>
      <w:r w:rsidRPr="009F0ABB">
        <w:rPr>
          <w:sz w:val="16"/>
        </w:rPr>
        <w:t xml:space="preserve">, reducing employment opportunities for workers in routine jobs. </w:t>
      </w:r>
    </w:p>
    <w:p w14:paraId="6D97CEA0" w14:textId="77777777" w:rsidR="00F624C7" w:rsidRPr="009F0ABB" w:rsidRDefault="00F624C7" w:rsidP="00F624C7">
      <w:pPr>
        <w:rPr>
          <w:sz w:val="16"/>
        </w:rPr>
      </w:pPr>
      <w:r w:rsidRPr="009F0ABB">
        <w:rPr>
          <w:sz w:val="16"/>
        </w:rPr>
        <w:t xml:space="preserve">We add value beyond this analysis in </w:t>
      </w:r>
      <w:proofErr w:type="gramStart"/>
      <w:r w:rsidRPr="009F0ABB">
        <w:rPr>
          <w:sz w:val="16"/>
        </w:rPr>
        <w:t>a number of</w:t>
      </w:r>
      <w:proofErr w:type="gramEnd"/>
      <w:r w:rsidRPr="009F0ABB">
        <w:rPr>
          <w:sz w:val="16"/>
        </w:rPr>
        <w:t xml:space="preserve"> ways. First, whereas Aaronson and Phelan are concerned with an average individual’s job loss, we focus on quantifying how shares in the employment of automatable tasks change following a minimum wage change, to provide more evidence on how the task composition of the workforce is affected. </w:t>
      </w:r>
    </w:p>
    <w:p w14:paraId="73DEB593" w14:textId="77777777" w:rsidR="00F624C7" w:rsidRPr="009F0ABB" w:rsidRDefault="00F624C7" w:rsidP="00F624C7">
      <w:pPr>
        <w:rPr>
          <w:sz w:val="16"/>
        </w:rPr>
      </w:pPr>
      <w:r w:rsidRPr="009F0ABB">
        <w:rPr>
          <w:sz w:val="16"/>
        </w:rPr>
        <w:t xml:space="preserve">Second, we expect that </w:t>
      </w:r>
      <w:r w:rsidRPr="00340BF9">
        <w:rPr>
          <w:rStyle w:val="Boxes"/>
          <w:highlight w:val="green"/>
        </w:rPr>
        <w:t>automation</w:t>
      </w:r>
      <w:r w:rsidRPr="00340BF9">
        <w:rPr>
          <w:rStyle w:val="AAAUNDERLINEKEYBOARD"/>
          <w:highlight w:val="green"/>
        </w:rPr>
        <w:t xml:space="preserve"> is</w:t>
      </w:r>
      <w:r w:rsidRPr="009F0ABB">
        <w:rPr>
          <w:rStyle w:val="AAAUNDERLINEKEYBOARD"/>
        </w:rPr>
        <w:t xml:space="preserve"> a </w:t>
      </w:r>
      <w:r w:rsidRPr="00340BF9">
        <w:rPr>
          <w:rStyle w:val="Boxes"/>
          <w:highlight w:val="green"/>
        </w:rPr>
        <w:t>viable</w:t>
      </w:r>
      <w:r w:rsidRPr="00340BF9">
        <w:rPr>
          <w:rStyle w:val="AAAUNDERLINEKEYBOARD"/>
          <w:highlight w:val="green"/>
        </w:rPr>
        <w:t xml:space="preserve"> and </w:t>
      </w:r>
      <w:r w:rsidRPr="00340BF9">
        <w:rPr>
          <w:rStyle w:val="Boxes"/>
          <w:highlight w:val="green"/>
        </w:rPr>
        <w:t>likely</w:t>
      </w:r>
      <w:r w:rsidRPr="00340BF9">
        <w:rPr>
          <w:rStyle w:val="StyleUnderline"/>
        </w:rPr>
        <w:t xml:space="preserve"> substitute</w:t>
      </w:r>
      <w:r w:rsidRPr="009F0ABB">
        <w:rPr>
          <w:rStyle w:val="AAAUNDERLINEKEYBOARD"/>
        </w:rPr>
        <w:t xml:space="preserve"> for</w:t>
      </w:r>
      <w:r w:rsidRPr="009F0ABB">
        <w:rPr>
          <w:sz w:val="16"/>
        </w:rPr>
        <w:t xml:space="preserve"> certain types of </w:t>
      </w:r>
      <w:r w:rsidRPr="009F0ABB">
        <w:rPr>
          <w:rStyle w:val="AAAUNDERLINEKEYBOARD"/>
        </w:rPr>
        <w:t>low-skilled jobs</w:t>
      </w:r>
      <w:r w:rsidRPr="009F0ABB">
        <w:rPr>
          <w:sz w:val="16"/>
        </w:rPr>
        <w:t xml:space="preserve">, and therefore also certain types of low-skilled labor, implying that average effects may mask significant heterogeneity. Therefore, our second contribution is to provide a comprehensive picture of labor-market adjustments across industries and a variety of demographic groups, which can uncover these important differential responses. This may be of particular interest within the broader minimum wage literature. While that literature has largely focused on teenagers (and more recently restaurant workers), we take a broader perspective, expanding the analysis to subgroups of </w:t>
      </w:r>
      <w:r w:rsidRPr="009F0ABB">
        <w:rPr>
          <w:sz w:val="16"/>
        </w:rPr>
        <w:lastRenderedPageBreak/>
        <w:t xml:space="preserve">workers not usually considered in the minimum wage literature, who may be adversely affected by minimum wages because they tend to be employed in automatable jobs. </w:t>
      </w:r>
    </w:p>
    <w:p w14:paraId="7FBC3EE9" w14:textId="2165DE61" w:rsidR="005F1CEA" w:rsidRDefault="005F1CEA" w:rsidP="005054C0">
      <w:pPr>
        <w:pStyle w:val="Heading4"/>
        <w:ind w:firstLine="720"/>
      </w:pPr>
      <w:r>
        <w:t xml:space="preserve">That accelerates </w:t>
      </w:r>
      <w:r>
        <w:rPr>
          <w:u w:val="single"/>
        </w:rPr>
        <w:t>income inequality</w:t>
      </w:r>
      <w:r>
        <w:t>.</w:t>
      </w:r>
    </w:p>
    <w:p w14:paraId="73C6612F" w14:textId="77777777" w:rsidR="005F1CEA" w:rsidRPr="007051BE" w:rsidRDefault="005F1CEA" w:rsidP="005F1CEA">
      <w:r w:rsidRPr="007051BE">
        <w:rPr>
          <w:rStyle w:val="Style13ptBold"/>
        </w:rPr>
        <w:t>Brynjolfsson and McAfee 11</w:t>
      </w:r>
      <w:r w:rsidRPr="007051BE">
        <w:t xml:space="preserve"> – Senior Fellow at the Stanford Institute for Human-Centered AI and Director of the Stanford Digital Economy Lab, Director of the MIT Initiative on the Digital Economy, Ph.D. in Managerial Economics from MIT</w:t>
      </w:r>
    </w:p>
    <w:p w14:paraId="1C8B4189" w14:textId="77777777" w:rsidR="005F1CEA" w:rsidRPr="007051BE" w:rsidRDefault="005F1CEA" w:rsidP="005F1CEA">
      <w:r w:rsidRPr="007051BE">
        <w:t>Erik Brynjolfsson, A.B-S.M in Decision Science from Harvard University; Andrew McAfee, Co-director of the MIT Initiative on the Digital Economy, DBA in Technology and Operations Management from Harvard, “Race Against the Machine” Digital Frontier Press, 2011, http://b1ca250e5ed661ccf2f1-da4c182123f5956a3d22aa43eb816232.r10.cf1.rackcdn.com/contentItem-5422867-40675649-ew37tmdujwhnj-or.pdf</w:t>
      </w:r>
    </w:p>
    <w:p w14:paraId="255DE92E" w14:textId="77777777" w:rsidR="005F1CEA" w:rsidRPr="007051BE" w:rsidRDefault="005F1CEA" w:rsidP="005F1CEA">
      <w:pPr>
        <w:rPr>
          <w:sz w:val="16"/>
        </w:rPr>
      </w:pPr>
      <w:r w:rsidRPr="007051BE">
        <w:rPr>
          <w:sz w:val="16"/>
        </w:rPr>
        <w:t xml:space="preserve">1. </w:t>
      </w:r>
      <w:r w:rsidRPr="007051BE">
        <w:rPr>
          <w:rStyle w:val="StyleUnderline"/>
        </w:rPr>
        <w:t>High-Skilled vs. Low-Skilled Workers</w:t>
      </w:r>
      <w:r w:rsidRPr="007051BE">
        <w:rPr>
          <w:sz w:val="16"/>
        </w:rPr>
        <w:t xml:space="preserve"> </w:t>
      </w:r>
    </w:p>
    <w:p w14:paraId="1EC75D55" w14:textId="77777777" w:rsidR="005F1CEA" w:rsidRPr="007051BE" w:rsidRDefault="005F1CEA" w:rsidP="005F1CEA">
      <w:pPr>
        <w:rPr>
          <w:rStyle w:val="StyleUnderline"/>
        </w:rPr>
      </w:pPr>
      <w:r w:rsidRPr="007051BE">
        <w:rPr>
          <w:sz w:val="16"/>
        </w:rPr>
        <w:t xml:space="preserve">We’ll start with </w:t>
      </w:r>
      <w:r w:rsidRPr="007E2428">
        <w:rPr>
          <w:rStyle w:val="Emphasis"/>
          <w:highlight w:val="green"/>
        </w:rPr>
        <w:t>skill-biased tech</w:t>
      </w:r>
      <w:r w:rsidRPr="007E2428">
        <w:rPr>
          <w:rStyle w:val="StyleUnderline"/>
        </w:rPr>
        <w:t>nical</w:t>
      </w:r>
      <w:r w:rsidRPr="007051BE">
        <w:rPr>
          <w:rStyle w:val="StyleUnderline"/>
        </w:rPr>
        <w:t xml:space="preserve"> </w:t>
      </w:r>
      <w:r w:rsidRPr="007E2428">
        <w:rPr>
          <w:rStyle w:val="Emphasis"/>
          <w:highlight w:val="green"/>
        </w:rPr>
        <w:t>change</w:t>
      </w:r>
      <w:r w:rsidRPr="007051BE">
        <w:rPr>
          <w:sz w:val="16"/>
        </w:rPr>
        <w:t xml:space="preserve">, which is perhaps the most carefully studied of the three phenomena. </w:t>
      </w:r>
      <w:r w:rsidRPr="007051BE">
        <w:rPr>
          <w:rStyle w:val="StyleUnderline"/>
        </w:rPr>
        <w:t xml:space="preserve">This is technical change that </w:t>
      </w:r>
      <w:r w:rsidRPr="007E2428">
        <w:rPr>
          <w:rStyle w:val="Emphasis"/>
          <w:highlight w:val="green"/>
        </w:rPr>
        <w:t>increases</w:t>
      </w:r>
      <w:r w:rsidRPr="007051BE">
        <w:rPr>
          <w:rStyle w:val="StyleUnderline"/>
        </w:rPr>
        <w:t xml:space="preserve"> the </w:t>
      </w:r>
      <w:r w:rsidRPr="007051BE">
        <w:rPr>
          <w:rStyle w:val="Emphasis"/>
        </w:rPr>
        <w:t xml:space="preserve">relative </w:t>
      </w:r>
      <w:r w:rsidRPr="007E2428">
        <w:rPr>
          <w:rStyle w:val="Emphasis"/>
          <w:highlight w:val="green"/>
        </w:rPr>
        <w:t>demand</w:t>
      </w:r>
      <w:r w:rsidRPr="007E2428">
        <w:rPr>
          <w:rStyle w:val="StyleUnderline"/>
          <w:highlight w:val="green"/>
        </w:rPr>
        <w:t xml:space="preserve"> for </w:t>
      </w:r>
      <w:r w:rsidRPr="007E2428">
        <w:rPr>
          <w:rStyle w:val="Emphasis"/>
          <w:highlight w:val="green"/>
        </w:rPr>
        <w:t>high-skill labor</w:t>
      </w:r>
      <w:r w:rsidRPr="007E2428">
        <w:rPr>
          <w:rStyle w:val="StyleUnderline"/>
          <w:highlight w:val="green"/>
        </w:rPr>
        <w:t xml:space="preserve"> while</w:t>
      </w:r>
      <w:r w:rsidRPr="007051BE">
        <w:rPr>
          <w:rStyle w:val="StyleUnderline"/>
        </w:rPr>
        <w:t xml:space="preserve"> reducing or </w:t>
      </w:r>
      <w:r w:rsidRPr="007E2428">
        <w:rPr>
          <w:rStyle w:val="Emphasis"/>
          <w:highlight w:val="green"/>
        </w:rPr>
        <w:t>eliminating</w:t>
      </w:r>
      <w:r w:rsidRPr="007051BE">
        <w:rPr>
          <w:rStyle w:val="StyleUnderline"/>
        </w:rPr>
        <w:t xml:space="preserve"> the </w:t>
      </w:r>
      <w:r w:rsidRPr="007E2428">
        <w:rPr>
          <w:rStyle w:val="Emphasis"/>
          <w:highlight w:val="green"/>
        </w:rPr>
        <w:t>demand</w:t>
      </w:r>
      <w:r w:rsidRPr="007E2428">
        <w:rPr>
          <w:rStyle w:val="StyleUnderline"/>
          <w:highlight w:val="green"/>
        </w:rPr>
        <w:t xml:space="preserve"> for </w:t>
      </w:r>
      <w:r w:rsidRPr="007E2428">
        <w:rPr>
          <w:rStyle w:val="Emphasis"/>
          <w:highlight w:val="green"/>
        </w:rPr>
        <w:t>low-skill</w:t>
      </w:r>
      <w:r w:rsidRPr="007051BE">
        <w:rPr>
          <w:rStyle w:val="StyleUnderline"/>
        </w:rPr>
        <w:t xml:space="preserve"> labor</w:t>
      </w:r>
      <w:r w:rsidRPr="007051BE">
        <w:rPr>
          <w:sz w:val="16"/>
        </w:rPr>
        <w:t xml:space="preserve">. A </w:t>
      </w:r>
      <w:r w:rsidRPr="007051BE">
        <w:rPr>
          <w:rStyle w:val="StyleUnderline"/>
        </w:rPr>
        <w:t xml:space="preserve">lot of factory </w:t>
      </w:r>
      <w:r w:rsidRPr="007E2428">
        <w:rPr>
          <w:rStyle w:val="Emphasis"/>
          <w:highlight w:val="green"/>
        </w:rPr>
        <w:t>automation</w:t>
      </w:r>
      <w:r w:rsidRPr="007E2428">
        <w:rPr>
          <w:rStyle w:val="StyleUnderline"/>
          <w:highlight w:val="green"/>
        </w:rPr>
        <w:t xml:space="preserve"> falls into </w:t>
      </w:r>
      <w:r w:rsidRPr="007E2428">
        <w:rPr>
          <w:rStyle w:val="Emphasis"/>
          <w:highlight w:val="green"/>
        </w:rPr>
        <w:t>this</w:t>
      </w:r>
      <w:r w:rsidRPr="007E2428">
        <w:rPr>
          <w:rStyle w:val="StyleUnderline"/>
          <w:highlight w:val="green"/>
        </w:rPr>
        <w:t xml:space="preserve"> category</w:t>
      </w:r>
      <w:r w:rsidRPr="007051BE">
        <w:rPr>
          <w:rStyle w:val="StyleUnderline"/>
        </w:rPr>
        <w:t>, as routine drudgery is turned over to machines while more complex programming, management, and marketing decisions remain the purview of humans.</w:t>
      </w:r>
    </w:p>
    <w:p w14:paraId="615454A0" w14:textId="77777777" w:rsidR="005F1CEA" w:rsidRPr="007051BE" w:rsidRDefault="005F1CEA" w:rsidP="005F1CEA">
      <w:pPr>
        <w:rPr>
          <w:sz w:val="16"/>
        </w:rPr>
      </w:pPr>
      <w:r w:rsidRPr="007051BE">
        <w:rPr>
          <w:sz w:val="16"/>
        </w:rPr>
        <w:t xml:space="preserve">A recent paper by economists Daron Acemoglu and David Autor highlights the </w:t>
      </w:r>
      <w:r w:rsidRPr="007051BE">
        <w:rPr>
          <w:rStyle w:val="StyleUnderline"/>
        </w:rPr>
        <w:t xml:space="preserve">growing </w:t>
      </w:r>
      <w:r w:rsidRPr="007051BE">
        <w:rPr>
          <w:rStyle w:val="Emphasis"/>
        </w:rPr>
        <w:t>divergence in earnings</w:t>
      </w:r>
      <w:r w:rsidRPr="007051BE">
        <w:rPr>
          <w:rStyle w:val="StyleUnderline"/>
        </w:rPr>
        <w:t xml:space="preserve"> between the </w:t>
      </w:r>
      <w:r w:rsidRPr="007051BE">
        <w:rPr>
          <w:rStyle w:val="Emphasis"/>
        </w:rPr>
        <w:t>most-educated</w:t>
      </w:r>
      <w:r w:rsidRPr="007051BE">
        <w:rPr>
          <w:rStyle w:val="StyleUnderline"/>
        </w:rPr>
        <w:t xml:space="preserve"> and </w:t>
      </w:r>
      <w:r w:rsidRPr="007051BE">
        <w:rPr>
          <w:rStyle w:val="Emphasis"/>
        </w:rPr>
        <w:t>least-educated workers</w:t>
      </w:r>
      <w:r w:rsidRPr="007051BE">
        <w:rPr>
          <w:sz w:val="16"/>
        </w:rPr>
        <w:t xml:space="preserve">. Over the past 40 years, weekly wages for those with a high school degree have fallen and wages for those with a high school degree and some </w:t>
      </w:r>
      <w:proofErr w:type="gramStart"/>
      <w:r w:rsidRPr="007051BE">
        <w:rPr>
          <w:sz w:val="16"/>
        </w:rPr>
        <w:t>college</w:t>
      </w:r>
      <w:proofErr w:type="gramEnd"/>
      <w:r w:rsidRPr="007051BE">
        <w:rPr>
          <w:sz w:val="16"/>
        </w:rPr>
        <w:t xml:space="preserve"> have stagnated. On the other hand, college-educated workers have seen significant gains, with the biggest gains going to those who have completed graduate training (Figure 3.5).</w:t>
      </w:r>
    </w:p>
    <w:p w14:paraId="7B3F7AA7" w14:textId="77777777" w:rsidR="005F1CEA" w:rsidRPr="007051BE" w:rsidRDefault="005F1CEA" w:rsidP="005F1CEA">
      <w:pPr>
        <w:rPr>
          <w:sz w:val="16"/>
        </w:rPr>
      </w:pPr>
      <w:r w:rsidRPr="007051BE">
        <w:rPr>
          <w:sz w:val="16"/>
        </w:rPr>
        <w:t xml:space="preserve">What’s more, this </w:t>
      </w:r>
      <w:r w:rsidRPr="007051BE">
        <w:rPr>
          <w:rStyle w:val="StyleUnderline"/>
        </w:rPr>
        <w:t>increase in the relative price of educated labor—their wages—comes during a period where the supply of educated workers has also increased</w:t>
      </w:r>
      <w:r w:rsidRPr="007051BE">
        <w:rPr>
          <w:sz w:val="16"/>
        </w:rPr>
        <w:t xml:space="preserve">. The </w:t>
      </w:r>
      <w:r w:rsidRPr="007051BE">
        <w:rPr>
          <w:rStyle w:val="StyleUnderline"/>
        </w:rPr>
        <w:t>combination of higher pay in the face of growing supply points unmistakably to an increase in the relative demand for skilled labor.</w:t>
      </w:r>
      <w:r w:rsidRPr="007051BE">
        <w:rPr>
          <w:sz w:val="16"/>
        </w:rPr>
        <w:t xml:space="preserve"> </w:t>
      </w:r>
      <w:r w:rsidRPr="007051BE">
        <w:rPr>
          <w:rStyle w:val="StyleUnderline"/>
        </w:rPr>
        <w:t xml:space="preserve">Because those with the least education typically already had the lowest wages, </w:t>
      </w:r>
      <w:r w:rsidRPr="00BE2B2F">
        <w:rPr>
          <w:rStyle w:val="StyleUnderline"/>
          <w:highlight w:val="green"/>
        </w:rPr>
        <w:t>this</w:t>
      </w:r>
      <w:r w:rsidRPr="007051BE">
        <w:rPr>
          <w:rStyle w:val="StyleUnderline"/>
        </w:rPr>
        <w:t xml:space="preserve"> change has </w:t>
      </w:r>
      <w:r w:rsidRPr="00BE2B2F">
        <w:rPr>
          <w:rStyle w:val="Emphasis"/>
          <w:highlight w:val="green"/>
        </w:rPr>
        <w:t>increased overall income inequality</w:t>
      </w:r>
      <w:r w:rsidRPr="007051BE">
        <w:rPr>
          <w:rStyle w:val="StyleUnderline"/>
        </w:rPr>
        <w:t>.</w:t>
      </w:r>
    </w:p>
    <w:p w14:paraId="41E8C65B" w14:textId="77777777" w:rsidR="00F624C7" w:rsidRDefault="00F624C7" w:rsidP="00F624C7"/>
    <w:p w14:paraId="0DA538F9" w14:textId="77777777" w:rsidR="009F7AEA" w:rsidRPr="00267F14" w:rsidRDefault="009F7AEA" w:rsidP="009F7AEA">
      <w:pPr>
        <w:pStyle w:val="Heading2"/>
      </w:pPr>
      <w:r>
        <w:lastRenderedPageBreak/>
        <w:t>1NC – Presumption</w:t>
      </w:r>
    </w:p>
    <w:p w14:paraId="16875C4F" w14:textId="77777777" w:rsidR="009F7AEA" w:rsidRPr="003A5F00" w:rsidRDefault="009F7AEA" w:rsidP="009F7AEA">
      <w:pPr>
        <w:pStyle w:val="Heading4"/>
        <w:rPr>
          <w:rFonts w:cs="Arial"/>
          <w:bCs/>
        </w:rPr>
      </w:pPr>
      <w:r>
        <w:t>1---</w:t>
      </w:r>
      <w:r w:rsidRPr="002D0BC5">
        <w:t>Vote neg on presumption</w:t>
      </w:r>
      <w:r w:rsidRPr="003A5F00">
        <w:rPr>
          <w:rFonts w:cs="Arial"/>
        </w:rPr>
        <w:t xml:space="preserve"> --- </w:t>
      </w:r>
      <w:r>
        <w:rPr>
          <w:rFonts w:cs="Arial"/>
        </w:rPr>
        <w:t>three</w:t>
      </w:r>
      <w:r w:rsidRPr="003A5F00">
        <w:rPr>
          <w:rFonts w:cs="Arial"/>
        </w:rPr>
        <w:t xml:space="preserve"> reasons</w:t>
      </w:r>
    </w:p>
    <w:p w14:paraId="61ED10D9" w14:textId="77777777" w:rsidR="009F7AEA" w:rsidRPr="003A5F00" w:rsidRDefault="009F7AEA" w:rsidP="009F7AEA">
      <w:pPr>
        <w:pStyle w:val="Heading4"/>
        <w:rPr>
          <w:rFonts w:cs="Arial"/>
          <w:bCs/>
        </w:rPr>
      </w:pPr>
      <w:r>
        <w:rPr>
          <w:rFonts w:cs="Arial"/>
        </w:rPr>
        <w:t>a</w:t>
      </w:r>
      <w:r w:rsidRPr="003A5F00">
        <w:rPr>
          <w:rFonts w:cs="Arial"/>
        </w:rPr>
        <w:t>---</w:t>
      </w:r>
      <w:r w:rsidRPr="002D0BC5">
        <w:rPr>
          <w:u w:val="single"/>
        </w:rPr>
        <w:t>Preround solvency</w:t>
      </w:r>
      <w:r w:rsidRPr="003A5F00">
        <w:rPr>
          <w:rFonts w:cs="Arial"/>
        </w:rPr>
        <w:t xml:space="preserve"> --- All their arguments and ideas have been read before --- no reason affirming them in this round will have any meaningful change </w:t>
      </w:r>
    </w:p>
    <w:p w14:paraId="5EAC3FFA" w14:textId="77777777" w:rsidR="009F7AEA" w:rsidRPr="003A5F00" w:rsidRDefault="009F7AEA" w:rsidP="009F7AEA">
      <w:pPr>
        <w:pStyle w:val="Heading4"/>
        <w:rPr>
          <w:rFonts w:cs="Arial"/>
          <w:bCs/>
        </w:rPr>
      </w:pPr>
      <w:r>
        <w:rPr>
          <w:rFonts w:cs="Arial"/>
        </w:rPr>
        <w:t>b</w:t>
      </w:r>
      <w:r w:rsidRPr="003A5F00">
        <w:rPr>
          <w:rFonts w:cs="Arial"/>
        </w:rPr>
        <w:t>---</w:t>
      </w:r>
      <w:r w:rsidRPr="002D0BC5">
        <w:rPr>
          <w:u w:val="single"/>
        </w:rPr>
        <w:t>No spill out</w:t>
      </w:r>
      <w:r w:rsidRPr="003A5F00">
        <w:rPr>
          <w:rFonts w:cs="Arial"/>
        </w:rPr>
        <w:t xml:space="preserve"> --- Nothing we say in this room will spill out into the real world --- which means they can’t translate their politics into the real world which is the burden of </w:t>
      </w:r>
      <w:proofErr w:type="spellStart"/>
      <w:r w:rsidRPr="003A5F00">
        <w:rPr>
          <w:rFonts w:cs="Arial"/>
        </w:rPr>
        <w:t>aff</w:t>
      </w:r>
      <w:proofErr w:type="spellEnd"/>
      <w:r w:rsidRPr="003A5F00">
        <w:rPr>
          <w:rFonts w:cs="Arial"/>
        </w:rPr>
        <w:t xml:space="preserve"> solvency</w:t>
      </w:r>
    </w:p>
    <w:p w14:paraId="111F5049" w14:textId="77777777" w:rsidR="009F7AEA" w:rsidRDefault="009F7AEA" w:rsidP="009F7AEA">
      <w:pPr>
        <w:pStyle w:val="Heading4"/>
        <w:rPr>
          <w:rFonts w:cs="Arial"/>
        </w:rPr>
      </w:pPr>
      <w:r>
        <w:rPr>
          <w:rFonts w:cs="Arial"/>
        </w:rPr>
        <w:t>c</w:t>
      </w:r>
      <w:r w:rsidRPr="003A5F00">
        <w:rPr>
          <w:rFonts w:cs="Arial"/>
        </w:rPr>
        <w:t>---</w:t>
      </w:r>
      <w:r w:rsidRPr="002D0BC5">
        <w:rPr>
          <w:u w:val="single"/>
        </w:rPr>
        <w:t>Competition turn</w:t>
      </w:r>
      <w:r w:rsidRPr="003A5F00">
        <w:rPr>
          <w:rFonts w:cs="Arial"/>
        </w:rPr>
        <w:t xml:space="preserve"> --- Competition ensures that debaters refine arguments according to what best wins them ballots from judges and not according to what </w:t>
      </w:r>
      <w:proofErr w:type="gramStart"/>
      <w:r w:rsidRPr="003A5F00">
        <w:rPr>
          <w:rFonts w:cs="Arial"/>
        </w:rPr>
        <w:t>actually best</w:t>
      </w:r>
      <w:proofErr w:type="gramEnd"/>
      <w:r w:rsidRPr="003A5F00">
        <w:rPr>
          <w:rFonts w:cs="Arial"/>
        </w:rPr>
        <w:t xml:space="preserve"> resolves violence for individuals outside debate --- ensures their method can’t scale up and gets coopted by problematic norms in the debate community and judge bias</w:t>
      </w:r>
    </w:p>
    <w:p w14:paraId="7957BAA9" w14:textId="77777777" w:rsidR="009F7AEA" w:rsidRPr="006C4ED3" w:rsidRDefault="009F7AEA" w:rsidP="009F7AEA">
      <w:pPr>
        <w:pStyle w:val="Heading4"/>
      </w:pPr>
      <w:r>
        <w:t>d---</w:t>
      </w:r>
      <w:r w:rsidRPr="00136ED0">
        <w:rPr>
          <w:rFonts w:eastAsia="Times New Roman"/>
        </w:rPr>
        <w:t xml:space="preserve"> </w:t>
      </w:r>
      <w:r w:rsidRPr="001D2096">
        <w:rPr>
          <w:rFonts w:eastAsia="Times New Roman"/>
        </w:rPr>
        <w:t>The</w:t>
      </w:r>
      <w:r>
        <w:rPr>
          <w:rFonts w:eastAsia="Times New Roman"/>
        </w:rPr>
        <w:t>ir</w:t>
      </w:r>
      <w:r w:rsidRPr="001D2096">
        <w:rPr>
          <w:rFonts w:eastAsia="Times New Roman"/>
        </w:rPr>
        <w:t xml:space="preserve"> call for the ballot </w:t>
      </w:r>
      <w:r w:rsidRPr="001D2096">
        <w:rPr>
          <w:rFonts w:eastAsia="Times New Roman"/>
          <w:u w:val="single"/>
        </w:rPr>
        <w:t>siphons off</w:t>
      </w:r>
      <w:r w:rsidRPr="001D2096">
        <w:rPr>
          <w:rFonts w:eastAsia="Times New Roman"/>
        </w:rPr>
        <w:t xml:space="preserve"> political energy and locks them into the academy---turns the case.</w:t>
      </w:r>
      <w:r>
        <w:rPr>
          <w:rFonts w:eastAsia="Times New Roman"/>
        </w:rPr>
        <w:t xml:space="preserve"> Vote neg to affirm the 1AC.</w:t>
      </w:r>
    </w:p>
    <w:p w14:paraId="35A0E3CD" w14:textId="77777777" w:rsidR="009F7AEA" w:rsidRPr="00DD6EBA" w:rsidRDefault="009F7AEA" w:rsidP="009F7AEA">
      <w:pPr>
        <w:rPr>
          <w:rFonts w:eastAsia="Calibri"/>
        </w:rPr>
      </w:pPr>
      <w:r w:rsidRPr="00DD6EBA">
        <w:rPr>
          <w:rStyle w:val="Style13ptBold"/>
        </w:rPr>
        <w:t>Phillips 99</w:t>
      </w:r>
      <w:r w:rsidRPr="00DD6EBA">
        <w:rPr>
          <w:rFonts w:eastAsia="Calibri"/>
          <w:b/>
          <w:bCs/>
          <w:sz w:val="26"/>
        </w:rPr>
        <w:t xml:space="preserve"> </w:t>
      </w:r>
      <w:r w:rsidRPr="00DD6EBA">
        <w:rPr>
          <w:rFonts w:eastAsia="Calibri"/>
        </w:rPr>
        <w:t>(Dr. Kendall R. Phillips, Professor of Communication at Central Missouri State University) “Rhetoric, Resistance, and Criticism: A Response to Sloop and Ono”, Philosophy &amp; Rhetoric, Volume 32, Number 1, p. 96-101</w:t>
      </w:r>
    </w:p>
    <w:p w14:paraId="1DB0527B" w14:textId="5EEC55A3" w:rsidR="005C5215" w:rsidRPr="009F7AEA" w:rsidRDefault="009F7AEA" w:rsidP="009F7AEA">
      <w:pPr>
        <w:rPr>
          <w:rFonts w:eastAsia="Calibri"/>
          <w:sz w:val="16"/>
        </w:rPr>
      </w:pPr>
      <w:r w:rsidRPr="00DD6EBA">
        <w:rPr>
          <w:rFonts w:eastAsia="Calibri"/>
          <w:u w:val="single"/>
        </w:rPr>
        <w:t xml:space="preserve">My </w:t>
      </w:r>
      <w:r w:rsidRPr="007C0179">
        <w:rPr>
          <w:rFonts w:eastAsia="Times New Roman"/>
          <w:b/>
          <w:sz w:val="20"/>
          <w:highlight w:val="green"/>
          <w:u w:val="single"/>
        </w:rPr>
        <w:t>concern</w:t>
      </w:r>
      <w:r w:rsidRPr="00DD6EBA">
        <w:rPr>
          <w:rFonts w:eastAsia="Times New Roman"/>
          <w:b/>
          <w:sz w:val="20"/>
          <w:u w:val="single"/>
        </w:rPr>
        <w:t xml:space="preserve"> </w:t>
      </w:r>
      <w:r w:rsidRPr="00DD6EBA">
        <w:rPr>
          <w:rFonts w:eastAsia="Calibri"/>
          <w:sz w:val="16"/>
        </w:rPr>
        <w:t xml:space="preserve">with this movement </w:t>
      </w:r>
      <w:r w:rsidRPr="007C0179">
        <w:rPr>
          <w:rFonts w:eastAsia="Times New Roman"/>
          <w:b/>
          <w:sz w:val="20"/>
          <w:highlight w:val="green"/>
          <w:u w:val="single"/>
        </w:rPr>
        <w:t>centers around</w:t>
      </w:r>
      <w:r w:rsidRPr="00DD6EBA">
        <w:rPr>
          <w:rFonts w:eastAsia="Calibri"/>
          <w:u w:val="single"/>
        </w:rPr>
        <w:t xml:space="preserve"> an issue that</w:t>
      </w:r>
      <w:r w:rsidRPr="00DD6EBA">
        <w:rPr>
          <w:rFonts w:eastAsia="Calibri"/>
          <w:sz w:val="16"/>
        </w:rPr>
        <w:t xml:space="preserve"> Sloop and Ono </w:t>
      </w:r>
      <w:r w:rsidRPr="00DD6EBA">
        <w:rPr>
          <w:rFonts w:eastAsia="Calibri"/>
          <w:u w:val="single"/>
        </w:rPr>
        <w:t xml:space="preserve">seem to take as a given, namely, </w:t>
      </w:r>
      <w:r w:rsidRPr="007C0179">
        <w:rPr>
          <w:rFonts w:eastAsia="Times New Roman"/>
          <w:b/>
          <w:sz w:val="20"/>
          <w:highlight w:val="green"/>
          <w:u w:val="single"/>
        </w:rPr>
        <w:t>the role of the critic</w:t>
      </w:r>
      <w:r w:rsidRPr="00DD6EBA">
        <w:rPr>
          <w:rFonts w:eastAsia="Calibri"/>
          <w:sz w:val="16"/>
        </w:rPr>
        <w:t xml:space="preserve">. On one hand, calling for the systematic investigation of existing marginalized discourses is a natural extension both of critical rhetoric (see McKerrow 1989, 1991) and of the general ideological turn in criticism (see Wander 1983). On the other hand, </w:t>
      </w:r>
      <w:r w:rsidRPr="00DD6EBA">
        <w:rPr>
          <w:rFonts w:eastAsia="Times New Roman"/>
          <w:b/>
          <w:sz w:val="20"/>
          <w:u w:val="single"/>
        </w:rPr>
        <w:t xml:space="preserve">the ease of transition from criticism in the service of resistance to criticism of resistance may obscure the need to address some fundamental issues regarding the general function of rhetorical criticism in an uncertain and contentious world. </w:t>
      </w:r>
      <w:r w:rsidRPr="00DD6EBA">
        <w:rPr>
          <w:rFonts w:eastAsia="Times New Roman"/>
          <w:sz w:val="16"/>
        </w:rPr>
        <w:t xml:space="preserve">Beyond licensing the critic to engage in political struggle, Sloop and Ono advocate the pursuit of covert resistant discourses. Such a move not only stretches our understanding of rhetoric and </w:t>
      </w:r>
      <w:proofErr w:type="gramStart"/>
      <w:r w:rsidRPr="00DD6EBA">
        <w:rPr>
          <w:rFonts w:eastAsia="Times New Roman"/>
          <w:sz w:val="16"/>
        </w:rPr>
        <w:t>criticism, but</w:t>
      </w:r>
      <w:proofErr w:type="gramEnd"/>
      <w:r w:rsidRPr="00DD6EBA">
        <w:rPr>
          <w:rFonts w:eastAsia="Times New Roman"/>
          <w:sz w:val="16"/>
        </w:rPr>
        <w:t xml:space="preserve"> also alters significantly the relationship between critic and out- law.</w:t>
      </w:r>
      <w:r w:rsidRPr="00DD6EBA">
        <w:rPr>
          <w:rFonts w:eastAsia="Times New Roman"/>
          <w:b/>
          <w:sz w:val="20"/>
          <w:u w:val="single"/>
        </w:rPr>
        <w:t xml:space="preserve"> Critical interrogation of dominant discursive practices in the service of political/cultural reform is supplanted in favor of positioning covert out- law </w:t>
      </w:r>
      <w:r w:rsidRPr="007C0179">
        <w:rPr>
          <w:rFonts w:eastAsia="Times New Roman"/>
          <w:b/>
          <w:sz w:val="20"/>
          <w:highlight w:val="green"/>
          <w:u w:val="single"/>
        </w:rPr>
        <w:t>communities as objects of investigation</w:t>
      </w:r>
      <w:r w:rsidRPr="00DD6EBA">
        <w:rPr>
          <w:rFonts w:eastAsia="Times New Roman"/>
          <w:b/>
          <w:sz w:val="20"/>
          <w:u w:val="single"/>
        </w:rPr>
        <w:t>. Invited to seek out subversive discourses</w:t>
      </w:r>
      <w:r w:rsidRPr="007C0179">
        <w:rPr>
          <w:rFonts w:eastAsia="Times New Roman"/>
          <w:b/>
          <w:sz w:val="20"/>
          <w:highlight w:val="green"/>
          <w:u w:val="single"/>
        </w:rPr>
        <w:t>, the critic is</w:t>
      </w:r>
      <w:r w:rsidRPr="00DD6EBA">
        <w:rPr>
          <w:rFonts w:eastAsia="Times New Roman"/>
          <w:b/>
          <w:sz w:val="20"/>
          <w:u w:val="single"/>
        </w:rPr>
        <w:t xml:space="preserve"> positioned as </w:t>
      </w:r>
      <w:r w:rsidRPr="007C0179">
        <w:rPr>
          <w:rFonts w:eastAsia="Times New Roman"/>
          <w:b/>
          <w:sz w:val="20"/>
          <w:highlight w:val="green"/>
          <w:u w:val="single"/>
        </w:rPr>
        <w:t>the active agent of change and</w:t>
      </w:r>
      <w:r w:rsidRPr="00DD6EBA">
        <w:rPr>
          <w:rFonts w:eastAsia="Times New Roman"/>
          <w:b/>
          <w:sz w:val="20"/>
          <w:u w:val="single"/>
        </w:rPr>
        <w:t xml:space="preserve"> the out-law </w:t>
      </w:r>
      <w:r w:rsidRPr="007C0179">
        <w:rPr>
          <w:rFonts w:eastAsia="Times New Roman"/>
          <w:b/>
          <w:sz w:val="20"/>
          <w:highlight w:val="green"/>
          <w:u w:val="single"/>
        </w:rPr>
        <w:t>discourse becomes</w:t>
      </w:r>
      <w:r w:rsidRPr="00DD6EBA">
        <w:rPr>
          <w:rFonts w:eastAsia="Times New Roman"/>
          <w:b/>
          <w:sz w:val="20"/>
          <w:u w:val="single"/>
        </w:rPr>
        <w:t xml:space="preserve"> merely </w:t>
      </w:r>
      <w:r w:rsidRPr="007C0179">
        <w:rPr>
          <w:rFonts w:eastAsia="Times New Roman"/>
          <w:b/>
          <w:sz w:val="20"/>
          <w:highlight w:val="green"/>
          <w:u w:val="single"/>
        </w:rPr>
        <w:t>instrumental</w:t>
      </w:r>
      <w:r w:rsidRPr="00DD6EBA">
        <w:rPr>
          <w:rFonts w:eastAsia="Times New Roman"/>
          <w:b/>
          <w:sz w:val="20"/>
          <w:u w:val="single"/>
        </w:rPr>
        <w:t>. Rather than academic criticism acting in service of everyday acts of resistance, everyday acts of resistance are put into the service of academic criticism.</w:t>
      </w:r>
      <w:r w:rsidRPr="00DD6EBA">
        <w:rPr>
          <w:rFonts w:eastAsia="Calibri"/>
          <w:u w:val="single"/>
        </w:rPr>
        <w:t xml:space="preserve"> </w:t>
      </w:r>
      <w:r w:rsidRPr="00DD6EBA">
        <w:rPr>
          <w:rFonts w:eastAsia="Calibri"/>
          <w:sz w:val="16"/>
        </w:rPr>
        <w:t xml:space="preserve">Rhetorical resistance 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w:t>
      </w:r>
      <w:proofErr w:type="gramStart"/>
      <w:r w:rsidRPr="00DD6EBA">
        <w:rPr>
          <w:rFonts w:eastAsia="Calibri"/>
          <w:sz w:val="16"/>
        </w:rPr>
        <w:t>actually practiced</w:t>
      </w:r>
      <w:proofErr w:type="gramEnd"/>
      <w:r w:rsidRPr="00DD6EBA">
        <w:rPr>
          <w:rFonts w:eastAsia="Calibri"/>
          <w:sz w:val="16"/>
        </w:rPr>
        <w:t xml:space="preserve"> discourse. In the materially contested world, rhetoric is utilized both by those seeking to secure the grounds of dominant judgment and by those seeking to undermine or supplant dominant cultural logics with some out-law notion of justice. 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Certeau's (1984) strategic discourse. For De Certeau,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out-law discourses are those that can (and, by their analysis, do) take advantage of situations (e.g., race riots) to disrupt the regularity of dominant cultural groups. The ongoing struggle between strategically instituted cultural dominants and the "out-law always lurk[</w:t>
      </w:r>
      <w:proofErr w:type="spellStart"/>
      <w:r w:rsidRPr="00DD6EBA">
        <w:rPr>
          <w:rFonts w:eastAsia="Calibri"/>
          <w:sz w:val="16"/>
        </w:rPr>
        <w:t>ing</w:t>
      </w:r>
      <w:proofErr w:type="spellEnd"/>
      <w:r w:rsidRPr="00DD6EBA">
        <w:rPr>
          <w:rFonts w:eastAsia="Calibri"/>
          <w:sz w:val="16"/>
        </w:rPr>
        <w:t xml:space="preserve">] in the distance" (66) is acknowledged, even celebrated, by Sloop and Ono. What their acknowledgment fails to provide, however, is a clear need for critical intervention. Indeed, quite the reverse is presented: It is the critic (particularly the left-leaning critic) who needs out-law discourse. While the struggles over justice, equality, and freedom have gone on, the left-leaning critics are those who have theoretically excluded themselves from the disputes. The study of out-law dis- courses, then, provides a means to reinvigorate the intellectual and re-institute (academic) leftist thinking into popular political struggles (53-54). Thus, Sloop and Ono's project incorporates three types of rhetoric: the rhetoric of the in-law, presumably the traditional object of critical attention; the rhetoric of the </w:t>
      </w:r>
      <w:r w:rsidRPr="00DD6EBA">
        <w:rPr>
          <w:rFonts w:eastAsia="Calibri"/>
          <w:sz w:val="16"/>
        </w:rPr>
        <w:lastRenderedPageBreak/>
        <w:t xml:space="preserve">out-law, the study of which may transform our understanding of judgment as well as reinvigorate leftist democratic critiques; and the rhetoric of the critics who, having lost their political po- </w:t>
      </w:r>
      <w:proofErr w:type="spellStart"/>
      <w:r w:rsidRPr="00DD6EBA">
        <w:rPr>
          <w:rFonts w:eastAsia="Calibri"/>
          <w:sz w:val="16"/>
        </w:rPr>
        <w:t>tency</w:t>
      </w:r>
      <w:proofErr w:type="spellEnd"/>
      <w:r w:rsidRPr="00DD6EBA">
        <w:rPr>
          <w:rFonts w:eastAsia="Calibri"/>
          <w:sz w:val="16"/>
        </w:rPr>
        <w:t xml:space="preserve">, can exploit the discourse of the out-law to promote ideological struggles. It is to this critical rhetoric that I now turn. Resistance criticism Sloop and Ono (1997) clearly state the relationship they envision between the rhetorical critic and out-law discourse: "Ultimately, we will argue that the role of critical rhetoricians is to produce 'materialist conceptions of judgment,' using out-law judgments to disrupt dominant logics of 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 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out-law discourse project is the lack of politically viable academic critique and the perceived potency of out-law conceptions of judgment. </w:t>
      </w:r>
      <w:r w:rsidRPr="007C0179">
        <w:rPr>
          <w:rFonts w:eastAsia="Times New Roman"/>
          <w:b/>
          <w:sz w:val="20"/>
          <w:highlight w:val="green"/>
          <w:u w:val="single"/>
        </w:rPr>
        <w:t>Their suggestion that out-law communities</w:t>
      </w:r>
      <w:r w:rsidRPr="00DD6EBA">
        <w:rPr>
          <w:rFonts w:eastAsia="Times New Roman"/>
          <w:b/>
          <w:sz w:val="20"/>
          <w:u w:val="single"/>
        </w:rPr>
        <w:t xml:space="preserve"> </w:t>
      </w:r>
      <w:proofErr w:type="gramStart"/>
      <w:r w:rsidRPr="00DD6EBA">
        <w:rPr>
          <w:rFonts w:eastAsia="Times New Roman"/>
          <w:b/>
          <w:sz w:val="20"/>
          <w:u w:val="single"/>
        </w:rPr>
        <w:t xml:space="preserve">are in </w:t>
      </w:r>
      <w:r w:rsidRPr="007C0179">
        <w:rPr>
          <w:rFonts w:eastAsia="Times New Roman"/>
          <w:b/>
          <w:sz w:val="20"/>
          <w:highlight w:val="green"/>
          <w:u w:val="single"/>
        </w:rPr>
        <w:t>need</w:t>
      </w:r>
      <w:r w:rsidRPr="00DD6EBA">
        <w:rPr>
          <w:rFonts w:eastAsia="Times New Roman"/>
          <w:b/>
          <w:sz w:val="20"/>
          <w:u w:val="single"/>
        </w:rPr>
        <w:t xml:space="preserve"> of</w:t>
      </w:r>
      <w:proofErr w:type="gramEnd"/>
      <w:r w:rsidRPr="00DD6EBA">
        <w:rPr>
          <w:rFonts w:eastAsia="Times New Roman"/>
          <w:b/>
          <w:sz w:val="20"/>
          <w:u w:val="single"/>
        </w:rPr>
        <w:t xml:space="preserve"> </w:t>
      </w:r>
      <w:r w:rsidRPr="007C0179">
        <w:rPr>
          <w:rFonts w:eastAsia="Times New Roman"/>
          <w:b/>
          <w:sz w:val="20"/>
          <w:highlight w:val="green"/>
          <w:u w:val="single"/>
        </w:rPr>
        <w:t>the academic critic contradicts</w:t>
      </w:r>
      <w:r w:rsidRPr="00DD6EBA">
        <w:rPr>
          <w:rFonts w:eastAsia="Times New Roman"/>
          <w:b/>
          <w:sz w:val="20"/>
          <w:u w:val="single"/>
        </w:rPr>
        <w:t xml:space="preserve"> not only </w:t>
      </w:r>
      <w:r w:rsidRPr="007C0179">
        <w:rPr>
          <w:rFonts w:eastAsia="Times New Roman"/>
          <w:b/>
          <w:sz w:val="20"/>
          <w:highlight w:val="green"/>
          <w:u w:val="single"/>
        </w:rPr>
        <w:t>the</w:t>
      </w:r>
      <w:r w:rsidRPr="00DD6EBA">
        <w:rPr>
          <w:rFonts w:eastAsia="Times New Roman"/>
          <w:b/>
          <w:sz w:val="20"/>
          <w:u w:val="single"/>
        </w:rPr>
        <w:t xml:space="preserve"> already </w:t>
      </w:r>
      <w:r w:rsidRPr="007C0179">
        <w:rPr>
          <w:rFonts w:eastAsia="Times New Roman"/>
          <w:b/>
          <w:sz w:val="20"/>
          <w:highlight w:val="green"/>
          <w:u w:val="single"/>
        </w:rPr>
        <w:t>disruptive nature</w:t>
      </w:r>
      <w:r w:rsidRPr="00DD6EBA">
        <w:rPr>
          <w:rFonts w:eastAsia="Times New Roman"/>
          <w:b/>
          <w:sz w:val="20"/>
          <w:u w:val="single"/>
        </w:rPr>
        <w:t xml:space="preserve"> of existing out-law discourses</w:t>
      </w:r>
      <w:r w:rsidRPr="00DD6EBA">
        <w:rPr>
          <w:rFonts w:eastAsia="Calibri"/>
          <w:sz w:val="16"/>
        </w:rPr>
        <w:t xml:space="preserve"> (the grounds for using out-law discourse), but also the impotence of contemporary critical discourse (the warrant for studying out-law discourse). By this I do not mean that the critiques and theories generated by academically instituted intellectuals have not been incorporated into subversive discourses.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is that the existence of criticism (academic or self-generated) in resistance does not necessitate Sloop and Ono's move to a criticism of resistance. What </w:t>
      </w:r>
      <w:r w:rsidRPr="00DD6EBA">
        <w:rPr>
          <w:rFonts w:eastAsia="Times New Roman"/>
          <w:b/>
          <w:sz w:val="20"/>
          <w:u w:val="single"/>
        </w:rPr>
        <w:t xml:space="preserve">Sloop and </w:t>
      </w:r>
      <w:r w:rsidRPr="007C0179">
        <w:rPr>
          <w:rFonts w:eastAsia="Times New Roman"/>
          <w:b/>
          <w:sz w:val="20"/>
          <w:highlight w:val="green"/>
          <w:u w:val="single"/>
        </w:rPr>
        <w:t>Ono fail to offer</w:t>
      </w:r>
      <w:r w:rsidRPr="00DD6EBA">
        <w:rPr>
          <w:rFonts w:eastAsia="Times New Roman"/>
          <w:b/>
          <w:sz w:val="20"/>
          <w:u w:val="single"/>
        </w:rPr>
        <w:t xml:space="preserve"> is </w:t>
      </w:r>
      <w:r w:rsidRPr="007C0179">
        <w:rPr>
          <w:rFonts w:eastAsia="Times New Roman"/>
          <w:b/>
          <w:sz w:val="20"/>
          <w:highlight w:val="green"/>
          <w:u w:val="single"/>
        </w:rPr>
        <w:t>an adequate argument for "taking</w:t>
      </w:r>
      <w:r w:rsidRPr="00DD6EBA">
        <w:rPr>
          <w:rFonts w:eastAsia="Times New Roman"/>
          <w:b/>
          <w:sz w:val="20"/>
          <w:u w:val="single"/>
        </w:rPr>
        <w:t xml:space="preserve"> public </w:t>
      </w:r>
      <w:r w:rsidRPr="007C0179">
        <w:rPr>
          <w:rFonts w:eastAsia="Times New Roman"/>
          <w:b/>
          <w:sz w:val="20"/>
          <w:highlight w:val="green"/>
          <w:u w:val="single"/>
        </w:rPr>
        <w:t>speaking out of the streets and studying it in the classroom</w:t>
      </w:r>
      <w:r w:rsidRPr="00DD6EBA">
        <w:rPr>
          <w:rFonts w:eastAsia="Times New Roman"/>
          <w:b/>
          <w:sz w:val="20"/>
          <w:u w:val="single"/>
        </w:rPr>
        <w:t xml:space="preserve">, for </w:t>
      </w:r>
      <w:r w:rsidRPr="007C0179">
        <w:rPr>
          <w:rFonts w:eastAsia="Times New Roman"/>
          <w:b/>
          <w:sz w:val="20"/>
          <w:highlight w:val="green"/>
          <w:u w:val="single"/>
        </w:rPr>
        <w:t>treating it less as</w:t>
      </w:r>
      <w:r w:rsidRPr="00DD6EBA">
        <w:rPr>
          <w:rFonts w:eastAsia="Times New Roman"/>
          <w:b/>
          <w:sz w:val="20"/>
          <w:u w:val="single"/>
        </w:rPr>
        <w:t xml:space="preserve"> an expression of </w:t>
      </w:r>
      <w:r w:rsidRPr="007C0179">
        <w:rPr>
          <w:rFonts w:eastAsia="Times New Roman"/>
          <w:b/>
          <w:sz w:val="20"/>
          <w:highlight w:val="green"/>
          <w:u w:val="single"/>
        </w:rPr>
        <w:t>protest"</w:t>
      </w:r>
      <w:r w:rsidRPr="00DD6EBA">
        <w:rPr>
          <w:rFonts w:eastAsia="Times New Roman"/>
          <w:b/>
          <w:sz w:val="20"/>
          <w:u w:val="single"/>
        </w:rPr>
        <w:t xml:space="preserve"> (Wander 1983, 3) </w:t>
      </w:r>
      <w:r w:rsidRPr="007C0179">
        <w:rPr>
          <w:rFonts w:eastAsia="Times New Roman"/>
          <w:b/>
          <w:sz w:val="20"/>
          <w:highlight w:val="green"/>
          <w:u w:val="single"/>
        </w:rPr>
        <w:t>and</w:t>
      </w:r>
      <w:r w:rsidRPr="00DD6EBA">
        <w:rPr>
          <w:rFonts w:eastAsia="Times New Roman"/>
          <w:b/>
          <w:sz w:val="20"/>
          <w:u w:val="single"/>
        </w:rPr>
        <w:t xml:space="preserve"> more </w:t>
      </w:r>
      <w:r w:rsidRPr="007C0179">
        <w:rPr>
          <w:rFonts w:eastAsia="Times New Roman"/>
          <w:b/>
          <w:sz w:val="20"/>
          <w:highlight w:val="green"/>
          <w:u w:val="single"/>
        </w:rPr>
        <w:t>as an object for analysis</w:t>
      </w:r>
      <w:r w:rsidRPr="00DD6EBA">
        <w:rPr>
          <w:rFonts w:eastAsia="Times New Roman"/>
          <w:b/>
          <w:sz w:val="20"/>
          <w:u w:val="single"/>
        </w:rPr>
        <w:t xml:space="preserve"> and reproduction </w:t>
      </w:r>
      <w:r w:rsidRPr="007C0179">
        <w:rPr>
          <w:rFonts w:eastAsia="Times New Roman"/>
          <w:b/>
          <w:sz w:val="20"/>
          <w:highlight w:val="green"/>
          <w:u w:val="single"/>
        </w:rPr>
        <w:t>within the</w:t>
      </w:r>
      <w:r w:rsidRPr="00DD6EBA">
        <w:rPr>
          <w:rFonts w:eastAsia="Times New Roman"/>
          <w:b/>
          <w:sz w:val="20"/>
          <w:u w:val="single"/>
        </w:rPr>
        <w:t xml:space="preserve"> political economy of the </w:t>
      </w:r>
      <w:r w:rsidRPr="007C0179">
        <w:rPr>
          <w:rFonts w:eastAsia="Times New Roman"/>
          <w:b/>
          <w:sz w:val="20"/>
          <w:highlight w:val="green"/>
          <w:u w:val="single"/>
        </w:rPr>
        <w:t>academy</w:t>
      </w:r>
      <w:r w:rsidRPr="00DD6EBA">
        <w:rPr>
          <w:rFonts w:eastAsia="Times New Roman"/>
          <w:b/>
          <w:sz w:val="20"/>
          <w:u w:val="single"/>
        </w:rPr>
        <w:t>.</w:t>
      </w:r>
      <w:r w:rsidRPr="00DD6EBA">
        <w:rPr>
          <w:rFonts w:eastAsia="Calibri"/>
          <w:sz w:val="16"/>
        </w:rPr>
        <w:t xml:space="preserve"> Philip Wander made a similar charge against Herbert Wicheln's early critical project, and this concern should remain at the forefront of any discussion aimed at expanding the scope and function of criticism. </w:t>
      </w:r>
      <w:r w:rsidRPr="00DD6EBA">
        <w:rPr>
          <w:rFonts w:eastAsia="Times New Roman"/>
          <w:b/>
          <w:sz w:val="20"/>
          <w:u w:val="single"/>
        </w:rPr>
        <w:t xml:space="preserve">Sloop and Ono offer numerous directives for the critic </w:t>
      </w:r>
      <w:r w:rsidRPr="007C0179">
        <w:rPr>
          <w:rFonts w:eastAsia="Times New Roman"/>
          <w:b/>
          <w:sz w:val="20"/>
          <w:highlight w:val="green"/>
          <w:u w:val="single"/>
        </w:rPr>
        <w:t>without addressing whether the critic should be examining</w:t>
      </w:r>
      <w:r w:rsidRPr="00DD6EBA">
        <w:rPr>
          <w:rFonts w:eastAsia="Times New Roman"/>
          <w:b/>
          <w:sz w:val="20"/>
          <w:u w:val="single"/>
        </w:rPr>
        <w:t xml:space="preserve"> out-law discourses </w:t>
      </w:r>
      <w:r w:rsidRPr="007C0179">
        <w:rPr>
          <w:rFonts w:eastAsia="Times New Roman"/>
          <w:b/>
          <w:sz w:val="20"/>
          <w:highlight w:val="green"/>
          <w:u w:val="single"/>
        </w:rPr>
        <w:t>in the first place</w:t>
      </w:r>
      <w:r w:rsidRPr="00DD6EBA">
        <w:rPr>
          <w:rFonts w:eastAsia="Times New Roman"/>
          <w:b/>
          <w:sz w:val="20"/>
          <w:u w:val="single"/>
        </w:rPr>
        <w:t>.</w:t>
      </w:r>
      <w:r w:rsidRPr="00DD6EBA">
        <w:rPr>
          <w:rFonts w:eastAsia="Calibri"/>
          <w:sz w:val="16"/>
        </w:rPr>
        <w:t xml:space="preserve"> While it is too early to suggest any definitive answer to the question of criticism of resistance, some preliminary arguments as to why critics should not pursue out-law discourses can be offered: (1) </w:t>
      </w:r>
      <w:r w:rsidRPr="00DD6EBA">
        <w:rPr>
          <w:rFonts w:eastAsia="Calibri"/>
          <w:u w:val="single"/>
        </w:rPr>
        <w:t xml:space="preserve">Hidden out-law discourses may have </w:t>
      </w:r>
      <w:r w:rsidRPr="00DD6EBA">
        <w:rPr>
          <w:rFonts w:eastAsia="Calibri"/>
          <w:b/>
          <w:iCs/>
          <w:u w:val="single"/>
        </w:rPr>
        <w:t>good reasons to stay hidden</w:t>
      </w:r>
      <w:r w:rsidRPr="00DD6EBA">
        <w:rPr>
          <w:rFonts w:eastAsia="Calibri"/>
          <w:sz w:val="16"/>
        </w:rPr>
        <w:t xml:space="preserve">. Sloop and Ono specifically instruct us that "the logic of the out-law must constantly be searched for, brought forth" (66) and used to disrupt dominant practices. But </w:t>
      </w:r>
      <w:r w:rsidRPr="007C0179">
        <w:rPr>
          <w:rFonts w:eastAsia="Times New Roman"/>
          <w:b/>
          <w:sz w:val="20"/>
          <w:highlight w:val="green"/>
          <w:u w:val="single"/>
        </w:rPr>
        <w:t>are we to believe that</w:t>
      </w:r>
      <w:r w:rsidRPr="00DD6EBA">
        <w:rPr>
          <w:rFonts w:eastAsia="Calibri"/>
          <w:sz w:val="16"/>
        </w:rPr>
        <w:t xml:space="preserve"> all out-law discourses are prepared to mount such a challenge to the dominant cultural logic? Or, indeed, that the </w:t>
      </w:r>
      <w:r w:rsidRPr="007C0179">
        <w:rPr>
          <w:rFonts w:eastAsia="Times New Roman"/>
          <w:b/>
          <w:sz w:val="20"/>
          <w:highlight w:val="green"/>
          <w:u w:val="single"/>
        </w:rPr>
        <w:t>members of out-law communities are prepared to be brought into the arena of public surveillance</w:t>
      </w:r>
      <w:r w:rsidRPr="00DD6EBA">
        <w:rPr>
          <w:rFonts w:eastAsia="Times New Roman"/>
          <w:b/>
          <w:sz w:val="20"/>
          <w:u w:val="single"/>
        </w:rPr>
        <w:t xml:space="preserve"> </w:t>
      </w:r>
      <w:r w:rsidRPr="00DD6EBA">
        <w:rPr>
          <w:rFonts w:eastAsia="Calibri"/>
          <w:sz w:val="16"/>
        </w:rPr>
        <w:t xml:space="preserve">in the service of reconstituting logics of litigation? It seems highly unlikely that all divergent cultural groups have developed equally, or that all members of these groups share Sloop and Ono's "imperial impulse" (51) to promote their conceptions and practices of justice. (2) Academic critical discourse is not transparent. Here I allude to the overall problem of translation (see Foucault 1994; Lyotard 1988; Lyotard and Thebaud 1985; </w:t>
      </w:r>
      <w:proofErr w:type="spellStart"/>
      <w:r w:rsidRPr="00DD6EBA">
        <w:rPr>
          <w:rFonts w:eastAsia="Calibri"/>
          <w:sz w:val="16"/>
        </w:rPr>
        <w:t>Zabus</w:t>
      </w:r>
      <w:proofErr w:type="spellEnd"/>
      <w:r w:rsidRPr="00DD6EBA">
        <w:rPr>
          <w:rFonts w:eastAsia="Calibri"/>
          <w:sz w:val="16"/>
        </w:rPr>
        <w:t xml:space="preserve">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Are out-law discourses merely tools to be exploited and discarded in the pursuit of returning leftist academic dis- course to the center? (3) Perhaps the academic translation of out-law discourse could be true to the internal logic of the out-law community. </w:t>
      </w:r>
      <w:proofErr w:type="gramStart"/>
      <w:r w:rsidRPr="00DD6EBA">
        <w:rPr>
          <w:rFonts w:eastAsia="Times New Roman"/>
          <w:b/>
          <w:sz w:val="20"/>
          <w:u w:val="single"/>
        </w:rPr>
        <w:t>And,</w:t>
      </w:r>
      <w:proofErr w:type="gramEnd"/>
      <w:r w:rsidRPr="00DD6EBA">
        <w:rPr>
          <w:rFonts w:eastAsia="Times New Roman"/>
          <w:b/>
          <w:sz w:val="20"/>
          <w:u w:val="single"/>
        </w:rPr>
        <w:t xml:space="preserve"> </w:t>
      </w:r>
      <w:r w:rsidRPr="007C0179">
        <w:rPr>
          <w:rFonts w:eastAsia="Times New Roman"/>
          <w:b/>
          <w:sz w:val="20"/>
          <w:highlight w:val="green"/>
          <w:u w:val="single"/>
        </w:rPr>
        <w:t>perhaps</w:t>
      </w:r>
      <w:r w:rsidRPr="00DD6EBA">
        <w:rPr>
          <w:rFonts w:eastAsia="Times New Roman"/>
          <w:b/>
          <w:sz w:val="20"/>
          <w:u w:val="single"/>
        </w:rPr>
        <w:t xml:space="preserve"> the </w:t>
      </w:r>
      <w:r w:rsidRPr="007C0179">
        <w:rPr>
          <w:rFonts w:eastAsia="Times New Roman"/>
          <w:b/>
          <w:sz w:val="20"/>
          <w:highlight w:val="green"/>
          <w:u w:val="single"/>
        </w:rPr>
        <w:t>re-presentation</w:t>
      </w:r>
      <w:r w:rsidRPr="00DD6EBA">
        <w:rPr>
          <w:rFonts w:eastAsia="Times New Roman"/>
          <w:b/>
          <w:sz w:val="20"/>
          <w:u w:val="single"/>
        </w:rPr>
        <w:t xml:space="preserve"> of out-law logic within the academic community </w:t>
      </w:r>
      <w:r w:rsidRPr="007C0179">
        <w:rPr>
          <w:rFonts w:eastAsia="Times New Roman"/>
          <w:b/>
          <w:sz w:val="20"/>
          <w:highlight w:val="green"/>
          <w:u w:val="single"/>
        </w:rPr>
        <w:t>will bestow</w:t>
      </w:r>
      <w:r w:rsidRPr="00DD6EBA">
        <w:rPr>
          <w:rFonts w:eastAsia="Times New Roman"/>
          <w:b/>
          <w:sz w:val="20"/>
          <w:u w:val="single"/>
        </w:rPr>
        <w:t xml:space="preserve"> a degree of </w:t>
      </w:r>
      <w:r w:rsidRPr="007C0179">
        <w:rPr>
          <w:rFonts w:eastAsia="Times New Roman"/>
          <w:b/>
          <w:sz w:val="20"/>
          <w:highlight w:val="green"/>
          <w:u w:val="single"/>
        </w:rPr>
        <w:t>legitimacy</w:t>
      </w:r>
      <w:r w:rsidRPr="00DD6EBA">
        <w:rPr>
          <w:rFonts w:eastAsia="Times New Roman"/>
          <w:b/>
          <w:sz w:val="20"/>
          <w:u w:val="single"/>
        </w:rPr>
        <w:t xml:space="preserve"> on the out-law community. </w:t>
      </w:r>
      <w:r w:rsidRPr="007C0179">
        <w:rPr>
          <w:rFonts w:eastAsia="Times New Roman"/>
          <w:b/>
          <w:sz w:val="20"/>
          <w:highlight w:val="green"/>
          <w:u w:val="single"/>
        </w:rPr>
        <w:t>Nonetheless, the effect</w:t>
      </w:r>
      <w:r w:rsidRPr="00DD6EBA">
        <w:rPr>
          <w:rFonts w:eastAsia="Times New Roman"/>
          <w:b/>
          <w:sz w:val="20"/>
          <w:u w:val="single"/>
        </w:rPr>
        <w:t xml:space="preserve"> of legitimizing out-law discourse </w:t>
      </w:r>
      <w:r w:rsidRPr="007C0179">
        <w:rPr>
          <w:rFonts w:eastAsia="Times New Roman"/>
          <w:b/>
          <w:sz w:val="20"/>
          <w:highlight w:val="green"/>
          <w:u w:val="single"/>
        </w:rPr>
        <w:t>is</w:t>
      </w:r>
      <w:r w:rsidRPr="00DD6EBA">
        <w:rPr>
          <w:rFonts w:eastAsia="Times New Roman"/>
          <w:b/>
          <w:sz w:val="20"/>
          <w:u w:val="single"/>
        </w:rPr>
        <w:t xml:space="preserve"> unknown and potentially </w:t>
      </w:r>
      <w:r w:rsidRPr="007C0179">
        <w:rPr>
          <w:rFonts w:eastAsia="Times New Roman"/>
          <w:b/>
          <w:sz w:val="20"/>
          <w:highlight w:val="green"/>
          <w:u w:val="single"/>
        </w:rPr>
        <w:t>destructive</w:t>
      </w:r>
      <w:r w:rsidRPr="00DD6EBA">
        <w:rPr>
          <w:rFonts w:eastAsia="Times New Roman"/>
          <w:b/>
          <w:sz w:val="20"/>
          <w:u w:val="single"/>
        </w:rPr>
        <w:t xml:space="preserve">. </w:t>
      </w:r>
      <w:proofErr w:type="gramStart"/>
      <w:r w:rsidRPr="00DD6EBA">
        <w:rPr>
          <w:rFonts w:eastAsia="Times New Roman"/>
          <w:b/>
          <w:sz w:val="20"/>
          <w:u w:val="single"/>
        </w:rPr>
        <w:t xml:space="preserve">In an effort </w:t>
      </w:r>
      <w:r w:rsidRPr="007C0179">
        <w:rPr>
          <w:rFonts w:eastAsia="Times New Roman"/>
          <w:b/>
          <w:sz w:val="20"/>
          <w:highlight w:val="green"/>
          <w:u w:val="single"/>
        </w:rPr>
        <w:t>to</w:t>
      </w:r>
      <w:proofErr w:type="gramEnd"/>
      <w:r w:rsidRPr="007C0179">
        <w:rPr>
          <w:rFonts w:eastAsia="Times New Roman"/>
          <w:b/>
          <w:sz w:val="20"/>
          <w:highlight w:val="green"/>
          <w:u w:val="single"/>
        </w:rPr>
        <w:t xml:space="preserve"> siphon</w:t>
      </w:r>
      <w:r w:rsidRPr="00DD6EBA">
        <w:rPr>
          <w:rFonts w:eastAsia="Times New Roman"/>
          <w:b/>
          <w:sz w:val="20"/>
          <w:u w:val="single"/>
        </w:rPr>
        <w:t xml:space="preserve"> the political </w:t>
      </w:r>
      <w:r w:rsidRPr="007C0179">
        <w:rPr>
          <w:rFonts w:eastAsia="Times New Roman"/>
          <w:b/>
          <w:sz w:val="20"/>
          <w:highlight w:val="green"/>
          <w:u w:val="single"/>
        </w:rPr>
        <w:t>energy</w:t>
      </w:r>
      <w:r w:rsidRPr="00DD6EBA">
        <w:rPr>
          <w:rFonts w:eastAsia="Times New Roman"/>
          <w:b/>
          <w:sz w:val="20"/>
          <w:u w:val="single"/>
        </w:rPr>
        <w:t xml:space="preserve"> of out-law discourse </w:t>
      </w:r>
      <w:r w:rsidRPr="007C0179">
        <w:rPr>
          <w:rFonts w:eastAsia="Times New Roman"/>
          <w:b/>
          <w:sz w:val="20"/>
          <w:highlight w:val="green"/>
          <w:u w:val="single"/>
        </w:rPr>
        <w:t>into academic practice, we</w:t>
      </w:r>
      <w:r w:rsidRPr="00DD6EBA">
        <w:rPr>
          <w:rFonts w:eastAsia="Times New Roman"/>
          <w:b/>
          <w:sz w:val="20"/>
          <w:u w:val="single"/>
        </w:rPr>
        <w:t xml:space="preserve"> may ultimately </w:t>
      </w:r>
      <w:r w:rsidRPr="007C0179">
        <w:rPr>
          <w:rFonts w:eastAsia="Times New Roman"/>
          <w:b/>
          <w:sz w:val="20"/>
          <w:highlight w:val="green"/>
          <w:u w:val="single"/>
        </w:rPr>
        <w:t>destroy</w:t>
      </w:r>
      <w:r w:rsidRPr="00DD6EBA">
        <w:rPr>
          <w:rFonts w:eastAsia="Times New Roman"/>
          <w:b/>
          <w:sz w:val="20"/>
          <w:u w:val="single"/>
        </w:rPr>
        <w:t xml:space="preserve"> the dissatisfaction that serves as </w:t>
      </w:r>
      <w:r w:rsidRPr="007C0179">
        <w:rPr>
          <w:rFonts w:eastAsia="Times New Roman"/>
          <w:b/>
          <w:sz w:val="20"/>
          <w:highlight w:val="green"/>
          <w:u w:val="single"/>
        </w:rPr>
        <w:t>a cathexis</w:t>
      </w:r>
      <w:r w:rsidRPr="00DD6EBA">
        <w:rPr>
          <w:rFonts w:eastAsia="Times New Roman"/>
          <w:b/>
          <w:sz w:val="20"/>
          <w:u w:val="single"/>
        </w:rPr>
        <w:t xml:space="preserve"> for these out-law discourses. It seems possible that academic </w:t>
      </w:r>
      <w:r w:rsidRPr="007C0179">
        <w:rPr>
          <w:rFonts w:eastAsia="Times New Roman"/>
          <w:b/>
          <w:sz w:val="20"/>
          <w:highlight w:val="green"/>
          <w:u w:val="single"/>
        </w:rPr>
        <w:t>recognition</w:t>
      </w:r>
      <w:r w:rsidRPr="00DD6EBA">
        <w:rPr>
          <w:rFonts w:eastAsia="Times New Roman"/>
          <w:b/>
          <w:sz w:val="20"/>
          <w:u w:val="single"/>
        </w:rPr>
        <w:t xml:space="preserve"> might </w:t>
      </w:r>
      <w:r w:rsidRPr="007C0179">
        <w:rPr>
          <w:rFonts w:eastAsia="Times New Roman"/>
          <w:b/>
          <w:sz w:val="20"/>
          <w:highlight w:val="green"/>
          <w:u w:val="single"/>
        </w:rPr>
        <w:t>take the place of</w:t>
      </w:r>
      <w:r w:rsidRPr="00DD6EBA">
        <w:rPr>
          <w:rFonts w:eastAsia="Times New Roman"/>
          <w:b/>
          <w:sz w:val="20"/>
          <w:u w:val="single"/>
        </w:rPr>
        <w:t xml:space="preserve"> struggle for </w:t>
      </w:r>
      <w:r w:rsidRPr="007C0179">
        <w:rPr>
          <w:rFonts w:eastAsia="Times New Roman"/>
          <w:b/>
          <w:sz w:val="20"/>
          <w:highlight w:val="green"/>
          <w:u w:val="single"/>
        </w:rPr>
        <w:t>material opportunities</w:t>
      </w:r>
      <w:r w:rsidRPr="00DD6EBA">
        <w:rPr>
          <w:rFonts w:eastAsia="Times New Roman"/>
          <w:b/>
          <w:sz w:val="20"/>
          <w:u w:val="single"/>
        </w:rPr>
        <w:t xml:space="preserve"> (see Fraser 1997). </w:t>
      </w:r>
      <w:proofErr w:type="gramStart"/>
      <w:r w:rsidRPr="007C0179">
        <w:rPr>
          <w:rFonts w:eastAsia="Times New Roman"/>
          <w:b/>
          <w:sz w:val="20"/>
          <w:highlight w:val="green"/>
          <w:u w:val="single"/>
        </w:rPr>
        <w:t>But,</w:t>
      </w:r>
      <w:proofErr w:type="gramEnd"/>
      <w:r w:rsidRPr="007C0179">
        <w:rPr>
          <w:rFonts w:eastAsia="Times New Roman"/>
          <w:b/>
          <w:sz w:val="20"/>
          <w:highlight w:val="green"/>
          <w:u w:val="single"/>
        </w:rPr>
        <w:t xml:space="preserve"> will</w:t>
      </w:r>
      <w:r w:rsidRPr="00DD6EBA">
        <w:rPr>
          <w:rFonts w:eastAsia="Times New Roman"/>
          <w:b/>
          <w:sz w:val="20"/>
          <w:u w:val="single"/>
        </w:rPr>
        <w:t xml:space="preserve"> academic </w:t>
      </w:r>
      <w:r w:rsidRPr="007C0179">
        <w:rPr>
          <w:rFonts w:eastAsia="Times New Roman"/>
          <w:b/>
          <w:sz w:val="20"/>
          <w:highlight w:val="green"/>
          <w:u w:val="single"/>
        </w:rPr>
        <w:t>legitimation create any</w:t>
      </w:r>
      <w:r w:rsidRPr="00DD6EBA">
        <w:rPr>
          <w:rFonts w:eastAsia="Times New Roman"/>
          <w:b/>
          <w:sz w:val="20"/>
          <w:u w:val="single"/>
        </w:rPr>
        <w:t xml:space="preserve"> material </w:t>
      </w:r>
      <w:r w:rsidRPr="007C0179">
        <w:rPr>
          <w:rFonts w:eastAsia="Times New Roman"/>
          <w:b/>
          <w:sz w:val="20"/>
          <w:highlight w:val="green"/>
          <w:u w:val="single"/>
        </w:rPr>
        <w:t>changes in</w:t>
      </w:r>
      <w:r w:rsidRPr="00DD6EBA">
        <w:rPr>
          <w:rFonts w:eastAsia="Times New Roman"/>
          <w:b/>
          <w:sz w:val="20"/>
          <w:u w:val="single"/>
        </w:rPr>
        <w:t xml:space="preserve"> the </w:t>
      </w:r>
      <w:r w:rsidRPr="007C0179">
        <w:rPr>
          <w:rFonts w:eastAsia="Times New Roman"/>
          <w:b/>
          <w:sz w:val="20"/>
          <w:highlight w:val="green"/>
          <w:u w:val="single"/>
        </w:rPr>
        <w:t>conditions</w:t>
      </w:r>
      <w:r w:rsidRPr="00DD6EBA">
        <w:rPr>
          <w:rFonts w:eastAsia="Times New Roman"/>
          <w:b/>
          <w:sz w:val="20"/>
          <w:u w:val="single"/>
        </w:rPr>
        <w:t xml:space="preserve"> of out-law communities</w:t>
      </w:r>
      <w:r w:rsidRPr="00DD6EBA">
        <w:rPr>
          <w:rFonts w:eastAsia="Calibri"/>
          <w:u w:val="single"/>
        </w:rPr>
        <w:t>?</w:t>
      </w:r>
      <w:r w:rsidRPr="00DD6EBA">
        <w:rPr>
          <w:rFonts w:eastAsia="Calibri"/>
          <w:sz w:val="16"/>
        </w:rPr>
        <w:t xml:space="preserve"> I mean to suggest, not that it is better to allow the out-law community to suffer for its cause, but rather that incorporating the struggle into an (admittedly) impotent academic critique does not offer a prima facie alternative. (4) Criticism of resistance denies the practical and theoretical importance of opportunity. Returning to De Certeau's notion of tactics, the crucial element of these discursive moves is their use of opportunity to disrupt the proper authority of the dominant. The </w:t>
      </w:r>
      <w:proofErr w:type="spellStart"/>
      <w:r w:rsidRPr="00DD6EBA">
        <w:rPr>
          <w:rFonts w:eastAsia="Calibri"/>
          <w:sz w:val="16"/>
        </w:rPr>
        <w:t>kairos</w:t>
      </w:r>
      <w:proofErr w:type="spellEnd"/>
      <w:r w:rsidRPr="00DD6EBA">
        <w:rPr>
          <w:rFonts w:eastAsia="Calibri"/>
          <w:sz w:val="16"/>
        </w:rPr>
        <w:t xml:space="preserve"> of intervention provides the key to undermining "in-law" discourses. But when is the "right moment in time" for the academic reproduction of out-law discourse? Mapping the points of resistance (ala Foucault and Biesecker) entails interrogating "in-law" discourses for their incongruities and contradictions, not turning the academic gaze upon those communities waiting for an opportunity. Out-laws do not lurk in the forefront (66), hoping to be exposed by academic critics; they wait for the right moment for their disruption. Rhetoricians can provide rhetorical instructions for seeking opportunities and for exploiting these opportunities (literally making the culturally weaker argument the stronger), but this does not justify interrogating (intervening in) the cultural logics of the marginalized. 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 resistance and rhetorical criticism. Rhetorical criticism As I have suggested, my purpose is to use the provocative nature of </w:t>
      </w:r>
      <w:r w:rsidRPr="00DD6EBA">
        <w:rPr>
          <w:rFonts w:eastAsia="Calibri"/>
          <w:sz w:val="16"/>
        </w:rPr>
        <w:lastRenderedPageBreak/>
        <w:t xml:space="preserve">Sloop and Ono's project to extend disputes regarding the ends of rhetorical criticism. Diverging perspectives on the ends of criticism have been categorized by Barbara Warnick (1992) as falling along four general lines: artist, analyst, audience, and advocate. Leah Ceccarelli (1997) discerns similar categories around the aesthetic, epistemic, and political ends of rhetorical criticism. The out-law discourse project presents clear ties to the notion of critic as advocate. </w:t>
      </w:r>
      <w:r w:rsidRPr="00DD6EBA">
        <w:rPr>
          <w:rFonts w:eastAsia="Times New Roman"/>
          <w:b/>
          <w:sz w:val="20"/>
          <w:u w:val="single"/>
        </w:rPr>
        <w:t xml:space="preserve">For Sloop and Ono, the critic is an interested party, discerning (and at times disputing) the underlying values and forces contained within a discourse. Additionally, however, </w:t>
      </w:r>
      <w:r w:rsidRPr="007C0179">
        <w:rPr>
          <w:rFonts w:eastAsia="Times New Roman"/>
          <w:b/>
          <w:sz w:val="20"/>
          <w:highlight w:val="green"/>
          <w:u w:val="single"/>
        </w:rPr>
        <w:t>the</w:t>
      </w:r>
      <w:r w:rsidRPr="00DD6EBA">
        <w:rPr>
          <w:rFonts w:eastAsia="Times New Roman"/>
          <w:b/>
          <w:sz w:val="20"/>
          <w:u w:val="single"/>
        </w:rPr>
        <w:t xml:space="preserve"> out-law discourse </w:t>
      </w:r>
      <w:r w:rsidRPr="007C0179">
        <w:rPr>
          <w:rFonts w:eastAsia="Times New Roman"/>
          <w:b/>
          <w:sz w:val="20"/>
          <w:highlight w:val="green"/>
          <w:u w:val="single"/>
        </w:rPr>
        <w:t>critic is</w:t>
      </w:r>
      <w:r w:rsidRPr="00DD6EBA">
        <w:rPr>
          <w:rFonts w:eastAsia="Times New Roman"/>
          <w:b/>
          <w:sz w:val="20"/>
          <w:u w:val="single"/>
        </w:rPr>
        <w:t xml:space="preserve"> an analyst </w:t>
      </w:r>
      <w:r w:rsidRPr="007C0179">
        <w:rPr>
          <w:rFonts w:eastAsia="Times New Roman"/>
          <w:b/>
          <w:sz w:val="20"/>
          <w:highlight w:val="green"/>
          <w:u w:val="single"/>
        </w:rPr>
        <w:t>focusing on</w:t>
      </w:r>
      <w:r w:rsidRPr="00DD6EBA">
        <w:rPr>
          <w:rFonts w:eastAsia="Times New Roman"/>
          <w:b/>
          <w:sz w:val="20"/>
          <w:u w:val="single"/>
        </w:rPr>
        <w:t xml:space="preserve"> the </w:t>
      </w:r>
      <w:r w:rsidRPr="007C0179">
        <w:rPr>
          <w:rFonts w:eastAsia="Times New Roman"/>
          <w:b/>
          <w:sz w:val="20"/>
          <w:highlight w:val="green"/>
          <w:u w:val="single"/>
        </w:rPr>
        <w:t>hidden</w:t>
      </w:r>
      <w:r w:rsidRPr="00DD6EBA">
        <w:rPr>
          <w:rFonts w:eastAsia="Times New Roman"/>
          <w:b/>
          <w:sz w:val="20"/>
          <w:u w:val="single"/>
        </w:rPr>
        <w:t xml:space="preserve">, aberrant </w:t>
      </w:r>
      <w:r w:rsidRPr="007C0179">
        <w:rPr>
          <w:rFonts w:eastAsia="Times New Roman"/>
          <w:b/>
          <w:sz w:val="20"/>
          <w:highlight w:val="green"/>
          <w:u w:val="single"/>
        </w:rPr>
        <w:t>texts</w:t>
      </w:r>
      <w:r w:rsidRPr="00DD6EBA">
        <w:rPr>
          <w:rFonts w:eastAsia="Times New Roman"/>
          <w:b/>
          <w:sz w:val="20"/>
          <w:u w:val="single"/>
        </w:rPr>
        <w:t xml:space="preserve"> of the out-law </w:t>
      </w:r>
      <w:r w:rsidRPr="007C0179">
        <w:rPr>
          <w:rFonts w:eastAsia="Times New Roman"/>
          <w:b/>
          <w:sz w:val="20"/>
          <w:highlight w:val="green"/>
          <w:u w:val="single"/>
        </w:rPr>
        <w:t>and "rendering]</w:t>
      </w:r>
      <w:r w:rsidRPr="00DD6EBA">
        <w:rPr>
          <w:rFonts w:eastAsia="Times New Roman"/>
          <w:b/>
          <w:sz w:val="20"/>
          <w:u w:val="single"/>
        </w:rPr>
        <w:t xml:space="preserve"> an incoherent or esoteric text </w:t>
      </w:r>
      <w:r w:rsidRPr="007C0179">
        <w:rPr>
          <w:rFonts w:eastAsia="Times New Roman"/>
          <w:b/>
          <w:sz w:val="20"/>
          <w:highlight w:val="green"/>
          <w:u w:val="single"/>
        </w:rPr>
        <w:t>comprehensible"</w:t>
      </w:r>
      <w:r w:rsidRPr="00DD6EBA">
        <w:rPr>
          <w:rFonts w:eastAsia="Times New Roman"/>
          <w:b/>
          <w:sz w:val="20"/>
          <w:u w:val="single"/>
        </w:rPr>
        <w:t xml:space="preserve"> </w:t>
      </w:r>
      <w:r w:rsidRPr="00DD6EBA">
        <w:rPr>
          <w:rFonts w:eastAsia="Calibri"/>
          <w:sz w:val="16"/>
        </w:rPr>
        <w:t>(Warnick 1992, 233). Now, I am not suggesting that a critic must serve only one function or that the roles of advocate and analyst are mutually exclusive; rather</w:t>
      </w:r>
      <w:r w:rsidRPr="00DD6EBA">
        <w:rPr>
          <w:rFonts w:eastAsia="Times New Roman"/>
          <w:b/>
          <w:sz w:val="20"/>
          <w:u w:val="single"/>
        </w:rPr>
        <w:t xml:space="preserve">, these </w:t>
      </w:r>
      <w:proofErr w:type="spellStart"/>
      <w:r w:rsidRPr="00DD6EBA">
        <w:rPr>
          <w:rFonts w:eastAsia="Times New Roman"/>
          <w:b/>
          <w:sz w:val="20"/>
          <w:u w:val="single"/>
        </w:rPr>
        <w:t>entanglings</w:t>
      </w:r>
      <w:proofErr w:type="spellEnd"/>
      <w:r w:rsidRPr="00DD6EBA">
        <w:rPr>
          <w:rFonts w:eastAsia="Times New Roman"/>
          <w:b/>
          <w:sz w:val="20"/>
          <w:u w:val="single"/>
        </w:rPr>
        <w:t xml:space="preserve"> of power</w:t>
      </w:r>
      <w:r w:rsidRPr="00DD6EBA">
        <w:rPr>
          <w:rFonts w:eastAsia="Calibri"/>
          <w:sz w:val="16"/>
        </w:rPr>
        <w:t xml:space="preserve"> (political ends) </w:t>
      </w:r>
      <w:r w:rsidRPr="00DD6EBA">
        <w:rPr>
          <w:rFonts w:eastAsia="Times New Roman"/>
          <w:b/>
          <w:sz w:val="20"/>
          <w:u w:val="single"/>
        </w:rPr>
        <w:t>and knowledge</w:t>
      </w:r>
      <w:r w:rsidRPr="00DD6EBA">
        <w:rPr>
          <w:rFonts w:eastAsia="Calibri"/>
          <w:sz w:val="16"/>
        </w:rPr>
        <w:t xml:space="preserve"> (epistemic ends) </w:t>
      </w:r>
      <w:r w:rsidRPr="00DD6EBA">
        <w:rPr>
          <w:rFonts w:eastAsia="Calibri"/>
          <w:u w:val="single"/>
        </w:rPr>
        <w:t>are inevitable</w:t>
      </w:r>
      <w:r w:rsidRPr="00DD6EBA">
        <w:rPr>
          <w:rFonts w:eastAsia="Calibri"/>
          <w:sz w:val="16"/>
        </w:rPr>
        <w:t xml:space="preserve">. My concern is that we </w:t>
      </w:r>
      <w:proofErr w:type="gramStart"/>
      <w:r w:rsidRPr="00DD6EBA">
        <w:rPr>
          <w:rFonts w:eastAsia="Calibri"/>
          <w:sz w:val="16"/>
        </w:rPr>
        <w:t>not neglect</w:t>
      </w:r>
      <w:proofErr w:type="gramEnd"/>
      <w:r w:rsidRPr="00DD6EBA">
        <w:rPr>
          <w:rFonts w:eastAsia="Calibri"/>
          <w:sz w:val="16"/>
        </w:rPr>
        <w:t xml:space="preserve"> the complexity of these entanglements. </w:t>
      </w:r>
      <w:r w:rsidRPr="00DD6EBA">
        <w:rPr>
          <w:rFonts w:eastAsia="Times New Roman"/>
          <w:b/>
          <w:sz w:val="20"/>
          <w:u w:val="single"/>
        </w:rPr>
        <w:t>Turning covert</w:t>
      </w:r>
      <w:r w:rsidRPr="00DD6EBA">
        <w:rPr>
          <w:rFonts w:eastAsia="Calibri"/>
          <w:b/>
          <w:iCs/>
          <w:u w:val="single"/>
        </w:rPr>
        <w:t xml:space="preserve"> </w:t>
      </w:r>
      <w:r w:rsidRPr="00DD6EBA">
        <w:rPr>
          <w:rFonts w:eastAsia="Times New Roman"/>
          <w:b/>
          <w:sz w:val="20"/>
          <w:u w:val="single"/>
        </w:rPr>
        <w:t xml:space="preserve">out-law </w:t>
      </w:r>
      <w:r w:rsidRPr="007C0179">
        <w:rPr>
          <w:rFonts w:eastAsia="Times New Roman"/>
          <w:b/>
          <w:sz w:val="20"/>
          <w:highlight w:val="green"/>
          <w:u w:val="single"/>
        </w:rPr>
        <w:t>discourses into objects of</w:t>
      </w:r>
      <w:r w:rsidRPr="00DD6EBA">
        <w:rPr>
          <w:rFonts w:eastAsia="Times New Roman"/>
          <w:b/>
          <w:sz w:val="20"/>
          <w:u w:val="single"/>
        </w:rPr>
        <w:t xml:space="preserve"> our </w:t>
      </w:r>
      <w:r w:rsidRPr="007C0179">
        <w:rPr>
          <w:rFonts w:eastAsia="Times New Roman"/>
          <w:b/>
          <w:sz w:val="20"/>
          <w:highlight w:val="green"/>
          <w:u w:val="single"/>
        </w:rPr>
        <w:t>analyses</w:t>
      </w:r>
      <w:r w:rsidRPr="00DD6EBA">
        <w:rPr>
          <w:rFonts w:eastAsia="Times New Roman"/>
          <w:b/>
          <w:sz w:val="20"/>
          <w:u w:val="single"/>
        </w:rPr>
        <w:t xml:space="preserve"> runs the </w:t>
      </w:r>
      <w:r w:rsidRPr="007C0179">
        <w:rPr>
          <w:rFonts w:eastAsia="Times New Roman"/>
          <w:b/>
          <w:sz w:val="20"/>
          <w:highlight w:val="green"/>
          <w:u w:val="single"/>
        </w:rPr>
        <w:t>risk</w:t>
      </w:r>
      <w:r w:rsidRPr="00DD6EBA">
        <w:rPr>
          <w:rFonts w:eastAsia="Times New Roman"/>
          <w:b/>
          <w:sz w:val="20"/>
          <w:u w:val="single"/>
        </w:rPr>
        <w:t xml:space="preserve"> of </w:t>
      </w:r>
      <w:r w:rsidRPr="007C0179">
        <w:rPr>
          <w:rFonts w:eastAsia="Times New Roman"/>
          <w:b/>
          <w:sz w:val="20"/>
          <w:highlight w:val="green"/>
          <w:u w:val="single"/>
        </w:rPr>
        <w:t>subjecting them</w:t>
      </w:r>
      <w:r w:rsidRPr="00DD6EBA">
        <w:rPr>
          <w:rFonts w:eastAsia="Times New Roman"/>
          <w:b/>
          <w:sz w:val="20"/>
          <w:u w:val="single"/>
        </w:rPr>
        <w:t xml:space="preserve"> both </w:t>
      </w:r>
      <w:r w:rsidRPr="007C0179">
        <w:rPr>
          <w:rFonts w:eastAsia="Times New Roman"/>
          <w:b/>
          <w:sz w:val="20"/>
          <w:highlight w:val="green"/>
          <w:u w:val="single"/>
        </w:rPr>
        <w:t>to the gaze of the dominant and</w:t>
      </w:r>
      <w:r w:rsidRPr="00DD6EBA">
        <w:rPr>
          <w:rFonts w:eastAsia="Times New Roman"/>
          <w:b/>
          <w:sz w:val="20"/>
          <w:u w:val="single"/>
        </w:rPr>
        <w:t xml:space="preserve"> to </w:t>
      </w:r>
      <w:r w:rsidRPr="007C0179">
        <w:rPr>
          <w:rFonts w:eastAsia="Times New Roman"/>
          <w:b/>
          <w:sz w:val="20"/>
          <w:highlight w:val="green"/>
          <w:u w:val="single"/>
        </w:rPr>
        <w:t>the power relations of the academy</w:t>
      </w:r>
      <w:r w:rsidRPr="00DD6EBA">
        <w:rPr>
          <w:rFonts w:eastAsia="Calibri"/>
          <w:sz w:val="16"/>
        </w:rPr>
        <w:t>. As the works of Michel Foucault (especially 1979, 1980) aptly illustrate, practices presented as extending such noble goals as emancipation and humanity may endow institutions of confinement and objectification. Any justification for studying out-law dis- course because doing so may extend our political usefulness in the pursuit of emancipatory goals must not obscure the already existing power relations authorizing such studies. Our attempts to extend our domains of knowledge and expertise (authority) must not be pursued unreflexively.</w:t>
      </w:r>
    </w:p>
    <w:p w14:paraId="6EE4A949" w14:textId="73E093DA" w:rsidR="00660432" w:rsidRPr="00D61315" w:rsidRDefault="00313201" w:rsidP="00660432">
      <w:pPr>
        <w:pStyle w:val="Heading2"/>
        <w:rPr>
          <w:rFonts w:cs="Calibri"/>
        </w:rPr>
      </w:pPr>
      <w:r w:rsidRPr="00D61315">
        <w:rPr>
          <w:rFonts w:cs="Calibri"/>
        </w:rPr>
        <w:lastRenderedPageBreak/>
        <w:t>1NC---Case</w:t>
      </w:r>
    </w:p>
    <w:p w14:paraId="0BF59792" w14:textId="0BF5F46A" w:rsidR="003E488D" w:rsidRDefault="003E488D" w:rsidP="00C15BB7">
      <w:pPr>
        <w:pStyle w:val="Heading4"/>
        <w:rPr>
          <w:rFonts w:cs="Calibri"/>
        </w:rPr>
      </w:pPr>
      <w:r>
        <w:rPr>
          <w:rFonts w:cs="Calibri"/>
        </w:rPr>
        <w:t>2---The role of the judge is to decide who did the better debating---anything else is completely arbitrary and lets them pick standards where they always win---prevents clash and fairness.</w:t>
      </w:r>
    </w:p>
    <w:p w14:paraId="36BCD830" w14:textId="77777777" w:rsidR="003E488D" w:rsidRPr="003E488D" w:rsidRDefault="003E488D" w:rsidP="003E488D"/>
    <w:p w14:paraId="533317A9" w14:textId="1C60797C" w:rsidR="00C15BB7" w:rsidRPr="00D61315" w:rsidRDefault="003E488D" w:rsidP="00C15BB7">
      <w:pPr>
        <w:pStyle w:val="Heading4"/>
        <w:rPr>
          <w:rFonts w:cs="Calibri"/>
        </w:rPr>
      </w:pPr>
      <w:r>
        <w:rPr>
          <w:rFonts w:cs="Calibri"/>
        </w:rPr>
        <w:t>3---</w:t>
      </w:r>
      <w:r w:rsidR="00985C19" w:rsidRPr="00D61315">
        <w:rPr>
          <w:rFonts w:cs="Calibri"/>
        </w:rPr>
        <w:t xml:space="preserve">Aff </w:t>
      </w:r>
      <w:r w:rsidR="00C15BB7" w:rsidRPr="00D61315">
        <w:rPr>
          <w:rFonts w:cs="Calibri"/>
          <w:u w:val="single"/>
        </w:rPr>
        <w:t>fails</w:t>
      </w:r>
      <w:r w:rsidR="00C15BB7" w:rsidRPr="00D61315">
        <w:rPr>
          <w:rFonts w:cs="Calibri"/>
        </w:rPr>
        <w:t xml:space="preserve"> unless merged with </w:t>
      </w:r>
      <w:r w:rsidR="00160298">
        <w:rPr>
          <w:rFonts w:cs="Calibri"/>
          <w:u w:val="single"/>
        </w:rPr>
        <w:t>pragmatic</w:t>
      </w:r>
      <w:r w:rsidR="00C15BB7" w:rsidRPr="00D61315">
        <w:rPr>
          <w:rFonts w:cs="Calibri"/>
        </w:rPr>
        <w:t xml:space="preserve"> </w:t>
      </w:r>
      <w:r w:rsidR="00C15BB7" w:rsidRPr="00D61315">
        <w:rPr>
          <w:rFonts w:cs="Calibri"/>
          <w:u w:val="single"/>
        </w:rPr>
        <w:t>politics</w:t>
      </w:r>
      <w:r w:rsidR="00985C19" w:rsidRPr="00D61315">
        <w:rPr>
          <w:rFonts w:cs="Calibri"/>
        </w:rPr>
        <w:t>.</w:t>
      </w:r>
    </w:p>
    <w:p w14:paraId="6A1F980B" w14:textId="77777777" w:rsidR="00C15BB7" w:rsidRPr="00D61315" w:rsidRDefault="00C15BB7" w:rsidP="00C15BB7">
      <w:proofErr w:type="spellStart"/>
      <w:r w:rsidRPr="00D61315">
        <w:rPr>
          <w:rStyle w:val="Style13ptBold"/>
        </w:rPr>
        <w:t>Rahnema</w:t>
      </w:r>
      <w:proofErr w:type="spellEnd"/>
      <w:r w:rsidRPr="00D61315">
        <w:rPr>
          <w:rStyle w:val="Style13ptBold"/>
        </w:rPr>
        <w:t xml:space="preserve"> 17</w:t>
      </w:r>
      <w:r w:rsidRPr="00D61315">
        <w:t xml:space="preserve"> (Saeed, Retired Professor of Political Science and Public Policy and the Founding Director of the School of Public Policy and Administration at York University, “Introduction: The Question of Transition from Capitalism,” in </w:t>
      </w:r>
      <w:r w:rsidRPr="00D61315">
        <w:rPr>
          <w:i/>
          <w:iCs/>
        </w:rPr>
        <w:t>The Transition from Capitalism: Marxist Perspectives</w:t>
      </w:r>
      <w:r w:rsidRPr="00D61315">
        <w:t>, p. 17-21) NIJ</w:t>
      </w:r>
    </w:p>
    <w:p w14:paraId="02358A54" w14:textId="77777777" w:rsidR="00724204" w:rsidRDefault="00C15BB7" w:rsidP="00C15BB7">
      <w:pPr>
        <w:rPr>
          <w:sz w:val="12"/>
        </w:rPr>
      </w:pPr>
      <w:r w:rsidRPr="00D61315">
        <w:rPr>
          <w:sz w:val="12"/>
        </w:rPr>
        <w:t xml:space="preserve">Socialist left and labor </w:t>
      </w:r>
      <w:r w:rsidRPr="00D61315">
        <w:rPr>
          <w:rStyle w:val="Emphasis"/>
          <w:highlight w:val="green"/>
        </w:rPr>
        <w:t>activists are</w:t>
      </w:r>
      <w:r w:rsidRPr="00D61315">
        <w:rPr>
          <w:rStyle w:val="Emphasis"/>
        </w:rPr>
        <w:t xml:space="preserve"> perhaps </w:t>
      </w:r>
      <w:r w:rsidRPr="00D61315">
        <w:rPr>
          <w:rStyle w:val="Emphasis"/>
          <w:highlight w:val="green"/>
        </w:rPr>
        <w:t>at their weakest point and</w:t>
      </w:r>
      <w:r w:rsidRPr="00D61315">
        <w:rPr>
          <w:sz w:val="12"/>
        </w:rPr>
        <w:t xml:space="preserve"> have failed to challenge the crisis-ridden globalized capitalist system. This is partly </w:t>
      </w:r>
      <w:proofErr w:type="gramStart"/>
      <w:r w:rsidRPr="00D61315">
        <w:rPr>
          <w:sz w:val="12"/>
        </w:rPr>
        <w:t>due to the fact that</w:t>
      </w:r>
      <w:proofErr w:type="gramEnd"/>
      <w:r w:rsidRPr="00D61315">
        <w:rPr>
          <w:sz w:val="12"/>
        </w:rPr>
        <w:t xml:space="preserve"> many socialists at times </w:t>
      </w:r>
      <w:r w:rsidRPr="00D61315">
        <w:rPr>
          <w:rStyle w:val="Emphasis"/>
        </w:rPr>
        <w:t xml:space="preserve">are </w:t>
      </w:r>
      <w:r w:rsidRPr="00D61315">
        <w:rPr>
          <w:rStyle w:val="Emphasis"/>
          <w:highlight w:val="green"/>
        </w:rPr>
        <w:t>bogged down in idealistic</w:t>
      </w:r>
      <w:r w:rsidRPr="00D61315">
        <w:rPr>
          <w:rStyle w:val="Emphasis"/>
        </w:rPr>
        <w:t xml:space="preserve"> and impracticable </w:t>
      </w:r>
      <w:r w:rsidRPr="00D61315">
        <w:rPr>
          <w:rStyle w:val="Emphasis"/>
          <w:highlight w:val="green"/>
        </w:rPr>
        <w:t>interp</w:t>
      </w:r>
      <w:r w:rsidRPr="00D61315">
        <w:rPr>
          <w:rStyle w:val="Emphasis"/>
        </w:rPr>
        <w:t>retation</w:t>
      </w:r>
      <w:r w:rsidRPr="00D61315">
        <w:rPr>
          <w:rStyle w:val="Emphasis"/>
          <w:highlight w:val="green"/>
        </w:rPr>
        <w:t>s</w:t>
      </w:r>
      <w:r w:rsidRPr="00D61315">
        <w:rPr>
          <w:rStyle w:val="Emphasis"/>
        </w:rPr>
        <w:t xml:space="preserve"> of</w:t>
      </w:r>
      <w:r w:rsidRPr="00D61315">
        <w:rPr>
          <w:sz w:val="12"/>
        </w:rPr>
        <w:t xml:space="preserve"> the </w:t>
      </w:r>
      <w:r w:rsidRPr="00D61315">
        <w:rPr>
          <w:rStyle w:val="Emphasis"/>
        </w:rPr>
        <w:t>doctrine</w:t>
      </w:r>
      <w:r w:rsidRPr="00D61315">
        <w:rPr>
          <w:sz w:val="12"/>
        </w:rPr>
        <w:t xml:space="preserve">, riddled with what can be called </w:t>
      </w:r>
      <w:proofErr w:type="spellStart"/>
      <w:r w:rsidRPr="00D61315">
        <w:rPr>
          <w:sz w:val="12"/>
        </w:rPr>
        <w:t>ideologytis</w:t>
      </w:r>
      <w:proofErr w:type="spellEnd"/>
      <w:r w:rsidRPr="00D61315">
        <w:rPr>
          <w:sz w:val="12"/>
        </w:rPr>
        <w:t xml:space="preserve">. In many cases, </w:t>
      </w:r>
      <w:r w:rsidRPr="00D61315">
        <w:rPr>
          <w:rStyle w:val="Emphasis"/>
          <w:highlight w:val="green"/>
        </w:rPr>
        <w:t>this has</w:t>
      </w:r>
      <w:r w:rsidRPr="00D61315">
        <w:rPr>
          <w:rStyle w:val="Emphasis"/>
        </w:rPr>
        <w:t xml:space="preserve"> unfortunately [</w:t>
      </w:r>
      <w:r w:rsidRPr="00D61315">
        <w:rPr>
          <w:rStyle w:val="Emphasis"/>
          <w:highlight w:val="green"/>
        </w:rPr>
        <w:t>stymied</w:t>
      </w:r>
      <w:r w:rsidRPr="00D61315">
        <w:rPr>
          <w:rStyle w:val="Emphasis"/>
        </w:rPr>
        <w:t>]</w:t>
      </w:r>
      <w:r w:rsidRPr="00D61315">
        <w:rPr>
          <w:sz w:val="12"/>
        </w:rPr>
        <w:t xml:space="preserve"> </w:t>
      </w:r>
      <w:r w:rsidRPr="00D61315">
        <w:rPr>
          <w:dstrike/>
          <w:sz w:val="12"/>
        </w:rPr>
        <w:t>paralyzed</w:t>
      </w:r>
      <w:r w:rsidRPr="00D61315">
        <w:rPr>
          <w:sz w:val="12"/>
        </w:rPr>
        <w:t xml:space="preserve"> rational </w:t>
      </w:r>
      <w:r w:rsidRPr="00D61315">
        <w:rPr>
          <w:rStyle w:val="Emphasis"/>
          <w:highlight w:val="green"/>
        </w:rPr>
        <w:t xml:space="preserve">thinking and </w:t>
      </w:r>
      <w:proofErr w:type="gramStart"/>
      <w:r w:rsidRPr="00D61315">
        <w:rPr>
          <w:rStyle w:val="Emphasis"/>
          <w:highlight w:val="green"/>
        </w:rPr>
        <w:t>praxis</w:t>
      </w:r>
      <w:r w:rsidRPr="00D61315">
        <w:rPr>
          <w:rStyle w:val="Emphasis"/>
        </w:rPr>
        <w:t xml:space="preserve">, </w:t>
      </w:r>
      <w:r w:rsidRPr="00D61315">
        <w:rPr>
          <w:rStyle w:val="Emphasis"/>
          <w:highlight w:val="green"/>
        </w:rPr>
        <w:t>and</w:t>
      </w:r>
      <w:proofErr w:type="gramEnd"/>
      <w:r w:rsidRPr="00D61315">
        <w:rPr>
          <w:rStyle w:val="Emphasis"/>
          <w:highlight w:val="green"/>
        </w:rPr>
        <w:t xml:space="preserve"> </w:t>
      </w:r>
      <w:r w:rsidRPr="00D61315">
        <w:rPr>
          <w:rStyle w:val="Emphasis"/>
        </w:rPr>
        <w:t xml:space="preserve">has </w:t>
      </w:r>
      <w:r w:rsidRPr="00D61315">
        <w:rPr>
          <w:rStyle w:val="Emphasis"/>
          <w:highlight w:val="green"/>
        </w:rPr>
        <w:t>helped keep the</w:t>
      </w:r>
      <w:r w:rsidRPr="00D61315">
        <w:rPr>
          <w:sz w:val="12"/>
        </w:rPr>
        <w:t xml:space="preserve"> socialist </w:t>
      </w:r>
      <w:r w:rsidRPr="00D61315">
        <w:rPr>
          <w:rStyle w:val="Emphasis"/>
          <w:highlight w:val="green"/>
        </w:rPr>
        <w:t xml:space="preserve">left in the margins </w:t>
      </w:r>
      <w:r w:rsidRPr="00D61315">
        <w:rPr>
          <w:rStyle w:val="Emphasis"/>
        </w:rPr>
        <w:t>of politics</w:t>
      </w:r>
      <w:r w:rsidRPr="00D61315">
        <w:rPr>
          <w:sz w:val="12"/>
        </w:rPr>
        <w:t xml:space="preserve"> in their respective countries. </w:t>
      </w:r>
      <w:r w:rsidRPr="00D61315">
        <w:rPr>
          <w:rStyle w:val="Emphasis"/>
          <w:highlight w:val="green"/>
        </w:rPr>
        <w:t xml:space="preserve">Practical ways </w:t>
      </w:r>
      <w:r w:rsidRPr="00D61315">
        <w:rPr>
          <w:rStyle w:val="Emphasis"/>
        </w:rPr>
        <w:t>of</w:t>
      </w:r>
      <w:r w:rsidRPr="00D61315">
        <w:rPr>
          <w:sz w:val="12"/>
        </w:rPr>
        <w:t xml:space="preserve"> confronting capitalism and progressively </w:t>
      </w:r>
      <w:r w:rsidRPr="00D61315">
        <w:rPr>
          <w:rStyle w:val="Emphasis"/>
        </w:rPr>
        <w:t>moving toward</w:t>
      </w:r>
      <w:r w:rsidRPr="00D61315">
        <w:rPr>
          <w:sz w:val="12"/>
        </w:rPr>
        <w:t xml:space="preserve"> </w:t>
      </w:r>
      <w:r w:rsidRPr="00D61315">
        <w:rPr>
          <w:rStyle w:val="Emphasis"/>
        </w:rPr>
        <w:t xml:space="preserve">its alternative </w:t>
      </w:r>
      <w:r w:rsidRPr="00D61315">
        <w:rPr>
          <w:rStyle w:val="Emphasis"/>
          <w:highlight w:val="green"/>
        </w:rPr>
        <w:t xml:space="preserve">are not </w:t>
      </w:r>
      <w:r w:rsidRPr="00D61315">
        <w:rPr>
          <w:rStyle w:val="Emphasis"/>
        </w:rPr>
        <w:t xml:space="preserve">seriously </w:t>
      </w:r>
      <w:r w:rsidRPr="00D61315">
        <w:rPr>
          <w:rStyle w:val="Emphasis"/>
          <w:highlight w:val="green"/>
        </w:rPr>
        <w:t>taken into consideration</w:t>
      </w:r>
      <w:r w:rsidRPr="00D61315">
        <w:rPr>
          <w:sz w:val="12"/>
        </w:rPr>
        <w:t xml:space="preserve">. The notion of “phases” in social development and evolution does not mean that there is a distinct end point at one phase from which the clear starting point for the next begins. </w:t>
      </w:r>
      <w:r w:rsidRPr="00D61315">
        <w:rPr>
          <w:rStyle w:val="StyleUnderline"/>
        </w:rPr>
        <w:t>Social development is an uninterrupted and endless continuum</w:t>
      </w:r>
      <w:r w:rsidRPr="00D61315">
        <w:rPr>
          <w:sz w:val="12"/>
        </w:rPr>
        <w:t xml:space="preserve">, very much like the spectrum of light, </w:t>
      </w:r>
      <w:r w:rsidRPr="00D61315">
        <w:rPr>
          <w:rStyle w:val="StyleUnderline"/>
        </w:rPr>
        <w:t>through which many elements of the new formation and structures are germinated and gradually formed within the older ones, as well as elements of the old that perpetuate in the new.</w:t>
      </w:r>
      <w:r w:rsidRPr="00D61315">
        <w:rPr>
          <w:sz w:val="12"/>
        </w:rPr>
        <w:t xml:space="preserve"> This is partly what Marx envisaged for the transition from the post-capitalist “first” phase to the “higher” phase. He wrote, “communist society … emerges from capitalist </w:t>
      </w:r>
      <w:proofErr w:type="gramStart"/>
      <w:r w:rsidRPr="00D61315">
        <w:rPr>
          <w:sz w:val="12"/>
        </w:rPr>
        <w:t>society;</w:t>
      </w:r>
      <w:proofErr w:type="gramEnd"/>
      <w:r w:rsidRPr="00D61315">
        <w:rPr>
          <w:sz w:val="12"/>
        </w:rPr>
        <w:t xml:space="preserve"> which is thus in every respect, economically, morally, and intellectually, still stamped with the birth marks of the old society from whose womb it emerges”. 24 But what he, and his traditional followers, did not elaborate is the process of transition from capitalism to the “first” phase of post-capitalist society. </w:t>
      </w:r>
      <w:r w:rsidRPr="00D61315">
        <w:rPr>
          <w:rStyle w:val="StyleUnderline"/>
        </w:rPr>
        <w:t xml:space="preserve">Logically, in the same manner that some “economic, moral and intellectual” aspects of the “old society” continue in the new one, some aspects of the new society also </w:t>
      </w:r>
      <w:proofErr w:type="gramStart"/>
      <w:r w:rsidRPr="00D61315">
        <w:rPr>
          <w:rStyle w:val="StyleUnderline"/>
        </w:rPr>
        <w:t>have to</w:t>
      </w:r>
      <w:proofErr w:type="gramEnd"/>
      <w:r w:rsidRPr="00D61315">
        <w:rPr>
          <w:rStyle w:val="StyleUnderline"/>
        </w:rPr>
        <w:t xml:space="preserve"> have at least begun to germinate in the old one.</w:t>
      </w:r>
      <w:r w:rsidRPr="00D61315">
        <w:rPr>
          <w:sz w:val="12"/>
        </w:rPr>
        <w:t xml:space="preserve"> In other words, unless one believes in a jump from one social formation to another, some elements of socialism will also need to start within the capitalist era. Gramsci was among the first Marxist theoreticians to emphasize that </w:t>
      </w:r>
      <w:r w:rsidRPr="00D61315">
        <w:rPr>
          <w:rStyle w:val="StyleUnderline"/>
        </w:rPr>
        <w:t>the “new order” begins not from the moment of the collapse of the old order but from the process of preparing for the establishment of “counter hegemony” against the old order and at the height of its power. On this basis, it would be logical to envisage a preparatory phase prior</w:t>
      </w:r>
      <w:r w:rsidRPr="00D61315">
        <w:rPr>
          <w:sz w:val="12"/>
        </w:rPr>
        <w:t xml:space="preserve"> to the post-capitalism phases of socialism. </w:t>
      </w:r>
      <w:r w:rsidRPr="00D61315">
        <w:rPr>
          <w:rStyle w:val="StyleUnderline"/>
        </w:rPr>
        <w:t>This phase</w:t>
      </w:r>
      <w:r w:rsidRPr="00D61315">
        <w:rPr>
          <w:sz w:val="12"/>
        </w:rPr>
        <w:t xml:space="preserve"> takes place within the capitalist </w:t>
      </w:r>
      <w:proofErr w:type="gramStart"/>
      <w:r w:rsidRPr="00D61315">
        <w:rPr>
          <w:sz w:val="12"/>
        </w:rPr>
        <w:t>era</w:t>
      </w:r>
      <w:proofErr w:type="gramEnd"/>
      <w:r w:rsidRPr="00D61315">
        <w:rPr>
          <w:sz w:val="12"/>
        </w:rPr>
        <w:t xml:space="preserve"> and its aim </w:t>
      </w:r>
      <w:r w:rsidRPr="00D61315">
        <w:rPr>
          <w:rStyle w:val="StyleUnderline"/>
        </w:rPr>
        <w:t>is an incessant and steady struggle toward</w:t>
      </w:r>
      <w:r w:rsidRPr="00D61315">
        <w:rPr>
          <w:sz w:val="12"/>
        </w:rPr>
        <w:t xml:space="preserve"> “economic”, “moral”, “intellectual”, and </w:t>
      </w:r>
      <w:r w:rsidRPr="00D61315">
        <w:rPr>
          <w:rStyle w:val="StyleUnderline"/>
        </w:rPr>
        <w:t>political change in the mentality, condition, and status</w:t>
      </w:r>
      <w:r w:rsidRPr="00D61315">
        <w:rPr>
          <w:sz w:val="12"/>
        </w:rPr>
        <w:t xml:space="preserve"> of wageworkers, salaried employees and other citizens. </w:t>
      </w:r>
      <w:r w:rsidRPr="00D61315">
        <w:rPr>
          <w:rStyle w:val="StyleUnderline"/>
        </w:rPr>
        <w:t>It</w:t>
      </w:r>
      <w:r w:rsidRPr="00D61315">
        <w:rPr>
          <w:sz w:val="12"/>
        </w:rPr>
        <w:t xml:space="preserve"> also </w:t>
      </w:r>
      <w:r w:rsidRPr="00D61315">
        <w:rPr>
          <w:rStyle w:val="StyleUnderline"/>
        </w:rPr>
        <w:t>strives toward advancement in gender, sexual, and racial equity</w:t>
      </w:r>
      <w:r w:rsidRPr="00D61315">
        <w:rPr>
          <w:sz w:val="12"/>
        </w:rPr>
        <w:t xml:space="preserve">, and the overall strengthening of the position of labor vis-à-vis capital and move </w:t>
      </w:r>
      <w:proofErr w:type="gramStart"/>
      <w:r w:rsidRPr="00D61315">
        <w:rPr>
          <w:sz w:val="12"/>
        </w:rPr>
        <w:t>closer and closer</w:t>
      </w:r>
      <w:proofErr w:type="gramEnd"/>
      <w:r w:rsidRPr="00D61315">
        <w:rPr>
          <w:sz w:val="12"/>
        </w:rPr>
        <w:t xml:space="preserve"> to the “first” phase of post-capitalist society. In the absence of a better name, </w:t>
      </w:r>
      <w:r w:rsidRPr="00D61315">
        <w:rPr>
          <w:rStyle w:val="StyleUnderline"/>
        </w:rPr>
        <w:t>it can be called radical social democracy,</w:t>
      </w:r>
      <w:r w:rsidRPr="00D61315">
        <w:rPr>
          <w:sz w:val="12"/>
        </w:rPr>
        <w:t xml:space="preserve"> 25 to </w:t>
      </w:r>
      <w:r w:rsidRPr="00D61315">
        <w:rPr>
          <w:rStyle w:val="StyleUnderline"/>
        </w:rPr>
        <w:t>differentiate it from social democracies of today</w:t>
      </w:r>
      <w:r w:rsidRPr="00D61315">
        <w:rPr>
          <w:sz w:val="12"/>
        </w:rPr>
        <w:t xml:space="preserve"> and socialism which is the future of the movement. It cannot be called democratic socialism because it is taking place at a time that capitalism is still the dominant social formation. Socialist project is no doubt the largest and most complicated project of human history. </w:t>
      </w:r>
      <w:r w:rsidRPr="00D61315">
        <w:rPr>
          <w:rStyle w:val="StyleUnderline"/>
        </w:rPr>
        <w:t xml:space="preserve">The lengthy process of transition </w:t>
      </w:r>
      <w:r w:rsidRPr="00D61315">
        <w:rPr>
          <w:sz w:val="12"/>
        </w:rPr>
        <w:t xml:space="preserve">from capitalism </w:t>
      </w:r>
      <w:r w:rsidRPr="00D61315">
        <w:rPr>
          <w:rStyle w:val="StyleUnderline"/>
        </w:rPr>
        <w:t xml:space="preserve">has interrelated socio-cultural, political, economic, and ecological dimensions that go through successive steps and periods. The struggles aim at creating counter-hegemony against the dominant culture and ideology, taking over of the political power, and transforming the economic system. The process involves cultural and political hegemony, transforming the relations of power, reforming institutions of state at the national, regional, and municipal levels, guaranteeing political liberties and freedoms, and includes the introduction of participatory management at all levels from neighborhoods and workshops to the highest levels of decision-making. </w:t>
      </w:r>
      <w:r w:rsidRPr="00D61315">
        <w:rPr>
          <w:sz w:val="4"/>
        </w:rPr>
        <w:t xml:space="preserve">The introduction of new economic and social policies, economic and ecological reforms, and changes combine aspects of socialist planning and capitalist market economy with the gradual dominance of the former over the latter. Radical reforms include socialization of finance and banking system, increasing government regulations of industry, business, foreign trade, price control, progressive taxation systems, along with universal education, healthcare and pensions, affordable housing, environmental regulations, and many other reforms. A most important and most complicated reform relates to the issue of work compensation. Unlike what Marx depicted for the first phase, wage labor cannot possibly disappear immediately. It is indeed too idealistic to imagine that abstract labor could be terminated except in a long process. Even it would be hard to imagine that in the early periods of the first phase, the system can get rid of wage differentiation. While these efforts are made at the national level in different countries, no single country by itself </w:t>
      </w:r>
      <w:proofErr w:type="gramStart"/>
      <w:r w:rsidRPr="00D61315">
        <w:rPr>
          <w:sz w:val="4"/>
        </w:rPr>
        <w:t>is capable of establishing</w:t>
      </w:r>
      <w:proofErr w:type="gramEnd"/>
      <w:r w:rsidRPr="00D61315">
        <w:rPr>
          <w:sz w:val="4"/>
        </w:rPr>
        <w:t xml:space="preserve"> full-fledged socialism. More importantly, as Istvan Meszaros rightly points out, the “successful social revolution cannot be local or national – only political revolutions can confine themselves to a limited setting, in keeping with their own partiality – it must be global/universal…”. 26 This point is part of Meszaros’ masterful summary of the main tenets of Marx’s political theory, in which he puts forward seven interrelated points, among them: the state must be transcended “through a radical transformation of the whole of society”; “the revolution cannot be simply a political one [and] must be a social one”; and “the absence of objective conditions for implementing socialist measures, ironically, can only result in carrying out the adversary’s policies in the event of a premature conquest of power”. Meszaros points to Marx’s “warnings against voluntarism and adventurism”, rejects “limited restructuring of the economy” and emphasizes on “fundamental restructuring of society as a whole without which any transition to socialism is inconceivable”. 27 Corporate power and global dominance of capital is sustained through the power of capitalist states in major economies. These same states also dominate international economic and financial institutions like the </w:t>
      </w:r>
      <w:proofErr w:type="gramStart"/>
      <w:r w:rsidRPr="00D61315">
        <w:rPr>
          <w:sz w:val="4"/>
        </w:rPr>
        <w:t>IMF ,</w:t>
      </w:r>
      <w:proofErr w:type="gramEnd"/>
      <w:r w:rsidRPr="00D61315">
        <w:rPr>
          <w:sz w:val="4"/>
        </w:rPr>
        <w:t xml:space="preserve"> World Bank, and WTO that regulate and maintain the global dominance of capital. No transnational or multinational capital can operate or survive without the full support of its home and host capitalist states. The reason why global corporations and international financial institutions have become so powerful is because of the neoliberal policies that powerful capitalist states have put in place in their respective countries and, through their representatives, in global economic and financial institutions. The establishment of socialism at the global level is dependent on socialist transformations in these powerful capitalist states and international institutions. The introduction and implementation of radical reforms at the national and international levels obviously rely on progressive states coming to power in a growing number of countries, particularly in advanced industrial societies that have strong influences in the global economic institutions. This depends on progressive voters who can elect such states, which in turn depends on the success of left and progressive forces to mobilize public support in favor of progressive candidates.</w:t>
      </w:r>
      <w:r w:rsidRPr="00D61315">
        <w:rPr>
          <w:sz w:val="12"/>
        </w:rPr>
        <w:t xml:space="preserve"> </w:t>
      </w:r>
      <w:r w:rsidRPr="00D61315">
        <w:rPr>
          <w:rStyle w:val="StyleUnderline"/>
        </w:rPr>
        <w:t xml:space="preserve">The aim is to capture the state power, but not with the aim of </w:t>
      </w:r>
      <w:r w:rsidRPr="00D61315">
        <w:rPr>
          <w:rStyle w:val="StyleUnderline"/>
        </w:rPr>
        <w:lastRenderedPageBreak/>
        <w:t>“smashing” it, but as far as possible in a “peaceful” way, with the aim of changing its “relations” and policies. By gaining the majority in parliaments, progressive forces “could by lawful means, rid themselves of such laws and institutions as impeded their development …”.</w:t>
      </w:r>
      <w:r w:rsidRPr="00D61315">
        <w:rPr>
          <w:sz w:val="12"/>
        </w:rPr>
        <w:t xml:space="preserve"> 28 By pursuing “practical means … achievable within the framework of capitalism”, socialists can use “…universal suffrage which will thus be transformed from the instrument of deception … into an instrument of emancipation”. 29 Obviously, the capitalist states defend the interests of </w:t>
      </w:r>
      <w:proofErr w:type="gramStart"/>
      <w:r w:rsidRPr="00D61315">
        <w:rPr>
          <w:sz w:val="12"/>
        </w:rPr>
        <w:t>capital, and</w:t>
      </w:r>
      <w:proofErr w:type="gramEnd"/>
      <w:r w:rsidRPr="00D61315">
        <w:rPr>
          <w:sz w:val="12"/>
        </w:rPr>
        <w:t xml:space="preserve"> would do whatever they can to prevent progressive forces from advancing. But </w:t>
      </w:r>
      <w:r w:rsidRPr="00D61315">
        <w:rPr>
          <w:rStyle w:val="StyleUnderline"/>
        </w:rPr>
        <w:t xml:space="preserve">the strategy of </w:t>
      </w:r>
      <w:r w:rsidRPr="00D61315">
        <w:rPr>
          <w:rStyle w:val="StyleUnderline"/>
          <w:highlight w:val="green"/>
        </w:rPr>
        <w:t>radical social democracy</w:t>
      </w:r>
      <w:r w:rsidRPr="00D61315">
        <w:rPr>
          <w:rStyle w:val="StyleUnderline"/>
        </w:rPr>
        <w:t xml:space="preserve">, while peaceful, is also radical and militant and </w:t>
      </w:r>
      <w:r w:rsidRPr="00D61315">
        <w:rPr>
          <w:rStyle w:val="StyleUnderline"/>
          <w:highlight w:val="green"/>
        </w:rPr>
        <w:t>needs powerful</w:t>
      </w:r>
      <w:r w:rsidRPr="00D61315">
        <w:rPr>
          <w:rStyle w:val="StyleUnderline"/>
        </w:rPr>
        <w:t xml:space="preserve"> organizational </w:t>
      </w:r>
      <w:r w:rsidRPr="00D61315">
        <w:rPr>
          <w:rStyle w:val="StyleUnderline"/>
          <w:highlight w:val="green"/>
        </w:rPr>
        <w:t>means</w:t>
      </w:r>
      <w:r w:rsidRPr="00D61315">
        <w:rPr>
          <w:rStyle w:val="StyleUnderline"/>
        </w:rPr>
        <w:t xml:space="preserve"> and confrontational tactics to mobilize the civil society</w:t>
      </w:r>
      <w:r w:rsidRPr="00D61315">
        <w:rPr>
          <w:sz w:val="12"/>
        </w:rPr>
        <w:t xml:space="preserve"> and force capitalists to withdraw from the positions they have gained and maintained. In gradualism, of course, there is always the danger of succumbing to the problems and return to the previous order, that is why, unlike the experience of European social democracy, optimized radicalism discussed earlier should be an integral part of the process. </w:t>
      </w:r>
      <w:r w:rsidRPr="00D61315">
        <w:rPr>
          <w:rStyle w:val="StyleUnderline"/>
        </w:rPr>
        <w:t xml:space="preserve">The </w:t>
      </w:r>
      <w:r w:rsidRPr="00D61315">
        <w:rPr>
          <w:rStyle w:val="StyleUnderline"/>
          <w:highlight w:val="green"/>
        </w:rPr>
        <w:t>success</w:t>
      </w:r>
      <w:r w:rsidRPr="00D61315">
        <w:rPr>
          <w:rStyle w:val="StyleUnderline"/>
        </w:rPr>
        <w:t xml:space="preserve"> of this strategy </w:t>
      </w:r>
      <w:r w:rsidRPr="00D61315">
        <w:rPr>
          <w:rStyle w:val="StyleUnderline"/>
          <w:highlight w:val="green"/>
        </w:rPr>
        <w:t>depends upon education</w:t>
      </w:r>
      <w:r w:rsidRPr="00D61315">
        <w:rPr>
          <w:rStyle w:val="StyleUnderline"/>
        </w:rPr>
        <w:t xml:space="preserve">, progressive independent media, </w:t>
      </w:r>
      <w:r w:rsidRPr="00D61315">
        <w:rPr>
          <w:rStyle w:val="StyleUnderline"/>
          <w:highlight w:val="green"/>
        </w:rPr>
        <w:t>and organization</w:t>
      </w:r>
      <w:r w:rsidRPr="00D61315">
        <w:rPr>
          <w:rStyle w:val="StyleUnderline"/>
        </w:rPr>
        <w:t>.</w:t>
      </w:r>
      <w:r w:rsidRPr="00D61315">
        <w:rPr>
          <w:sz w:val="12"/>
        </w:rPr>
        <w:t xml:space="preserve"> In countries where unions and civil society organizations are active, making them more democratic and more radical will be the priority, and in undemocratic countries that unions and other civil society organizations do not exist or are severely suppressed, the first aim is to create and strengthen them. </w:t>
      </w:r>
      <w:r w:rsidRPr="00D61315">
        <w:rPr>
          <w:rStyle w:val="StyleUnderline"/>
        </w:rPr>
        <w:t xml:space="preserve">New left political </w:t>
      </w:r>
      <w:r w:rsidRPr="00D61315">
        <w:rPr>
          <w:rStyle w:val="StyleUnderline"/>
          <w:highlight w:val="green"/>
        </w:rPr>
        <w:t>parties</w:t>
      </w:r>
      <w:r w:rsidRPr="00D61315">
        <w:rPr>
          <w:rStyle w:val="StyleUnderline"/>
        </w:rPr>
        <w:t xml:space="preserve">, non-Leninist and democratic, </w:t>
      </w:r>
      <w:r w:rsidRPr="00D61315">
        <w:rPr>
          <w:rStyle w:val="StyleUnderline"/>
          <w:highlight w:val="green"/>
        </w:rPr>
        <w:t xml:space="preserve">with clearly spelled-out agendas </w:t>
      </w:r>
      <w:r w:rsidRPr="00D61315">
        <w:rPr>
          <w:rStyle w:val="StyleUnderline"/>
        </w:rPr>
        <w:t>for attracting a growing number of</w:t>
      </w:r>
      <w:r w:rsidRPr="00D61315">
        <w:rPr>
          <w:sz w:val="12"/>
        </w:rPr>
        <w:t xml:space="preserve"> the new middle class and working </w:t>
      </w:r>
      <w:r w:rsidRPr="00D61315">
        <w:rPr>
          <w:rStyle w:val="StyleUnderline"/>
        </w:rPr>
        <w:t>people would be essential in mobilizing the civil society. Efforts to establish councils would be an important mechanism for increased public participation</w:t>
      </w:r>
      <w:r w:rsidRPr="00D61315">
        <w:rPr>
          <w:sz w:val="12"/>
        </w:rPr>
        <w:t xml:space="preserve">. Work councils can act as participatory arms of the unions, and neighborhood councils can involve citizens in their local and regional decisions. </w:t>
      </w:r>
      <w:r w:rsidRPr="00D61315">
        <w:rPr>
          <w:rStyle w:val="StyleUnderline"/>
        </w:rPr>
        <w:t>New forms of organization</w:t>
      </w:r>
      <w:r w:rsidRPr="00D61315">
        <w:rPr>
          <w:sz w:val="12"/>
        </w:rPr>
        <w:t xml:space="preserve">—learning from latest developments in organization theory and design, albeit advanced by capitalist and corporate theorists—such as flexible/adaptable agile organizations, holacracy, 30 virtual organization, and others, </w:t>
      </w:r>
      <w:r w:rsidRPr="00D61315">
        <w:rPr>
          <w:rStyle w:val="StyleUnderline"/>
        </w:rPr>
        <w:t xml:space="preserve">can be created to mobilize neighborhoods and workplace institutions. </w:t>
      </w:r>
      <w:r w:rsidRPr="00D61315">
        <w:rPr>
          <w:rStyle w:val="Emphasis"/>
        </w:rPr>
        <w:t xml:space="preserve">There is no doubt that </w:t>
      </w:r>
      <w:r w:rsidRPr="00D61315">
        <w:rPr>
          <w:rStyle w:val="Emphasis"/>
          <w:highlight w:val="green"/>
        </w:rPr>
        <w:t xml:space="preserve">this is </w:t>
      </w:r>
      <w:r w:rsidRPr="00D61315">
        <w:rPr>
          <w:rStyle w:val="Emphasis"/>
        </w:rPr>
        <w:t xml:space="preserve">a </w:t>
      </w:r>
      <w:r w:rsidRPr="00D61315">
        <w:rPr>
          <w:rStyle w:val="Emphasis"/>
          <w:highlight w:val="green"/>
        </w:rPr>
        <w:t>protracted and</w:t>
      </w:r>
      <w:r w:rsidRPr="00D61315">
        <w:rPr>
          <w:rStyle w:val="Emphasis"/>
        </w:rPr>
        <w:t xml:space="preserve"> very </w:t>
      </w:r>
      <w:r w:rsidRPr="00D61315">
        <w:rPr>
          <w:rStyle w:val="Emphasis"/>
          <w:highlight w:val="green"/>
        </w:rPr>
        <w:t xml:space="preserve">difficult </w:t>
      </w:r>
      <w:r w:rsidRPr="00D61315">
        <w:rPr>
          <w:rStyle w:val="Emphasis"/>
        </w:rPr>
        <w:t>process. However, while this</w:t>
      </w:r>
      <w:r w:rsidRPr="00D61315">
        <w:rPr>
          <w:sz w:val="12"/>
        </w:rPr>
        <w:t xml:space="preserve"> may seem utopian, it </w:t>
      </w:r>
      <w:r w:rsidRPr="00D61315">
        <w:rPr>
          <w:rStyle w:val="Emphasis"/>
        </w:rPr>
        <w:t>has far better chances of success compared with the imagined alternative of toppling</w:t>
      </w:r>
      <w:r w:rsidRPr="00D61315">
        <w:rPr>
          <w:sz w:val="12"/>
        </w:rPr>
        <w:t xml:space="preserve"> capitalist </w:t>
      </w:r>
      <w:r w:rsidRPr="00D61315">
        <w:rPr>
          <w:rStyle w:val="Emphasis"/>
        </w:rPr>
        <w:t xml:space="preserve">system(s) through political revolution(s) of avant-garde minorities. </w:t>
      </w:r>
      <w:r w:rsidRPr="00D61315">
        <w:rPr>
          <w:rStyle w:val="Emphasis"/>
          <w:highlight w:val="green"/>
        </w:rPr>
        <w:t>It needs daring theoretical revisions and practical thinking</w:t>
      </w:r>
      <w:r w:rsidRPr="00D61315">
        <w:rPr>
          <w:rStyle w:val="Emphasis"/>
        </w:rPr>
        <w:t xml:space="preserve">. </w:t>
      </w:r>
      <w:r w:rsidRPr="00D61315">
        <w:rPr>
          <w:sz w:val="12"/>
        </w:rPr>
        <w:t xml:space="preserve">As mentioned at the outset, </w:t>
      </w:r>
      <w:r w:rsidRPr="00D61315">
        <w:rPr>
          <w:rStyle w:val="StyleUnderline"/>
        </w:rPr>
        <w:t xml:space="preserve">in the same manner that we have lessons from failed revolutions, we also have the failed experiences of reformisms and social democracy. As it is widely known, social movements either progress or regress, and without optimum radicalism will lose to the forces of reaction. We have learned and should not forget that reforms are reversible. What is needed is learning from failures and achievements of both strategies, and rethink new strategies and tactics. </w:t>
      </w:r>
      <w:r w:rsidRPr="00D61315">
        <w:rPr>
          <w:rStyle w:val="Emphasis"/>
          <w:highlight w:val="green"/>
        </w:rPr>
        <w:t>Radical social democracy seeks to meld</w:t>
      </w:r>
      <w:r w:rsidRPr="00D61315">
        <w:rPr>
          <w:rStyle w:val="Emphasis"/>
        </w:rPr>
        <w:t xml:space="preserve"> aspects of </w:t>
      </w:r>
      <w:r w:rsidRPr="00D61315">
        <w:rPr>
          <w:rStyle w:val="Emphasis"/>
          <w:highlight w:val="green"/>
        </w:rPr>
        <w:t>militancy of the revolutionary approach with the pragmatism of incremental reform</w:t>
      </w:r>
      <w:r w:rsidRPr="00D61315">
        <w:rPr>
          <w:sz w:val="12"/>
        </w:rPr>
        <w:t xml:space="preserve">, toward the </w:t>
      </w:r>
    </w:p>
    <w:p w14:paraId="20452F4D" w14:textId="256306A9" w:rsidR="003E488D" w:rsidRDefault="003E488D" w:rsidP="003E488D">
      <w:pPr>
        <w:pStyle w:val="Heading4"/>
      </w:pPr>
      <w:r>
        <w:t>4---No solvency for their collective ignorance impact---if ignorance is deliberate then simply reading arguments in debate fails---that’s 1AC Dull et al 25.</w:t>
      </w:r>
    </w:p>
    <w:p w14:paraId="0FBC41E8" w14:textId="77777777" w:rsidR="003E488D" w:rsidRPr="003E488D" w:rsidRDefault="003E488D" w:rsidP="003E488D"/>
    <w:p w14:paraId="5B0870A3" w14:textId="3FCBDF30" w:rsidR="00724204" w:rsidRDefault="003E488D" w:rsidP="00724204">
      <w:pPr>
        <w:pStyle w:val="Heading4"/>
      </w:pPr>
      <w:r>
        <w:t>5---</w:t>
      </w:r>
      <w:r w:rsidR="00724204" w:rsidRPr="00577328">
        <w:t>Grappling with doctrinal legal scholarship in the context of labor is key, and believing the courts can play a valuable role is good BUT compatible with a perm/does not necessitate the Neg's impacts</w:t>
      </w:r>
    </w:p>
    <w:p w14:paraId="6DD5F8ED" w14:textId="77777777" w:rsidR="00724204" w:rsidRPr="00103361" w:rsidRDefault="00724204" w:rsidP="00724204">
      <w:pPr>
        <w:rPr>
          <w:rStyle w:val="Style13ptBold"/>
        </w:rPr>
      </w:pPr>
      <w:r>
        <w:rPr>
          <w:rStyle w:val="Style13ptBold"/>
        </w:rPr>
        <w:t xml:space="preserve">Bogg 22 </w:t>
      </w:r>
      <w:proofErr w:type="gramStart"/>
      <w:r w:rsidRPr="00870D3D">
        <w:t>–</w:t>
      </w:r>
      <w:r>
        <w:t xml:space="preserve">  </w:t>
      </w:r>
      <w:r w:rsidRPr="00103361">
        <w:t>Professor</w:t>
      </w:r>
      <w:proofErr w:type="gramEnd"/>
      <w:r w:rsidRPr="00103361">
        <w:t xml:space="preserve"> of </w:t>
      </w:r>
      <w:proofErr w:type="spellStart"/>
      <w:r w:rsidRPr="00103361">
        <w:t>Labour</w:t>
      </w:r>
      <w:proofErr w:type="spellEnd"/>
      <w:r w:rsidRPr="00103361">
        <w:t xml:space="preserve"> Law at the University of Bristol and a Barrister at Old Square Chambers</w:t>
      </w:r>
      <w:r>
        <w:t>.</w:t>
      </w:r>
    </w:p>
    <w:p w14:paraId="44BB9987" w14:textId="77777777" w:rsidR="00724204" w:rsidRDefault="00724204" w:rsidP="00724204">
      <w:r>
        <w:t>Alan Bogg, “</w:t>
      </w:r>
      <w:r w:rsidRPr="00103361">
        <w:t xml:space="preserve">Can We Trust the Courts in </w:t>
      </w:r>
      <w:proofErr w:type="spellStart"/>
      <w:r w:rsidRPr="00103361">
        <w:t>Labour</w:t>
      </w:r>
      <w:proofErr w:type="spellEnd"/>
      <w:r w:rsidRPr="00103361">
        <w:t xml:space="preserve"> Law? Stranded Between Frivolity and Despair</w:t>
      </w:r>
      <w:r>
        <w:t xml:space="preserve">,” </w:t>
      </w:r>
      <w:r w:rsidRPr="00103361">
        <w:t xml:space="preserve">International Journal of Comparative </w:t>
      </w:r>
      <w:proofErr w:type="spellStart"/>
      <w:r w:rsidRPr="00103361">
        <w:t>Labour</w:t>
      </w:r>
      <w:proofErr w:type="spellEnd"/>
      <w:r w:rsidRPr="00103361">
        <w:t xml:space="preserve"> Law and Industrial Relations</w:t>
      </w:r>
      <w:r>
        <w:t xml:space="preserve">, Vol. 38, No. 2, pp. 103-136, 2022, </w:t>
      </w:r>
      <w:r w:rsidRPr="00103361">
        <w:t>https://kluwerlawonline.com/journalarticle/International+Journal+of+Comparative+Labour+Law+and+Industrial+Relations/38.2/IJCL2022011</w:t>
      </w:r>
    </w:p>
    <w:p w14:paraId="6BFDAC6D" w14:textId="77777777" w:rsidR="00724204" w:rsidRPr="0021322A" w:rsidRDefault="00724204" w:rsidP="00724204">
      <w:pPr>
        <w:rPr>
          <w:sz w:val="16"/>
        </w:rPr>
      </w:pPr>
      <w:r w:rsidRPr="0021322A">
        <w:rPr>
          <w:sz w:val="16"/>
        </w:rPr>
        <w:t xml:space="preserve">For Kahn-Freund, the limitations of the common law were less about ideology than they were about general features of civil litigation. Civil litigation is bipolar in nature and focused narrowly on the legal dispute between the parties. For this reason, ‘the public interest is not represented in the civil courts’.36 This is the most important explanation for the counterproductive impact of the law on the orderly </w:t>
      </w:r>
      <w:r w:rsidRPr="0021322A">
        <w:rPr>
          <w:sz w:val="16"/>
        </w:rPr>
        <w:lastRenderedPageBreak/>
        <w:t xml:space="preserve">development of </w:t>
      </w:r>
      <w:proofErr w:type="spellStart"/>
      <w:r w:rsidRPr="0021322A">
        <w:rPr>
          <w:sz w:val="16"/>
        </w:rPr>
        <w:t>labour</w:t>
      </w:r>
      <w:proofErr w:type="spellEnd"/>
      <w:r w:rsidRPr="0021322A">
        <w:rPr>
          <w:sz w:val="16"/>
        </w:rPr>
        <w:t xml:space="preserve"> law. It is the inability of courts to consider the wider public interest in the balance of collective forces between employers and </w:t>
      </w:r>
      <w:proofErr w:type="spellStart"/>
      <w:r w:rsidRPr="0021322A">
        <w:rPr>
          <w:sz w:val="16"/>
        </w:rPr>
        <w:t>organised</w:t>
      </w:r>
      <w:proofErr w:type="spellEnd"/>
      <w:r w:rsidRPr="0021322A">
        <w:rPr>
          <w:sz w:val="16"/>
        </w:rPr>
        <w:t xml:space="preserve"> </w:t>
      </w:r>
      <w:proofErr w:type="spellStart"/>
      <w:r w:rsidRPr="0021322A">
        <w:rPr>
          <w:sz w:val="16"/>
        </w:rPr>
        <w:t>labour</w:t>
      </w:r>
      <w:proofErr w:type="spellEnd"/>
      <w:r w:rsidRPr="0021322A">
        <w:rPr>
          <w:sz w:val="16"/>
        </w:rPr>
        <w:t xml:space="preserve">. While Kahn-Freund does not use the terminology of ‘polycentricity’ in making this observation, this idea provides a powerful </w:t>
      </w:r>
      <w:proofErr w:type="spellStart"/>
      <w:r w:rsidRPr="0021322A">
        <w:rPr>
          <w:sz w:val="16"/>
        </w:rPr>
        <w:t>rationalisation</w:t>
      </w:r>
      <w:proofErr w:type="spellEnd"/>
      <w:r w:rsidRPr="0021322A">
        <w:rPr>
          <w:sz w:val="16"/>
        </w:rPr>
        <w:t xml:space="preserve"> of his view of the innate limits of civil litigation.37 </w:t>
      </w:r>
      <w:proofErr w:type="spellStart"/>
      <w:r w:rsidRPr="0069639C">
        <w:rPr>
          <w:rStyle w:val="StyleUnderline"/>
          <w:highlight w:val="green"/>
        </w:rPr>
        <w:t>Labour</w:t>
      </w:r>
      <w:proofErr w:type="spellEnd"/>
      <w:r w:rsidRPr="0069639C">
        <w:rPr>
          <w:rStyle w:val="StyleUnderline"/>
          <w:highlight w:val="green"/>
        </w:rPr>
        <w:t xml:space="preserve"> law is a field where the court’s judgment</w:t>
      </w:r>
      <w:r w:rsidRPr="00955BA4">
        <w:rPr>
          <w:rStyle w:val="StyleUnderline"/>
        </w:rPr>
        <w:t xml:space="preserve"> can </w:t>
      </w:r>
      <w:r w:rsidRPr="0069639C">
        <w:rPr>
          <w:rStyle w:val="StyleUnderline"/>
          <w:highlight w:val="green"/>
        </w:rPr>
        <w:t xml:space="preserve">have </w:t>
      </w:r>
      <w:r w:rsidRPr="0069639C">
        <w:rPr>
          <w:rStyle w:val="Emphasis"/>
          <w:highlight w:val="green"/>
        </w:rPr>
        <w:t>complex</w:t>
      </w:r>
      <w:r w:rsidRPr="0021322A">
        <w:rPr>
          <w:sz w:val="16"/>
        </w:rPr>
        <w:t xml:space="preserve"> and multiple </w:t>
      </w:r>
      <w:r w:rsidRPr="0069639C">
        <w:rPr>
          <w:rStyle w:val="StyleUnderline"/>
          <w:highlight w:val="green"/>
        </w:rPr>
        <w:t>repercussions on</w:t>
      </w:r>
      <w:r w:rsidRPr="0021322A">
        <w:rPr>
          <w:sz w:val="16"/>
        </w:rPr>
        <w:t xml:space="preserve"> ‘</w:t>
      </w:r>
      <w:r w:rsidRPr="00955BA4">
        <w:rPr>
          <w:rStyle w:val="StyleUnderline"/>
        </w:rPr>
        <w:t>the</w:t>
      </w:r>
      <w:r w:rsidRPr="0021322A">
        <w:rPr>
          <w:sz w:val="16"/>
        </w:rPr>
        <w:t xml:space="preserve"> substantial and heterogeneous </w:t>
      </w:r>
      <w:r w:rsidRPr="00955BA4">
        <w:rPr>
          <w:rStyle w:val="StyleUnderline"/>
        </w:rPr>
        <w:t xml:space="preserve">interests of a </w:t>
      </w:r>
      <w:r w:rsidRPr="0069639C">
        <w:rPr>
          <w:rStyle w:val="StyleUnderline"/>
          <w:highlight w:val="green"/>
        </w:rPr>
        <w:t>large number of non-represented persons</w:t>
      </w:r>
      <w:r w:rsidRPr="0069639C">
        <w:rPr>
          <w:sz w:val="16"/>
          <w:highlight w:val="green"/>
        </w:rPr>
        <w:t>’</w:t>
      </w:r>
      <w:r w:rsidRPr="0021322A">
        <w:rPr>
          <w:sz w:val="16"/>
        </w:rPr>
        <w:t xml:space="preserve">.38 The high degree of polycentricity in some </w:t>
      </w:r>
      <w:proofErr w:type="spellStart"/>
      <w:r w:rsidRPr="0021322A">
        <w:rPr>
          <w:sz w:val="16"/>
        </w:rPr>
        <w:t>labour</w:t>
      </w:r>
      <w:proofErr w:type="spellEnd"/>
      <w:r w:rsidRPr="0021322A">
        <w:rPr>
          <w:sz w:val="16"/>
        </w:rPr>
        <w:t xml:space="preserve"> cases would support a subsidiary role for common law as a regulatory technique, and a reason in </w:t>
      </w:r>
      <w:proofErr w:type="spellStart"/>
      <w:r w:rsidRPr="0021322A">
        <w:rPr>
          <w:sz w:val="16"/>
        </w:rPr>
        <w:t>favour</w:t>
      </w:r>
      <w:proofErr w:type="spellEnd"/>
      <w:r w:rsidRPr="0021322A">
        <w:rPr>
          <w:sz w:val="16"/>
        </w:rPr>
        <w:t xml:space="preserve"> of legislative enactment. A further difficulty is that civil litigation ‘operates ex post; it does establish rules, but not before something has gone wrong.’39 This also justifies a primary role for legislation in standard-setting, which is better suited to providing general prospective guidance to employers and workers. </w:t>
      </w:r>
      <w:r w:rsidRPr="00955BA4">
        <w:rPr>
          <w:rStyle w:val="StyleUnderline"/>
        </w:rPr>
        <w:t>Given the modern growth of regulatory legislation</w:t>
      </w:r>
      <w:r w:rsidRPr="0021322A">
        <w:rPr>
          <w:sz w:val="16"/>
        </w:rPr>
        <w:t xml:space="preserve">, significant even in 1983 when the final edition of </w:t>
      </w:r>
      <w:proofErr w:type="spellStart"/>
      <w:r w:rsidRPr="0021322A">
        <w:rPr>
          <w:sz w:val="16"/>
        </w:rPr>
        <w:t>Labour</w:t>
      </w:r>
      <w:proofErr w:type="spellEnd"/>
      <w:r w:rsidRPr="0021322A">
        <w:rPr>
          <w:sz w:val="16"/>
        </w:rPr>
        <w:t xml:space="preserve"> and the Law was published, </w:t>
      </w:r>
      <w:r w:rsidRPr="0069639C">
        <w:rPr>
          <w:rStyle w:val="StyleUnderline"/>
          <w:highlight w:val="green"/>
        </w:rPr>
        <w:t xml:space="preserve">the </w:t>
      </w:r>
      <w:r w:rsidRPr="0069639C">
        <w:rPr>
          <w:rStyle w:val="Emphasis"/>
          <w:highlight w:val="green"/>
        </w:rPr>
        <w:t>principal contribution</w:t>
      </w:r>
      <w:r w:rsidRPr="0069639C">
        <w:rPr>
          <w:rStyle w:val="StyleUnderline"/>
          <w:highlight w:val="green"/>
        </w:rPr>
        <w:t xml:space="preserve"> of the courts lies in statutory interpretation</w:t>
      </w:r>
      <w:r w:rsidRPr="0021322A">
        <w:rPr>
          <w:sz w:val="16"/>
        </w:rPr>
        <w:t xml:space="preserve">: ‘The courts have played (and continue to play) a most important role in interpreting statutes.’40 While Kahn-Freund was keenly aware of the limitations of regulatory legislation compared with strong collective bargaining,41 </w:t>
      </w:r>
      <w:r w:rsidRPr="00955BA4">
        <w:rPr>
          <w:rStyle w:val="StyleUnderline"/>
        </w:rPr>
        <w:t xml:space="preserve">the judicial interpretation of protective legislation was </w:t>
      </w:r>
      <w:r w:rsidRPr="0069639C">
        <w:rPr>
          <w:rStyle w:val="StyleUnderline"/>
          <w:highlight w:val="green"/>
        </w:rPr>
        <w:t xml:space="preserve">an activity of </w:t>
      </w:r>
      <w:r w:rsidRPr="0069639C">
        <w:rPr>
          <w:rStyle w:val="Emphasis"/>
          <w:highlight w:val="green"/>
        </w:rPr>
        <w:t>great value</w:t>
      </w:r>
      <w:r w:rsidRPr="0069639C">
        <w:rPr>
          <w:rStyle w:val="StyleUnderline"/>
          <w:highlight w:val="green"/>
        </w:rPr>
        <w:t xml:space="preserve"> to </w:t>
      </w:r>
      <w:r w:rsidRPr="0069639C">
        <w:rPr>
          <w:rStyle w:val="Emphasis"/>
          <w:highlight w:val="green"/>
        </w:rPr>
        <w:t>working people.</w:t>
      </w:r>
    </w:p>
    <w:p w14:paraId="7DCCD05F" w14:textId="77777777" w:rsidR="00724204" w:rsidRPr="0021322A" w:rsidRDefault="00724204" w:rsidP="00724204">
      <w:pPr>
        <w:rPr>
          <w:sz w:val="16"/>
        </w:rPr>
      </w:pPr>
      <w:r w:rsidRPr="0021322A">
        <w:rPr>
          <w:sz w:val="16"/>
        </w:rPr>
        <w:t xml:space="preserve">Kahn-Freund’s theory of adjudication does not fit easily into Flanders’ </w:t>
      </w:r>
      <w:proofErr w:type="spellStart"/>
      <w:r w:rsidRPr="0021322A">
        <w:rPr>
          <w:sz w:val="16"/>
        </w:rPr>
        <w:t>generalised</w:t>
      </w:r>
      <w:proofErr w:type="spellEnd"/>
      <w:r w:rsidRPr="0021322A">
        <w:rPr>
          <w:sz w:val="16"/>
        </w:rPr>
        <w:t xml:space="preserve"> ‘distrust of courts’ thesis. This was far too categorical for Kahn-Freund. For all his </w:t>
      </w:r>
      <w:proofErr w:type="spellStart"/>
      <w:r w:rsidRPr="0021322A">
        <w:rPr>
          <w:sz w:val="16"/>
        </w:rPr>
        <w:t>scepticism</w:t>
      </w:r>
      <w:proofErr w:type="spellEnd"/>
      <w:r w:rsidRPr="0021322A">
        <w:rPr>
          <w:sz w:val="16"/>
        </w:rPr>
        <w:t xml:space="preserve"> about the effectiveness of law as an efficacious instrument in securing social and economic change, Kahn- Freund also had a deep admiration for the virtues of the English legal system. The primary contribution of the English judiciary to the orderly development of </w:t>
      </w:r>
      <w:proofErr w:type="spellStart"/>
      <w:r w:rsidRPr="0021322A">
        <w:rPr>
          <w:sz w:val="16"/>
        </w:rPr>
        <w:t>labour</w:t>
      </w:r>
      <w:proofErr w:type="spellEnd"/>
      <w:r w:rsidRPr="0021322A">
        <w:rPr>
          <w:sz w:val="16"/>
        </w:rPr>
        <w:t xml:space="preserve"> law would lie in the purposive interpretation of protective employment statutes, and the restrained development of the common law.</w:t>
      </w:r>
    </w:p>
    <w:p w14:paraId="1FF69EB4" w14:textId="3562D99A" w:rsidR="00C15BB7" w:rsidRDefault="00724204" w:rsidP="00724204">
      <w:pPr>
        <w:rPr>
          <w:sz w:val="12"/>
        </w:rPr>
      </w:pPr>
      <w:r w:rsidRPr="0021322A">
        <w:rPr>
          <w:sz w:val="16"/>
        </w:rPr>
        <w:t xml:space="preserve">Is this theory of adjudication still relevant today? In many respects, collective laissez-faire is no longer a useful framework for modern </w:t>
      </w:r>
      <w:proofErr w:type="spellStart"/>
      <w:r w:rsidRPr="0021322A">
        <w:rPr>
          <w:sz w:val="16"/>
        </w:rPr>
        <w:t>labour</w:t>
      </w:r>
      <w:proofErr w:type="spellEnd"/>
      <w:r w:rsidRPr="0021322A">
        <w:rPr>
          <w:sz w:val="16"/>
        </w:rPr>
        <w:t xml:space="preserve"> law given the seismic changes that have occurred in </w:t>
      </w:r>
      <w:proofErr w:type="spellStart"/>
      <w:r w:rsidRPr="0021322A">
        <w:rPr>
          <w:sz w:val="16"/>
        </w:rPr>
        <w:t>labour</w:t>
      </w:r>
      <w:proofErr w:type="spellEnd"/>
      <w:r w:rsidRPr="0021322A">
        <w:rPr>
          <w:sz w:val="16"/>
        </w:rPr>
        <w:t xml:space="preserve"> markets and legal regulation over the last forty years. For example, </w:t>
      </w:r>
      <w:r w:rsidRPr="00955BA4">
        <w:rPr>
          <w:rStyle w:val="StyleUnderline"/>
        </w:rPr>
        <w:t>the need for a theory of adjudication</w:t>
      </w:r>
      <w:r w:rsidRPr="0021322A">
        <w:rPr>
          <w:sz w:val="16"/>
        </w:rPr>
        <w:t xml:space="preserve"> was less of </w:t>
      </w:r>
      <w:r w:rsidRPr="00955BA4">
        <w:rPr>
          <w:rStyle w:val="Emphasis"/>
        </w:rPr>
        <w:t>priority</w:t>
      </w:r>
      <w:r w:rsidRPr="0021322A">
        <w:rPr>
          <w:sz w:val="16"/>
        </w:rPr>
        <w:t xml:space="preserve"> in 1983 than it is </w:t>
      </w:r>
      <w:r w:rsidRPr="00955BA4">
        <w:rPr>
          <w:rStyle w:val="StyleUnderline"/>
        </w:rPr>
        <w:t>today</w:t>
      </w:r>
      <w:r w:rsidRPr="0021322A">
        <w:rPr>
          <w:sz w:val="16"/>
        </w:rPr>
        <w:t xml:space="preserve">. According to Kahn-Freund, ‘the great success of collective bargaining had reduced the need for the intervention of the courts.’42 This was also an important factor in what he described as the ‘atrophy’ of the contract of employment as a source of norms for the parties.43 </w:t>
      </w:r>
      <w:r w:rsidRPr="0069639C">
        <w:rPr>
          <w:rStyle w:val="StyleUnderline"/>
          <w:highlight w:val="green"/>
        </w:rPr>
        <w:t>The balance between collective bargaining and legislative enactment has</w:t>
      </w:r>
      <w:r w:rsidRPr="0021322A">
        <w:rPr>
          <w:sz w:val="16"/>
        </w:rPr>
        <w:t xml:space="preserve"> now </w:t>
      </w:r>
      <w:r w:rsidRPr="0069639C">
        <w:rPr>
          <w:rStyle w:val="Emphasis"/>
          <w:highlight w:val="green"/>
        </w:rPr>
        <w:t>shifted significantly</w:t>
      </w:r>
      <w:r w:rsidRPr="0021322A">
        <w:rPr>
          <w:sz w:val="16"/>
        </w:rPr>
        <w:t xml:space="preserve"> t</w:t>
      </w:r>
      <w:r w:rsidRPr="00955BA4">
        <w:rPr>
          <w:rStyle w:val="StyleUnderline"/>
        </w:rPr>
        <w:t>owards legal enforcement</w:t>
      </w:r>
      <w:r w:rsidRPr="0021322A">
        <w:rPr>
          <w:sz w:val="16"/>
        </w:rPr>
        <w:t xml:space="preserve"> as union membership density and collective bargaining coverage has declined since the 1970s.44 </w:t>
      </w:r>
      <w:r w:rsidRPr="00955BA4">
        <w:rPr>
          <w:rStyle w:val="StyleUnderline"/>
        </w:rPr>
        <w:t xml:space="preserve">Furthermore, </w:t>
      </w:r>
      <w:r w:rsidRPr="0069639C">
        <w:rPr>
          <w:rStyle w:val="Emphasis"/>
          <w:highlight w:val="green"/>
        </w:rPr>
        <w:t>fundamental human rights</w:t>
      </w:r>
      <w:r w:rsidRPr="0069639C">
        <w:rPr>
          <w:rStyle w:val="StyleUnderline"/>
          <w:highlight w:val="green"/>
        </w:rPr>
        <w:t xml:space="preserve"> have become increasingly significant in</w:t>
      </w:r>
      <w:r w:rsidRPr="0021322A">
        <w:rPr>
          <w:sz w:val="16"/>
        </w:rPr>
        <w:t xml:space="preserve"> both individual and </w:t>
      </w:r>
      <w:r w:rsidRPr="0069639C">
        <w:rPr>
          <w:rStyle w:val="Emphasis"/>
          <w:highlight w:val="green"/>
        </w:rPr>
        <w:t xml:space="preserve">collective </w:t>
      </w:r>
      <w:proofErr w:type="spellStart"/>
      <w:r w:rsidRPr="0069639C">
        <w:rPr>
          <w:rStyle w:val="Emphasis"/>
          <w:highlight w:val="green"/>
        </w:rPr>
        <w:t>labour</w:t>
      </w:r>
      <w:proofErr w:type="spellEnd"/>
      <w:r w:rsidRPr="0069639C">
        <w:rPr>
          <w:rStyle w:val="Emphasis"/>
          <w:highlight w:val="green"/>
        </w:rPr>
        <w:t xml:space="preserve"> law</w:t>
      </w:r>
      <w:r w:rsidRPr="0021322A">
        <w:rPr>
          <w:sz w:val="16"/>
        </w:rPr>
        <w:t xml:space="preserve"> in a way that could not possibly have been contemplated by Kahn-Freund. His reflections, though not extensive, tended to be cautious about the positive role of human rights in the employment context. In the realm of trade union freedom particularly, human rights risked co-opting courts into ‘a power struggle made up to look like a fight for human rights and civil liberties’.45 These considerations need to be part of an overall assessment of the utility of Kahn-Freund’s theory as a theory of principled adjudication in the 21st century. We should also note some similarities in the arguments of Elias and Kahn-Freund on the proper limits of the judicial role. Although this is speculative, does this commonality </w:t>
      </w:r>
      <w:proofErr w:type="gramStart"/>
      <w:r w:rsidR="00C15BB7" w:rsidRPr="00D61315">
        <w:rPr>
          <w:sz w:val="12"/>
        </w:rPr>
        <w:t>ultimate goal</w:t>
      </w:r>
      <w:proofErr w:type="gramEnd"/>
      <w:r w:rsidR="00C15BB7" w:rsidRPr="00D61315">
        <w:rPr>
          <w:sz w:val="12"/>
        </w:rPr>
        <w:t xml:space="preserve"> of establishing democratic socialism. </w:t>
      </w:r>
    </w:p>
    <w:p w14:paraId="5D314FF6" w14:textId="526E4244" w:rsidR="00A61E07" w:rsidRDefault="003E488D" w:rsidP="00160298">
      <w:pPr>
        <w:pStyle w:val="Heading4"/>
      </w:pPr>
      <w:r>
        <w:t>6---</w:t>
      </w:r>
      <w:r w:rsidR="00A61E07">
        <w:t xml:space="preserve">Don’t need to vote </w:t>
      </w:r>
      <w:proofErr w:type="spellStart"/>
      <w:r w:rsidR="00A61E07">
        <w:t>af</w:t>
      </w:r>
      <w:proofErr w:type="spellEnd"/>
    </w:p>
    <w:p w14:paraId="485B24AE" w14:textId="47D587A7" w:rsidR="00160298" w:rsidRDefault="00160298" w:rsidP="00160298">
      <w:pPr>
        <w:pStyle w:val="Heading4"/>
      </w:pPr>
      <w:r>
        <w:t xml:space="preserve">Clash over </w:t>
      </w:r>
      <w:r>
        <w:rPr>
          <w:u w:val="single"/>
        </w:rPr>
        <w:t>details</w:t>
      </w:r>
      <w:r>
        <w:t xml:space="preserve"> in legal collective rights is necessary for counter-hegemonic projects.</w:t>
      </w:r>
    </w:p>
    <w:p w14:paraId="6B9B089E" w14:textId="77777777" w:rsidR="00160298" w:rsidRPr="00414924" w:rsidRDefault="00160298" w:rsidP="00160298">
      <w:r w:rsidRPr="0086073D">
        <w:rPr>
          <w:rStyle w:val="Style13ptBold"/>
        </w:rPr>
        <w:t>Fay 22</w:t>
      </w:r>
      <w:r>
        <w:t xml:space="preserve"> – </w:t>
      </w:r>
      <w:proofErr w:type="spellStart"/>
      <w:r>
        <w:t>Bachalor</w:t>
      </w:r>
      <w:proofErr w:type="spellEnd"/>
      <w:r>
        <w:t xml:space="preserve"> of Laws (L.L.B.) and Bachelor of Arts (History) (School of Humanities). </w:t>
      </w:r>
    </w:p>
    <w:p w14:paraId="35A67455" w14:textId="77777777" w:rsidR="00160298" w:rsidRPr="00C2495F" w:rsidRDefault="00160298" w:rsidP="00160298">
      <w:r>
        <w:t>William Fay, “</w:t>
      </w:r>
      <w:r w:rsidRPr="0086073D">
        <w:t>Neoliberalism and Radical Rights: On the Work and Theory of Law and </w:t>
      </w:r>
      <w:proofErr w:type="spellStart"/>
      <w:r w:rsidRPr="0086073D">
        <w:t>Organising</w:t>
      </w:r>
      <w:proofErr w:type="spellEnd"/>
      <w:r>
        <w:t xml:space="preserve">” </w:t>
      </w:r>
      <w:r>
        <w:rPr>
          <w:i/>
          <w:iCs/>
        </w:rPr>
        <w:t xml:space="preserve">Int J </w:t>
      </w:r>
      <w:proofErr w:type="spellStart"/>
      <w:r>
        <w:rPr>
          <w:i/>
          <w:iCs/>
        </w:rPr>
        <w:t>Semiot</w:t>
      </w:r>
      <w:proofErr w:type="spellEnd"/>
      <w:r>
        <w:rPr>
          <w:i/>
          <w:iCs/>
        </w:rPr>
        <w:t xml:space="preserve"> Law</w:t>
      </w:r>
      <w:r>
        <w:t>, vol 36. https://link.springer.com/content/pdf/10.1007/s11196-022-09931-4.pdf</w:t>
      </w:r>
    </w:p>
    <w:p w14:paraId="4DC9C01D" w14:textId="77777777" w:rsidR="00160298" w:rsidRPr="00933225" w:rsidRDefault="00160298" w:rsidP="00160298">
      <w:pPr>
        <w:rPr>
          <w:rStyle w:val="StyleUnderline"/>
        </w:rPr>
      </w:pPr>
      <w:r w:rsidRPr="00933225">
        <w:rPr>
          <w:rStyle w:val="StyleUnderline"/>
        </w:rPr>
        <w:t xml:space="preserve">The role of </w:t>
      </w:r>
      <w:r w:rsidRPr="0086073D">
        <w:rPr>
          <w:rStyle w:val="Emphasis"/>
          <w:highlight w:val="green"/>
        </w:rPr>
        <w:t>rights discourse</w:t>
      </w:r>
      <w:r w:rsidRPr="00FB6181">
        <w:rPr>
          <w:sz w:val="10"/>
          <w:highlight w:val="green"/>
        </w:rPr>
        <w:t xml:space="preserve"> </w:t>
      </w:r>
      <w:r w:rsidRPr="0086073D">
        <w:rPr>
          <w:rStyle w:val="StyleUnderline"/>
          <w:highlight w:val="green"/>
        </w:rPr>
        <w:t>in</w:t>
      </w:r>
      <w:r w:rsidRPr="00FB6181">
        <w:rPr>
          <w:sz w:val="10"/>
        </w:rPr>
        <w:t xml:space="preserve"> the furtherance of </w:t>
      </w:r>
      <w:r w:rsidRPr="0086073D">
        <w:rPr>
          <w:rStyle w:val="Emphasis"/>
          <w:highlight w:val="green"/>
        </w:rPr>
        <w:t xml:space="preserve">collective </w:t>
      </w:r>
      <w:proofErr w:type="spellStart"/>
      <w:r w:rsidRPr="0086073D">
        <w:rPr>
          <w:rStyle w:val="Emphasis"/>
          <w:highlight w:val="green"/>
        </w:rPr>
        <w:t>organising</w:t>
      </w:r>
      <w:proofErr w:type="spellEnd"/>
      <w:r w:rsidRPr="00FB6181">
        <w:rPr>
          <w:sz w:val="10"/>
        </w:rPr>
        <w:t xml:space="preserve"> also </w:t>
      </w:r>
      <w:r w:rsidRPr="0086073D">
        <w:rPr>
          <w:rStyle w:val="StyleUnderline"/>
          <w:highlight w:val="green"/>
        </w:rPr>
        <w:t>presents</w:t>
      </w:r>
      <w:r w:rsidRPr="00933225">
        <w:rPr>
          <w:rStyle w:val="StyleUnderline"/>
        </w:rPr>
        <w:t xml:space="preserve"> </w:t>
      </w:r>
      <w:r w:rsidRPr="0086073D">
        <w:rPr>
          <w:rStyle w:val="StyleUnderline"/>
          <w:highlight w:val="green"/>
        </w:rPr>
        <w:t>significant opportunities for a</w:t>
      </w:r>
      <w:r w:rsidRPr="00933225">
        <w:rPr>
          <w:rStyle w:val="StyleUnderline"/>
        </w:rPr>
        <w:t xml:space="preserve"> </w:t>
      </w:r>
      <w:r w:rsidRPr="0086073D">
        <w:rPr>
          <w:rStyle w:val="Emphasis"/>
          <w:highlight w:val="green"/>
        </w:rPr>
        <w:t>counter-neoliberal legal project</w:t>
      </w:r>
      <w:r w:rsidRPr="00FB6181">
        <w:rPr>
          <w:sz w:val="10"/>
        </w:rPr>
        <w:t xml:space="preserve">. David Harvey’s enunciation of a collective ‘right to the city’ offers a key example of the way in which </w:t>
      </w:r>
      <w:r w:rsidRPr="00933225">
        <w:rPr>
          <w:rStyle w:val="StyleUnderline"/>
        </w:rPr>
        <w:t xml:space="preserve">a collective right, or a set of </w:t>
      </w:r>
      <w:r w:rsidRPr="0086073D">
        <w:rPr>
          <w:rStyle w:val="StyleUnderline"/>
          <w:highlight w:val="green"/>
        </w:rPr>
        <w:t>collective rights</w:t>
      </w:r>
      <w:r w:rsidRPr="00FB6181">
        <w:rPr>
          <w:sz w:val="10"/>
        </w:rPr>
        <w:t xml:space="preserve">, </w:t>
      </w:r>
      <w:r w:rsidRPr="00933225">
        <w:rPr>
          <w:rStyle w:val="StyleUnderline"/>
        </w:rPr>
        <w:t xml:space="preserve">may </w:t>
      </w:r>
      <w:r w:rsidRPr="0086073D">
        <w:rPr>
          <w:rStyle w:val="StyleUnderline"/>
          <w:highlight w:val="green"/>
        </w:rPr>
        <w:t>act as</w:t>
      </w:r>
      <w:r w:rsidRPr="00933225">
        <w:rPr>
          <w:rStyle w:val="StyleUnderline"/>
        </w:rPr>
        <w:t xml:space="preserve"> a </w:t>
      </w:r>
      <w:r w:rsidRPr="0086073D">
        <w:rPr>
          <w:rStyle w:val="Emphasis"/>
          <w:highlight w:val="green"/>
        </w:rPr>
        <w:t>counter-hegemonic discursive tool</w:t>
      </w:r>
      <w:r w:rsidRPr="0086073D">
        <w:rPr>
          <w:rStyle w:val="StyleUnderline"/>
          <w:highlight w:val="green"/>
        </w:rPr>
        <w:t xml:space="preserve"> in </w:t>
      </w:r>
      <w:r w:rsidRPr="0086073D">
        <w:rPr>
          <w:rStyle w:val="Emphasis"/>
          <w:highlight w:val="green"/>
        </w:rPr>
        <w:t>opposing</w:t>
      </w:r>
      <w:r w:rsidRPr="00933225">
        <w:rPr>
          <w:rStyle w:val="StyleUnderline"/>
        </w:rPr>
        <w:t xml:space="preserve"> the </w:t>
      </w:r>
      <w:proofErr w:type="spellStart"/>
      <w:r w:rsidRPr="0086073D">
        <w:rPr>
          <w:rStyle w:val="Emphasis"/>
          <w:highlight w:val="green"/>
        </w:rPr>
        <w:t>individualising</w:t>
      </w:r>
      <w:proofErr w:type="spellEnd"/>
      <w:r w:rsidRPr="0086073D">
        <w:rPr>
          <w:rStyle w:val="Emphasis"/>
          <w:highlight w:val="green"/>
        </w:rPr>
        <w:t xml:space="preserve"> rhetoric</w:t>
      </w:r>
      <w:r w:rsidRPr="00933225">
        <w:rPr>
          <w:rStyle w:val="StyleUnderline"/>
        </w:rPr>
        <w:t xml:space="preserve"> of neoliberalism</w:t>
      </w:r>
      <w:r w:rsidRPr="00FB6181">
        <w:rPr>
          <w:sz w:val="10"/>
        </w:rPr>
        <w:t xml:space="preserve"> [27, p. 4]. As will be further discussed, Harvey readily acknowledges that </w:t>
      </w:r>
      <w:r w:rsidRPr="0036296B">
        <w:rPr>
          <w:rStyle w:val="StyleUnderline"/>
        </w:rPr>
        <w:t xml:space="preserve">the </w:t>
      </w:r>
      <w:r w:rsidRPr="0036296B">
        <w:rPr>
          <w:rStyle w:val="Emphasis"/>
        </w:rPr>
        <w:t>definition</w:t>
      </w:r>
      <w:r w:rsidRPr="0036296B">
        <w:rPr>
          <w:rStyle w:val="StyleUnderline"/>
        </w:rPr>
        <w:t xml:space="preserve"> and </w:t>
      </w:r>
      <w:r w:rsidRPr="0036296B">
        <w:rPr>
          <w:rStyle w:val="Emphasis"/>
        </w:rPr>
        <w:t>application</w:t>
      </w:r>
      <w:r w:rsidRPr="0036296B">
        <w:rPr>
          <w:sz w:val="10"/>
        </w:rPr>
        <w:t xml:space="preserve"> </w:t>
      </w:r>
      <w:r w:rsidRPr="0036296B">
        <w:rPr>
          <w:rStyle w:val="StyleUnderline"/>
        </w:rPr>
        <w:t xml:space="preserve">of such a </w:t>
      </w:r>
      <w:r w:rsidRPr="0036296B">
        <w:rPr>
          <w:rStyle w:val="Emphasis"/>
        </w:rPr>
        <w:t>collective right</w:t>
      </w:r>
      <w:r w:rsidRPr="0036296B">
        <w:rPr>
          <w:sz w:val="10"/>
        </w:rPr>
        <w:t xml:space="preserve"> </w:t>
      </w:r>
      <w:r w:rsidRPr="0036296B">
        <w:rPr>
          <w:rStyle w:val="StyleUnderline"/>
        </w:rPr>
        <w:t xml:space="preserve">is ‘itself an </w:t>
      </w:r>
      <w:r w:rsidRPr="0036296B">
        <w:rPr>
          <w:rStyle w:val="Emphasis"/>
        </w:rPr>
        <w:t>object</w:t>
      </w:r>
      <w:r w:rsidRPr="0036296B">
        <w:rPr>
          <w:rStyle w:val="StyleUnderline"/>
        </w:rPr>
        <w:t xml:space="preserve"> of </w:t>
      </w:r>
      <w:r w:rsidRPr="0036296B">
        <w:rPr>
          <w:rStyle w:val="Emphasis"/>
        </w:rPr>
        <w:t>struggle</w:t>
      </w:r>
      <w:r w:rsidRPr="0036296B">
        <w:rPr>
          <w:sz w:val="10"/>
        </w:rPr>
        <w:t xml:space="preserve">, </w:t>
      </w:r>
      <w:r w:rsidRPr="0036296B">
        <w:rPr>
          <w:rStyle w:val="StyleUnderline"/>
        </w:rPr>
        <w:t xml:space="preserve">and that </w:t>
      </w:r>
      <w:r w:rsidRPr="0036296B">
        <w:rPr>
          <w:rStyle w:val="Emphasis"/>
        </w:rPr>
        <w:t>struggle</w:t>
      </w:r>
      <w:r w:rsidRPr="0036296B">
        <w:rPr>
          <w:rStyle w:val="StyleUnderline"/>
        </w:rPr>
        <w:t xml:space="preserve"> has to proceed </w:t>
      </w:r>
      <w:r w:rsidRPr="0036296B">
        <w:rPr>
          <w:rStyle w:val="Emphasis"/>
        </w:rPr>
        <w:t>concomitantly</w:t>
      </w:r>
      <w:r w:rsidRPr="0036296B">
        <w:rPr>
          <w:sz w:val="10"/>
        </w:rPr>
        <w:t xml:space="preserve"> </w:t>
      </w:r>
      <w:r w:rsidRPr="0036296B">
        <w:rPr>
          <w:rStyle w:val="StyleUnderline"/>
        </w:rPr>
        <w:t xml:space="preserve">with the </w:t>
      </w:r>
      <w:r w:rsidRPr="0036296B">
        <w:rPr>
          <w:rStyle w:val="StyleUnderline"/>
        </w:rPr>
        <w:lastRenderedPageBreak/>
        <w:t>struggle to materialize it’</w:t>
      </w:r>
      <w:r w:rsidRPr="0036296B">
        <w:rPr>
          <w:sz w:val="10"/>
        </w:rPr>
        <w:t xml:space="preserve">, mirroring the CLS critique that rights are not determinative or uncontested concepts [27, p. xv]. However, </w:t>
      </w:r>
      <w:r w:rsidRPr="0036296B">
        <w:rPr>
          <w:rStyle w:val="Emphasis"/>
        </w:rPr>
        <w:t xml:space="preserve">the </w:t>
      </w:r>
      <w:r w:rsidRPr="0086073D">
        <w:rPr>
          <w:rStyle w:val="Emphasis"/>
          <w:highlight w:val="green"/>
        </w:rPr>
        <w:t xml:space="preserve">contest </w:t>
      </w:r>
      <w:r w:rsidRPr="0036296B">
        <w:rPr>
          <w:rStyle w:val="Emphasis"/>
        </w:rPr>
        <w:t>inherent</w:t>
      </w:r>
      <w:r w:rsidRPr="0036296B">
        <w:rPr>
          <w:sz w:val="10"/>
        </w:rPr>
        <w:t xml:space="preserve"> </w:t>
      </w:r>
      <w:r w:rsidRPr="0086073D">
        <w:rPr>
          <w:rStyle w:val="StyleUnderline"/>
          <w:highlight w:val="green"/>
        </w:rPr>
        <w:t>in</w:t>
      </w:r>
      <w:r w:rsidRPr="00933225">
        <w:rPr>
          <w:rStyle w:val="StyleUnderline"/>
        </w:rPr>
        <w:t xml:space="preserve"> the </w:t>
      </w:r>
      <w:r w:rsidRPr="00933225">
        <w:rPr>
          <w:rStyle w:val="Emphasis"/>
        </w:rPr>
        <w:t>assertion</w:t>
      </w:r>
      <w:r w:rsidRPr="00933225">
        <w:rPr>
          <w:rStyle w:val="StyleUnderline"/>
        </w:rPr>
        <w:t xml:space="preserve"> of </w:t>
      </w:r>
      <w:r w:rsidRPr="0036296B">
        <w:rPr>
          <w:rStyle w:val="StyleUnderline"/>
        </w:rPr>
        <w:t xml:space="preserve">such </w:t>
      </w:r>
      <w:r w:rsidRPr="0086073D">
        <w:rPr>
          <w:rStyle w:val="Emphasis"/>
          <w:highlight w:val="green"/>
        </w:rPr>
        <w:t>rights</w:t>
      </w:r>
      <w:r w:rsidRPr="0086073D">
        <w:rPr>
          <w:rStyle w:val="StyleUnderline"/>
          <w:highlight w:val="green"/>
        </w:rPr>
        <w:t xml:space="preserve"> is</w:t>
      </w:r>
      <w:r w:rsidRPr="00933225">
        <w:rPr>
          <w:rStyle w:val="StyleUnderline"/>
        </w:rPr>
        <w:t xml:space="preserve"> presented </w:t>
      </w:r>
      <w:r w:rsidRPr="0086073D">
        <w:rPr>
          <w:rStyle w:val="Emphasis"/>
          <w:highlight w:val="green"/>
        </w:rPr>
        <w:t>not</w:t>
      </w:r>
      <w:r w:rsidRPr="00933225">
        <w:rPr>
          <w:rStyle w:val="Emphasis"/>
        </w:rPr>
        <w:t xml:space="preserve"> as </w:t>
      </w:r>
      <w:r w:rsidRPr="0086073D">
        <w:rPr>
          <w:rStyle w:val="Emphasis"/>
          <w:highlight w:val="green"/>
        </w:rPr>
        <w:t>a</w:t>
      </w:r>
      <w:r w:rsidRPr="00FB6181">
        <w:rPr>
          <w:sz w:val="10"/>
          <w:highlight w:val="green"/>
        </w:rPr>
        <w:t xml:space="preserve"> </w:t>
      </w:r>
      <w:r w:rsidRPr="0086073D">
        <w:rPr>
          <w:rStyle w:val="Emphasis"/>
          <w:highlight w:val="green"/>
        </w:rPr>
        <w:t>detriment</w:t>
      </w:r>
      <w:r w:rsidRPr="00FB6181">
        <w:rPr>
          <w:sz w:val="10"/>
          <w:highlight w:val="green"/>
        </w:rPr>
        <w:t xml:space="preserve">, </w:t>
      </w:r>
      <w:r w:rsidRPr="0086073D">
        <w:rPr>
          <w:rStyle w:val="StyleUnderline"/>
          <w:highlight w:val="green"/>
        </w:rPr>
        <w:t>but</w:t>
      </w:r>
      <w:r w:rsidRPr="00933225">
        <w:rPr>
          <w:rStyle w:val="StyleUnderline"/>
        </w:rPr>
        <w:t xml:space="preserve"> a </w:t>
      </w:r>
      <w:r w:rsidRPr="0086073D">
        <w:rPr>
          <w:rStyle w:val="Emphasis"/>
          <w:highlight w:val="green"/>
        </w:rPr>
        <w:t>benefit</w:t>
      </w:r>
      <w:r w:rsidRPr="0086073D">
        <w:rPr>
          <w:rStyle w:val="StyleUnderline"/>
          <w:highlight w:val="green"/>
        </w:rPr>
        <w:t xml:space="preserve"> of such </w:t>
      </w:r>
      <w:r w:rsidRPr="0086073D">
        <w:rPr>
          <w:rStyle w:val="Emphasis"/>
          <w:highlight w:val="green"/>
        </w:rPr>
        <w:t>discourse</w:t>
      </w:r>
      <w:r w:rsidRPr="00FB6181">
        <w:rPr>
          <w:sz w:val="10"/>
        </w:rPr>
        <w:t xml:space="preserve">. To Harvey, such a bundle of </w:t>
      </w:r>
      <w:r w:rsidRPr="0086073D">
        <w:rPr>
          <w:rStyle w:val="Emphasis"/>
          <w:highlight w:val="green"/>
        </w:rPr>
        <w:t>collective rights</w:t>
      </w:r>
      <w:r w:rsidRPr="00FB6181">
        <w:rPr>
          <w:sz w:val="10"/>
        </w:rPr>
        <w:t xml:space="preserve"> </w:t>
      </w:r>
      <w:r w:rsidRPr="00933225">
        <w:rPr>
          <w:rStyle w:val="StyleUnderline"/>
        </w:rPr>
        <w:t xml:space="preserve">to </w:t>
      </w:r>
      <w:r w:rsidRPr="0086073D">
        <w:rPr>
          <w:rStyle w:val="StyleUnderline"/>
          <w:highlight w:val="green"/>
        </w:rPr>
        <w:t>counter</w:t>
      </w:r>
      <w:r w:rsidRPr="00FB6181">
        <w:rPr>
          <w:sz w:val="10"/>
        </w:rPr>
        <w:t xml:space="preserve"> </w:t>
      </w:r>
      <w:r w:rsidRPr="00933225">
        <w:rPr>
          <w:rStyle w:val="Emphasis"/>
        </w:rPr>
        <w:t>neoliberalism</w:t>
      </w:r>
      <w:r w:rsidRPr="00FB6181">
        <w:rPr>
          <w:sz w:val="10"/>
        </w:rPr>
        <w:t xml:space="preserve"> </w:t>
      </w:r>
      <w:r w:rsidRPr="00933225">
        <w:rPr>
          <w:rStyle w:val="StyleUnderline"/>
        </w:rPr>
        <w:t xml:space="preserve">may include any number of demands </w:t>
      </w:r>
      <w:r w:rsidRPr="00933225">
        <w:rPr>
          <w:rStyle w:val="Emphasis"/>
        </w:rPr>
        <w:t>beyond</w:t>
      </w:r>
      <w:r w:rsidRPr="00933225">
        <w:rPr>
          <w:rStyle w:val="StyleUnderline"/>
        </w:rPr>
        <w:t xml:space="preserve"> traditional </w:t>
      </w:r>
      <w:r w:rsidRPr="0086073D">
        <w:rPr>
          <w:rStyle w:val="Emphasis"/>
          <w:highlight w:val="green"/>
        </w:rPr>
        <w:t>liberal rights</w:t>
      </w:r>
      <w:r w:rsidRPr="00FB6181">
        <w:rPr>
          <w:sz w:val="10"/>
        </w:rPr>
        <w:t xml:space="preserve"> [26, p. 204]. In this bundle, it is Harvey’s </w:t>
      </w:r>
      <w:proofErr w:type="spellStart"/>
      <w:r w:rsidRPr="00FB6181">
        <w:rPr>
          <w:sz w:val="10"/>
        </w:rPr>
        <w:t>radicalised</w:t>
      </w:r>
      <w:proofErr w:type="spellEnd"/>
      <w:r w:rsidRPr="00FB6181">
        <w:rPr>
          <w:sz w:val="10"/>
        </w:rPr>
        <w:t xml:space="preserve"> right to ‘political association’, infused with the primacy of class struggle in his analysis, that is of most significant concern for the purposes of this article. Moreover, </w:t>
      </w:r>
      <w:r w:rsidRPr="0036296B">
        <w:rPr>
          <w:rStyle w:val="StyleUnderline"/>
        </w:rPr>
        <w:t xml:space="preserve">the </w:t>
      </w:r>
      <w:r w:rsidRPr="0036296B">
        <w:rPr>
          <w:rStyle w:val="Emphasis"/>
        </w:rPr>
        <w:t>prefigurative</w:t>
      </w:r>
      <w:r w:rsidRPr="0036296B">
        <w:rPr>
          <w:sz w:val="10"/>
        </w:rPr>
        <w:t xml:space="preserve"> </w:t>
      </w:r>
      <w:r w:rsidRPr="0036296B">
        <w:rPr>
          <w:rStyle w:val="Emphasis"/>
        </w:rPr>
        <w:t>nature</w:t>
      </w:r>
      <w:r w:rsidRPr="0036296B">
        <w:rPr>
          <w:sz w:val="10"/>
        </w:rPr>
        <w:t xml:space="preserve"> </w:t>
      </w:r>
      <w:r w:rsidRPr="0036296B">
        <w:rPr>
          <w:rStyle w:val="StyleUnderline"/>
        </w:rPr>
        <w:t xml:space="preserve">of </w:t>
      </w:r>
      <w:r w:rsidRPr="0036296B">
        <w:rPr>
          <w:rStyle w:val="Emphasis"/>
        </w:rPr>
        <w:t>participatory</w:t>
      </w:r>
      <w:r w:rsidRPr="0036296B">
        <w:rPr>
          <w:rStyle w:val="StyleUnderline"/>
        </w:rPr>
        <w:t xml:space="preserve"> and collective </w:t>
      </w:r>
      <w:proofErr w:type="spellStart"/>
      <w:r w:rsidRPr="0036296B">
        <w:rPr>
          <w:rStyle w:val="Emphasis"/>
        </w:rPr>
        <w:t>organising</w:t>
      </w:r>
      <w:proofErr w:type="spellEnd"/>
      <w:r w:rsidRPr="0036296B">
        <w:rPr>
          <w:sz w:val="10"/>
        </w:rPr>
        <w:t xml:space="preserve">, as will be further discussed in the forthcoming section, </w:t>
      </w:r>
      <w:r w:rsidRPr="0036296B">
        <w:rPr>
          <w:rStyle w:val="StyleUnderline"/>
        </w:rPr>
        <w:t>bears</w:t>
      </w:r>
      <w:r w:rsidRPr="0036296B">
        <w:rPr>
          <w:sz w:val="10"/>
        </w:rPr>
        <w:t xml:space="preserve"> what Harvey describes </w:t>
      </w:r>
      <w:r w:rsidRPr="0036296B">
        <w:rPr>
          <w:rStyle w:val="StyleUnderline"/>
        </w:rPr>
        <w:t xml:space="preserve">as the burden upon such </w:t>
      </w:r>
      <w:r w:rsidRPr="0036296B">
        <w:rPr>
          <w:rStyle w:val="Emphasis"/>
        </w:rPr>
        <w:t>counterhegemonic rights discourse</w:t>
      </w:r>
      <w:r w:rsidRPr="0036296B">
        <w:rPr>
          <w:sz w:val="10"/>
        </w:rPr>
        <w:t xml:space="preserve">, </w:t>
      </w:r>
      <w:r w:rsidRPr="0036296B">
        <w:rPr>
          <w:rStyle w:val="StyleUnderline"/>
        </w:rPr>
        <w:t xml:space="preserve">by which </w:t>
      </w:r>
      <w:r w:rsidRPr="0036296B">
        <w:rPr>
          <w:rStyle w:val="Emphasis"/>
        </w:rPr>
        <w:t>the proposal of ‘different right</w:t>
      </w:r>
      <w:r w:rsidRPr="0036296B">
        <w:rPr>
          <w:sz w:val="10"/>
        </w:rPr>
        <w:t xml:space="preserve"> </w:t>
      </w:r>
      <w:r w:rsidRPr="0036296B">
        <w:rPr>
          <w:rStyle w:val="StyleUnderline"/>
        </w:rPr>
        <w:t>to those held sacrosanct</w:t>
      </w:r>
      <w:r w:rsidRPr="0036296B">
        <w:rPr>
          <w:sz w:val="10"/>
        </w:rPr>
        <w:t xml:space="preserve"> by neoliberalism carries with it… </w:t>
      </w:r>
      <w:r w:rsidRPr="0036296B">
        <w:rPr>
          <w:rStyle w:val="Emphasis"/>
        </w:rPr>
        <w:t>the obligation to</w:t>
      </w:r>
      <w:r w:rsidRPr="0036296B">
        <w:rPr>
          <w:sz w:val="10"/>
        </w:rPr>
        <w:t xml:space="preserve"> </w:t>
      </w:r>
      <w:r w:rsidRPr="0036296B">
        <w:rPr>
          <w:rStyle w:val="Emphasis"/>
        </w:rPr>
        <w:t>specify</w:t>
      </w:r>
      <w:r w:rsidRPr="0036296B">
        <w:rPr>
          <w:rStyle w:val="StyleUnderline"/>
        </w:rPr>
        <w:t xml:space="preserve"> </w:t>
      </w:r>
      <w:r w:rsidRPr="0036296B">
        <w:rPr>
          <w:rStyle w:val="Emphasis"/>
        </w:rPr>
        <w:t>alternative social process[es</w:t>
      </w:r>
      <w:r w:rsidRPr="0036296B">
        <w:rPr>
          <w:rStyle w:val="StyleUnderline"/>
        </w:rPr>
        <w:t>] within which such alternative</w:t>
      </w:r>
      <w:r w:rsidRPr="00933225">
        <w:rPr>
          <w:rStyle w:val="StyleUnderline"/>
        </w:rPr>
        <w:t xml:space="preserve"> </w:t>
      </w:r>
      <w:r w:rsidRPr="0086073D">
        <w:rPr>
          <w:rStyle w:val="StyleUnderline"/>
          <w:highlight w:val="green"/>
        </w:rPr>
        <w:t xml:space="preserve">rights </w:t>
      </w:r>
      <w:r w:rsidRPr="0036296B">
        <w:rPr>
          <w:rStyle w:val="Emphasis"/>
        </w:rPr>
        <w:t>can inhere</w:t>
      </w:r>
      <w:r w:rsidRPr="0036296B">
        <w:rPr>
          <w:sz w:val="10"/>
        </w:rPr>
        <w:t xml:space="preserve">.’ [26, 204] In this way, </w:t>
      </w:r>
      <w:r w:rsidRPr="0036296B">
        <w:rPr>
          <w:rStyle w:val="StyleUnderline"/>
        </w:rPr>
        <w:t xml:space="preserve">the promise of collective </w:t>
      </w:r>
      <w:proofErr w:type="spellStart"/>
      <w:r w:rsidRPr="0036296B">
        <w:rPr>
          <w:rStyle w:val="StyleUnderline"/>
        </w:rPr>
        <w:t>organising</w:t>
      </w:r>
      <w:proofErr w:type="spellEnd"/>
      <w:r w:rsidRPr="0036296B">
        <w:rPr>
          <w:rStyle w:val="StyleUnderline"/>
        </w:rPr>
        <w:t xml:space="preserve"> and</w:t>
      </w:r>
      <w:r w:rsidRPr="0036296B">
        <w:rPr>
          <w:sz w:val="10"/>
        </w:rPr>
        <w:t xml:space="preserve">, by extension, </w:t>
      </w:r>
      <w:r w:rsidRPr="0036296B">
        <w:rPr>
          <w:rStyle w:val="StyleUnderline"/>
        </w:rPr>
        <w:t xml:space="preserve">rights to promote </w:t>
      </w:r>
      <w:proofErr w:type="spellStart"/>
      <w:r w:rsidRPr="0036296B">
        <w:rPr>
          <w:rStyle w:val="StyleUnderline"/>
        </w:rPr>
        <w:t>organising</w:t>
      </w:r>
      <w:proofErr w:type="spellEnd"/>
      <w:r w:rsidRPr="0036296B">
        <w:rPr>
          <w:sz w:val="10"/>
        </w:rPr>
        <w:t xml:space="preserve">, </w:t>
      </w:r>
      <w:r w:rsidRPr="0036296B">
        <w:rPr>
          <w:rStyle w:val="StyleUnderline"/>
        </w:rPr>
        <w:t xml:space="preserve">lies in their ability to </w:t>
      </w:r>
      <w:r w:rsidRPr="0036296B">
        <w:rPr>
          <w:rStyle w:val="Emphasis"/>
        </w:rPr>
        <w:t>further</w:t>
      </w:r>
      <w:r w:rsidRPr="0036296B">
        <w:rPr>
          <w:rStyle w:val="StyleUnderline"/>
        </w:rPr>
        <w:t xml:space="preserve"> </w:t>
      </w:r>
      <w:r w:rsidRPr="0036296B">
        <w:rPr>
          <w:rStyle w:val="Emphasis"/>
        </w:rPr>
        <w:t>counter-hegemonic discourses</w:t>
      </w:r>
      <w:r w:rsidRPr="0036296B">
        <w:rPr>
          <w:sz w:val="10"/>
        </w:rPr>
        <w:t xml:space="preserve"> </w:t>
      </w:r>
      <w:r w:rsidRPr="0036296B">
        <w:rPr>
          <w:rStyle w:val="StyleUnderline"/>
        </w:rPr>
        <w:t xml:space="preserve">and </w:t>
      </w:r>
      <w:r w:rsidRPr="0086073D">
        <w:rPr>
          <w:rStyle w:val="Emphasis"/>
          <w:highlight w:val="green"/>
        </w:rPr>
        <w:t>expand</w:t>
      </w:r>
      <w:r w:rsidRPr="00933225">
        <w:rPr>
          <w:rStyle w:val="Emphasis"/>
        </w:rPr>
        <w:t xml:space="preserve"> </w:t>
      </w:r>
      <w:r w:rsidRPr="0086073D">
        <w:rPr>
          <w:rStyle w:val="Emphasis"/>
          <w:highlight w:val="green"/>
        </w:rPr>
        <w:t>political imagination</w:t>
      </w:r>
      <w:r w:rsidRPr="00FB6181">
        <w:rPr>
          <w:sz w:val="10"/>
        </w:rPr>
        <w:t xml:space="preserve"> </w:t>
      </w:r>
      <w:r w:rsidRPr="0086073D">
        <w:rPr>
          <w:rStyle w:val="StyleUnderline"/>
          <w:highlight w:val="green"/>
        </w:rPr>
        <w:t>and</w:t>
      </w:r>
      <w:r w:rsidRPr="00FB6181">
        <w:rPr>
          <w:sz w:val="10"/>
        </w:rPr>
        <w:t xml:space="preserve">, in so doing, </w:t>
      </w:r>
      <w:r w:rsidRPr="0086073D">
        <w:rPr>
          <w:rStyle w:val="StyleUnderline"/>
          <w:highlight w:val="green"/>
        </w:rPr>
        <w:t>the lines of</w:t>
      </w:r>
      <w:r w:rsidRPr="00933225">
        <w:rPr>
          <w:rStyle w:val="StyleUnderline"/>
        </w:rPr>
        <w:t xml:space="preserve"> political and social </w:t>
      </w:r>
      <w:r w:rsidRPr="0086073D">
        <w:rPr>
          <w:rStyle w:val="StyleUnderline"/>
          <w:highlight w:val="green"/>
        </w:rPr>
        <w:t>struggle</w:t>
      </w:r>
      <w:r w:rsidRPr="00933225">
        <w:rPr>
          <w:rStyle w:val="StyleUnderline"/>
        </w:rPr>
        <w:t>.</w:t>
      </w:r>
    </w:p>
    <w:p w14:paraId="4FDBED34" w14:textId="77777777" w:rsidR="00160298" w:rsidRPr="00FB6181" w:rsidRDefault="00160298" w:rsidP="00160298">
      <w:pPr>
        <w:rPr>
          <w:sz w:val="10"/>
        </w:rPr>
      </w:pPr>
      <w:r w:rsidRPr="00FB6181">
        <w:rPr>
          <w:sz w:val="10"/>
        </w:rPr>
        <w:t xml:space="preserve">Harvey describes the heavily intersectional nature of class oppression as an intensified phenomenon under neoliberalism, noting the </w:t>
      </w:r>
      <w:proofErr w:type="spellStart"/>
      <w:r w:rsidRPr="00FB6181">
        <w:rPr>
          <w:sz w:val="10"/>
        </w:rPr>
        <w:t>racialised</w:t>
      </w:r>
      <w:proofErr w:type="spellEnd"/>
      <w:r w:rsidRPr="00FB6181">
        <w:rPr>
          <w:sz w:val="10"/>
        </w:rPr>
        <w:t xml:space="preserve"> nature of lower classes throughout the Global North and the ‘increasing </w:t>
      </w:r>
      <w:proofErr w:type="spellStart"/>
      <w:r w:rsidRPr="00FB6181">
        <w:rPr>
          <w:sz w:val="10"/>
        </w:rPr>
        <w:t>femini</w:t>
      </w:r>
      <w:proofErr w:type="spellEnd"/>
      <w:r w:rsidRPr="00FB6181">
        <w:rPr>
          <w:sz w:val="10"/>
        </w:rPr>
        <w:t>[s]</w:t>
      </w:r>
      <w:proofErr w:type="spellStart"/>
      <w:r w:rsidRPr="00FB6181">
        <w:rPr>
          <w:sz w:val="10"/>
        </w:rPr>
        <w:t>ation</w:t>
      </w:r>
      <w:proofErr w:type="spellEnd"/>
      <w:r w:rsidRPr="00FB6181">
        <w:rPr>
          <w:sz w:val="10"/>
        </w:rPr>
        <w:t xml:space="preserve"> of poverty’ [26, p. 202]. </w:t>
      </w:r>
      <w:r w:rsidRPr="00744A50">
        <w:rPr>
          <w:rStyle w:val="Emphasis"/>
        </w:rPr>
        <w:t>A unified language of politics</w:t>
      </w:r>
      <w:r w:rsidRPr="00FB6181">
        <w:rPr>
          <w:sz w:val="10"/>
        </w:rPr>
        <w:t xml:space="preserve"> and struggle </w:t>
      </w:r>
      <w:r w:rsidRPr="00744A50">
        <w:rPr>
          <w:rStyle w:val="StyleUnderline"/>
        </w:rPr>
        <w:t>is</w:t>
      </w:r>
      <w:r w:rsidRPr="00FB6181">
        <w:rPr>
          <w:sz w:val="10"/>
        </w:rPr>
        <w:t xml:space="preserve"> therefore </w:t>
      </w:r>
      <w:r w:rsidRPr="00744A50">
        <w:rPr>
          <w:rStyle w:val="StyleUnderline"/>
        </w:rPr>
        <w:t>required to draw together the various</w:t>
      </w:r>
      <w:r w:rsidRPr="00FB6181">
        <w:rPr>
          <w:sz w:val="10"/>
        </w:rPr>
        <w:t>—and at times disparate—</w:t>
      </w:r>
      <w:r w:rsidRPr="00744A50">
        <w:rPr>
          <w:rStyle w:val="StyleUnderline"/>
        </w:rPr>
        <w:t>movements that have emerged in response to neoliberalism</w:t>
      </w:r>
      <w:r w:rsidRPr="00FB6181">
        <w:rPr>
          <w:sz w:val="10"/>
        </w:rPr>
        <w:t>, from indigenous resistance to land dispossession22 and climate activists,23 to workers24 and LGTBQ+activists.25 The nature of class constitution, to Harvey, is not fixed, however, the nature of class regarding political and economic conflict, and therefore the inevitability of class struggle, is determined by the prevailing mode of production [14, pp. 279–304].</w:t>
      </w:r>
    </w:p>
    <w:p w14:paraId="4327C778" w14:textId="77777777" w:rsidR="00160298" w:rsidRPr="00FB6181" w:rsidRDefault="00160298" w:rsidP="00160298">
      <w:pPr>
        <w:rPr>
          <w:sz w:val="10"/>
        </w:rPr>
      </w:pPr>
      <w:r w:rsidRPr="00FB6181">
        <w:rPr>
          <w:sz w:val="10"/>
        </w:rPr>
        <w:t xml:space="preserve">Although Harvey’s </w:t>
      </w:r>
      <w:r w:rsidRPr="00744A50">
        <w:rPr>
          <w:rStyle w:val="StyleUnderline"/>
        </w:rPr>
        <w:t>analysis</w:t>
      </w:r>
      <w:r w:rsidRPr="00FB6181">
        <w:rPr>
          <w:sz w:val="10"/>
        </w:rPr>
        <w:t xml:space="preserve"> seeks to a significant degree to unite these multifaceted movements behind a Marxist class politics, </w:t>
      </w:r>
      <w:r w:rsidRPr="00744A50">
        <w:rPr>
          <w:rStyle w:val="StyleUnderline"/>
        </w:rPr>
        <w:t>the substance of</w:t>
      </w:r>
      <w:r w:rsidRPr="00FB6181">
        <w:rPr>
          <w:sz w:val="10"/>
        </w:rPr>
        <w:t xml:space="preserve"> such </w:t>
      </w:r>
      <w:r w:rsidRPr="00744A50">
        <w:rPr>
          <w:rStyle w:val="StyleUnderline"/>
        </w:rPr>
        <w:t>movements is of lesser concern</w:t>
      </w:r>
      <w:r w:rsidRPr="00FB6181">
        <w:rPr>
          <w:sz w:val="10"/>
        </w:rPr>
        <w:t xml:space="preserve"> to this project </w:t>
      </w:r>
      <w:r w:rsidRPr="00744A50">
        <w:rPr>
          <w:rStyle w:val="StyleUnderline"/>
        </w:rPr>
        <w:t xml:space="preserve">than their form as </w:t>
      </w:r>
      <w:proofErr w:type="spellStart"/>
      <w:r w:rsidRPr="00744A50">
        <w:rPr>
          <w:rStyle w:val="StyleUnderline"/>
        </w:rPr>
        <w:t>organisations</w:t>
      </w:r>
      <w:proofErr w:type="spellEnd"/>
      <w:r w:rsidRPr="00FB6181">
        <w:rPr>
          <w:sz w:val="10"/>
        </w:rPr>
        <w:t xml:space="preserve"> </w:t>
      </w:r>
      <w:r w:rsidRPr="00744A50">
        <w:rPr>
          <w:rStyle w:val="StyleUnderline"/>
        </w:rPr>
        <w:t xml:space="preserve">based around an </w:t>
      </w:r>
      <w:r w:rsidRPr="00744A50">
        <w:rPr>
          <w:rStyle w:val="Emphasis"/>
        </w:rPr>
        <w:t>agonistic</w:t>
      </w:r>
      <w:r w:rsidRPr="00744A50">
        <w:rPr>
          <w:rStyle w:val="StyleUnderline"/>
        </w:rPr>
        <w:t xml:space="preserve"> </w:t>
      </w:r>
      <w:r w:rsidRPr="00744A50">
        <w:rPr>
          <w:rStyle w:val="Emphasis"/>
        </w:rPr>
        <w:t>politics</w:t>
      </w:r>
      <w:r w:rsidRPr="00744A50">
        <w:rPr>
          <w:rStyle w:val="StyleUnderline"/>
        </w:rPr>
        <w:t xml:space="preserve"> of struggle</w:t>
      </w:r>
      <w:r w:rsidRPr="00FB6181">
        <w:rPr>
          <w:sz w:val="10"/>
        </w:rPr>
        <w:t xml:space="preserve">. To this extent, despite its focus on class oppression, Harvey’s approach mirrors </w:t>
      </w:r>
      <w:r w:rsidRPr="00744A50">
        <w:rPr>
          <w:rStyle w:val="StyleUnderline"/>
        </w:rPr>
        <w:t xml:space="preserve">the </w:t>
      </w:r>
      <w:r w:rsidRPr="00744A50">
        <w:rPr>
          <w:rStyle w:val="Emphasis"/>
        </w:rPr>
        <w:t>radical democratic vision</w:t>
      </w:r>
      <w:r w:rsidRPr="00FB6181">
        <w:rPr>
          <w:sz w:val="10"/>
        </w:rPr>
        <w:t xml:space="preserve"> previously outlined. Moreover, Harvey’s description of the organic emergence of social and intellectual movements from </w:t>
      </w:r>
      <w:r w:rsidRPr="00744A50">
        <w:rPr>
          <w:rStyle w:val="StyleUnderline"/>
        </w:rPr>
        <w:t>determined</w:t>
      </w:r>
      <w:r w:rsidRPr="00FB6181">
        <w:rPr>
          <w:sz w:val="10"/>
        </w:rPr>
        <w:t xml:space="preserve"> class </w:t>
      </w:r>
      <w:r w:rsidRPr="00744A50">
        <w:rPr>
          <w:rStyle w:val="StyleUnderline"/>
        </w:rPr>
        <w:t>positions</w:t>
      </w:r>
      <w:r w:rsidRPr="00FB6181">
        <w:rPr>
          <w:sz w:val="10"/>
        </w:rPr>
        <w:t xml:space="preserve"> recalls the Gramscian notion </w:t>
      </w:r>
      <w:r w:rsidRPr="00744A50">
        <w:rPr>
          <w:rStyle w:val="StyleUnderline"/>
        </w:rPr>
        <w:t>of</w:t>
      </w:r>
      <w:r w:rsidRPr="00FB6181">
        <w:rPr>
          <w:sz w:val="10"/>
        </w:rPr>
        <w:t xml:space="preserve"> organic intellectualism and </w:t>
      </w:r>
      <w:r w:rsidRPr="00744A50">
        <w:rPr>
          <w:rStyle w:val="StyleUnderline"/>
        </w:rPr>
        <w:t>hegemony/counter-hegemony</w:t>
      </w:r>
      <w:r w:rsidRPr="00FB6181">
        <w:rPr>
          <w:sz w:val="10"/>
        </w:rPr>
        <w:t xml:space="preserve"> </w:t>
      </w:r>
      <w:r w:rsidRPr="00744A50">
        <w:rPr>
          <w:rStyle w:val="StyleUnderline"/>
        </w:rPr>
        <w:t>and, thereby</w:t>
      </w:r>
      <w:r w:rsidRPr="00A93DC8">
        <w:rPr>
          <w:rStyle w:val="StyleUnderline"/>
        </w:rPr>
        <w:t xml:space="preserve">, the counter-hegemonic role that a discourse of rights and collective </w:t>
      </w:r>
      <w:proofErr w:type="spellStart"/>
      <w:r w:rsidRPr="00A93DC8">
        <w:rPr>
          <w:rStyle w:val="StyleUnderline"/>
        </w:rPr>
        <w:t>organising</w:t>
      </w:r>
      <w:proofErr w:type="spellEnd"/>
      <w:r w:rsidRPr="00A93DC8">
        <w:rPr>
          <w:rStyle w:val="StyleUnderline"/>
        </w:rPr>
        <w:t xml:space="preserve"> can play</w:t>
      </w:r>
      <w:r w:rsidRPr="00FB6181">
        <w:rPr>
          <w:sz w:val="10"/>
        </w:rPr>
        <w:t>.26</w:t>
      </w:r>
    </w:p>
    <w:p w14:paraId="681C2FCA" w14:textId="77777777" w:rsidR="00160298" w:rsidRPr="00FB6181" w:rsidRDefault="00160298" w:rsidP="00160298">
      <w:pPr>
        <w:rPr>
          <w:sz w:val="10"/>
        </w:rPr>
      </w:pPr>
      <w:r w:rsidRPr="00FB6181">
        <w:rPr>
          <w:sz w:val="10"/>
        </w:rPr>
        <w:t xml:space="preserve">Additionally, </w:t>
      </w:r>
      <w:r w:rsidRPr="00655096">
        <w:rPr>
          <w:rStyle w:val="StyleUnderline"/>
          <w:highlight w:val="green"/>
        </w:rPr>
        <w:t xml:space="preserve">the </w:t>
      </w:r>
      <w:r w:rsidRPr="00655096">
        <w:rPr>
          <w:rStyle w:val="Emphasis"/>
          <w:highlight w:val="green"/>
        </w:rPr>
        <w:t>legal reality</w:t>
      </w:r>
      <w:r w:rsidRPr="00FB6181">
        <w:rPr>
          <w:sz w:val="10"/>
          <w:highlight w:val="green"/>
        </w:rPr>
        <w:t xml:space="preserve"> </w:t>
      </w:r>
      <w:r w:rsidRPr="00655096">
        <w:rPr>
          <w:rStyle w:val="StyleUnderline"/>
          <w:highlight w:val="green"/>
        </w:rPr>
        <w:t xml:space="preserve">and </w:t>
      </w:r>
      <w:r w:rsidRPr="00655096">
        <w:rPr>
          <w:rStyle w:val="Emphasis"/>
          <w:highlight w:val="green"/>
        </w:rPr>
        <w:t>discursive advancement</w:t>
      </w:r>
      <w:r w:rsidRPr="00FB6181">
        <w:rPr>
          <w:sz w:val="10"/>
          <w:highlight w:val="green"/>
        </w:rPr>
        <w:t xml:space="preserve"> </w:t>
      </w:r>
      <w:r w:rsidRPr="00655096">
        <w:rPr>
          <w:rStyle w:val="StyleUnderline"/>
          <w:highlight w:val="green"/>
        </w:rPr>
        <w:t xml:space="preserve">of collective </w:t>
      </w:r>
      <w:proofErr w:type="spellStart"/>
      <w:r w:rsidRPr="00655096">
        <w:rPr>
          <w:rStyle w:val="StyleUnderline"/>
          <w:highlight w:val="green"/>
        </w:rPr>
        <w:t>organising</w:t>
      </w:r>
      <w:proofErr w:type="spellEnd"/>
      <w:r w:rsidRPr="00655096">
        <w:rPr>
          <w:rStyle w:val="StyleUnderline"/>
          <w:highlight w:val="green"/>
        </w:rPr>
        <w:t xml:space="preserve"> rights</w:t>
      </w:r>
      <w:r w:rsidRPr="00A93DC8">
        <w:rPr>
          <w:rStyle w:val="StyleUnderline"/>
        </w:rPr>
        <w:t xml:space="preserve"> themselves </w:t>
      </w:r>
      <w:r w:rsidRPr="00655096">
        <w:rPr>
          <w:rStyle w:val="StyleUnderline"/>
          <w:highlight w:val="green"/>
        </w:rPr>
        <w:t xml:space="preserve">provide a means of </w:t>
      </w:r>
      <w:r w:rsidRPr="00655096">
        <w:rPr>
          <w:rStyle w:val="Emphasis"/>
          <w:highlight w:val="green"/>
        </w:rPr>
        <w:t>drawing together</w:t>
      </w:r>
      <w:r w:rsidRPr="00FB6181">
        <w:rPr>
          <w:sz w:val="10"/>
        </w:rPr>
        <w:t xml:space="preserve"> </w:t>
      </w:r>
      <w:r w:rsidRPr="00A93DC8">
        <w:rPr>
          <w:rStyle w:val="StyleUnderline"/>
        </w:rPr>
        <w:t xml:space="preserve">these </w:t>
      </w:r>
      <w:r w:rsidRPr="00655096">
        <w:rPr>
          <w:rStyle w:val="Emphasis"/>
          <w:highlight w:val="green"/>
        </w:rPr>
        <w:t>movements</w:t>
      </w:r>
      <w:r w:rsidRPr="00655096">
        <w:rPr>
          <w:rStyle w:val="StyleUnderline"/>
          <w:highlight w:val="green"/>
        </w:rPr>
        <w:t xml:space="preserve"> and </w:t>
      </w:r>
      <w:r w:rsidRPr="00655096">
        <w:rPr>
          <w:rStyle w:val="Emphasis"/>
          <w:highlight w:val="green"/>
        </w:rPr>
        <w:t>coalitions</w:t>
      </w:r>
      <w:r w:rsidRPr="00FB6181">
        <w:rPr>
          <w:sz w:val="10"/>
        </w:rPr>
        <w:t xml:space="preserve">. </w:t>
      </w:r>
      <w:proofErr w:type="spellStart"/>
      <w:r w:rsidRPr="00655096">
        <w:rPr>
          <w:rStyle w:val="Emphasis"/>
          <w:highlight w:val="green"/>
        </w:rPr>
        <w:t>Organising</w:t>
      </w:r>
      <w:proofErr w:type="spellEnd"/>
      <w:r w:rsidRPr="00655096">
        <w:rPr>
          <w:rStyle w:val="Emphasis"/>
          <w:highlight w:val="green"/>
        </w:rPr>
        <w:t xml:space="preserve"> rights</w:t>
      </w:r>
      <w:r w:rsidRPr="00FB6181">
        <w:rPr>
          <w:sz w:val="10"/>
        </w:rPr>
        <w:t xml:space="preserve"> </w:t>
      </w:r>
      <w:r w:rsidRPr="00A93DC8">
        <w:rPr>
          <w:rStyle w:val="StyleUnderline"/>
        </w:rPr>
        <w:t xml:space="preserve">provide ways of </w:t>
      </w:r>
      <w:r w:rsidRPr="00655096">
        <w:rPr>
          <w:rStyle w:val="Emphasis"/>
          <w:highlight w:val="green"/>
        </w:rPr>
        <w:t>validat</w:t>
      </w:r>
      <w:r w:rsidRPr="00A93DC8">
        <w:rPr>
          <w:rStyle w:val="Emphasis"/>
        </w:rPr>
        <w:t>ing</w:t>
      </w:r>
      <w:r w:rsidRPr="00A93DC8">
        <w:rPr>
          <w:rStyle w:val="StyleUnderline"/>
        </w:rPr>
        <w:t xml:space="preserve"> </w:t>
      </w:r>
      <w:r w:rsidRPr="00655096">
        <w:rPr>
          <w:rStyle w:val="StyleUnderline"/>
          <w:highlight w:val="green"/>
        </w:rPr>
        <w:t xml:space="preserve">and </w:t>
      </w:r>
      <w:r w:rsidRPr="00655096">
        <w:rPr>
          <w:rStyle w:val="Emphasis"/>
          <w:highlight w:val="green"/>
        </w:rPr>
        <w:t>affirm</w:t>
      </w:r>
      <w:r w:rsidRPr="00A93DC8">
        <w:rPr>
          <w:rStyle w:val="Emphasis"/>
        </w:rPr>
        <w:t>ing</w:t>
      </w:r>
      <w:r w:rsidRPr="00A93DC8">
        <w:rPr>
          <w:rStyle w:val="StyleUnderline"/>
        </w:rPr>
        <w:t xml:space="preserve"> </w:t>
      </w:r>
      <w:r w:rsidRPr="00655096">
        <w:rPr>
          <w:rStyle w:val="StyleUnderline"/>
          <w:highlight w:val="green"/>
        </w:rPr>
        <w:t xml:space="preserve">engagement with </w:t>
      </w:r>
      <w:proofErr w:type="spellStart"/>
      <w:r w:rsidRPr="00655096">
        <w:rPr>
          <w:rStyle w:val="Emphasis"/>
          <w:highlight w:val="green"/>
        </w:rPr>
        <w:t>organisations</w:t>
      </w:r>
      <w:proofErr w:type="spellEnd"/>
      <w:r w:rsidRPr="00FB6181">
        <w:rPr>
          <w:sz w:val="10"/>
        </w:rPr>
        <w:t xml:space="preserve">—often </w:t>
      </w:r>
      <w:r w:rsidRPr="00655096">
        <w:rPr>
          <w:rStyle w:val="StyleUnderline"/>
          <w:highlight w:val="green"/>
        </w:rPr>
        <w:t xml:space="preserve">in the face of </w:t>
      </w:r>
      <w:r w:rsidRPr="00655096">
        <w:rPr>
          <w:rStyle w:val="Emphasis"/>
          <w:highlight w:val="green"/>
        </w:rPr>
        <w:t>opposing pressure</w:t>
      </w:r>
      <w:r w:rsidRPr="00A93DC8">
        <w:rPr>
          <w:rStyle w:val="StyleUnderline"/>
        </w:rPr>
        <w:t xml:space="preserve"> </w:t>
      </w:r>
      <w:r w:rsidRPr="00655096">
        <w:rPr>
          <w:rStyle w:val="StyleUnderline"/>
          <w:highlight w:val="green"/>
        </w:rPr>
        <w:t>from</w:t>
      </w:r>
      <w:r w:rsidRPr="00FB6181">
        <w:rPr>
          <w:sz w:val="10"/>
        </w:rPr>
        <w:t xml:space="preserve"> </w:t>
      </w:r>
      <w:r w:rsidRPr="00A93DC8">
        <w:rPr>
          <w:rStyle w:val="StyleUnderline"/>
        </w:rPr>
        <w:t xml:space="preserve">more structurally powerful agents such as </w:t>
      </w:r>
      <w:r w:rsidRPr="00655096">
        <w:rPr>
          <w:rStyle w:val="Emphasis"/>
          <w:highlight w:val="green"/>
        </w:rPr>
        <w:t>employers</w:t>
      </w:r>
      <w:r w:rsidRPr="00FB6181">
        <w:rPr>
          <w:sz w:val="10"/>
          <w:highlight w:val="green"/>
        </w:rPr>
        <w:t xml:space="preserve">, </w:t>
      </w:r>
      <w:r w:rsidRPr="00655096">
        <w:rPr>
          <w:rStyle w:val="Emphasis"/>
          <w:highlight w:val="green"/>
        </w:rPr>
        <w:t>landlords</w:t>
      </w:r>
      <w:r w:rsidRPr="00FB6181">
        <w:rPr>
          <w:sz w:val="10"/>
        </w:rPr>
        <w:t xml:space="preserve">, </w:t>
      </w:r>
      <w:r w:rsidRPr="00A93DC8">
        <w:rPr>
          <w:rStyle w:val="StyleUnderline"/>
        </w:rPr>
        <w:t>or</w:t>
      </w:r>
      <w:r w:rsidRPr="00FB6181">
        <w:rPr>
          <w:sz w:val="10"/>
        </w:rPr>
        <w:t xml:space="preserve"> </w:t>
      </w:r>
      <w:r w:rsidRPr="00655096">
        <w:rPr>
          <w:rStyle w:val="Emphasis"/>
          <w:highlight w:val="green"/>
        </w:rPr>
        <w:t>gov</w:t>
      </w:r>
      <w:r w:rsidRPr="00A93DC8">
        <w:rPr>
          <w:rStyle w:val="Emphasis"/>
        </w:rPr>
        <w:t>ernment agencies</w:t>
      </w:r>
      <w:r w:rsidRPr="00FB6181">
        <w:rPr>
          <w:sz w:val="10"/>
        </w:rPr>
        <w:t>—</w:t>
      </w:r>
      <w:r w:rsidRPr="00655096">
        <w:rPr>
          <w:rStyle w:val="StyleUnderline"/>
          <w:highlight w:val="green"/>
        </w:rPr>
        <w:t>and provide a means</w:t>
      </w:r>
      <w:r w:rsidRPr="00A93DC8">
        <w:rPr>
          <w:rStyle w:val="StyleUnderline"/>
        </w:rPr>
        <w:t xml:space="preserve"> </w:t>
      </w:r>
      <w:r w:rsidRPr="00655096">
        <w:rPr>
          <w:rStyle w:val="StyleUnderline"/>
          <w:highlight w:val="green"/>
        </w:rPr>
        <w:t xml:space="preserve">by which </w:t>
      </w:r>
      <w:r w:rsidRPr="00655096">
        <w:rPr>
          <w:rStyle w:val="Emphasis"/>
          <w:highlight w:val="green"/>
        </w:rPr>
        <w:t>individuals</w:t>
      </w:r>
      <w:r w:rsidRPr="00A93DC8">
        <w:rPr>
          <w:rStyle w:val="StyleUnderline"/>
        </w:rPr>
        <w:t xml:space="preserve"> may </w:t>
      </w:r>
      <w:proofErr w:type="gramStart"/>
      <w:r w:rsidRPr="00655096">
        <w:rPr>
          <w:rStyle w:val="Emphasis"/>
          <w:highlight w:val="green"/>
        </w:rPr>
        <w:t>join</w:t>
      </w:r>
      <w:r w:rsidRPr="00A93DC8">
        <w:rPr>
          <w:rStyle w:val="Emphasis"/>
        </w:rPr>
        <w:t xml:space="preserve"> together</w:t>
      </w:r>
      <w:proofErr w:type="gramEnd"/>
      <w:r w:rsidRPr="00A93DC8">
        <w:rPr>
          <w:rStyle w:val="StyleUnderline"/>
        </w:rPr>
        <w:t xml:space="preserve"> </w:t>
      </w:r>
      <w:r w:rsidRPr="00655096">
        <w:rPr>
          <w:rStyle w:val="StyleUnderline"/>
          <w:highlight w:val="green"/>
        </w:rPr>
        <w:t>and</w:t>
      </w:r>
      <w:r w:rsidRPr="00FB6181">
        <w:rPr>
          <w:sz w:val="10"/>
        </w:rPr>
        <w:t xml:space="preserve">, in so doing, </w:t>
      </w:r>
      <w:r w:rsidRPr="00655096">
        <w:rPr>
          <w:rStyle w:val="StyleUnderline"/>
          <w:highlight w:val="green"/>
        </w:rPr>
        <w:t xml:space="preserve">develop </w:t>
      </w:r>
      <w:r w:rsidRPr="00655096">
        <w:rPr>
          <w:rStyle w:val="Emphasis"/>
          <w:highlight w:val="green"/>
        </w:rPr>
        <w:t>collective identity</w:t>
      </w:r>
      <w:r w:rsidRPr="00FB6181">
        <w:rPr>
          <w:sz w:val="10"/>
        </w:rPr>
        <w:t xml:space="preserve">. </w:t>
      </w:r>
      <w:r w:rsidRPr="00655096">
        <w:rPr>
          <w:rStyle w:val="StyleUnderline"/>
          <w:highlight w:val="green"/>
        </w:rPr>
        <w:t>In</w:t>
      </w:r>
      <w:r w:rsidRPr="00A93DC8">
        <w:rPr>
          <w:rStyle w:val="StyleUnderline"/>
        </w:rPr>
        <w:t xml:space="preserve"> their discussion of </w:t>
      </w:r>
      <w:proofErr w:type="spellStart"/>
      <w:r w:rsidRPr="00655096">
        <w:rPr>
          <w:rStyle w:val="Emphasis"/>
          <w:highlight w:val="green"/>
        </w:rPr>
        <w:t>labour</w:t>
      </w:r>
      <w:proofErr w:type="spellEnd"/>
      <w:r w:rsidRPr="00655096">
        <w:rPr>
          <w:rStyle w:val="Emphasis"/>
          <w:highlight w:val="green"/>
        </w:rPr>
        <w:t xml:space="preserve"> law</w:t>
      </w:r>
      <w:r w:rsidRPr="00FB6181">
        <w:rPr>
          <w:sz w:val="10"/>
        </w:rPr>
        <w:t xml:space="preserve"> </w:t>
      </w:r>
      <w:r w:rsidRPr="00A93DC8">
        <w:rPr>
          <w:rStyle w:val="StyleUnderline"/>
        </w:rPr>
        <w:t>in the service of ‘solidarity unionism’</w:t>
      </w:r>
      <w:r w:rsidRPr="00FB6181">
        <w:rPr>
          <w:sz w:val="10"/>
        </w:rPr>
        <w:t>—</w:t>
      </w:r>
      <w:r w:rsidRPr="00414924">
        <w:rPr>
          <w:rStyle w:val="StyleUnderline"/>
        </w:rPr>
        <w:t xml:space="preserve">a concept much alike the collective, participatory </w:t>
      </w:r>
      <w:proofErr w:type="spellStart"/>
      <w:r w:rsidRPr="00414924">
        <w:rPr>
          <w:rStyle w:val="StyleUnderline"/>
        </w:rPr>
        <w:t>organising</w:t>
      </w:r>
      <w:proofErr w:type="spellEnd"/>
      <w:r w:rsidRPr="00414924">
        <w:rPr>
          <w:rStyle w:val="StyleUnderline"/>
        </w:rPr>
        <w:t xml:space="preserve"> championed in </w:t>
      </w:r>
      <w:r w:rsidRPr="00FB6181">
        <w:rPr>
          <w:sz w:val="10"/>
        </w:rPr>
        <w:t>this article—</w:t>
      </w:r>
      <w:proofErr w:type="spellStart"/>
      <w:r w:rsidRPr="00FB6181">
        <w:rPr>
          <w:sz w:val="10"/>
        </w:rPr>
        <w:t>Staughton</w:t>
      </w:r>
      <w:proofErr w:type="spellEnd"/>
      <w:r w:rsidRPr="00FB6181">
        <w:rPr>
          <w:sz w:val="10"/>
        </w:rPr>
        <w:t xml:space="preserve"> Lynd and Daniel Gross usefully describe these benefits as present in current protections provided in </w:t>
      </w:r>
      <w:proofErr w:type="spellStart"/>
      <w:r w:rsidRPr="00655096">
        <w:rPr>
          <w:rStyle w:val="Emphasis"/>
          <w:highlight w:val="green"/>
        </w:rPr>
        <w:t>labour</w:t>
      </w:r>
      <w:proofErr w:type="spellEnd"/>
      <w:r w:rsidRPr="00655096">
        <w:rPr>
          <w:rStyle w:val="Emphasis"/>
          <w:highlight w:val="green"/>
        </w:rPr>
        <w:t xml:space="preserve"> law</w:t>
      </w:r>
      <w:r w:rsidRPr="00FB6181">
        <w:rPr>
          <w:sz w:val="10"/>
        </w:rPr>
        <w:t xml:space="preserve">. Although Lynd and Gross take a more pessimistic view of the efficacy of the law in advancing positive social change, they usefully describe that </w:t>
      </w:r>
      <w:r w:rsidRPr="00414924">
        <w:rPr>
          <w:rStyle w:val="StyleUnderline"/>
        </w:rPr>
        <w:t xml:space="preserve">‘[t]he best way to think of the law is as a shield, not a sword. </w:t>
      </w:r>
      <w:r w:rsidRPr="00414924">
        <w:rPr>
          <w:rStyle w:val="Emphasis"/>
        </w:rPr>
        <w:t>The law</w:t>
      </w:r>
      <w:r w:rsidRPr="00414924">
        <w:rPr>
          <w:rStyle w:val="StyleUnderline"/>
        </w:rPr>
        <w:t xml:space="preserve"> </w:t>
      </w:r>
      <w:r w:rsidRPr="00655096">
        <w:rPr>
          <w:rStyle w:val="StyleUnderline"/>
        </w:rPr>
        <w:t>is</w:t>
      </w:r>
      <w:r w:rsidRPr="00414924">
        <w:rPr>
          <w:rStyle w:val="StyleUnderline"/>
        </w:rPr>
        <w:t xml:space="preserve"> not an especially good way to change things. But it </w:t>
      </w:r>
      <w:r w:rsidRPr="00655096">
        <w:rPr>
          <w:rStyle w:val="Emphasis"/>
          <w:highlight w:val="green"/>
        </w:rPr>
        <w:t>can give you</w:t>
      </w:r>
      <w:r w:rsidRPr="00414924">
        <w:rPr>
          <w:rStyle w:val="Emphasis"/>
        </w:rPr>
        <w:t xml:space="preserve"> some </w:t>
      </w:r>
      <w:r w:rsidRPr="00655096">
        <w:rPr>
          <w:rStyle w:val="Emphasis"/>
          <w:highlight w:val="green"/>
        </w:rPr>
        <w:t>real protection as you try to change things in other ways</w:t>
      </w:r>
      <w:r w:rsidRPr="00FB6181">
        <w:rPr>
          <w:sz w:val="10"/>
        </w:rPr>
        <w:t>.’ [36, p. 15].</w:t>
      </w:r>
    </w:p>
    <w:p w14:paraId="1C62597D" w14:textId="77777777" w:rsidR="00160298" w:rsidRPr="00FB6181" w:rsidRDefault="00160298" w:rsidP="00160298">
      <w:pPr>
        <w:rPr>
          <w:sz w:val="10"/>
        </w:rPr>
      </w:pPr>
      <w:r w:rsidRPr="00FB6181">
        <w:rPr>
          <w:sz w:val="10"/>
        </w:rPr>
        <w:t xml:space="preserve">Lynd and Gross’ emphasis on the utility of </w:t>
      </w:r>
      <w:proofErr w:type="spellStart"/>
      <w:r w:rsidRPr="00FB6181">
        <w:rPr>
          <w:sz w:val="10"/>
        </w:rPr>
        <w:t>organising</w:t>
      </w:r>
      <w:proofErr w:type="spellEnd"/>
      <w:r w:rsidRPr="00FB6181">
        <w:rPr>
          <w:sz w:val="10"/>
        </w:rPr>
        <w:t xml:space="preserve"> rights as a ‘shield’ supports the interpretation of the complication of the traditional CLS critique of right put forward by Patricia J Williams discussed in Part III. Williams’ contribution </w:t>
      </w:r>
      <w:proofErr w:type="spellStart"/>
      <w:r w:rsidRPr="00FB6181">
        <w:rPr>
          <w:sz w:val="10"/>
        </w:rPr>
        <w:t>emphasises</w:t>
      </w:r>
      <w:proofErr w:type="spellEnd"/>
      <w:r w:rsidRPr="00FB6181">
        <w:rPr>
          <w:sz w:val="10"/>
        </w:rPr>
        <w:t xml:space="preserve"> the way in which </w:t>
      </w:r>
      <w:r w:rsidRPr="00655096">
        <w:rPr>
          <w:rStyle w:val="StyleUnderline"/>
          <w:highlight w:val="green"/>
        </w:rPr>
        <w:t>rights</w:t>
      </w:r>
      <w:r w:rsidRPr="00FB6181">
        <w:rPr>
          <w:sz w:val="10"/>
        </w:rPr>
        <w:t xml:space="preserve">, although alienating to a degree, </w:t>
      </w:r>
      <w:r w:rsidRPr="00414924">
        <w:rPr>
          <w:rStyle w:val="StyleUnderline"/>
        </w:rPr>
        <w:t xml:space="preserve">provide a </w:t>
      </w:r>
      <w:proofErr w:type="spellStart"/>
      <w:r w:rsidRPr="00655096">
        <w:rPr>
          <w:rStyle w:val="Emphasis"/>
          <w:highlight w:val="green"/>
        </w:rPr>
        <w:t>formalis</w:t>
      </w:r>
      <w:r w:rsidRPr="00414924">
        <w:rPr>
          <w:rStyle w:val="Emphasis"/>
        </w:rPr>
        <w:t>ation</w:t>
      </w:r>
      <w:proofErr w:type="spellEnd"/>
      <w:r w:rsidRPr="00414924">
        <w:rPr>
          <w:rStyle w:val="StyleUnderline"/>
        </w:rPr>
        <w:t xml:space="preserve"> and </w:t>
      </w:r>
      <w:r w:rsidRPr="00414924">
        <w:rPr>
          <w:rStyle w:val="Emphasis"/>
        </w:rPr>
        <w:t>validation</w:t>
      </w:r>
      <w:r w:rsidRPr="00FB6181">
        <w:rPr>
          <w:sz w:val="10"/>
        </w:rPr>
        <w:t xml:space="preserve"> </w:t>
      </w:r>
      <w:r w:rsidRPr="00414924">
        <w:rPr>
          <w:rStyle w:val="StyleUnderline"/>
        </w:rPr>
        <w:t xml:space="preserve">of </w:t>
      </w:r>
      <w:r w:rsidRPr="00655096">
        <w:rPr>
          <w:rStyle w:val="Emphasis"/>
          <w:highlight w:val="green"/>
        </w:rPr>
        <w:t>identity</w:t>
      </w:r>
      <w:r w:rsidRPr="00655096">
        <w:rPr>
          <w:rStyle w:val="StyleUnderline"/>
          <w:highlight w:val="green"/>
        </w:rPr>
        <w:t xml:space="preserve"> and </w:t>
      </w:r>
      <w:r w:rsidRPr="00655096">
        <w:rPr>
          <w:rStyle w:val="Emphasis"/>
          <w:highlight w:val="green"/>
        </w:rPr>
        <w:t>relationship</w:t>
      </w:r>
      <w:r w:rsidRPr="00FB6181">
        <w:rPr>
          <w:sz w:val="10"/>
          <w:highlight w:val="green"/>
        </w:rPr>
        <w:t xml:space="preserve"> </w:t>
      </w:r>
      <w:r w:rsidRPr="00655096">
        <w:rPr>
          <w:rStyle w:val="StyleUnderline"/>
          <w:highlight w:val="green"/>
        </w:rPr>
        <w:t>within which vulnerable parties</w:t>
      </w:r>
      <w:r w:rsidRPr="00414924">
        <w:rPr>
          <w:rStyle w:val="StyleUnderline"/>
        </w:rPr>
        <w:t xml:space="preserve"> may </w:t>
      </w:r>
      <w:r w:rsidRPr="00655096">
        <w:rPr>
          <w:rStyle w:val="StyleUnderline"/>
          <w:highlight w:val="green"/>
        </w:rPr>
        <w:t>engage</w:t>
      </w:r>
      <w:r w:rsidRPr="00414924">
        <w:rPr>
          <w:rStyle w:val="StyleUnderline"/>
        </w:rPr>
        <w:t>—</w:t>
      </w:r>
      <w:r w:rsidRPr="00655096">
        <w:rPr>
          <w:rStyle w:val="StyleUnderline"/>
          <w:highlight w:val="green"/>
        </w:rPr>
        <w:t>and</w:t>
      </w:r>
      <w:r w:rsidRPr="00414924">
        <w:rPr>
          <w:rStyle w:val="StyleUnderline"/>
        </w:rPr>
        <w:t xml:space="preserve"> possibly </w:t>
      </w:r>
      <w:r w:rsidRPr="00655096">
        <w:rPr>
          <w:rStyle w:val="StyleUnderline"/>
          <w:highlight w:val="green"/>
        </w:rPr>
        <w:t>contest</w:t>
      </w:r>
      <w:r w:rsidRPr="00FB6181">
        <w:rPr>
          <w:sz w:val="10"/>
        </w:rPr>
        <w:t>—</w:t>
      </w:r>
      <w:r w:rsidRPr="00414924">
        <w:rPr>
          <w:rStyle w:val="StyleUnderline"/>
        </w:rPr>
        <w:t xml:space="preserve">with more structurally </w:t>
      </w:r>
      <w:r w:rsidRPr="00655096">
        <w:rPr>
          <w:rStyle w:val="StyleUnderline"/>
          <w:highlight w:val="green"/>
        </w:rPr>
        <w:t>powerful parties</w:t>
      </w:r>
      <w:r w:rsidRPr="00FB6181">
        <w:rPr>
          <w:sz w:val="10"/>
        </w:rPr>
        <w:t xml:space="preserve">. </w:t>
      </w:r>
      <w:proofErr w:type="spellStart"/>
      <w:r w:rsidRPr="00655096">
        <w:rPr>
          <w:rStyle w:val="Emphasis"/>
          <w:highlight w:val="green"/>
        </w:rPr>
        <w:t>Organising</w:t>
      </w:r>
      <w:proofErr w:type="spellEnd"/>
      <w:r w:rsidRPr="00655096">
        <w:rPr>
          <w:rStyle w:val="Emphasis"/>
          <w:highlight w:val="green"/>
        </w:rPr>
        <w:t xml:space="preserve"> rights</w:t>
      </w:r>
      <w:r w:rsidRPr="00FB6181">
        <w:rPr>
          <w:sz w:val="10"/>
        </w:rPr>
        <w:t xml:space="preserve"> </w:t>
      </w:r>
      <w:r w:rsidRPr="00414924">
        <w:rPr>
          <w:rStyle w:val="StyleUnderline"/>
        </w:rPr>
        <w:t xml:space="preserve">can be seen to play this validating role by </w:t>
      </w:r>
      <w:r w:rsidRPr="00655096">
        <w:rPr>
          <w:rStyle w:val="StyleUnderline"/>
          <w:highlight w:val="green"/>
        </w:rPr>
        <w:t>giv</w:t>
      </w:r>
      <w:r w:rsidRPr="00414924">
        <w:rPr>
          <w:rStyle w:val="StyleUnderline"/>
        </w:rPr>
        <w:t xml:space="preserve">ing </w:t>
      </w:r>
      <w:r w:rsidRPr="00655096">
        <w:rPr>
          <w:rStyle w:val="Emphasis"/>
          <w:highlight w:val="green"/>
        </w:rPr>
        <w:t>legal form</w:t>
      </w:r>
      <w:r w:rsidRPr="00FB6181">
        <w:rPr>
          <w:sz w:val="10"/>
          <w:highlight w:val="green"/>
        </w:rPr>
        <w:t xml:space="preserve"> </w:t>
      </w:r>
      <w:r w:rsidRPr="00655096">
        <w:rPr>
          <w:rStyle w:val="StyleUnderline"/>
          <w:highlight w:val="green"/>
        </w:rPr>
        <w:t>to</w:t>
      </w:r>
      <w:r w:rsidRPr="00414924">
        <w:rPr>
          <w:rStyle w:val="StyleUnderline"/>
        </w:rPr>
        <w:t xml:space="preserve"> the </w:t>
      </w:r>
      <w:r w:rsidRPr="00655096">
        <w:rPr>
          <w:rStyle w:val="Emphasis"/>
          <w:highlight w:val="green"/>
        </w:rPr>
        <w:t>engagement</w:t>
      </w:r>
      <w:r w:rsidRPr="00414924">
        <w:rPr>
          <w:rStyle w:val="Emphasis"/>
        </w:rPr>
        <w:t xml:space="preserve"> between</w:t>
      </w:r>
      <w:r w:rsidRPr="00FB6181">
        <w:rPr>
          <w:sz w:val="10"/>
        </w:rPr>
        <w:t xml:space="preserve">, for example, </w:t>
      </w:r>
      <w:r w:rsidRPr="00414924">
        <w:rPr>
          <w:rStyle w:val="Emphasis"/>
        </w:rPr>
        <w:t>individual workers</w:t>
      </w:r>
      <w:r w:rsidRPr="00414924">
        <w:rPr>
          <w:rStyle w:val="StyleUnderline"/>
        </w:rPr>
        <w:t xml:space="preserve"> or </w:t>
      </w:r>
      <w:r w:rsidRPr="00414924">
        <w:rPr>
          <w:rStyle w:val="Emphasis"/>
        </w:rPr>
        <w:t>groups of workers</w:t>
      </w:r>
      <w:r w:rsidRPr="00FB6181">
        <w:rPr>
          <w:sz w:val="10"/>
        </w:rPr>
        <w:t xml:space="preserve"> when engaging with their employers. Where a worker may otherwise feel vulnerable to </w:t>
      </w:r>
      <w:proofErr w:type="gramStart"/>
      <w:r w:rsidRPr="00FB6181">
        <w:rPr>
          <w:sz w:val="10"/>
        </w:rPr>
        <w:t>take action</w:t>
      </w:r>
      <w:proofErr w:type="gramEnd"/>
      <w:r w:rsidRPr="00FB6181">
        <w:rPr>
          <w:sz w:val="10"/>
        </w:rPr>
        <w:t xml:space="preserve"> or raise workplace issues with their employer, the provision of </w:t>
      </w:r>
      <w:proofErr w:type="spellStart"/>
      <w:r w:rsidRPr="00FB6181">
        <w:rPr>
          <w:sz w:val="10"/>
        </w:rPr>
        <w:t>organising</w:t>
      </w:r>
      <w:proofErr w:type="spellEnd"/>
      <w:r w:rsidRPr="00FB6181">
        <w:rPr>
          <w:sz w:val="10"/>
        </w:rPr>
        <w:t xml:space="preserve"> rights to this worker allows them not to engage as an individual employee, but as a member of a designated class</w:t>
      </w:r>
      <w:proofErr w:type="gramStart"/>
      <w:r w:rsidRPr="00FB6181">
        <w:rPr>
          <w:sz w:val="10"/>
        </w:rPr>
        <w:t>—‘</w:t>
      </w:r>
      <w:proofErr w:type="gramEnd"/>
      <w:r w:rsidRPr="00FB6181">
        <w:rPr>
          <w:sz w:val="10"/>
        </w:rPr>
        <w:t xml:space="preserve">worker’—and enjoy the protections and benefits this entails. This can allow workers to more freely engage in action and develop identity as a class, with </w:t>
      </w:r>
      <w:proofErr w:type="spellStart"/>
      <w:r w:rsidRPr="00FB6181">
        <w:rPr>
          <w:sz w:val="10"/>
        </w:rPr>
        <w:t>organising</w:t>
      </w:r>
      <w:proofErr w:type="spellEnd"/>
      <w:r w:rsidRPr="00FB6181">
        <w:rPr>
          <w:sz w:val="10"/>
        </w:rPr>
        <w:t xml:space="preserve"> rights giving validity to this way of engagement. The way in which this validating and identity-forming effect may be felt in other contexts, namely the relationship between landlords and tenants, is evident.</w:t>
      </w:r>
    </w:p>
    <w:p w14:paraId="040FC29E" w14:textId="77777777" w:rsidR="00160298" w:rsidRPr="00872DDE" w:rsidRDefault="00160298" w:rsidP="00160298"/>
    <w:p w14:paraId="46E7DECC" w14:textId="77777777" w:rsidR="00160298" w:rsidRPr="00D61315" w:rsidRDefault="00160298" w:rsidP="00724204">
      <w:pPr>
        <w:rPr>
          <w:sz w:val="12"/>
        </w:rPr>
      </w:pPr>
    </w:p>
    <w:p w14:paraId="3A817BFE" w14:textId="1CCFB5EC" w:rsidR="00C912AE" w:rsidRPr="00962DF8" w:rsidRDefault="003E488D" w:rsidP="00C912AE">
      <w:pPr>
        <w:pStyle w:val="Heading4"/>
      </w:pPr>
      <w:r>
        <w:lastRenderedPageBreak/>
        <w:t>7---</w:t>
      </w:r>
      <w:r w:rsidR="00C912AE">
        <w:t>Institutional engagement is good. Values are shaped by political struggle.</w:t>
      </w:r>
    </w:p>
    <w:p w14:paraId="147EA554" w14:textId="77777777" w:rsidR="00C912AE" w:rsidRPr="009D76C4" w:rsidRDefault="00C912AE" w:rsidP="00C912AE">
      <w:proofErr w:type="spellStart"/>
      <w:r w:rsidRPr="009D76C4">
        <w:rPr>
          <w:rStyle w:val="Style13ptBold"/>
        </w:rPr>
        <w:t>Bloemraad</w:t>
      </w:r>
      <w:proofErr w:type="spellEnd"/>
      <w:r w:rsidRPr="009D76C4">
        <w:rPr>
          <w:rStyle w:val="Style13ptBold"/>
        </w:rPr>
        <w:t xml:space="preserve"> 21</w:t>
      </w:r>
      <w:r w:rsidRPr="009D76C4">
        <w:t xml:space="preserve"> – Director of the Berkeley Interdisciplinary Migration Initiative at UC Berkeley.</w:t>
      </w:r>
    </w:p>
    <w:p w14:paraId="59994A20" w14:textId="77777777" w:rsidR="00C912AE" w:rsidRPr="009D76C4" w:rsidRDefault="00C912AE" w:rsidP="00C912AE">
      <w:r w:rsidRPr="009D76C4">
        <w:t xml:space="preserve">Irene Bloemraad, “The politics of migration law: interests, ideas, and institutions,” in </w:t>
      </w:r>
      <w:r w:rsidRPr="009D76C4">
        <w:rPr>
          <w:i/>
          <w:iCs/>
        </w:rPr>
        <w:t>Research Handbook on the Law and Politics of Migration</w:t>
      </w:r>
      <w:r w:rsidRPr="009D76C4">
        <w:t>, Ed. Catherine Dauvergne, Edward Elgar 2021, pp. 14-15.</w:t>
      </w:r>
    </w:p>
    <w:p w14:paraId="68BD99D2" w14:textId="77777777" w:rsidR="00C912AE" w:rsidRPr="009D76C4" w:rsidRDefault="00C912AE" w:rsidP="00C912AE">
      <w:pPr>
        <w:rPr>
          <w:sz w:val="16"/>
          <w:szCs w:val="16"/>
        </w:rPr>
      </w:pPr>
      <w:r w:rsidRPr="009D76C4">
        <w:rPr>
          <w:sz w:val="16"/>
          <w:szCs w:val="16"/>
        </w:rPr>
        <w:t xml:space="preserve">Much of the scholarship on immigration politics, irrespective of whether it takes an interests, ideas, or institutional perspective, is primarily concerned with electoral and institutionalized politics. But as </w:t>
      </w:r>
      <w:proofErr w:type="spellStart"/>
      <w:r w:rsidRPr="009D76C4">
        <w:rPr>
          <w:sz w:val="16"/>
          <w:szCs w:val="16"/>
        </w:rPr>
        <w:t>Bloemraad</w:t>
      </w:r>
      <w:proofErr w:type="spellEnd"/>
      <w:r w:rsidRPr="009D76C4">
        <w:rPr>
          <w:sz w:val="16"/>
          <w:szCs w:val="16"/>
        </w:rPr>
        <w:t xml:space="preserve">, Voss, and Lee (2011) argue, in the case of non-citizens, a social movements perspective can be more appropriate. Social movement scholars focus on unconventional or extra-institutional politics: the collective, often disruptive activities of people who feel shut out of electoral or elite politics and who try to enact political change through protest, demonstrations, and other contentious actions. </w:t>
      </w:r>
      <w:r w:rsidRPr="009D76C4">
        <w:rPr>
          <w:rStyle w:val="StyleUnderline"/>
        </w:rPr>
        <w:t>In the United States, millions of immigrants took to the streets in 2006 to call for comprehensive immigration reform</w:t>
      </w:r>
      <w:r w:rsidRPr="009D76C4">
        <w:rPr>
          <w:sz w:val="16"/>
          <w:szCs w:val="16"/>
        </w:rPr>
        <w:t xml:space="preserve"> (Voss &amp; </w:t>
      </w:r>
      <w:proofErr w:type="spellStart"/>
      <w:r w:rsidRPr="009D76C4">
        <w:rPr>
          <w:sz w:val="16"/>
          <w:szCs w:val="16"/>
        </w:rPr>
        <w:t>Bloemraad</w:t>
      </w:r>
      <w:proofErr w:type="spellEnd"/>
      <w:r w:rsidRPr="009D76C4">
        <w:rPr>
          <w:sz w:val="16"/>
          <w:szCs w:val="16"/>
        </w:rPr>
        <w:t xml:space="preserve"> 2011; Zepeda-Millán 2017). </w:t>
      </w:r>
      <w:r w:rsidRPr="009D76C4">
        <w:rPr>
          <w:rStyle w:val="StyleUnderline"/>
        </w:rPr>
        <w:t>Over this time</w:t>
      </w:r>
      <w:r w:rsidRPr="009D76C4">
        <w:rPr>
          <w:sz w:val="16"/>
          <w:szCs w:val="16"/>
        </w:rPr>
        <w:t xml:space="preserve">, and into the Obama presidency, </w:t>
      </w:r>
      <w:r w:rsidRPr="008C238D">
        <w:rPr>
          <w:rStyle w:val="Emphasis"/>
          <w:highlight w:val="green"/>
        </w:rPr>
        <w:t>the</w:t>
      </w:r>
      <w:r w:rsidRPr="009D76C4">
        <w:rPr>
          <w:rStyle w:val="Emphasis"/>
        </w:rPr>
        <w:t xml:space="preserve"> ‘</w:t>
      </w:r>
      <w:proofErr w:type="spellStart"/>
      <w:r w:rsidRPr="008C238D">
        <w:rPr>
          <w:rStyle w:val="Emphasis"/>
          <w:highlight w:val="green"/>
        </w:rPr>
        <w:t>DREAMer</w:t>
      </w:r>
      <w:proofErr w:type="spellEnd"/>
      <w:r w:rsidRPr="008C238D">
        <w:rPr>
          <w:rStyle w:val="Emphasis"/>
          <w:highlight w:val="green"/>
        </w:rPr>
        <w:t>’</w:t>
      </w:r>
      <w:r w:rsidRPr="009D76C4">
        <w:rPr>
          <w:rStyle w:val="Emphasis"/>
        </w:rPr>
        <w:t xml:space="preserve"> </w:t>
      </w:r>
      <w:r w:rsidRPr="008C238D">
        <w:rPr>
          <w:rStyle w:val="Emphasis"/>
          <w:highlight w:val="green"/>
        </w:rPr>
        <w:t>movement</w:t>
      </w:r>
      <w:r w:rsidRPr="009D76C4">
        <w:rPr>
          <w:rStyle w:val="Emphasis"/>
        </w:rPr>
        <w:t xml:space="preserve"> of undocumented youth and their allies </w:t>
      </w:r>
      <w:r w:rsidRPr="008C238D">
        <w:rPr>
          <w:rStyle w:val="Emphasis"/>
          <w:highlight w:val="green"/>
        </w:rPr>
        <w:t>helped</w:t>
      </w:r>
      <w:r w:rsidRPr="009D76C4">
        <w:rPr>
          <w:rStyle w:val="Emphasis"/>
        </w:rPr>
        <w:t xml:space="preserve"> to </w:t>
      </w:r>
      <w:r w:rsidRPr="008C238D">
        <w:rPr>
          <w:rStyle w:val="Emphasis"/>
          <w:highlight w:val="green"/>
        </w:rPr>
        <w:t>drive</w:t>
      </w:r>
      <w:r w:rsidRPr="009D76C4">
        <w:rPr>
          <w:rStyle w:val="Emphasis"/>
        </w:rPr>
        <w:t xml:space="preserve"> the </w:t>
      </w:r>
      <w:r w:rsidRPr="008C238D">
        <w:rPr>
          <w:rStyle w:val="Emphasis"/>
          <w:highlight w:val="green"/>
        </w:rPr>
        <w:t>creation of</w:t>
      </w:r>
      <w:r w:rsidRPr="009D76C4">
        <w:rPr>
          <w:rStyle w:val="Emphasis"/>
        </w:rPr>
        <w:t xml:space="preserve"> the</w:t>
      </w:r>
      <w:r w:rsidRPr="009D76C4">
        <w:rPr>
          <w:sz w:val="16"/>
          <w:szCs w:val="16"/>
        </w:rPr>
        <w:t xml:space="preserve"> Deferred Action for Childhood Arrivals </w:t>
      </w:r>
      <w:r w:rsidRPr="009D76C4">
        <w:rPr>
          <w:rStyle w:val="StyleUnderline"/>
        </w:rPr>
        <w:t>(</w:t>
      </w:r>
      <w:r w:rsidRPr="008C238D">
        <w:rPr>
          <w:rStyle w:val="Emphasis"/>
          <w:highlight w:val="green"/>
        </w:rPr>
        <w:t>DACA</w:t>
      </w:r>
      <w:r w:rsidRPr="009D76C4">
        <w:rPr>
          <w:rStyle w:val="Emphasis"/>
        </w:rPr>
        <w:t xml:space="preserve">) </w:t>
      </w:r>
      <w:proofErr w:type="spellStart"/>
      <w:r w:rsidRPr="009D76C4">
        <w:rPr>
          <w:rStyle w:val="Emphasis"/>
        </w:rPr>
        <w:t>programme</w:t>
      </w:r>
      <w:proofErr w:type="spellEnd"/>
      <w:r w:rsidRPr="009D76C4">
        <w:rPr>
          <w:sz w:val="16"/>
          <w:szCs w:val="16"/>
        </w:rPr>
        <w:t xml:space="preserve"> (Nicholls 2013). Immigrants and their allies have also mobilized outside of the United States, sometimes taking to the streets in very public displays, as in Italy (Oliveri 2012; </w:t>
      </w:r>
      <w:proofErr w:type="spellStart"/>
      <w:r w:rsidRPr="009D76C4">
        <w:rPr>
          <w:sz w:val="16"/>
          <w:szCs w:val="16"/>
        </w:rPr>
        <w:t>Cappiali</w:t>
      </w:r>
      <w:proofErr w:type="spellEnd"/>
      <w:r w:rsidRPr="009D76C4">
        <w:rPr>
          <w:sz w:val="16"/>
          <w:szCs w:val="16"/>
        </w:rPr>
        <w:t xml:space="preserve"> 2016); at other times, they work underground to help asylum seekers or clandestine migrants in a ‘new’ sanctuary movement (Toubøl 2017).</w:t>
      </w:r>
    </w:p>
    <w:p w14:paraId="4CC2F238" w14:textId="77777777" w:rsidR="00C912AE" w:rsidRPr="009D76C4" w:rsidRDefault="00C912AE" w:rsidP="00C912AE">
      <w:pPr>
        <w:rPr>
          <w:rStyle w:val="StyleUnderline"/>
        </w:rPr>
      </w:pPr>
      <w:r w:rsidRPr="009D76C4">
        <w:rPr>
          <w:sz w:val="16"/>
          <w:szCs w:val="16"/>
        </w:rPr>
        <w:t xml:space="preserve">Research on other social movements finds that movements often develop distinct streams of activism: some advocates engage in direct action, others try to influence legislators, and yet others attempt to use the courts to advance movement goals (Munson 2008). </w:t>
      </w:r>
      <w:r w:rsidRPr="009D76C4">
        <w:rPr>
          <w:rStyle w:val="StyleUnderline"/>
        </w:rPr>
        <w:t>In the United States, the African American civil rights movement is often seen as a touchstone</w:t>
      </w:r>
      <w:r w:rsidRPr="009D76C4">
        <w:rPr>
          <w:sz w:val="16"/>
          <w:szCs w:val="16"/>
        </w:rPr>
        <w:t xml:space="preserve">. In militating for equal rights in the 1950s and 1960s, the civil rights movement engaged in moral suasion directed at legislators and the American public, with street-level activism from marches to bus boycotts, and </w:t>
      </w:r>
      <w:r w:rsidRPr="009D76C4">
        <w:rPr>
          <w:rStyle w:val="StyleUnderline"/>
        </w:rPr>
        <w:t>it advanced claims through litigation in the courts. Key court decisions such as Brown v Board of Education 1954</w:t>
      </w:r>
      <w:r w:rsidRPr="009D76C4">
        <w:rPr>
          <w:sz w:val="16"/>
          <w:szCs w:val="16"/>
        </w:rPr>
        <w:t xml:space="preserve">, which sought to desegregate public schools, are held up – at least in the public imagination – as major successes that advanced integration and equal </w:t>
      </w:r>
      <w:proofErr w:type="gramStart"/>
      <w:r w:rsidRPr="009D76C4">
        <w:rPr>
          <w:sz w:val="16"/>
          <w:szCs w:val="16"/>
        </w:rPr>
        <w:t>rights, and</w:t>
      </w:r>
      <w:proofErr w:type="gramEnd"/>
      <w:r w:rsidRPr="009D76C4">
        <w:rPr>
          <w:sz w:val="16"/>
          <w:szCs w:val="16"/>
        </w:rPr>
        <w:t xml:space="preserve"> also encouraged further activism.10 </w:t>
      </w:r>
      <w:r w:rsidRPr="009D76C4">
        <w:rPr>
          <w:rStyle w:val="StyleUnderline"/>
        </w:rPr>
        <w:t xml:space="preserve">These examples also inspired activists in other social movements, including those who advocate for immigrant rights. </w:t>
      </w:r>
      <w:r w:rsidRPr="009D76C4">
        <w:rPr>
          <w:rStyle w:val="Emphasis"/>
        </w:rPr>
        <w:t xml:space="preserve">Some see </w:t>
      </w:r>
      <w:r w:rsidRPr="008C238D">
        <w:rPr>
          <w:rStyle w:val="Emphasis"/>
          <w:highlight w:val="green"/>
        </w:rPr>
        <w:t>the</w:t>
      </w:r>
      <w:r w:rsidRPr="009D76C4">
        <w:rPr>
          <w:rStyle w:val="Emphasis"/>
        </w:rPr>
        <w:t xml:space="preserve"> </w:t>
      </w:r>
      <w:r w:rsidRPr="008C238D">
        <w:rPr>
          <w:rStyle w:val="Emphasis"/>
          <w:highlight w:val="green"/>
        </w:rPr>
        <w:t>U</w:t>
      </w:r>
      <w:r w:rsidRPr="009D76C4">
        <w:rPr>
          <w:rStyle w:val="StyleUnderline"/>
        </w:rPr>
        <w:t xml:space="preserve">nited </w:t>
      </w:r>
      <w:r w:rsidRPr="008C238D">
        <w:rPr>
          <w:rStyle w:val="Emphasis"/>
          <w:highlight w:val="green"/>
        </w:rPr>
        <w:t>S</w:t>
      </w:r>
      <w:r w:rsidRPr="009D76C4">
        <w:rPr>
          <w:rStyle w:val="StyleUnderline"/>
        </w:rPr>
        <w:t xml:space="preserve">tates </w:t>
      </w:r>
      <w:r w:rsidRPr="008C238D">
        <w:rPr>
          <w:rStyle w:val="Emphasis"/>
          <w:highlight w:val="green"/>
        </w:rPr>
        <w:t>Supreme Court decision Plyler v Doe</w:t>
      </w:r>
      <w:r w:rsidRPr="009D76C4">
        <w:rPr>
          <w:rStyle w:val="StyleUnderline"/>
        </w:rPr>
        <w:t xml:space="preserve"> 1982 </w:t>
      </w:r>
      <w:r w:rsidRPr="009D76C4">
        <w:rPr>
          <w:rStyle w:val="Emphasis"/>
        </w:rPr>
        <w:t xml:space="preserve">as an analogous key court case: the court here </w:t>
      </w:r>
      <w:r w:rsidRPr="008C238D">
        <w:rPr>
          <w:rStyle w:val="Emphasis"/>
          <w:highlight w:val="green"/>
        </w:rPr>
        <w:t>declared</w:t>
      </w:r>
      <w:r w:rsidRPr="009D76C4">
        <w:rPr>
          <w:sz w:val="16"/>
          <w:szCs w:val="16"/>
        </w:rPr>
        <w:t xml:space="preserve"> that </w:t>
      </w:r>
      <w:r w:rsidRPr="008C238D">
        <w:rPr>
          <w:rStyle w:val="Emphasis"/>
          <w:highlight w:val="green"/>
        </w:rPr>
        <w:t>undocumented children had a constitutional right to attend</w:t>
      </w:r>
      <w:r w:rsidRPr="009D76C4">
        <w:rPr>
          <w:rStyle w:val="Emphasis"/>
        </w:rPr>
        <w:t xml:space="preserve"> primary and secondary </w:t>
      </w:r>
      <w:r w:rsidRPr="008C238D">
        <w:rPr>
          <w:rStyle w:val="Emphasis"/>
          <w:highlight w:val="green"/>
        </w:rPr>
        <w:t>school</w:t>
      </w:r>
      <w:r w:rsidRPr="009D76C4">
        <w:rPr>
          <w:rStyle w:val="StyleUnderline"/>
        </w:rPr>
        <w:t>. Appeals to law and the court system can</w:t>
      </w:r>
      <w:r w:rsidRPr="009D76C4">
        <w:rPr>
          <w:sz w:val="16"/>
          <w:szCs w:val="16"/>
        </w:rPr>
        <w:t xml:space="preserve"> thus </w:t>
      </w:r>
      <w:r w:rsidRPr="009D76C4">
        <w:rPr>
          <w:rStyle w:val="StyleUnderline"/>
        </w:rPr>
        <w:t>be seen as a tactic in the contestation around immigration politics.</w:t>
      </w:r>
    </w:p>
    <w:p w14:paraId="6DD31B84" w14:textId="77777777" w:rsidR="00C912AE" w:rsidRPr="009D76C4" w:rsidRDefault="00C912AE" w:rsidP="00C912AE">
      <w:pPr>
        <w:rPr>
          <w:sz w:val="16"/>
          <w:szCs w:val="16"/>
        </w:rPr>
      </w:pPr>
      <w:r w:rsidRPr="009D76C4">
        <w:rPr>
          <w:rStyle w:val="StyleUnderline"/>
        </w:rPr>
        <w:t>The tactical advantage of law and courts</w:t>
      </w:r>
      <w:r w:rsidRPr="009D76C4">
        <w:rPr>
          <w:sz w:val="16"/>
          <w:szCs w:val="16"/>
        </w:rPr>
        <w:t xml:space="preserve"> should be conceptualized as disparate over time and countries. It </w:t>
      </w:r>
      <w:r w:rsidRPr="009D76C4">
        <w:rPr>
          <w:rStyle w:val="StyleUnderline"/>
        </w:rPr>
        <w:t>is</w:t>
      </w:r>
      <w:r w:rsidRPr="009D76C4">
        <w:rPr>
          <w:sz w:val="16"/>
          <w:szCs w:val="16"/>
        </w:rPr>
        <w:t xml:space="preserve"> likely </w:t>
      </w:r>
      <w:r w:rsidRPr="009D76C4">
        <w:rPr>
          <w:rStyle w:val="StyleUnderline"/>
        </w:rPr>
        <w:t>more useful in</w:t>
      </w:r>
      <w:r w:rsidRPr="009D76C4">
        <w:rPr>
          <w:sz w:val="16"/>
          <w:szCs w:val="16"/>
        </w:rPr>
        <w:t xml:space="preserve"> moments of threat, and in </w:t>
      </w:r>
      <w:r w:rsidRPr="009D76C4">
        <w:rPr>
          <w:rStyle w:val="StyleUnderline"/>
        </w:rPr>
        <w:t xml:space="preserve">institutional systems with strong judicial review. During the Trump administration, </w:t>
      </w:r>
      <w:r w:rsidRPr="008C238D">
        <w:rPr>
          <w:rStyle w:val="Emphasis"/>
          <w:highlight w:val="green"/>
        </w:rPr>
        <w:t>migrant advocates</w:t>
      </w:r>
      <w:r w:rsidRPr="009D76C4">
        <w:rPr>
          <w:rStyle w:val="Emphasis"/>
        </w:rPr>
        <w:t xml:space="preserve"> in the U</w:t>
      </w:r>
      <w:r w:rsidRPr="009D76C4">
        <w:rPr>
          <w:rStyle w:val="StyleUnderline"/>
        </w:rPr>
        <w:t xml:space="preserve">nited </w:t>
      </w:r>
      <w:r w:rsidRPr="009D76C4">
        <w:rPr>
          <w:rStyle w:val="Emphasis"/>
        </w:rPr>
        <w:t>S</w:t>
      </w:r>
      <w:r w:rsidRPr="009D76C4">
        <w:rPr>
          <w:rStyle w:val="StyleUnderline"/>
        </w:rPr>
        <w:t xml:space="preserve">tates </w:t>
      </w:r>
      <w:r w:rsidRPr="009D76C4">
        <w:rPr>
          <w:rStyle w:val="Emphasis"/>
        </w:rPr>
        <w:t xml:space="preserve">regularly </w:t>
      </w:r>
      <w:r w:rsidRPr="008C238D">
        <w:rPr>
          <w:rStyle w:val="Emphasis"/>
          <w:highlight w:val="green"/>
        </w:rPr>
        <w:t>took recourse</w:t>
      </w:r>
      <w:r w:rsidRPr="009D76C4">
        <w:rPr>
          <w:rStyle w:val="Emphasis"/>
        </w:rPr>
        <w:t xml:space="preserve"> to the courts </w:t>
      </w:r>
      <w:r w:rsidRPr="008C238D">
        <w:rPr>
          <w:rStyle w:val="Emphasis"/>
          <w:highlight w:val="green"/>
        </w:rPr>
        <w:t>to stop executive actions against refugees</w:t>
      </w:r>
      <w:r w:rsidRPr="009D76C4">
        <w:rPr>
          <w:rStyle w:val="Emphasis"/>
        </w:rPr>
        <w:t xml:space="preserve">, </w:t>
      </w:r>
      <w:r w:rsidRPr="008C238D">
        <w:rPr>
          <w:rStyle w:val="Emphasis"/>
          <w:highlight w:val="green"/>
        </w:rPr>
        <w:t>asylum seekers</w:t>
      </w:r>
      <w:r w:rsidRPr="009D76C4">
        <w:rPr>
          <w:rStyle w:val="Emphasis"/>
        </w:rPr>
        <w:t xml:space="preserve">, </w:t>
      </w:r>
      <w:r w:rsidRPr="008C238D">
        <w:rPr>
          <w:rStyle w:val="Emphasis"/>
          <w:highlight w:val="green"/>
        </w:rPr>
        <w:t>Muslim migrants</w:t>
      </w:r>
      <w:r w:rsidRPr="009D76C4">
        <w:rPr>
          <w:rStyle w:val="Emphasis"/>
        </w:rPr>
        <w:t xml:space="preserve">, </w:t>
      </w:r>
      <w:r w:rsidRPr="008C238D">
        <w:rPr>
          <w:rStyle w:val="Emphasis"/>
          <w:highlight w:val="green"/>
        </w:rPr>
        <w:t>the undocumented</w:t>
      </w:r>
      <w:r w:rsidRPr="009D76C4">
        <w:rPr>
          <w:rStyle w:val="Emphasis"/>
        </w:rPr>
        <w:t xml:space="preserve">, </w:t>
      </w:r>
      <w:r w:rsidRPr="008C238D">
        <w:rPr>
          <w:rStyle w:val="Emphasis"/>
          <w:highlight w:val="green"/>
        </w:rPr>
        <w:t>and</w:t>
      </w:r>
      <w:r w:rsidRPr="009D76C4">
        <w:rPr>
          <w:rStyle w:val="Emphasis"/>
        </w:rPr>
        <w:t xml:space="preserve"> a range of </w:t>
      </w:r>
      <w:r w:rsidRPr="008C238D">
        <w:rPr>
          <w:rStyle w:val="Emphasis"/>
          <w:highlight w:val="green"/>
        </w:rPr>
        <w:t>other non-citizens</w:t>
      </w:r>
      <w:r w:rsidRPr="009D76C4">
        <w:rPr>
          <w:sz w:val="16"/>
          <w:szCs w:val="16"/>
        </w:rPr>
        <w:t xml:space="preserve">. Observers have also underscored immigrants’ juridical strategies in Europe, especially as litigants move between domestic and European courts. While </w:t>
      </w:r>
      <w:r w:rsidRPr="009D76C4">
        <w:rPr>
          <w:rStyle w:val="StyleUnderline"/>
        </w:rPr>
        <w:t>scholars</w:t>
      </w:r>
      <w:r w:rsidRPr="009D76C4">
        <w:rPr>
          <w:sz w:val="16"/>
          <w:szCs w:val="16"/>
        </w:rPr>
        <w:t xml:space="preserve"> debate whether court rulings are shaped mostly by domestic administrative or constitutional norms (</w:t>
      </w:r>
      <w:proofErr w:type="spellStart"/>
      <w:r w:rsidRPr="009D76C4">
        <w:rPr>
          <w:sz w:val="16"/>
          <w:szCs w:val="16"/>
        </w:rPr>
        <w:t>Joppke</w:t>
      </w:r>
      <w:proofErr w:type="spellEnd"/>
      <w:r w:rsidRPr="009D76C4">
        <w:rPr>
          <w:sz w:val="16"/>
          <w:szCs w:val="16"/>
        </w:rPr>
        <w:t xml:space="preserve"> 1998; </w:t>
      </w:r>
      <w:proofErr w:type="spellStart"/>
      <w:r w:rsidRPr="009D76C4">
        <w:rPr>
          <w:sz w:val="16"/>
          <w:szCs w:val="16"/>
        </w:rPr>
        <w:t>Guiraudon</w:t>
      </w:r>
      <w:proofErr w:type="spellEnd"/>
      <w:r w:rsidRPr="009D76C4">
        <w:rPr>
          <w:sz w:val="16"/>
          <w:szCs w:val="16"/>
        </w:rPr>
        <w:t xml:space="preserve"> &amp; Lahav 2000) or by supranational law and institutions (Sassen 1996; Soysal 1994), they </w:t>
      </w:r>
      <w:r w:rsidRPr="009D76C4">
        <w:rPr>
          <w:rStyle w:val="StyleUnderline"/>
        </w:rPr>
        <w:t>concur that courts are critical actors shaping entry policy and politics</w:t>
      </w:r>
      <w:r w:rsidRPr="009D76C4">
        <w:rPr>
          <w:sz w:val="16"/>
          <w:szCs w:val="16"/>
        </w:rPr>
        <w:t xml:space="preserve">. As important actors, courts are often presumed to push a more expansive or inclusionary approach to immigration. More recently, however, scholars with a constructivist legal approach argue that courts have been quite moderate – not judicial activists. These analysts claim that the influence of legal decisions in expanding entry or staving off deportation is overstated, whether in the United States and France (Kawar 2015) or in German family migration law (Bonjour 2016). Still, </w:t>
      </w:r>
      <w:r w:rsidRPr="008C238D">
        <w:rPr>
          <w:rStyle w:val="Emphasis"/>
          <w:highlight w:val="green"/>
        </w:rPr>
        <w:t>even revisionist scholars believe</w:t>
      </w:r>
      <w:r w:rsidRPr="009D76C4">
        <w:rPr>
          <w:rStyle w:val="Emphasis"/>
        </w:rPr>
        <w:t xml:space="preserve"> that </w:t>
      </w:r>
      <w:r w:rsidRPr="008C238D">
        <w:rPr>
          <w:rStyle w:val="Emphasis"/>
          <w:highlight w:val="green"/>
        </w:rPr>
        <w:t>rights language</w:t>
      </w:r>
      <w:r w:rsidRPr="009D76C4">
        <w:rPr>
          <w:rStyle w:val="Emphasis"/>
        </w:rPr>
        <w:t xml:space="preserve"> </w:t>
      </w:r>
      <w:r w:rsidRPr="008C238D">
        <w:rPr>
          <w:rStyle w:val="Emphasis"/>
          <w:highlight w:val="green"/>
        </w:rPr>
        <w:t>and</w:t>
      </w:r>
      <w:r w:rsidRPr="009D76C4">
        <w:rPr>
          <w:rStyle w:val="Emphasis"/>
        </w:rPr>
        <w:t xml:space="preserve"> the </w:t>
      </w:r>
      <w:r w:rsidRPr="008C238D">
        <w:rPr>
          <w:rStyle w:val="Emphasis"/>
          <w:highlight w:val="green"/>
        </w:rPr>
        <w:t>selective appeal to court decisions</w:t>
      </w:r>
      <w:r w:rsidRPr="009D76C4">
        <w:rPr>
          <w:rStyle w:val="StyleUnderline"/>
        </w:rPr>
        <w:t xml:space="preserve"> by politicians and civil society actors </w:t>
      </w:r>
      <w:r w:rsidRPr="008C238D">
        <w:rPr>
          <w:rStyle w:val="Emphasis"/>
          <w:highlight w:val="green"/>
        </w:rPr>
        <w:t>can influence immigration politics</w:t>
      </w:r>
      <w:r w:rsidRPr="009D76C4">
        <w:rPr>
          <w:rStyle w:val="StyleUnderline"/>
        </w:rPr>
        <w:t xml:space="preserve"> due to the moral standing of law and the courts</w:t>
      </w:r>
      <w:r w:rsidRPr="009D76C4">
        <w:rPr>
          <w:sz w:val="16"/>
          <w:szCs w:val="16"/>
        </w:rPr>
        <w:t>.</w:t>
      </w:r>
    </w:p>
    <w:p w14:paraId="56D39A9A" w14:textId="77777777" w:rsidR="00C912AE" w:rsidRPr="009D76C4" w:rsidRDefault="00C912AE" w:rsidP="00C912AE">
      <w:pPr>
        <w:rPr>
          <w:sz w:val="16"/>
          <w:szCs w:val="16"/>
        </w:rPr>
      </w:pPr>
      <w:r w:rsidRPr="009D76C4">
        <w:rPr>
          <w:sz w:val="16"/>
          <w:szCs w:val="16"/>
        </w:rPr>
        <w:t xml:space="preserve">Future research needs to investigate more systematically whether courts have helped to advance immigrant rights – and push politics into a more inclusionary direction – or whether legal appeals are a way to reinforce sovereignty and exclude non-citizens. For example, rights protections in the United States are in some ways expansive, but in others they are restrictive. </w:t>
      </w:r>
      <w:r w:rsidRPr="009D76C4">
        <w:rPr>
          <w:rStyle w:val="Emphasis"/>
        </w:rPr>
        <w:t xml:space="preserve">The protections of </w:t>
      </w:r>
      <w:r w:rsidRPr="008C238D">
        <w:rPr>
          <w:rStyle w:val="Emphasis"/>
          <w:highlight w:val="green"/>
        </w:rPr>
        <w:t xml:space="preserve">the Bill of </w:t>
      </w:r>
      <w:r w:rsidRPr="008C238D">
        <w:rPr>
          <w:rStyle w:val="Emphasis"/>
          <w:highlight w:val="green"/>
        </w:rPr>
        <w:lastRenderedPageBreak/>
        <w:t>Rights and</w:t>
      </w:r>
      <w:r w:rsidRPr="009D76C4">
        <w:rPr>
          <w:rStyle w:val="Emphasis"/>
        </w:rPr>
        <w:t xml:space="preserve"> key </w:t>
      </w:r>
      <w:r w:rsidRPr="008C238D">
        <w:rPr>
          <w:rStyle w:val="Emphasis"/>
          <w:highlight w:val="green"/>
        </w:rPr>
        <w:t>constitution</w:t>
      </w:r>
      <w:r w:rsidRPr="009D76C4">
        <w:rPr>
          <w:rStyle w:val="Emphasis"/>
        </w:rPr>
        <w:t xml:space="preserve">al amendments </w:t>
      </w:r>
      <w:r w:rsidRPr="008C238D">
        <w:rPr>
          <w:rStyle w:val="Emphasis"/>
          <w:highlight w:val="green"/>
        </w:rPr>
        <w:t>refer to ‘persons’</w:t>
      </w:r>
      <w:r w:rsidRPr="009D76C4">
        <w:rPr>
          <w:rStyle w:val="Emphasis"/>
        </w:rPr>
        <w:t xml:space="preserve">, </w:t>
      </w:r>
      <w:r w:rsidRPr="008C238D">
        <w:rPr>
          <w:rStyle w:val="Emphasis"/>
          <w:highlight w:val="green"/>
        </w:rPr>
        <w:t>not citizens</w:t>
      </w:r>
      <w:r w:rsidRPr="009D76C4">
        <w:rPr>
          <w:sz w:val="16"/>
          <w:szCs w:val="16"/>
        </w:rPr>
        <w:t>. Nevertheless, the courts have given Congress broad latitude to control the entry of people onto United States territory and to permit the deportation of non-citizens, even long-time residents with legal resident status. Arguably, the courts reinforce a ‘hard’ external border against non-</w:t>
      </w:r>
      <w:proofErr w:type="gramStart"/>
      <w:r w:rsidRPr="009D76C4">
        <w:rPr>
          <w:sz w:val="16"/>
          <w:szCs w:val="16"/>
        </w:rPr>
        <w:t>citizens, and</w:t>
      </w:r>
      <w:proofErr w:type="gramEnd"/>
      <w:r w:rsidRPr="009D76C4">
        <w:rPr>
          <w:sz w:val="16"/>
          <w:szCs w:val="16"/>
        </w:rPr>
        <w:t xml:space="preserve"> allow for their deportation – especially when national security is evoked – but are ‘softer’ and more protective of non-citizens’ rights once in the country (</w:t>
      </w:r>
      <w:proofErr w:type="spellStart"/>
      <w:r w:rsidRPr="009D76C4">
        <w:rPr>
          <w:sz w:val="16"/>
          <w:szCs w:val="16"/>
        </w:rPr>
        <w:t>Bosniak</w:t>
      </w:r>
      <w:proofErr w:type="spellEnd"/>
      <w:r w:rsidRPr="009D76C4">
        <w:rPr>
          <w:sz w:val="16"/>
          <w:szCs w:val="16"/>
        </w:rPr>
        <w:t xml:space="preserve"> 2008). </w:t>
      </w:r>
      <w:r w:rsidRPr="009D76C4">
        <w:rPr>
          <w:rStyle w:val="Emphasis"/>
        </w:rPr>
        <w:t>In 1994</w:t>
      </w:r>
      <w:r w:rsidRPr="009D76C4">
        <w:rPr>
          <w:sz w:val="16"/>
          <w:szCs w:val="16"/>
        </w:rPr>
        <w:t xml:space="preserve">, for example, </w:t>
      </w:r>
      <w:r w:rsidRPr="009D76C4">
        <w:rPr>
          <w:rStyle w:val="Emphasis"/>
        </w:rPr>
        <w:t xml:space="preserve">the </w:t>
      </w:r>
      <w:r w:rsidRPr="008C238D">
        <w:rPr>
          <w:rStyle w:val="Emphasis"/>
          <w:highlight w:val="green"/>
        </w:rPr>
        <w:t>courts declared</w:t>
      </w:r>
      <w:r w:rsidRPr="009D76C4">
        <w:rPr>
          <w:rStyle w:val="Emphasis"/>
        </w:rPr>
        <w:t xml:space="preserve"> as </w:t>
      </w:r>
      <w:r w:rsidRPr="008C238D">
        <w:rPr>
          <w:rStyle w:val="Emphasis"/>
          <w:highlight w:val="green"/>
        </w:rPr>
        <w:t>unconstitutional</w:t>
      </w:r>
      <w:r w:rsidRPr="009D76C4">
        <w:rPr>
          <w:rStyle w:val="Emphasis"/>
        </w:rPr>
        <w:t xml:space="preserve"> a California initiative </w:t>
      </w:r>
      <w:r w:rsidRPr="008C238D">
        <w:rPr>
          <w:rStyle w:val="Emphasis"/>
          <w:highlight w:val="green"/>
        </w:rPr>
        <w:t>to eliminate</w:t>
      </w:r>
      <w:r w:rsidRPr="009D76C4">
        <w:rPr>
          <w:rStyle w:val="Emphasis"/>
        </w:rPr>
        <w:t xml:space="preserve"> virtually all </w:t>
      </w:r>
      <w:r w:rsidRPr="008C238D">
        <w:rPr>
          <w:rStyle w:val="Emphasis"/>
          <w:highlight w:val="green"/>
        </w:rPr>
        <w:t>social services for unauthorized immigrants</w:t>
      </w:r>
      <w:r w:rsidRPr="009D76C4">
        <w:rPr>
          <w:sz w:val="16"/>
          <w:szCs w:val="16"/>
        </w:rPr>
        <w:t xml:space="preserve">, but in 2018 the United States Supreme Court upheld President Donald Trump’s travel ban against nationals from seven countries, five of which are Muslim-majority countries, as falling within the bounds of presidential authority and state sovereignty. </w:t>
      </w:r>
      <w:r w:rsidRPr="009D76C4">
        <w:rPr>
          <w:rStyle w:val="StyleUnderline"/>
        </w:rPr>
        <w:t>Court battles are an integral part of understanding immigration politics and policy</w:t>
      </w:r>
      <w:r w:rsidRPr="009D76C4">
        <w:rPr>
          <w:sz w:val="16"/>
          <w:szCs w:val="16"/>
        </w:rPr>
        <w:t>, but their progressive record is mixed.</w:t>
      </w:r>
    </w:p>
    <w:p w14:paraId="00482D5E" w14:textId="77777777" w:rsidR="00724204" w:rsidRPr="00724204" w:rsidRDefault="00724204" w:rsidP="00724204"/>
    <w:p w14:paraId="0677E7E1" w14:textId="4A6EF4E3" w:rsidR="00030FCD" w:rsidRDefault="003E488D" w:rsidP="00030FCD">
      <w:pPr>
        <w:pStyle w:val="Heading4"/>
      </w:pPr>
      <w:r>
        <w:t>8---</w:t>
      </w:r>
      <w:r w:rsidR="00030FCD">
        <w:t xml:space="preserve">Legal engagement is a </w:t>
      </w:r>
      <w:r w:rsidR="00030FCD" w:rsidRPr="009D6442">
        <w:rPr>
          <w:u w:val="single"/>
        </w:rPr>
        <w:t>necessity</w:t>
      </w:r>
      <w:r w:rsidR="00030FCD">
        <w:t xml:space="preserve"> for feminist movements – their theory presumes a political space outside of the law and ignores how engagement can invert subject relations</w:t>
      </w:r>
    </w:p>
    <w:p w14:paraId="41075624" w14:textId="77777777" w:rsidR="00030FCD" w:rsidRDefault="00030FCD" w:rsidP="00030FCD">
      <w:r w:rsidRPr="00B80056">
        <w:t xml:space="preserve">Nikki </w:t>
      </w:r>
      <w:r w:rsidRPr="00B80056">
        <w:rPr>
          <w:rStyle w:val="Style13ptBold"/>
        </w:rPr>
        <w:t>Karalekas</w:t>
      </w:r>
      <w:r w:rsidRPr="00B80056">
        <w:t>, PhD candidate in the Department of Women’s, Gender, and Sexuality Studies at Emory University, Spring 20</w:t>
      </w:r>
      <w:r w:rsidRPr="00B80056">
        <w:rPr>
          <w:rStyle w:val="Style13ptBold"/>
        </w:rPr>
        <w:t>14</w:t>
      </w:r>
      <w:r w:rsidRPr="00B80056">
        <w:t xml:space="preserve">, Is Law Opposed to Politics for Feminists? The Case of the Lusty Lady, </w:t>
      </w:r>
      <w:r>
        <w:t>Feminist Formations Volume 26, Issue 1</w:t>
      </w:r>
    </w:p>
    <w:p w14:paraId="51806DC8" w14:textId="77777777" w:rsidR="00030FCD" w:rsidRPr="00757474" w:rsidRDefault="00030FCD" w:rsidP="00030FCD">
      <w:pPr>
        <w:rPr>
          <w:sz w:val="16"/>
        </w:rPr>
      </w:pPr>
      <w:r w:rsidRPr="00757474">
        <w:rPr>
          <w:sz w:val="16"/>
        </w:rPr>
        <w:t xml:space="preserve">Here, Brown and Halley do not necessarily support anti-pornography feminism; instead, they value the contestation, collective action, and resignification involved in politics, and view early anti-pornography activists as epitomizing such political tactics. </w:t>
      </w:r>
      <w:r w:rsidRPr="00AA775B">
        <w:rPr>
          <w:rStyle w:val="StyleUnderline"/>
        </w:rPr>
        <w:t>The purpose of their anthology is,</w:t>
      </w:r>
      <w:r w:rsidRPr="00757474">
        <w:rPr>
          <w:sz w:val="16"/>
        </w:rPr>
        <w:t xml:space="preserve"> in their words</w:t>
      </w:r>
      <w:r w:rsidRPr="00AA775B">
        <w:rPr>
          <w:rStyle w:val="StyleUnderline"/>
        </w:rPr>
        <w:t>, “to recover radically democratic political aims from legalism’s grip in order to</w:t>
      </w:r>
      <w:r w:rsidRPr="00757474">
        <w:rPr>
          <w:sz w:val="16"/>
        </w:rPr>
        <w:t xml:space="preserve"> [End Page 36] </w:t>
      </w:r>
      <w:r w:rsidRPr="00AA775B">
        <w:rPr>
          <w:rStyle w:val="StyleUnderline"/>
        </w:rPr>
        <w:t>cultivate collective political and cultural deliberation</w:t>
      </w:r>
      <w:r w:rsidRPr="00626953">
        <w:rPr>
          <w:rStyle w:val="StyleUnderline"/>
        </w:rPr>
        <w:t xml:space="preserve"> about governing values and practices”</w:t>
      </w:r>
      <w:r w:rsidRPr="00757474">
        <w:rPr>
          <w:sz w:val="16"/>
        </w:rPr>
        <w:t xml:space="preserve"> (20). </w:t>
      </w:r>
      <w:r w:rsidRPr="00626953">
        <w:rPr>
          <w:rStyle w:val="StyleUnderline"/>
        </w:rPr>
        <w:t>For them, the future of feminism lay not in the law, but in politics</w:t>
      </w:r>
      <w:r w:rsidRPr="00757474">
        <w:rPr>
          <w:sz w:val="16"/>
        </w:rPr>
        <w:t>.</w:t>
      </w:r>
    </w:p>
    <w:p w14:paraId="47006F2B" w14:textId="77777777" w:rsidR="00030FCD" w:rsidRPr="00757474" w:rsidRDefault="00030FCD" w:rsidP="00030FCD">
      <w:pPr>
        <w:rPr>
          <w:sz w:val="16"/>
        </w:rPr>
      </w:pPr>
      <w:r w:rsidRPr="00757474">
        <w:rPr>
          <w:sz w:val="16"/>
        </w:rPr>
        <w:t xml:space="preserve">Nevertheless, in the following section, I argue that </w:t>
      </w:r>
      <w:r w:rsidRPr="0078572C">
        <w:rPr>
          <w:rStyle w:val="StyleUnderline"/>
          <w:highlight w:val="green"/>
        </w:rPr>
        <w:t>this attempt to disentangle politics from the law is a fantasy</w:t>
      </w:r>
      <w:r w:rsidRPr="00757474">
        <w:rPr>
          <w:sz w:val="16"/>
        </w:rPr>
        <w:t xml:space="preserve">. Brown’s, Brown and Halley’s, Butler’s, and Halley’s </w:t>
      </w:r>
      <w:r w:rsidRPr="002F7339">
        <w:rPr>
          <w:rStyle w:val="StyleUnderline"/>
        </w:rPr>
        <w:t>separation of legal and political</w:t>
      </w:r>
      <w:r w:rsidRPr="00757474">
        <w:rPr>
          <w:sz w:val="16"/>
        </w:rPr>
        <w:t xml:space="preserve"> (or nonlegal) </w:t>
      </w:r>
      <w:r w:rsidRPr="002F7339">
        <w:rPr>
          <w:rStyle w:val="StyleUnderline"/>
        </w:rPr>
        <w:t>realms is historically inaccurate and contradicts the</w:t>
      </w:r>
      <w:r w:rsidRPr="00757474">
        <w:rPr>
          <w:sz w:val="16"/>
        </w:rPr>
        <w:t xml:space="preserve"> Foucauldian </w:t>
      </w:r>
      <w:r w:rsidRPr="002F7339">
        <w:rPr>
          <w:rStyle w:val="StyleUnderline"/>
        </w:rPr>
        <w:t>theory of power that forms the basis of their analyses</w:t>
      </w:r>
      <w:r w:rsidRPr="00757474">
        <w:rPr>
          <w:sz w:val="16"/>
        </w:rPr>
        <w:t xml:space="preserve">. By rereading both the history of anti-pornography and Foucault’s own writings on law, I suggest that </w:t>
      </w:r>
      <w:r w:rsidRPr="005875EA">
        <w:rPr>
          <w:rStyle w:val="StyleUnderline"/>
        </w:rPr>
        <w:t>the law and politics are intrinsically related</w:t>
      </w:r>
      <w:r w:rsidRPr="00757474">
        <w:rPr>
          <w:sz w:val="16"/>
        </w:rPr>
        <w:t xml:space="preserve">, and that </w:t>
      </w:r>
      <w:r w:rsidRPr="0078572C">
        <w:rPr>
          <w:rStyle w:val="Emphasis"/>
          <w:highlight w:val="green"/>
        </w:rPr>
        <w:t>it is neither possible nor desirable for feminists to avoid engaging the law.</w:t>
      </w:r>
    </w:p>
    <w:p w14:paraId="76B59278" w14:textId="77777777" w:rsidR="00030FCD" w:rsidRPr="00757474" w:rsidRDefault="00030FCD" w:rsidP="00030FCD">
      <w:pPr>
        <w:rPr>
          <w:sz w:val="16"/>
        </w:rPr>
      </w:pPr>
      <w:r w:rsidRPr="00757474">
        <w:rPr>
          <w:sz w:val="16"/>
        </w:rPr>
        <w:t>The Case for Legal Optimism</w:t>
      </w:r>
    </w:p>
    <w:p w14:paraId="2EC0FB3C" w14:textId="77777777" w:rsidR="00030FCD" w:rsidRPr="00757474" w:rsidRDefault="00030FCD" w:rsidP="00030FCD">
      <w:pPr>
        <w:rPr>
          <w:sz w:val="16"/>
        </w:rPr>
      </w:pPr>
      <w:r w:rsidRPr="00757474">
        <w:rPr>
          <w:sz w:val="16"/>
        </w:rPr>
        <w:t xml:space="preserve">The first problem with recent feminist skepticism of the law is that it contradicts the very theoretical innovation that made it distinct from the oppressive hypothesis in the first place. Brown, Butler, and Halley, as explained in the genealogy above, argue that </w:t>
      </w:r>
      <w:r w:rsidRPr="0078572C">
        <w:rPr>
          <w:rStyle w:val="StyleUnderline"/>
          <w:highlight w:val="green"/>
        </w:rPr>
        <w:t>the law is</w:t>
      </w:r>
      <w:r w:rsidRPr="00AD7BB0">
        <w:rPr>
          <w:rStyle w:val="StyleUnderline"/>
        </w:rPr>
        <w:t xml:space="preserve"> a form of </w:t>
      </w:r>
      <w:r w:rsidRPr="0078572C">
        <w:rPr>
          <w:rStyle w:val="StyleUnderline"/>
          <w:highlight w:val="green"/>
        </w:rPr>
        <w:t>disciplinary power that produces the subject it seeks to represent</w:t>
      </w:r>
      <w:r w:rsidRPr="00757474">
        <w:rPr>
          <w:sz w:val="16"/>
        </w:rPr>
        <w:t xml:space="preserve">. </w:t>
      </w:r>
      <w:r w:rsidRPr="0078572C">
        <w:rPr>
          <w:rStyle w:val="StyleUnderline"/>
          <w:highlight w:val="green"/>
        </w:rPr>
        <w:t>As such</w:t>
      </w:r>
      <w:r w:rsidRPr="00AA775B">
        <w:rPr>
          <w:rStyle w:val="StyleUnderline"/>
        </w:rPr>
        <w:t xml:space="preserve">, </w:t>
      </w:r>
      <w:proofErr w:type="gramStart"/>
      <w:r w:rsidRPr="00AA775B">
        <w:rPr>
          <w:rStyle w:val="StyleUnderline"/>
        </w:rPr>
        <w:t>it would seem</w:t>
      </w:r>
      <w:r w:rsidRPr="00AD7BB0">
        <w:rPr>
          <w:rStyle w:val="StyleUnderline"/>
        </w:rPr>
        <w:t xml:space="preserve"> that the</w:t>
      </w:r>
      <w:proofErr w:type="gramEnd"/>
      <w:r w:rsidRPr="00AD7BB0">
        <w:rPr>
          <w:rStyle w:val="StyleUnderline"/>
        </w:rPr>
        <w:t xml:space="preserve"> </w:t>
      </w:r>
      <w:r w:rsidRPr="0078572C">
        <w:rPr>
          <w:rStyle w:val="StyleUnderline"/>
          <w:highlight w:val="green"/>
        </w:rPr>
        <w:t>law was pervasive and unavoidable</w:t>
      </w:r>
      <w:r w:rsidRPr="00757474">
        <w:rPr>
          <w:sz w:val="16"/>
        </w:rPr>
        <w:t xml:space="preserve">; </w:t>
      </w:r>
      <w:r w:rsidRPr="00AD7BB0">
        <w:rPr>
          <w:rStyle w:val="StyleUnderline"/>
        </w:rPr>
        <w:t xml:space="preserve">subjects could not disentangle themselves from it </w:t>
      </w:r>
      <w:proofErr w:type="gramStart"/>
      <w:r w:rsidRPr="00AD7BB0">
        <w:rPr>
          <w:rStyle w:val="StyleUnderline"/>
        </w:rPr>
        <w:t>in order to</w:t>
      </w:r>
      <w:proofErr w:type="gramEnd"/>
      <w:r w:rsidRPr="00AD7BB0">
        <w:rPr>
          <w:rStyle w:val="StyleUnderline"/>
        </w:rPr>
        <w:t xml:space="preserve"> engage in politics without </w:t>
      </w:r>
      <w:r w:rsidRPr="002F7339">
        <w:rPr>
          <w:rStyle w:val="StyleUnderline"/>
        </w:rPr>
        <w:t>law</w:t>
      </w:r>
      <w:r w:rsidRPr="00757474">
        <w:rPr>
          <w:sz w:val="16"/>
        </w:rPr>
        <w:t xml:space="preserve">. </w:t>
      </w:r>
      <w:r w:rsidRPr="002F7339">
        <w:rPr>
          <w:rStyle w:val="StyleUnderline"/>
        </w:rPr>
        <w:t>It would, therefore, follow that feminists would need to work within the law to contest it, and that they could do so via resignification</w:t>
      </w:r>
      <w:r w:rsidRPr="00757474">
        <w:rPr>
          <w:sz w:val="16"/>
        </w:rPr>
        <w:t xml:space="preserve"> in a manner </w:t>
      </w:r>
      <w:proofErr w:type="gramStart"/>
      <w:r w:rsidRPr="00757474">
        <w:rPr>
          <w:sz w:val="16"/>
        </w:rPr>
        <w:t>similar to</w:t>
      </w:r>
      <w:proofErr w:type="gramEnd"/>
      <w:r w:rsidRPr="00757474">
        <w:rPr>
          <w:sz w:val="16"/>
        </w:rPr>
        <w:t xml:space="preserve"> Butler’s conception of resignification within language.</w:t>
      </w:r>
    </w:p>
    <w:p w14:paraId="3C72E704" w14:textId="77777777" w:rsidR="00030FCD" w:rsidRPr="00AD7BB0" w:rsidRDefault="00030FCD" w:rsidP="00030FCD">
      <w:pPr>
        <w:rPr>
          <w:u w:val="single"/>
        </w:rPr>
      </w:pPr>
      <w:proofErr w:type="gramStart"/>
      <w:r w:rsidRPr="00B51BE0">
        <w:rPr>
          <w:rStyle w:val="StyleUnderline"/>
        </w:rPr>
        <w:t>Instead</w:t>
      </w:r>
      <w:proofErr w:type="gramEnd"/>
      <w:r w:rsidRPr="00B51BE0">
        <w:rPr>
          <w:rStyle w:val="StyleUnderline"/>
        </w:rPr>
        <w:t xml:space="preserve"> Brown, Butler, and Halley all suggest the opposite</w:t>
      </w:r>
      <w:r w:rsidRPr="00757474">
        <w:rPr>
          <w:sz w:val="16"/>
        </w:rPr>
        <w:t xml:space="preserve">. </w:t>
      </w:r>
      <w:r w:rsidRPr="00B51BE0">
        <w:rPr>
          <w:rStyle w:val="StyleUnderline"/>
        </w:rPr>
        <w:t xml:space="preserve">Because of their concerns over disciplinary power, they claim that politics can be disengaged from the </w:t>
      </w:r>
      <w:proofErr w:type="gramStart"/>
      <w:r w:rsidRPr="00B51BE0">
        <w:rPr>
          <w:rStyle w:val="StyleUnderline"/>
        </w:rPr>
        <w:t>law</w:t>
      </w:r>
      <w:r w:rsidRPr="00757474">
        <w:rPr>
          <w:sz w:val="16"/>
        </w:rPr>
        <w:t xml:space="preserve">, </w:t>
      </w:r>
      <w:r w:rsidRPr="00B51BE0">
        <w:rPr>
          <w:rStyle w:val="StyleUnderline"/>
        </w:rPr>
        <w:t>and</w:t>
      </w:r>
      <w:proofErr w:type="gramEnd"/>
      <w:r w:rsidRPr="00B51BE0">
        <w:rPr>
          <w:rStyle w:val="StyleUnderline"/>
        </w:rPr>
        <w:t xml:space="preserve"> valoriz</w:t>
      </w:r>
      <w:r w:rsidRPr="00757474">
        <w:rPr>
          <w:sz w:val="16"/>
        </w:rPr>
        <w:t xml:space="preserve">e such </w:t>
      </w:r>
      <w:r w:rsidRPr="00B51BE0">
        <w:rPr>
          <w:rStyle w:val="StyleUnderline"/>
        </w:rPr>
        <w:t>politics as the ideal form of feminist</w:t>
      </w:r>
      <w:r w:rsidRPr="00AD7BB0">
        <w:rPr>
          <w:rStyle w:val="StyleUnderline"/>
        </w:rPr>
        <w:t xml:space="preserve"> and progressive activism</w:t>
      </w:r>
      <w:r w:rsidRPr="00757474">
        <w:rPr>
          <w:sz w:val="16"/>
        </w:rPr>
        <w:t xml:space="preserve">. And </w:t>
      </w:r>
      <w:r w:rsidRPr="00AD7BB0">
        <w:rPr>
          <w:rStyle w:val="StyleUnderline"/>
        </w:rPr>
        <w:t xml:space="preserve">yet, </w:t>
      </w:r>
      <w:r w:rsidRPr="0078572C">
        <w:rPr>
          <w:rStyle w:val="StyleUnderline"/>
          <w:highlight w:val="green"/>
        </w:rPr>
        <w:t>by imagining</w:t>
      </w:r>
      <w:r w:rsidRPr="00AD7BB0">
        <w:rPr>
          <w:rStyle w:val="StyleUnderline"/>
        </w:rPr>
        <w:t xml:space="preserve"> and positing </w:t>
      </w:r>
      <w:r w:rsidRPr="0078572C">
        <w:rPr>
          <w:rStyle w:val="StyleUnderline"/>
          <w:highlight w:val="green"/>
        </w:rPr>
        <w:t>a form of politics that is unencumbered by law</w:t>
      </w:r>
      <w:r w:rsidRPr="00AD7BB0">
        <w:rPr>
          <w:rStyle w:val="StyleUnderline"/>
        </w:rPr>
        <w:t xml:space="preserve">, these </w:t>
      </w:r>
      <w:r w:rsidRPr="0078572C">
        <w:rPr>
          <w:rStyle w:val="StyleUnderline"/>
          <w:highlight w:val="green"/>
        </w:rPr>
        <w:t>thinkers</w:t>
      </w:r>
      <w:r w:rsidRPr="00B51BE0">
        <w:rPr>
          <w:rStyle w:val="StyleUnderline"/>
        </w:rPr>
        <w:t xml:space="preserve"> </w:t>
      </w:r>
      <w:r w:rsidRPr="002F7339">
        <w:rPr>
          <w:rStyle w:val="StyleUnderline"/>
        </w:rPr>
        <w:t xml:space="preserve">inadvertently </w:t>
      </w:r>
      <w:r w:rsidRPr="0078572C">
        <w:rPr>
          <w:rStyle w:val="StyleUnderline"/>
          <w:highlight w:val="green"/>
        </w:rPr>
        <w:t>reintroduce a nonproductive theory of legal power</w:t>
      </w:r>
      <w:r w:rsidRPr="00757474">
        <w:rPr>
          <w:sz w:val="16"/>
        </w:rPr>
        <w:t xml:space="preserve">. </w:t>
      </w:r>
      <w:r w:rsidRPr="00AD7BB0">
        <w:rPr>
          <w:rStyle w:val="StyleUnderline"/>
        </w:rPr>
        <w:t xml:space="preserve">As a result, although positing a productive theory of the power of law, these </w:t>
      </w:r>
      <w:r w:rsidRPr="002F7339">
        <w:rPr>
          <w:rStyle w:val="StyleUnderline"/>
        </w:rPr>
        <w:t xml:space="preserve">poststructuralist feminist thinkers base </w:t>
      </w:r>
      <w:r w:rsidRPr="0078572C">
        <w:rPr>
          <w:rStyle w:val="StyleUnderline"/>
          <w:highlight w:val="green"/>
        </w:rPr>
        <w:t>their rejection of the law</w:t>
      </w:r>
      <w:r w:rsidRPr="00AD7BB0">
        <w:rPr>
          <w:rStyle w:val="StyleUnderline"/>
        </w:rPr>
        <w:t xml:space="preserve"> </w:t>
      </w:r>
      <w:r w:rsidRPr="002F7339">
        <w:rPr>
          <w:rStyle w:val="StyleUnderline"/>
        </w:rPr>
        <w:t>on a mechanics of power that is more</w:t>
      </w:r>
      <w:r w:rsidRPr="00AD7BB0">
        <w:rPr>
          <w:rStyle w:val="StyleUnderline"/>
        </w:rPr>
        <w:t xml:space="preserve"> analogous to the oppressive hypothesis</w:t>
      </w:r>
      <w:r w:rsidRPr="00757474">
        <w:rPr>
          <w:sz w:val="16"/>
        </w:rPr>
        <w:t xml:space="preserve">. </w:t>
      </w:r>
      <w:r w:rsidRPr="00AD7BB0">
        <w:rPr>
          <w:rStyle w:val="StyleUnderline"/>
        </w:rPr>
        <w:t xml:space="preserve">Their division between law and politics, therefore, </w:t>
      </w:r>
      <w:r w:rsidRPr="0078572C">
        <w:rPr>
          <w:rStyle w:val="StyleUnderline"/>
          <w:highlight w:val="green"/>
        </w:rPr>
        <w:t xml:space="preserve">contradicts their own </w:t>
      </w:r>
      <w:r w:rsidRPr="0078572C">
        <w:rPr>
          <w:rStyle w:val="StyleUnderline"/>
          <w:highlight w:val="green"/>
        </w:rPr>
        <w:lastRenderedPageBreak/>
        <w:t>innovative theory</w:t>
      </w:r>
      <w:r w:rsidRPr="00AD7BB0">
        <w:rPr>
          <w:rStyle w:val="StyleUnderline"/>
        </w:rPr>
        <w:t xml:space="preserve"> of the power of law</w:t>
      </w:r>
      <w:r w:rsidRPr="00757474">
        <w:rPr>
          <w:sz w:val="16"/>
        </w:rPr>
        <w:t>; it also simplifies Foucault’s own understanding of the relationship of the law to disciplinary power.</w:t>
      </w:r>
    </w:p>
    <w:p w14:paraId="1F156377" w14:textId="77777777" w:rsidR="00030FCD" w:rsidRPr="00757474" w:rsidRDefault="00030FCD" w:rsidP="00030FCD">
      <w:pPr>
        <w:rPr>
          <w:sz w:val="16"/>
        </w:rPr>
      </w:pPr>
      <w:r w:rsidRPr="00757474">
        <w:rPr>
          <w:sz w:val="16"/>
        </w:rPr>
        <w:t xml:space="preserve">As legal theorists Ben Golder and Peter Fitzpatrick argue in Foucault’s Law (2009), Foucault advocated a dynamic relationship between the law and disciplinary power. </w:t>
      </w:r>
      <w:r w:rsidRPr="00AA775B">
        <w:rPr>
          <w:rStyle w:val="StyleUnderline"/>
        </w:rPr>
        <w:t>Contrary to the common assertion</w:t>
      </w:r>
      <w:r w:rsidRPr="00757474">
        <w:rPr>
          <w:sz w:val="16"/>
        </w:rPr>
        <w:t xml:space="preserve">, advanced by both Brown and Smart, </w:t>
      </w:r>
      <w:r w:rsidRPr="00AA775B">
        <w:rPr>
          <w:rStyle w:val="StyleUnderline"/>
        </w:rPr>
        <w:t>that Foucault “expelled” law from modernity</w:t>
      </w:r>
      <w:r w:rsidRPr="00757474">
        <w:rPr>
          <w:sz w:val="16"/>
        </w:rPr>
        <w:t>, Golder and Fitzpatrick argue that F</w:t>
      </w:r>
      <w:r w:rsidRPr="00AA775B">
        <w:rPr>
          <w:rStyle w:val="StyleUnderline"/>
        </w:rPr>
        <w:t>oucault understood the law and disciplinary power to exist together</w:t>
      </w:r>
      <w:r w:rsidRPr="00757474">
        <w:rPr>
          <w:sz w:val="16"/>
        </w:rPr>
        <w:t xml:space="preserve">. At times, he implied that the law was subsumed by disciplinary power (2); at others, as Golder and Fitzpatrick point out, Foucault understood the law to </w:t>
      </w:r>
      <w:proofErr w:type="gramStart"/>
      <w:r w:rsidRPr="00757474">
        <w:rPr>
          <w:sz w:val="16"/>
        </w:rPr>
        <w:t>be in conflict with</w:t>
      </w:r>
      <w:proofErr w:type="gramEnd"/>
      <w:r w:rsidRPr="00757474">
        <w:rPr>
          <w:sz w:val="16"/>
        </w:rPr>
        <w:t xml:space="preserve"> or to transgress the norms set out by the disciplinary aspects of power (77). </w:t>
      </w:r>
      <w:r w:rsidRPr="00AA775B">
        <w:rPr>
          <w:rStyle w:val="StyleUnderline"/>
        </w:rPr>
        <w:t>Thus</w:t>
      </w:r>
      <w:r w:rsidRPr="00757474">
        <w:rPr>
          <w:sz w:val="16"/>
        </w:rPr>
        <w:t xml:space="preserve">, for Foucault, </w:t>
      </w:r>
      <w:r w:rsidRPr="00AA775B">
        <w:rPr>
          <w:rStyle w:val="StyleUnderline"/>
        </w:rPr>
        <w:t>the law was not only subservient to disciplinary</w:t>
      </w:r>
      <w:r w:rsidRPr="00757474">
        <w:rPr>
          <w:sz w:val="16"/>
        </w:rPr>
        <w:t xml:space="preserve"> [End Page 37] </w:t>
      </w:r>
      <w:r w:rsidRPr="00AA775B">
        <w:rPr>
          <w:rStyle w:val="StyleUnderline"/>
        </w:rPr>
        <w:t>power</w:t>
      </w:r>
      <w:r w:rsidRPr="00757474">
        <w:rPr>
          <w:sz w:val="16"/>
        </w:rPr>
        <w:t xml:space="preserve">, </w:t>
      </w:r>
      <w:r w:rsidRPr="00AA775B">
        <w:rPr>
          <w:rStyle w:val="StyleUnderline"/>
        </w:rPr>
        <w:t>but could also respond to,</w:t>
      </w:r>
      <w:r w:rsidRPr="00757474">
        <w:rPr>
          <w:sz w:val="16"/>
        </w:rPr>
        <w:t xml:space="preserve"> </w:t>
      </w:r>
      <w:r w:rsidRPr="00AA775B">
        <w:rPr>
          <w:rStyle w:val="StyleUnderline"/>
        </w:rPr>
        <w:t>transgress, and even transform it.</w:t>
      </w:r>
      <w:r w:rsidRPr="00757474">
        <w:rPr>
          <w:sz w:val="16"/>
        </w:rPr>
        <w:t xml:space="preserve"> But </w:t>
      </w:r>
      <w:r w:rsidRPr="00AA775B">
        <w:rPr>
          <w:rStyle w:val="StyleUnderline"/>
        </w:rPr>
        <w:t>feminist legal skepticism focuses</w:t>
      </w:r>
      <w:r w:rsidRPr="00AD7BB0">
        <w:rPr>
          <w:rStyle w:val="StyleUnderline"/>
        </w:rPr>
        <w:t xml:space="preserve"> entirely on the law’s colonization by disciplinary power</w:t>
      </w:r>
      <w:r w:rsidRPr="00757474">
        <w:rPr>
          <w:sz w:val="16"/>
        </w:rPr>
        <w:t xml:space="preserve">. </w:t>
      </w:r>
      <w:r w:rsidRPr="00AD7BB0">
        <w:rPr>
          <w:rStyle w:val="StyleUnderline"/>
        </w:rPr>
        <w:t xml:space="preserve">It is in their effort to escape disciplinary </w:t>
      </w:r>
      <w:r w:rsidRPr="00AA775B">
        <w:rPr>
          <w:rStyle w:val="StyleUnderline"/>
        </w:rPr>
        <w:t>power that these thinkers undermine their prior assertion that the law is productive of the subject</w:t>
      </w:r>
      <w:r w:rsidRPr="00757474">
        <w:rPr>
          <w:sz w:val="16"/>
        </w:rPr>
        <w:t xml:space="preserve">. </w:t>
      </w:r>
      <w:r w:rsidRPr="00AA775B">
        <w:rPr>
          <w:rStyle w:val="StyleUnderline"/>
        </w:rPr>
        <w:t>By considering</w:t>
      </w:r>
      <w:r w:rsidRPr="00AD7BB0">
        <w:rPr>
          <w:rStyle w:val="StyleUnderline"/>
        </w:rPr>
        <w:t xml:space="preserve"> a more dynamic relationship between the law and politics, it might be possible to observe how the </w:t>
      </w:r>
      <w:r w:rsidRPr="0078572C">
        <w:rPr>
          <w:rStyle w:val="StyleUnderline"/>
          <w:highlight w:val="green"/>
        </w:rPr>
        <w:t>law</w:t>
      </w:r>
      <w:r w:rsidRPr="00AD7BB0">
        <w:rPr>
          <w:rStyle w:val="StyleUnderline"/>
        </w:rPr>
        <w:t xml:space="preserve">, although productive, </w:t>
      </w:r>
      <w:r w:rsidRPr="0078572C">
        <w:rPr>
          <w:rStyle w:val="StyleUnderline"/>
          <w:highlight w:val="green"/>
        </w:rPr>
        <w:t>can be turned against disciplinary power through</w:t>
      </w:r>
      <w:r w:rsidRPr="002F7339">
        <w:rPr>
          <w:rStyle w:val="StyleUnderline"/>
        </w:rPr>
        <w:t xml:space="preserve"> practices of </w:t>
      </w:r>
      <w:r w:rsidRPr="0078572C">
        <w:rPr>
          <w:rStyle w:val="StyleUnderline"/>
          <w:highlight w:val="green"/>
        </w:rPr>
        <w:t>resignification, collectivity, and agonistic democracy</w:t>
      </w:r>
      <w:r w:rsidRPr="00757474">
        <w:rPr>
          <w:sz w:val="16"/>
        </w:rPr>
        <w:t>.</w:t>
      </w:r>
    </w:p>
    <w:p w14:paraId="12958BFF" w14:textId="77777777" w:rsidR="00030FCD" w:rsidRPr="00757474" w:rsidRDefault="00030FCD" w:rsidP="00030FCD">
      <w:pPr>
        <w:rPr>
          <w:sz w:val="16"/>
        </w:rPr>
      </w:pPr>
      <w:r w:rsidRPr="0078572C">
        <w:rPr>
          <w:rStyle w:val="StyleUnderline"/>
          <w:highlight w:val="green"/>
        </w:rPr>
        <w:t>This</w:t>
      </w:r>
      <w:r w:rsidRPr="00B51BE0">
        <w:rPr>
          <w:rStyle w:val="StyleUnderline"/>
        </w:rPr>
        <w:t xml:space="preserve"> </w:t>
      </w:r>
      <w:r w:rsidRPr="002F7339">
        <w:rPr>
          <w:rStyle w:val="StyleUnderline"/>
        </w:rPr>
        <w:t xml:space="preserve">understanding of the law as both disciplinary and transgressive </w:t>
      </w:r>
      <w:r w:rsidRPr="0078572C">
        <w:rPr>
          <w:rStyle w:val="StyleUnderline"/>
          <w:highlight w:val="green"/>
        </w:rPr>
        <w:t>provides a much fuller conception of the relationship between the law and politics than</w:t>
      </w:r>
      <w:r w:rsidRPr="00AD7BB0">
        <w:rPr>
          <w:rStyle w:val="StyleUnderline"/>
        </w:rPr>
        <w:t xml:space="preserve"> the </w:t>
      </w:r>
      <w:r w:rsidRPr="0078572C">
        <w:rPr>
          <w:rStyle w:val="StyleUnderline"/>
          <w:highlight w:val="green"/>
        </w:rPr>
        <w:t>opposition</w:t>
      </w:r>
      <w:r w:rsidRPr="00AD7BB0">
        <w:rPr>
          <w:rStyle w:val="StyleUnderline"/>
        </w:rPr>
        <w:t xml:space="preserve"> set out</w:t>
      </w:r>
      <w:r w:rsidRPr="00757474">
        <w:rPr>
          <w:sz w:val="16"/>
        </w:rPr>
        <w:t xml:space="preserve"> in Brown’s, Butler’s, and Halley’s works. </w:t>
      </w:r>
      <w:r w:rsidRPr="00AD7BB0">
        <w:rPr>
          <w:rStyle w:val="StyleUnderline"/>
        </w:rPr>
        <w:t>This fuller understanding allows for a productive theory of legal power that does not return to an oppressive hypothesis</w:t>
      </w:r>
      <w:r w:rsidRPr="00757474">
        <w:rPr>
          <w:sz w:val="16"/>
        </w:rPr>
        <w:t xml:space="preserve"> </w:t>
      </w:r>
      <w:proofErr w:type="gramStart"/>
      <w:r w:rsidRPr="00757474">
        <w:rPr>
          <w:sz w:val="16"/>
        </w:rPr>
        <w:t>in order to</w:t>
      </w:r>
      <w:proofErr w:type="gramEnd"/>
      <w:r w:rsidRPr="00757474">
        <w:rPr>
          <w:sz w:val="16"/>
        </w:rPr>
        <w:t xml:space="preserve"> theorize a realm of politics for feminists and other progressive activists. As such, </w:t>
      </w:r>
      <w:r w:rsidRPr="00AD7BB0">
        <w:rPr>
          <w:rStyle w:val="StyleUnderline"/>
        </w:rPr>
        <w:t>it is both more theoretically consistent and more politically optimistic than the legal skepticism of the poststructuralist feminist theorists</w:t>
      </w:r>
      <w:r w:rsidRPr="00757474">
        <w:rPr>
          <w:sz w:val="16"/>
        </w:rPr>
        <w:t>.</w:t>
      </w:r>
    </w:p>
    <w:p w14:paraId="0E287F38" w14:textId="77777777" w:rsidR="00030FCD" w:rsidRPr="00757474" w:rsidRDefault="00030FCD" w:rsidP="00030FCD">
      <w:pPr>
        <w:rPr>
          <w:sz w:val="16"/>
        </w:rPr>
      </w:pPr>
      <w:r w:rsidRPr="00757474">
        <w:rPr>
          <w:sz w:val="16"/>
        </w:rPr>
        <w:t xml:space="preserve">A more dynamic understanding of the relationship between the law and politics is also more attentive to history. When Brown and Halley (2002) suggest that feminist direct action within porn shops is superior to MacKinnon’s legal tactics because it is outside of legalism’s grip, they neglect the ways in which the law is very much present within the space of porn shops. Zoning laws, tax laws, and obscenity laws all work together to create the space in which feminist direct action occurs; this is historically true of the very anti-pornography activists whom Brown and Halley suggest </w:t>
      </w:r>
      <w:proofErr w:type="gramStart"/>
      <w:r w:rsidRPr="00757474">
        <w:rPr>
          <w:sz w:val="16"/>
        </w:rPr>
        <w:t>operate</w:t>
      </w:r>
      <w:proofErr w:type="gramEnd"/>
      <w:r w:rsidRPr="00757474">
        <w:rPr>
          <w:sz w:val="16"/>
        </w:rPr>
        <w:t xml:space="preserve"> outside the law. In her comprehensive history of the anti-pornography movement titled Battling Pornography (2011), Carolyn Bronstein suggests that, as the feminist movement against media violence narrowed into the anti-pornography movement, activists considered it necessary to engage the law </w:t>
      </w:r>
      <w:proofErr w:type="gramStart"/>
      <w:r w:rsidRPr="00757474">
        <w:rPr>
          <w:sz w:val="16"/>
        </w:rPr>
        <w:t>in order to</w:t>
      </w:r>
      <w:proofErr w:type="gramEnd"/>
      <w:r w:rsidRPr="00757474">
        <w:rPr>
          <w:sz w:val="16"/>
        </w:rPr>
        <w:t xml:space="preserve"> respond to free-speech advocates (203). This turn to the courts and the kinds of activism that Brown and Halley (2002) discuss were, therefore, contemporaneous within the movement. Thus, Brown and Halley’s implication that there was a time before anti-pornography activists turned to the courts misrepresents this history of the movement.</w:t>
      </w:r>
    </w:p>
    <w:p w14:paraId="42A5490E" w14:textId="77777777" w:rsidR="00030FCD" w:rsidRPr="00757474" w:rsidRDefault="00030FCD" w:rsidP="00030FCD">
      <w:pPr>
        <w:rPr>
          <w:sz w:val="16"/>
        </w:rPr>
      </w:pPr>
      <w:r w:rsidRPr="00757474">
        <w:rPr>
          <w:sz w:val="16"/>
        </w:rPr>
        <w:t xml:space="preserve">Consequently, </w:t>
      </w:r>
      <w:r w:rsidRPr="0078572C">
        <w:rPr>
          <w:rStyle w:val="StyleUnderline"/>
          <w:highlight w:val="green"/>
        </w:rPr>
        <w:t>feminist engagement</w:t>
      </w:r>
      <w:r w:rsidRPr="00AD7BB0">
        <w:rPr>
          <w:rStyle w:val="StyleUnderline"/>
        </w:rPr>
        <w:t xml:space="preserve"> with the law </w:t>
      </w:r>
      <w:r w:rsidRPr="0078572C">
        <w:rPr>
          <w:rStyle w:val="StyleUnderline"/>
          <w:highlight w:val="green"/>
        </w:rPr>
        <w:t>should not be oriented around</w:t>
      </w:r>
      <w:r w:rsidRPr="00AD7BB0">
        <w:rPr>
          <w:rStyle w:val="StyleUnderline"/>
        </w:rPr>
        <w:t xml:space="preserve"> the question of </w:t>
      </w:r>
      <w:r w:rsidRPr="0078572C">
        <w:rPr>
          <w:rStyle w:val="StyleUnderline"/>
          <w:highlight w:val="green"/>
        </w:rPr>
        <w:t>whether to engage the law</w:t>
      </w:r>
      <w:r w:rsidRPr="00AD7BB0">
        <w:rPr>
          <w:rStyle w:val="StyleUnderline"/>
        </w:rPr>
        <w:t xml:space="preserve">; instead, </w:t>
      </w:r>
      <w:r w:rsidRPr="0078572C">
        <w:rPr>
          <w:rStyle w:val="StyleUnderline"/>
          <w:highlight w:val="green"/>
        </w:rPr>
        <w:t xml:space="preserve">feminists should focus on </w:t>
      </w:r>
      <w:r w:rsidRPr="0078572C">
        <w:rPr>
          <w:rStyle w:val="Emphasis"/>
          <w:highlight w:val="green"/>
        </w:rPr>
        <w:t>how to do so</w:t>
      </w:r>
      <w:r w:rsidRPr="0078572C">
        <w:rPr>
          <w:rStyle w:val="StyleUnderline"/>
          <w:highlight w:val="green"/>
        </w:rPr>
        <w:t xml:space="preserve"> in a manner that advances</w:t>
      </w:r>
      <w:r w:rsidRPr="002F7339">
        <w:rPr>
          <w:rStyle w:val="StyleUnderline"/>
        </w:rPr>
        <w:t xml:space="preserve"> their </w:t>
      </w:r>
      <w:r w:rsidRPr="0078572C">
        <w:rPr>
          <w:rStyle w:val="StyleUnderline"/>
          <w:highlight w:val="green"/>
        </w:rPr>
        <w:t>political aims</w:t>
      </w:r>
      <w:r w:rsidRPr="00757474">
        <w:rPr>
          <w:sz w:val="16"/>
        </w:rPr>
        <w:t xml:space="preserve">. </w:t>
      </w:r>
      <w:r w:rsidRPr="0078572C">
        <w:rPr>
          <w:rStyle w:val="StyleUnderline"/>
          <w:highlight w:val="green"/>
        </w:rPr>
        <w:t xml:space="preserve">This question can only be examined within </w:t>
      </w:r>
      <w:r w:rsidRPr="0078572C">
        <w:rPr>
          <w:rStyle w:val="Emphasis"/>
          <w:highlight w:val="green"/>
        </w:rPr>
        <w:t>specific legal contexts</w:t>
      </w:r>
      <w:r w:rsidRPr="00AD7BB0">
        <w:rPr>
          <w:rStyle w:val="StyleUnderline"/>
        </w:rPr>
        <w:t xml:space="preserve">, </w:t>
      </w:r>
      <w:r w:rsidRPr="0078572C">
        <w:rPr>
          <w:rStyle w:val="StyleUnderline"/>
          <w:highlight w:val="green"/>
        </w:rPr>
        <w:t>which provide the opportunity to examine</w:t>
      </w:r>
      <w:r w:rsidRPr="00AD7BB0">
        <w:rPr>
          <w:rStyle w:val="StyleUnderline"/>
        </w:rPr>
        <w:t xml:space="preserve"> the </w:t>
      </w:r>
      <w:r w:rsidRPr="0078572C">
        <w:rPr>
          <w:rStyle w:val="StyleUnderline"/>
          <w:highlight w:val="green"/>
        </w:rPr>
        <w:t>relationship</w:t>
      </w:r>
      <w:r w:rsidRPr="00AD7BB0">
        <w:rPr>
          <w:rStyle w:val="StyleUnderline"/>
        </w:rPr>
        <w:t xml:space="preserve"> between the law and politics </w:t>
      </w:r>
      <w:r w:rsidRPr="0078572C">
        <w:rPr>
          <w:rStyle w:val="StyleUnderline"/>
          <w:highlight w:val="green"/>
        </w:rPr>
        <w:t>rather than asserting</w:t>
      </w:r>
      <w:r w:rsidRPr="00AD7BB0">
        <w:rPr>
          <w:rStyle w:val="StyleUnderline"/>
        </w:rPr>
        <w:t xml:space="preserve"> their </w:t>
      </w:r>
      <w:r w:rsidRPr="0078572C">
        <w:rPr>
          <w:rStyle w:val="StyleUnderline"/>
          <w:highlight w:val="green"/>
        </w:rPr>
        <w:t>opposition</w:t>
      </w:r>
      <w:r w:rsidRPr="00757474">
        <w:rPr>
          <w:sz w:val="16"/>
        </w:rPr>
        <w:t xml:space="preserve">. Thus, </w:t>
      </w:r>
      <w:r w:rsidRPr="00AD7BB0">
        <w:rPr>
          <w:rStyle w:val="StyleUnderline"/>
        </w:rPr>
        <w:t>feminists can track when disciplinary power subsumes the law, as well as when the law can transgress it, while maintaining the idea that the law is productive of political subjects</w:t>
      </w:r>
      <w:r w:rsidRPr="00757474">
        <w:rPr>
          <w:sz w:val="16"/>
        </w:rPr>
        <w:t xml:space="preserve">. In what follows, this article examines the 1996 unionization of San Francisco’s Lusty Lady strip club to demonstrate the dynamic relationship between the law and politics, as well as how the law can be used to support the very political practices that are the centerpieces of Brown’s, Butler’s, and Halley’s thought. </w:t>
      </w:r>
    </w:p>
    <w:p w14:paraId="59F08363" w14:textId="77777777" w:rsidR="00030FCD" w:rsidRPr="00757474" w:rsidRDefault="00030FCD" w:rsidP="00030FCD">
      <w:pPr>
        <w:rPr>
          <w:sz w:val="16"/>
          <w:szCs w:val="10"/>
        </w:rPr>
      </w:pPr>
      <w:r w:rsidRPr="00757474">
        <w:rPr>
          <w:sz w:val="16"/>
          <w:szCs w:val="10"/>
        </w:rPr>
        <w:t xml:space="preserve">The Case of the Lusty Lady The unionization of the Lusty Lady was made famous by Vicky Funari and Julia Query’s 1998 documentary film Live Nude Girls Unite! In the film, Query interweaves the narrative of her coming out to her mother as a sex worker with footage of the unionization effort. I read the film alongside personal accounts of former dancers to illustrate the imbrications of politics and the law in the Lusty Lady’s effort. This case demonstrates that the law does not always entrench meaning in the ways that Brown, Butler, and Halley suggest; instead, it reveals that the politics of resignification and collective, agonistic democracy are themselves intrinsically bound up with the law, making the quest to purify such politics of law both impossible and undesirable. In fact, the law can deepen feminist politics and bolster its ability to achieve success. The Lusty Lady is a peepshow in the North Beach neighborhood of San Francisco. It opened in 1982. At that time, it was a small, locally owned club and was considered a good place to work because dancers were hired as employees rather than independent contractors (Brooks 2001, 60). Their status as employees provided the dancers with job security and benefits, which had not been enjoyed by dancers classified as independent contractors.4 The strip club was also considered a good place to work because it had a reputation for being “sex positive,” meaning that the dancers shared a feminist sensibility and understood their work to be empowering (Borda 2009, 124). Unlike </w:t>
      </w:r>
      <w:r w:rsidRPr="00757474">
        <w:rPr>
          <w:sz w:val="16"/>
          <w:szCs w:val="10"/>
        </w:rPr>
        <w:lastRenderedPageBreak/>
        <w:t xml:space="preserve">other strip clubs, the Lusty Lady did not allow physical contact between strippers and clients; instead, the dancers performed together on a large stage enclosed by glass windows. Customers sat in private-viewing booths and inserted money into a bill feeder to raise the window covering and watch the dancers onstage (Brooks 2001, 60). There was also a “private pleasures” booth where customers could view individual dancers; this booth was charged at a significantly higher rate and therefore resulted in higher earnings for dancers (61). This payment scale became a source of contention between the dancers and management, as well as among the dancers themselves, and ultimately led to the effort to unionize the club. In the early 1990s, a white dancer petitioned management to increase the wages paid to women in the private booth, arguing that the dancers were being exploited because the club was keeping 70 percent of their earnings. Many white dancers quickly agreed to sign the petition (62). Women of color were more skeptical of the petition because it did not mention the club’s practice of scheduling only white women to work in the private booth. Although the club tried to justify this practice by suggesting that dancers of color were “threatening” to white patrons and therefore resulted in lost revenue, the dancers of color found this contention to be both racist and inaccurate, arguing that they brought in new business from customers of color and that the response of white patrons was more diverse than acknowledged by management (62).5 As [End Page 39] a result, Siobhan Brooks, one of the few black dancers at the club, created her own petition to end the racist scheduling practices at the club and filed a racial discrimination complaint with the Department of Fair and Equal Housing to end the club’s policy of scheduling only white women to dance in the private booth (62, 64). Brooks was angered not only by the club’s policy, but also by her coworkers’ ignorance of how an increase in pay in the private booth would exacerbate the already existing inequalities in the club’s respective treatments of white and women of color dancers (62). In addition to these complaints, dancers voiced </w:t>
      </w:r>
      <w:proofErr w:type="gramStart"/>
      <w:r w:rsidRPr="00757474">
        <w:rPr>
          <w:sz w:val="16"/>
          <w:szCs w:val="10"/>
        </w:rPr>
        <w:t>a number of</w:t>
      </w:r>
      <w:proofErr w:type="gramEnd"/>
      <w:r w:rsidRPr="00757474">
        <w:rPr>
          <w:sz w:val="16"/>
          <w:szCs w:val="10"/>
        </w:rPr>
        <w:t xml:space="preserve"> other grievances, including the use of one-way mirrors, which allowed customers to covertly videotape performances; the lack of sick pay; and racist scheduling practices that only allowed one woman of color at a time to perform on the main stage (63). A dancer known by her stage name of Jane (1997) recounts the pre-union atmosphere in the club: “Favoritism was the norm, the company’s disciplinary policy was unwritten and erratically and inconsistently applied, dancers had their pay cut in half for missing a staff meeting or calling in </w:t>
      </w:r>
      <w:proofErr w:type="gramStart"/>
      <w:r w:rsidRPr="00757474">
        <w:rPr>
          <w:sz w:val="16"/>
          <w:szCs w:val="10"/>
        </w:rPr>
        <w:t>sick, and</w:t>
      </w:r>
      <w:proofErr w:type="gramEnd"/>
      <w:r w:rsidRPr="00757474">
        <w:rPr>
          <w:sz w:val="16"/>
          <w:szCs w:val="10"/>
        </w:rPr>
        <w:t xml:space="preserve"> were suspended for reasons like not smiling enough. Like all other non-union workers, we had virtually no recourse if we were suspended or fired unfairly.” Taken together, these grievances led dancers to attempt to form a union. When management learned of such an attempt, as a concession, it removed the one-way glass, but hired a notorious, anti-union attorney to represent their interests. Despite this combination of concession and anti-union effort, the dancers continued in their attempt to unionize </w:t>
      </w:r>
      <w:proofErr w:type="gramStart"/>
      <w:r w:rsidRPr="00757474">
        <w:rPr>
          <w:sz w:val="16"/>
          <w:szCs w:val="10"/>
        </w:rPr>
        <w:t>in order to</w:t>
      </w:r>
      <w:proofErr w:type="gramEnd"/>
      <w:r w:rsidRPr="00757474">
        <w:rPr>
          <w:sz w:val="16"/>
          <w:szCs w:val="10"/>
        </w:rPr>
        <w:t xml:space="preserve"> negotiate for job security, sick pay, and legally equitable recourse for workers who were wrongly fired or treated unfairly (Miss Mary Ann [n.d.]). </w:t>
      </w:r>
      <w:proofErr w:type="gramStart"/>
      <w:r w:rsidRPr="00757474">
        <w:rPr>
          <w:sz w:val="16"/>
          <w:szCs w:val="10"/>
        </w:rPr>
        <w:t>In order to</w:t>
      </w:r>
      <w:proofErr w:type="gramEnd"/>
      <w:r w:rsidRPr="00757474">
        <w:rPr>
          <w:sz w:val="16"/>
          <w:szCs w:val="10"/>
        </w:rPr>
        <w:t xml:space="preserve"> unionize, the dancers at the Lusty Lady had to first demonstrate to the unions that they were considered employees, not independent contractors. In the United States, exotic dancers were typically classified as the latter. Not only does this classification allow employers to deny workers benefits and job security, but it also prevents workers from forming a union under the National Labor Relation Act of 1935 (Wilmet 1999, 468). Although dancers at the Lusty Lady were already considered employees, the unions initially assumed that they were independent contractors and subsequently ignored them. Additionally, the unions stigmatized the dancers because they were part of the adult industry, worrying about the corruption, drug use, and other illegal activity that are stereotypically associated with sex work (ibid.). This combination of stigmatizing sex workers and the assumption that all strippers were independent contractors made it difficult for the dancers to find a union willing to represent them. Working with the Exotic Dancer’s Alliance, a nonprofit organization that had assisted dancers at another club to sue management for retaining stage fees, the Lusty Lady dancers eventually convinced a reluctant Service Employees International Union (SEIU) Local 790 to represent them.6 With the assistance of the union, the dancers held a National Labor Board Relations (NLRB) [End Page 40] election during the summer of 1996. Throughout the campaign, management attempted to thwart unionization effort by holding mandatory meetings to discuss how dancers would lose pay because of union dues (Jane 1997; Miss Mary Ann [n.d.]). Management also used the club’s sex-positive reputation against the workers, insisting that the Lusty Lady was a great place to work because management did not extort sexual favors and it provided the dancers with free hot chocolate (Miss Mary Ann [n.d.]). Miss Mary Ann recalls the result of the election, which officially unionized the dancers: “Despite the lies, deceptive leaflets, threats, harassment of union activists and scripted, tear-filled pleas to give the company a ‘second chance,’ we stuck it out and won the election 57 to 15. We named our SEIU chapter the Exotic Dancers Union.” With the union now firmly in place, management was legally required to begin contract negotiations with the dancers. With the assistance of a contract negotiator from Local 790, the dancers commenced such negotiations. The process was slow, because management intentionally tried to stall the negotiations with the hope that the dancers would abandon their effort; for example, management accused the dancers of “sexually harassing themselves” because they used the word “pussy” in the workplace (ibid.; Funari and Query 2000). Management also ignored the dancers’ grievances about sick pay and job security, instead insisting that any contract must contain language allowing management to fire older dancers who had been with the company for more than a year and a half. As stripping is an industry that prizes youth, this new language was especially threatening to older dancers (Miss Mary Ann [n.d.]). Because of the delayed process, the dancers began to engage in political strategies to force management to negotiate more seriously. One particularly effective and creative strategy was a “No Pink” day—</w:t>
      </w:r>
      <w:proofErr w:type="gramStart"/>
      <w:r w:rsidRPr="00757474">
        <w:rPr>
          <w:sz w:val="16"/>
          <w:szCs w:val="10"/>
        </w:rPr>
        <w:t>similar to</w:t>
      </w:r>
      <w:proofErr w:type="gramEnd"/>
      <w:r w:rsidRPr="00757474">
        <w:rPr>
          <w:sz w:val="16"/>
          <w:szCs w:val="10"/>
        </w:rPr>
        <w:t xml:space="preserve"> a work slowdown, but with a sexualized twist. On this day, the dancers agreed to work with their legs crossed instead of exposing their genitals (ibid.). The dancers wrote on their hands and bodies slogans in support of labor, such as “Please don’t spend $ here … unfair 2 labor” (Figure 1). By showing these slogans through the windows, the dancers tried to convey their cause to customers. </w:t>
      </w:r>
      <w:proofErr w:type="gramStart"/>
      <w:r w:rsidRPr="00757474">
        <w:rPr>
          <w:sz w:val="16"/>
          <w:szCs w:val="10"/>
        </w:rPr>
        <w:t>As a consequence of</w:t>
      </w:r>
      <w:proofErr w:type="gramEnd"/>
      <w:r w:rsidRPr="00757474">
        <w:rPr>
          <w:sz w:val="16"/>
          <w:szCs w:val="10"/>
        </w:rPr>
        <w:t xml:space="preserve"> such action, management fired a worker. In response, the dancers staged a two-day picket outside the club, chanting slogans like “2, 4, 6, 8, don’t go in to masturbate!” (Funari and Query 2000). In Live Nude Girls </w:t>
      </w:r>
      <w:proofErr w:type="gramStart"/>
      <w:r w:rsidRPr="00757474">
        <w:rPr>
          <w:sz w:val="16"/>
          <w:szCs w:val="10"/>
        </w:rPr>
        <w:t>Unite!,</w:t>
      </w:r>
      <w:proofErr w:type="gramEnd"/>
      <w:r w:rsidRPr="00757474">
        <w:rPr>
          <w:sz w:val="16"/>
          <w:szCs w:val="10"/>
        </w:rPr>
        <w:t xml:space="preserve"> customers discuss their disgust with management and refuse to cross the picket line, while others, in passing, honked their horns in solidarity with the strippers who were marching and displaying signs that read “Do Not Enter! Unfair to Labor!” and “Bad Girls Like Good Contracts!” (Borda 2009, 124). Once the dancers began to picket the club, management engaged more earnestly in the negotiation process, finally agreeing to a contract in April 1997. It did not include </w:t>
      </w:r>
      <w:proofErr w:type="gramStart"/>
      <w:r w:rsidRPr="00757474">
        <w:rPr>
          <w:sz w:val="16"/>
          <w:szCs w:val="10"/>
        </w:rPr>
        <w:t>all of</w:t>
      </w:r>
      <w:proofErr w:type="gramEnd"/>
      <w:r w:rsidRPr="00757474">
        <w:rPr>
          <w:sz w:val="16"/>
          <w:szCs w:val="10"/>
        </w:rPr>
        <w:t xml:space="preserve"> the dancers’ demands; for example, there was no clause for an “agency shop”—a requirement that all newly hired employees [End Page 41] join the union. Instead, the contract stipulated a “maintenance of membership,” which required that new employees meet with union officials without retaliation or penalty (Funari and Query 2000). Despite this concession, the contract safeguarded the dancers from arbitrary punishment and dismissal, protected more senior workers, provided workers with automatic raises and a paid sick day, and allowed them to swap shifts with any other dancer, as opposed to only another dancer </w:t>
      </w:r>
      <w:r w:rsidRPr="00757474">
        <w:rPr>
          <w:sz w:val="16"/>
          <w:szCs w:val="10"/>
        </w:rPr>
        <w:lastRenderedPageBreak/>
        <w:t>that “looked like them”—a particularly burdensome rule for women of color, since there were only a few of them (Brooks 2001, 62; Miss Mary Ann [n.d.]). Following this agreement, the dancers went back to work, which has remained unionized for the past fifteen years. Eventually, the dancers gained ownership of the club, thus making it, at the time, the only cooperatively owned strip club in the world.7 In what follows, I examine the implications of this unionization for the feminist accounts of the relationship between the law and politics outlined in the first half of this article. Examining Law through Strip Club Politics</w:t>
      </w:r>
    </w:p>
    <w:p w14:paraId="7AED5CFB" w14:textId="77777777" w:rsidR="00030FCD" w:rsidRPr="00AD7BB0" w:rsidRDefault="00030FCD" w:rsidP="00030FCD">
      <w:pPr>
        <w:rPr>
          <w:rStyle w:val="StyleUnderline"/>
        </w:rPr>
      </w:pPr>
      <w:r w:rsidRPr="00757474">
        <w:rPr>
          <w:sz w:val="16"/>
        </w:rPr>
        <w:t xml:space="preserve">The </w:t>
      </w:r>
      <w:r w:rsidRPr="0078572C">
        <w:rPr>
          <w:rStyle w:val="StyleUnderline"/>
          <w:highlight w:val="green"/>
        </w:rPr>
        <w:t>unionization of the Lusty Lady</w:t>
      </w:r>
      <w:r w:rsidRPr="00F651EC">
        <w:rPr>
          <w:rStyle w:val="StyleUnderline"/>
        </w:rPr>
        <w:t xml:space="preserve"> was</w:t>
      </w:r>
      <w:r w:rsidRPr="00757474">
        <w:rPr>
          <w:sz w:val="16"/>
        </w:rPr>
        <w:t xml:space="preserve">, first and foremost, </w:t>
      </w:r>
      <w:r w:rsidRPr="00F651EC">
        <w:rPr>
          <w:rStyle w:val="StyleUnderline"/>
        </w:rPr>
        <w:t>a legal effort</w:t>
      </w:r>
      <w:r w:rsidRPr="00757474">
        <w:rPr>
          <w:sz w:val="16"/>
        </w:rPr>
        <w:t xml:space="preserve">; </w:t>
      </w:r>
      <w:r w:rsidRPr="00F651EC">
        <w:rPr>
          <w:rStyle w:val="StyleUnderline"/>
        </w:rPr>
        <w:t>it depended on rights afforded to the dancers due to their classification as employees, which allowed them, after much resistance</w:t>
      </w:r>
      <w:r w:rsidRPr="00757474">
        <w:rPr>
          <w:sz w:val="16"/>
        </w:rPr>
        <w:t xml:space="preserve"> by management, </w:t>
      </w:r>
      <w:r w:rsidRPr="00F651EC">
        <w:rPr>
          <w:rStyle w:val="StyleUnderline"/>
        </w:rPr>
        <w:t>to participate in the NLRB election</w:t>
      </w:r>
      <w:r w:rsidRPr="00757474">
        <w:rPr>
          <w:sz w:val="16"/>
        </w:rPr>
        <w:t xml:space="preserve">. This </w:t>
      </w:r>
      <w:r w:rsidRPr="00F651EC">
        <w:rPr>
          <w:rStyle w:val="StyleUnderline"/>
        </w:rPr>
        <w:t>participation allowed them to unionize, and this unionization</w:t>
      </w:r>
      <w:r w:rsidRPr="00757474">
        <w:rPr>
          <w:sz w:val="16"/>
        </w:rPr>
        <w:t xml:space="preserve">, in turn, </w:t>
      </w:r>
      <w:r w:rsidRPr="00F651EC">
        <w:rPr>
          <w:rStyle w:val="StyleUnderline"/>
        </w:rPr>
        <w:t>mobilized a series of laws that required management to negotiate and</w:t>
      </w:r>
      <w:r w:rsidRPr="00757474">
        <w:rPr>
          <w:sz w:val="16"/>
        </w:rPr>
        <w:t xml:space="preserve">, eventually, </w:t>
      </w:r>
      <w:r w:rsidRPr="00F651EC">
        <w:rPr>
          <w:rStyle w:val="StyleUnderline"/>
        </w:rPr>
        <w:t>establish a contract with the strippers</w:t>
      </w:r>
      <w:r w:rsidRPr="00757474">
        <w:rPr>
          <w:sz w:val="16"/>
        </w:rPr>
        <w:t xml:space="preserve">. From beginning to end, the </w:t>
      </w:r>
      <w:r w:rsidRPr="00F651EC">
        <w:rPr>
          <w:rStyle w:val="StyleUnderline"/>
        </w:rPr>
        <w:t>unionization</w:t>
      </w:r>
      <w:r w:rsidRPr="00757474">
        <w:rPr>
          <w:sz w:val="16"/>
        </w:rPr>
        <w:t xml:space="preserve"> of the Lusty Lady </w:t>
      </w:r>
      <w:r w:rsidRPr="00F651EC">
        <w:rPr>
          <w:rStyle w:val="StyleUnderline"/>
        </w:rPr>
        <w:t>not only occurred</w:t>
      </w:r>
      <w:r w:rsidRPr="00AD7BB0">
        <w:rPr>
          <w:rStyle w:val="StyleUnderline"/>
        </w:rPr>
        <w:t xml:space="preserve"> within a legal </w:t>
      </w:r>
      <w:proofErr w:type="gramStart"/>
      <w:r w:rsidRPr="002F7339">
        <w:rPr>
          <w:rStyle w:val="StyleUnderline"/>
        </w:rPr>
        <w:t>framework, but</w:t>
      </w:r>
      <w:proofErr w:type="gramEnd"/>
      <w:r w:rsidRPr="002F7339">
        <w:rPr>
          <w:rStyle w:val="StyleUnderline"/>
        </w:rPr>
        <w:t xml:space="preserve"> also depended on the dancers’ active engagement with and production through the law </w:t>
      </w:r>
      <w:proofErr w:type="gramStart"/>
      <w:r w:rsidRPr="002F7339">
        <w:rPr>
          <w:rStyle w:val="StyleUnderline"/>
        </w:rPr>
        <w:t>in order to</w:t>
      </w:r>
      <w:proofErr w:type="gramEnd"/>
      <w:r w:rsidRPr="002F7339">
        <w:rPr>
          <w:rStyle w:val="StyleUnderline"/>
        </w:rPr>
        <w:t xml:space="preserve"> achieve their ends.</w:t>
      </w:r>
    </w:p>
    <w:p w14:paraId="7F14F839" w14:textId="77777777" w:rsidR="00030FCD" w:rsidRPr="001C47B4" w:rsidRDefault="00030FCD" w:rsidP="00030FCD">
      <w:pPr>
        <w:rPr>
          <w:rStyle w:val="StyleUnderline"/>
        </w:rPr>
      </w:pPr>
      <w:r w:rsidRPr="00757474">
        <w:rPr>
          <w:sz w:val="16"/>
        </w:rPr>
        <w:t>As a result</w:t>
      </w:r>
      <w:r w:rsidRPr="001C47B4">
        <w:rPr>
          <w:rStyle w:val="StyleUnderline"/>
        </w:rPr>
        <w:t xml:space="preserve">, </w:t>
      </w:r>
      <w:r w:rsidRPr="00ED219D">
        <w:rPr>
          <w:rStyle w:val="StyleUnderline"/>
        </w:rPr>
        <w:t xml:space="preserve">it </w:t>
      </w:r>
      <w:r w:rsidRPr="0078572C">
        <w:rPr>
          <w:rStyle w:val="StyleUnderline"/>
          <w:highlight w:val="green"/>
        </w:rPr>
        <w:t>might seem, from Brown’s</w:t>
      </w:r>
      <w:r w:rsidRPr="00757474">
        <w:rPr>
          <w:sz w:val="16"/>
        </w:rPr>
        <w:t xml:space="preserve">, Butler’s, and Halley’s </w:t>
      </w:r>
      <w:r w:rsidRPr="0078572C">
        <w:rPr>
          <w:rStyle w:val="StyleUnderline"/>
          <w:highlight w:val="green"/>
        </w:rPr>
        <w:t>perspective</w:t>
      </w:r>
      <w:r w:rsidRPr="00F36E07">
        <w:rPr>
          <w:rStyle w:val="StyleUnderline"/>
        </w:rPr>
        <w:t xml:space="preserve">s, </w:t>
      </w:r>
      <w:r w:rsidRPr="0078572C">
        <w:rPr>
          <w:rStyle w:val="StyleUnderline"/>
          <w:highlight w:val="green"/>
        </w:rPr>
        <w:t>to represent precisely the</w:t>
      </w:r>
      <w:r w:rsidRPr="001C47B4">
        <w:rPr>
          <w:rStyle w:val="StyleUnderline"/>
        </w:rPr>
        <w:t xml:space="preserve"> sort of stultifying political </w:t>
      </w:r>
      <w:r w:rsidRPr="0078572C">
        <w:rPr>
          <w:rStyle w:val="StyleUnderline"/>
          <w:highlight w:val="green"/>
        </w:rPr>
        <w:t>engagement</w:t>
      </w:r>
      <w:r w:rsidRPr="001C47B4">
        <w:rPr>
          <w:rStyle w:val="StyleUnderline"/>
        </w:rPr>
        <w:t xml:space="preserve"> that </w:t>
      </w:r>
      <w:r w:rsidRPr="0078572C">
        <w:rPr>
          <w:rStyle w:val="StyleUnderline"/>
          <w:highlight w:val="green"/>
        </w:rPr>
        <w:t>feminists</w:t>
      </w:r>
      <w:r w:rsidRPr="001C47B4">
        <w:rPr>
          <w:rStyle w:val="StyleUnderline"/>
        </w:rPr>
        <w:t xml:space="preserve"> and activists </w:t>
      </w:r>
      <w:r w:rsidRPr="0078572C">
        <w:rPr>
          <w:rStyle w:val="StyleUnderline"/>
          <w:highlight w:val="green"/>
        </w:rPr>
        <w:t>should eschew</w:t>
      </w:r>
      <w:r w:rsidRPr="001C47B4">
        <w:rPr>
          <w:rStyle w:val="StyleUnderline"/>
        </w:rPr>
        <w:t xml:space="preserve">. And </w:t>
      </w:r>
      <w:r w:rsidRPr="0078572C">
        <w:rPr>
          <w:rStyle w:val="StyleUnderline"/>
          <w:highlight w:val="green"/>
        </w:rPr>
        <w:t>yet</w:t>
      </w:r>
      <w:r w:rsidRPr="001C47B4">
        <w:rPr>
          <w:rStyle w:val="StyleUnderline"/>
        </w:rPr>
        <w:t>,</w:t>
      </w:r>
      <w:r w:rsidRPr="00757474">
        <w:rPr>
          <w:sz w:val="16"/>
        </w:rPr>
        <w:t xml:space="preserve"> in what follows, I argue that </w:t>
      </w:r>
      <w:r w:rsidRPr="001C47B4">
        <w:rPr>
          <w:rStyle w:val="StyleUnderline"/>
        </w:rPr>
        <w:t xml:space="preserve">the </w:t>
      </w:r>
      <w:r w:rsidRPr="0078572C">
        <w:rPr>
          <w:rStyle w:val="StyleUnderline"/>
          <w:highlight w:val="green"/>
        </w:rPr>
        <w:t>unionization</w:t>
      </w:r>
      <w:r w:rsidRPr="00757474">
        <w:rPr>
          <w:sz w:val="16"/>
        </w:rPr>
        <w:t xml:space="preserve"> of the Lusty Lady </w:t>
      </w:r>
      <w:r w:rsidRPr="0078572C">
        <w:rPr>
          <w:rStyle w:val="StyleUnderline"/>
          <w:highlight w:val="green"/>
        </w:rPr>
        <w:t>epitomizes the politics of resignification, collectivity, and agonistic democracy</w:t>
      </w:r>
      <w:r w:rsidRPr="001C47B4">
        <w:rPr>
          <w:rStyle w:val="StyleUnderline"/>
        </w:rPr>
        <w:t xml:space="preserve"> </w:t>
      </w:r>
      <w:r w:rsidRPr="00757474">
        <w:rPr>
          <w:sz w:val="16"/>
        </w:rPr>
        <w:t xml:space="preserve">espoused by Brown, Butler, and Halley. It did so not </w:t>
      </w:r>
      <w:proofErr w:type="gramStart"/>
      <w:r w:rsidRPr="00757474">
        <w:rPr>
          <w:sz w:val="16"/>
        </w:rPr>
        <w:t>in spite of</w:t>
      </w:r>
      <w:proofErr w:type="gramEnd"/>
      <w:r w:rsidRPr="00757474">
        <w:rPr>
          <w:sz w:val="16"/>
        </w:rPr>
        <w:t xml:space="preserve">, but rather </w:t>
      </w:r>
      <w:r w:rsidRPr="001C47B4">
        <w:rPr>
          <w:rStyle w:val="StyleUnderline"/>
        </w:rPr>
        <w:t xml:space="preserve">precisely </w:t>
      </w:r>
      <w:r w:rsidRPr="002F7339">
        <w:rPr>
          <w:rStyle w:val="StyleUnderline"/>
        </w:rPr>
        <w:t xml:space="preserve">because of </w:t>
      </w:r>
      <w:r w:rsidRPr="0078572C">
        <w:rPr>
          <w:rStyle w:val="StyleUnderline"/>
          <w:highlight w:val="green"/>
        </w:rPr>
        <w:t>the dancers’</w:t>
      </w:r>
      <w:r w:rsidRPr="002F7339">
        <w:rPr>
          <w:rStyle w:val="StyleUnderline"/>
        </w:rPr>
        <w:t xml:space="preserve"> active</w:t>
      </w:r>
      <w:r w:rsidRPr="001C47B4">
        <w:rPr>
          <w:rStyle w:val="StyleUnderline"/>
        </w:rPr>
        <w:t xml:space="preserve"> and ongoing </w:t>
      </w:r>
      <w:r w:rsidRPr="0078572C">
        <w:rPr>
          <w:rStyle w:val="StyleUnderline"/>
          <w:highlight w:val="green"/>
        </w:rPr>
        <w:t>engagement with the law</w:t>
      </w:r>
      <w:r w:rsidRPr="001C47B4">
        <w:rPr>
          <w:rStyle w:val="StyleUnderline"/>
        </w:rPr>
        <w:t xml:space="preserve">. </w:t>
      </w:r>
      <w:r w:rsidRPr="00757474">
        <w:rPr>
          <w:sz w:val="16"/>
        </w:rPr>
        <w:t xml:space="preserve">Thus, </w:t>
      </w:r>
      <w:r w:rsidRPr="00ED219D">
        <w:rPr>
          <w:rStyle w:val="StyleUnderline"/>
        </w:rPr>
        <w:t>this</w:t>
      </w:r>
      <w:r w:rsidRPr="001C47B4">
        <w:rPr>
          <w:rStyle w:val="StyleUnderline"/>
        </w:rPr>
        <w:t xml:space="preserve"> case study </w:t>
      </w:r>
      <w:r w:rsidRPr="0078572C">
        <w:rPr>
          <w:rStyle w:val="StyleUnderline"/>
          <w:highlight w:val="green"/>
        </w:rPr>
        <w:t>demonstrates</w:t>
      </w:r>
      <w:r w:rsidRPr="001C47B4">
        <w:rPr>
          <w:rStyle w:val="StyleUnderline"/>
        </w:rPr>
        <w:t xml:space="preserve"> not only </w:t>
      </w:r>
      <w:r w:rsidRPr="0078572C">
        <w:rPr>
          <w:rStyle w:val="StyleUnderline"/>
          <w:highlight w:val="green"/>
        </w:rPr>
        <w:t>the interdependence of law and politics</w:t>
      </w:r>
      <w:r w:rsidRPr="001C47B4">
        <w:rPr>
          <w:rStyle w:val="StyleUnderline"/>
        </w:rPr>
        <w:t xml:space="preserve">, but also how the </w:t>
      </w:r>
      <w:r w:rsidRPr="0078572C">
        <w:rPr>
          <w:rStyle w:val="StyleUnderline"/>
          <w:highlight w:val="green"/>
        </w:rPr>
        <w:t>law can</w:t>
      </w:r>
      <w:r w:rsidRPr="00757474">
        <w:rPr>
          <w:sz w:val="16"/>
        </w:rPr>
        <w:t xml:space="preserve"> sometimes </w:t>
      </w:r>
      <w:r w:rsidRPr="0078572C">
        <w:rPr>
          <w:rStyle w:val="StyleUnderline"/>
          <w:highlight w:val="green"/>
        </w:rPr>
        <w:t>bolster political engagement in ways that challenge</w:t>
      </w:r>
      <w:r w:rsidRPr="001C47B4">
        <w:rPr>
          <w:rStyle w:val="StyleUnderline"/>
        </w:rPr>
        <w:t xml:space="preserve"> rather than facilitate </w:t>
      </w:r>
      <w:r w:rsidRPr="0078572C">
        <w:rPr>
          <w:rStyle w:val="StyleUnderline"/>
          <w:highlight w:val="green"/>
        </w:rPr>
        <w:t>disciplinary power</w:t>
      </w:r>
      <w:r w:rsidRPr="001C47B4">
        <w:rPr>
          <w:rStyle w:val="StyleUnderline"/>
        </w:rPr>
        <w:t>.</w:t>
      </w:r>
    </w:p>
    <w:p w14:paraId="6283AA40" w14:textId="77777777" w:rsidR="00030FCD" w:rsidRPr="00757474" w:rsidRDefault="00030FCD" w:rsidP="00030FCD">
      <w:pPr>
        <w:rPr>
          <w:sz w:val="16"/>
        </w:rPr>
      </w:pPr>
      <w:r w:rsidRPr="00757474">
        <w:rPr>
          <w:sz w:val="16"/>
        </w:rPr>
        <w:t xml:space="preserve">The Lusty Lady’s workers furthered their unionization effort through strategies of resignification, sexualizing aspects of their work in ways that challenged unfair labor practices. By chanting sexualized slogans like “2, 4, 6, 8, don’t go in to </w:t>
      </w:r>
      <w:proofErr w:type="gramStart"/>
      <w:r w:rsidRPr="00757474">
        <w:rPr>
          <w:sz w:val="16"/>
        </w:rPr>
        <w:t>masturbate!,</w:t>
      </w:r>
      <w:proofErr w:type="gramEnd"/>
      <w:r w:rsidRPr="00757474">
        <w:rPr>
          <w:sz w:val="16"/>
        </w:rPr>
        <w:t xml:space="preserve">” by writing “Please don’t spend $ here … unfair 2 labor” on their hands, and by holding the No </w:t>
      </w:r>
      <w:proofErr w:type="gramStart"/>
      <w:r w:rsidRPr="00757474">
        <w:rPr>
          <w:sz w:val="16"/>
        </w:rPr>
        <w:t>Pink day</w:t>
      </w:r>
      <w:proofErr w:type="gramEnd"/>
      <w:r w:rsidRPr="00757474">
        <w:rPr>
          <w:sz w:val="16"/>
        </w:rPr>
        <w:t xml:space="preserve">, dancers transformed the meaning of their performances. </w:t>
      </w:r>
      <w:r w:rsidRPr="002F7339">
        <w:rPr>
          <w:rStyle w:val="StyleUnderline"/>
        </w:rPr>
        <w:t>They were no longer just strippers, but instead strippers utilizing the sexualized aspects of their labor to constitute themselves as union workers. By shifting their performances both onstage and on the picket line</w:t>
      </w:r>
      <w:r w:rsidRPr="00757474">
        <w:rPr>
          <w:sz w:val="16"/>
        </w:rPr>
        <w:t xml:space="preserve">, the dancers challenged the disciplinary power in the club whereby patrons observed their every move through the glass windows. </w:t>
      </w:r>
      <w:r w:rsidRPr="002F7339">
        <w:rPr>
          <w:rStyle w:val="StyleUnderline"/>
        </w:rPr>
        <w:t>Instead of adhering to the disciplinary routine of the panopticon-like stage, the dancers shifted the meaning of their performances to defiantly be both sexual and political.</w:t>
      </w:r>
    </w:p>
    <w:p w14:paraId="702749B7" w14:textId="77777777" w:rsidR="00030FCD" w:rsidRPr="00757474" w:rsidRDefault="00030FCD" w:rsidP="00030FCD">
      <w:pPr>
        <w:rPr>
          <w:sz w:val="16"/>
        </w:rPr>
      </w:pPr>
      <w:r w:rsidRPr="00757474">
        <w:rPr>
          <w:sz w:val="16"/>
        </w:rPr>
        <w:t xml:space="preserve">In this regard, the </w:t>
      </w:r>
      <w:r w:rsidRPr="001C47B4">
        <w:rPr>
          <w:rStyle w:val="StyleUnderline"/>
        </w:rPr>
        <w:t xml:space="preserve">activist performances </w:t>
      </w:r>
      <w:r w:rsidRPr="00757474">
        <w:rPr>
          <w:sz w:val="16"/>
        </w:rPr>
        <w:t xml:space="preserve">of the dancers </w:t>
      </w:r>
      <w:r w:rsidRPr="001C47B4">
        <w:rPr>
          <w:rStyle w:val="StyleUnderline"/>
        </w:rPr>
        <w:t>allowed them to reconstitute themselves as gendered and sexual subjects</w:t>
      </w:r>
      <w:r w:rsidRPr="00757474">
        <w:rPr>
          <w:sz w:val="16"/>
        </w:rPr>
        <w:t xml:space="preserve"> in ways that recall the drag queens in Gender Trouble. However, unlike those of drag queens, the dancers’ performances did not enact a parodic slippage between gender and sex that challenged the entire sex/gender system; instead, they introduced a slippage between stripping and union organizing. </w:t>
      </w:r>
      <w:r w:rsidRPr="001C47B4">
        <w:rPr>
          <w:rStyle w:val="StyleUnderline"/>
        </w:rPr>
        <w:t>This slippage challenged the sexist practices of both the unions</w:t>
      </w:r>
      <w:r w:rsidRPr="00757474">
        <w:rPr>
          <w:sz w:val="16"/>
        </w:rPr>
        <w:t xml:space="preserve"> that barred them from admission </w:t>
      </w:r>
      <w:r w:rsidRPr="001C47B4">
        <w:rPr>
          <w:rStyle w:val="StyleUnderline"/>
        </w:rPr>
        <w:t>and the managers</w:t>
      </w:r>
      <w:r w:rsidRPr="00757474">
        <w:rPr>
          <w:sz w:val="16"/>
        </w:rPr>
        <w:t xml:space="preserve"> who denied them fair pay. </w:t>
      </w:r>
      <w:r w:rsidRPr="001C47B4">
        <w:rPr>
          <w:rStyle w:val="StyleUnderline"/>
        </w:rPr>
        <w:t xml:space="preserve">The </w:t>
      </w:r>
      <w:r w:rsidRPr="0078572C">
        <w:rPr>
          <w:rStyle w:val="StyleUnderline"/>
          <w:highlight w:val="green"/>
        </w:rPr>
        <w:t>dancers</w:t>
      </w:r>
      <w:r w:rsidRPr="001C47B4">
        <w:rPr>
          <w:rStyle w:val="StyleUnderline"/>
        </w:rPr>
        <w:t xml:space="preserve"> thus </w:t>
      </w:r>
      <w:r w:rsidRPr="0078572C">
        <w:rPr>
          <w:rStyle w:val="StyleUnderline"/>
          <w:highlight w:val="green"/>
        </w:rPr>
        <w:t>succeeded in challenging</w:t>
      </w:r>
      <w:r w:rsidRPr="001C47B4">
        <w:rPr>
          <w:rStyle w:val="StyleUnderline"/>
        </w:rPr>
        <w:t xml:space="preserve"> the </w:t>
      </w:r>
      <w:r w:rsidRPr="0078572C">
        <w:rPr>
          <w:rStyle w:val="StyleUnderline"/>
          <w:highlight w:val="green"/>
        </w:rPr>
        <w:t>sexism implicit in</w:t>
      </w:r>
      <w:r w:rsidRPr="001C47B4">
        <w:rPr>
          <w:rStyle w:val="StyleUnderline"/>
        </w:rPr>
        <w:t xml:space="preserve"> the </w:t>
      </w:r>
      <w:r w:rsidRPr="0078572C">
        <w:rPr>
          <w:rStyle w:val="StyleUnderline"/>
          <w:highlight w:val="green"/>
        </w:rPr>
        <w:t>organization of labor</w:t>
      </w:r>
      <w:r w:rsidRPr="001C47B4">
        <w:rPr>
          <w:rStyle w:val="StyleUnderline"/>
        </w:rPr>
        <w:t xml:space="preserve"> by </w:t>
      </w:r>
      <w:r w:rsidRPr="0078572C">
        <w:rPr>
          <w:rStyle w:val="StyleUnderline"/>
          <w:highlight w:val="green"/>
        </w:rPr>
        <w:t xml:space="preserve">giving new meaning to </w:t>
      </w:r>
      <w:r w:rsidRPr="00F651EC">
        <w:rPr>
          <w:rStyle w:val="StyleUnderline"/>
        </w:rPr>
        <w:t>the</w:t>
      </w:r>
      <w:r w:rsidRPr="001C47B4">
        <w:rPr>
          <w:rStyle w:val="StyleUnderline"/>
        </w:rPr>
        <w:t xml:space="preserve"> very </w:t>
      </w:r>
      <w:r w:rsidRPr="0078572C">
        <w:rPr>
          <w:rStyle w:val="StyleUnderline"/>
          <w:highlight w:val="green"/>
        </w:rPr>
        <w:t>sexualized bodie</w:t>
      </w:r>
      <w:r w:rsidRPr="0078572C">
        <w:rPr>
          <w:sz w:val="16"/>
          <w:highlight w:val="green"/>
        </w:rPr>
        <w:t>s</w:t>
      </w:r>
      <w:r w:rsidRPr="00757474">
        <w:rPr>
          <w:sz w:val="16"/>
        </w:rPr>
        <w:t xml:space="preserve"> that previously had been its bearers. </w:t>
      </w:r>
      <w:r w:rsidRPr="001C47B4">
        <w:rPr>
          <w:rStyle w:val="StyleUnderline"/>
        </w:rPr>
        <w:t xml:space="preserve">The dancers </w:t>
      </w:r>
      <w:proofErr w:type="spellStart"/>
      <w:r w:rsidRPr="001C47B4">
        <w:rPr>
          <w:rStyle w:val="StyleUnderline"/>
        </w:rPr>
        <w:t>resignified</w:t>
      </w:r>
      <w:proofErr w:type="spellEnd"/>
      <w:r w:rsidRPr="00757474">
        <w:rPr>
          <w:sz w:val="16"/>
        </w:rPr>
        <w:t xml:space="preserve"> not only their own bodies, but also their relationship to </w:t>
      </w:r>
      <w:r w:rsidRPr="001C47B4">
        <w:rPr>
          <w:rStyle w:val="StyleUnderline"/>
        </w:rPr>
        <w:t>the organizational hierarchy</w:t>
      </w:r>
      <w:r w:rsidRPr="00757474">
        <w:rPr>
          <w:sz w:val="16"/>
        </w:rPr>
        <w:t xml:space="preserve"> of the club.</w:t>
      </w:r>
    </w:p>
    <w:p w14:paraId="2E43E3F9" w14:textId="77777777" w:rsidR="00030FCD" w:rsidRPr="00757474" w:rsidRDefault="00030FCD" w:rsidP="00030FCD">
      <w:pPr>
        <w:rPr>
          <w:sz w:val="16"/>
        </w:rPr>
      </w:pPr>
      <w:r w:rsidRPr="00757474">
        <w:rPr>
          <w:sz w:val="16"/>
        </w:rPr>
        <w:t>Throughout the negotiation process, the dancers also analogized management to its strip-club customers. Workers humorously imagined the former as engaging in a negotiation “circle jerk,” and suggested that management was holding out on the dancers just as customers would hold back their last dollars (Jane 1997; Miss Mary Ann [n.d.]). Miss Mary Ann says that “[a]s the lawyers’ bargaining session rants wore on, we’d begin to imagine them with their ties flung over their shoulders, the way we were accustomed to seeing their peers in the peep booths at work.” By imaging the club’s owners and lawyers to be more like their customers than their bosses, the dancers reversed the prevailing conception of power in the club, thus transforming the meaning of power relations by humorously sexualizing management.</w:t>
      </w:r>
    </w:p>
    <w:p w14:paraId="7D8D8FE9" w14:textId="77777777" w:rsidR="00030FCD" w:rsidRPr="00757474" w:rsidRDefault="00030FCD" w:rsidP="00030FCD">
      <w:pPr>
        <w:rPr>
          <w:sz w:val="16"/>
        </w:rPr>
      </w:pPr>
      <w:r w:rsidRPr="00757474">
        <w:rPr>
          <w:sz w:val="16"/>
        </w:rPr>
        <w:t xml:space="preserve">In addition to these </w:t>
      </w:r>
      <w:proofErr w:type="spellStart"/>
      <w:r w:rsidRPr="00757474">
        <w:rPr>
          <w:sz w:val="16"/>
        </w:rPr>
        <w:t>resignifying</w:t>
      </w:r>
      <w:proofErr w:type="spellEnd"/>
      <w:r w:rsidRPr="00757474">
        <w:rPr>
          <w:sz w:val="16"/>
        </w:rPr>
        <w:t xml:space="preserve"> practices, </w:t>
      </w:r>
      <w:r w:rsidRPr="001C47B4">
        <w:rPr>
          <w:rStyle w:val="StyleUnderline"/>
        </w:rPr>
        <w:t>the</w:t>
      </w:r>
      <w:r w:rsidRPr="00757474">
        <w:rPr>
          <w:sz w:val="16"/>
        </w:rPr>
        <w:t xml:space="preserve"> unionization </w:t>
      </w:r>
      <w:r w:rsidRPr="001C47B4">
        <w:rPr>
          <w:rStyle w:val="StyleUnderline"/>
        </w:rPr>
        <w:t>effort epitomized collective political action</w:t>
      </w:r>
      <w:r w:rsidRPr="00757474">
        <w:rPr>
          <w:sz w:val="16"/>
        </w:rPr>
        <w:t xml:space="preserve"> both at and beyond the collective bargaining table. Throughout Live Nude Girls </w:t>
      </w:r>
      <w:proofErr w:type="gramStart"/>
      <w:r w:rsidRPr="00757474">
        <w:rPr>
          <w:sz w:val="16"/>
        </w:rPr>
        <w:t>Unite!,</w:t>
      </w:r>
      <w:proofErr w:type="gramEnd"/>
      <w:r w:rsidRPr="00757474">
        <w:rPr>
          <w:sz w:val="16"/>
        </w:rPr>
        <w:t xml:space="preserve"> the dancers are shown sitting around during the periods of downtime in the negotiating process. While this downtime might be easily overlooked or even criticized as a negative feature of the legal process, in the film, we see that the dancers filled these seemingly empty [End Page 43] hours with informal discussions of their political situation. These discussions were extremely generative. It was during such downtime, for instance, that the dancers </w:t>
      </w:r>
      <w:proofErr w:type="spellStart"/>
      <w:r w:rsidRPr="00757474">
        <w:rPr>
          <w:sz w:val="16"/>
        </w:rPr>
        <w:t>resignified</w:t>
      </w:r>
      <w:proofErr w:type="spellEnd"/>
      <w:r w:rsidRPr="00757474">
        <w:rPr>
          <w:sz w:val="16"/>
        </w:rPr>
        <w:t xml:space="preserve"> their relationship to management and came </w:t>
      </w:r>
      <w:r w:rsidRPr="00757474">
        <w:rPr>
          <w:sz w:val="16"/>
        </w:rPr>
        <w:lastRenderedPageBreak/>
        <w:t xml:space="preserve">up with the idea of the No </w:t>
      </w:r>
      <w:proofErr w:type="gramStart"/>
      <w:r w:rsidRPr="00757474">
        <w:rPr>
          <w:sz w:val="16"/>
        </w:rPr>
        <w:t>Pink day</w:t>
      </w:r>
      <w:proofErr w:type="gramEnd"/>
      <w:r w:rsidRPr="00757474">
        <w:rPr>
          <w:sz w:val="16"/>
        </w:rPr>
        <w:t>; in other words, the dancers filled this downtime with collective processes of meaning-making. What emerged during such moments were collective conversations about violence, freedom of speech, and the broader issues that the dancers were having on the job. These conversations displayed the new, surprising, and difficult solidarities and disagreements forged through the unionization process, illustrating precisely the kinds of unexpected politics that Brown and Halley (2002) endorse over supposedly more legalistic practices.</w:t>
      </w:r>
    </w:p>
    <w:p w14:paraId="3AD6D049" w14:textId="77777777" w:rsidR="00030FCD" w:rsidRPr="00757474" w:rsidRDefault="00030FCD" w:rsidP="00030FCD">
      <w:pPr>
        <w:rPr>
          <w:sz w:val="16"/>
        </w:rPr>
      </w:pPr>
      <w:r w:rsidRPr="00757474">
        <w:rPr>
          <w:sz w:val="16"/>
        </w:rPr>
        <w:t xml:space="preserve">Finally, the </w:t>
      </w:r>
      <w:r w:rsidRPr="001C47B4">
        <w:rPr>
          <w:rStyle w:val="StyleUnderline"/>
        </w:rPr>
        <w:t xml:space="preserve">unionization was </w:t>
      </w:r>
      <w:proofErr w:type="gramStart"/>
      <w:r w:rsidRPr="001C47B4">
        <w:rPr>
          <w:rStyle w:val="StyleUnderline"/>
        </w:rPr>
        <w:t>agonistic</w:t>
      </w:r>
      <w:r w:rsidRPr="00757474">
        <w:rPr>
          <w:sz w:val="16"/>
        </w:rPr>
        <w:t>—meaning</w:t>
      </w:r>
      <w:proofErr w:type="gramEnd"/>
      <w:r w:rsidRPr="00757474">
        <w:rPr>
          <w:sz w:val="16"/>
        </w:rPr>
        <w:t xml:space="preserve"> that it was not based in overcoming conflict, but rather in the conflict itself; in other words, the agreement the dancers finally reached was not an endpoint, but instead a stage in what was understood to be an ongoing process of internal and external negotiation. For instance, the maintenance-of-membership clause required union representatives to discuss membership with each new employee. This </w:t>
      </w:r>
      <w:r w:rsidRPr="001C47B4">
        <w:rPr>
          <w:rStyle w:val="StyleUnderline"/>
        </w:rPr>
        <w:t>ongoing dialogue illustrates the continual process of contestation that the union had to engage in</w:t>
      </w:r>
      <w:r w:rsidRPr="00757474">
        <w:rPr>
          <w:sz w:val="16"/>
        </w:rPr>
        <w:t xml:space="preserve">, even after the contract had been won. As shown in Live Nude Girls </w:t>
      </w:r>
      <w:proofErr w:type="gramStart"/>
      <w:r w:rsidRPr="00757474">
        <w:rPr>
          <w:sz w:val="16"/>
        </w:rPr>
        <w:t>Unite!,</w:t>
      </w:r>
      <w:proofErr w:type="gramEnd"/>
      <w:r w:rsidRPr="00757474">
        <w:rPr>
          <w:sz w:val="16"/>
        </w:rPr>
        <w:t xml:space="preserve"> in response to the clause, one dancer said: “It’s going to make us work. And I think that maybe in the back of my mind I wanted to believe when this was all </w:t>
      </w:r>
      <w:proofErr w:type="gramStart"/>
      <w:r w:rsidRPr="00757474">
        <w:rPr>
          <w:sz w:val="16"/>
        </w:rPr>
        <w:t>over</w:t>
      </w:r>
      <w:proofErr w:type="gramEnd"/>
      <w:r w:rsidRPr="00757474">
        <w:rPr>
          <w:sz w:val="16"/>
        </w:rPr>
        <w:t xml:space="preserve"> I could rest. And I know that is ridiculous, but in a </w:t>
      </w:r>
      <w:proofErr w:type="gramStart"/>
      <w:r w:rsidRPr="00757474">
        <w:rPr>
          <w:sz w:val="16"/>
        </w:rPr>
        <w:t>sense</w:t>
      </w:r>
      <w:proofErr w:type="gramEnd"/>
      <w:r w:rsidRPr="00757474">
        <w:rPr>
          <w:sz w:val="16"/>
        </w:rPr>
        <w:t xml:space="preserve"> this keeps us honest because we do have to keep doing the work to create a better work environment for people in the sex industry.” </w:t>
      </w:r>
      <w:r w:rsidRPr="001C47B4">
        <w:rPr>
          <w:rStyle w:val="StyleUnderline"/>
        </w:rPr>
        <w:t xml:space="preserve">Although the unionization effort was primarily an engagement with contract and labor law, </w:t>
      </w:r>
      <w:r w:rsidRPr="0078572C">
        <w:rPr>
          <w:rStyle w:val="StyleUnderline"/>
          <w:highlight w:val="green"/>
        </w:rPr>
        <w:t>it was not premised on an endpoint of consensus that</w:t>
      </w:r>
      <w:r w:rsidRPr="001C47B4">
        <w:rPr>
          <w:rStyle w:val="StyleUnderline"/>
        </w:rPr>
        <w:t xml:space="preserve"> rigidly </w:t>
      </w:r>
      <w:r w:rsidRPr="0078572C">
        <w:rPr>
          <w:rStyle w:val="StyleUnderline"/>
          <w:highlight w:val="green"/>
        </w:rPr>
        <w:t>fixed its meaning</w:t>
      </w:r>
      <w:r w:rsidRPr="001C47B4">
        <w:rPr>
          <w:rStyle w:val="StyleUnderline"/>
        </w:rPr>
        <w:t xml:space="preserve">; </w:t>
      </w:r>
      <w:r w:rsidRPr="0078572C">
        <w:rPr>
          <w:rStyle w:val="StyleUnderline"/>
          <w:highlight w:val="green"/>
        </w:rPr>
        <w:t>instead, it resulted in a contract that needed to be reiterated</w:t>
      </w:r>
      <w:r w:rsidRPr="00757474">
        <w:rPr>
          <w:sz w:val="16"/>
        </w:rPr>
        <w:t xml:space="preserve"> to each new employee. Because of the agonistic structure of the dancers’ discussions, </w:t>
      </w:r>
      <w:r w:rsidRPr="0078572C">
        <w:rPr>
          <w:rStyle w:val="StyleUnderline"/>
          <w:highlight w:val="green"/>
        </w:rPr>
        <w:t>each</w:t>
      </w:r>
      <w:r w:rsidRPr="001C47B4">
        <w:rPr>
          <w:rStyle w:val="StyleUnderline"/>
        </w:rPr>
        <w:t xml:space="preserve"> new </w:t>
      </w:r>
      <w:r w:rsidRPr="0078572C">
        <w:rPr>
          <w:rStyle w:val="StyleUnderline"/>
          <w:highlight w:val="green"/>
        </w:rPr>
        <w:t>iteration</w:t>
      </w:r>
      <w:r w:rsidRPr="002F7339">
        <w:rPr>
          <w:rStyle w:val="StyleUnderline"/>
        </w:rPr>
        <w:t xml:space="preserve"> would </w:t>
      </w:r>
      <w:r w:rsidRPr="0078572C">
        <w:rPr>
          <w:rStyle w:val="StyleUnderline"/>
          <w:highlight w:val="green"/>
        </w:rPr>
        <w:t>lead to new meanings</w:t>
      </w:r>
      <w:r w:rsidRPr="001C47B4">
        <w:rPr>
          <w:rStyle w:val="StyleUnderline"/>
        </w:rPr>
        <w:t xml:space="preserve"> and significances of the contract itself.</w:t>
      </w:r>
      <w:r w:rsidRPr="00757474">
        <w:rPr>
          <w:sz w:val="16"/>
        </w:rPr>
        <w:t xml:space="preserve"> Consequently, </w:t>
      </w:r>
      <w:r w:rsidRPr="001C47B4">
        <w:rPr>
          <w:rStyle w:val="StyleUnderline"/>
        </w:rPr>
        <w:t xml:space="preserve">rather than fixing its meaning, </w:t>
      </w:r>
      <w:r w:rsidRPr="0078572C">
        <w:rPr>
          <w:rStyle w:val="StyleUnderline"/>
          <w:highlight w:val="green"/>
        </w:rPr>
        <w:t>the legal contract</w:t>
      </w:r>
      <w:r w:rsidRPr="00F651EC">
        <w:rPr>
          <w:rStyle w:val="StyleUnderline"/>
        </w:rPr>
        <w:t xml:space="preserve"> that emerged </w:t>
      </w:r>
      <w:r w:rsidRPr="0078572C">
        <w:rPr>
          <w:rStyle w:val="StyleUnderline"/>
          <w:highlight w:val="green"/>
        </w:rPr>
        <w:t>allowed dancers to engage</w:t>
      </w:r>
      <w:r w:rsidRPr="002F7339">
        <w:rPr>
          <w:rStyle w:val="StyleUnderline"/>
        </w:rPr>
        <w:t xml:space="preserve"> in </w:t>
      </w:r>
      <w:r w:rsidRPr="0078572C">
        <w:rPr>
          <w:rStyle w:val="StyleUnderline"/>
          <w:highlight w:val="green"/>
        </w:rPr>
        <w:t>the process of meaning-making from a stronger position</w:t>
      </w:r>
      <w:r w:rsidRPr="001C47B4">
        <w:rPr>
          <w:rStyle w:val="StyleUnderline"/>
        </w:rPr>
        <w:t xml:space="preserve"> than the one they had been in before</w:t>
      </w:r>
      <w:r w:rsidRPr="00757474">
        <w:rPr>
          <w:sz w:val="16"/>
        </w:rPr>
        <w:t>.</w:t>
      </w:r>
    </w:p>
    <w:p w14:paraId="5E0156E9" w14:textId="77777777" w:rsidR="00030FCD" w:rsidRPr="00757474" w:rsidRDefault="00030FCD" w:rsidP="00030FCD">
      <w:pPr>
        <w:rPr>
          <w:sz w:val="16"/>
        </w:rPr>
      </w:pPr>
      <w:r w:rsidRPr="00757474">
        <w:rPr>
          <w:sz w:val="16"/>
        </w:rPr>
        <w:t xml:space="preserve">The ongoing nature of the unionization is further illustrated by the continued racism of Lusty Lady’s management and white dancers. Brooks (2001, 65) notes that, </w:t>
      </w:r>
      <w:r w:rsidRPr="001C47B4">
        <w:rPr>
          <w:rStyle w:val="StyleUnderline"/>
        </w:rPr>
        <w:t>even after unionization, the club’s work environment was far from perfect for dancers of color</w:t>
      </w:r>
      <w:r w:rsidRPr="00757474">
        <w:rPr>
          <w:sz w:val="16"/>
        </w:rPr>
        <w:t xml:space="preserve">; for example, white dancers would often use their privilege to complain when they felt outnumbered onstage, even though women of color were still often used as tokens. These white dancers also complained that rap music, which many women of color preferred while dancing, was too violent or misogynist, although they would not make similar complaints about the frequently sexist rock music performed by white men. </w:t>
      </w:r>
      <w:r w:rsidRPr="0078572C">
        <w:rPr>
          <w:rStyle w:val="StyleUnderline"/>
          <w:highlight w:val="green"/>
        </w:rPr>
        <w:t>Through</w:t>
      </w:r>
      <w:r w:rsidRPr="002F7339">
        <w:rPr>
          <w:rStyle w:val="StyleUnderline"/>
        </w:rPr>
        <w:t xml:space="preserve"> their</w:t>
      </w:r>
      <w:r w:rsidRPr="00F651EC">
        <w:rPr>
          <w:rStyle w:val="StyleUnderline"/>
        </w:rPr>
        <w:t xml:space="preserve"> own </w:t>
      </w:r>
      <w:r w:rsidRPr="0078572C">
        <w:rPr>
          <w:rStyle w:val="StyleUnderline"/>
          <w:highlight w:val="green"/>
        </w:rPr>
        <w:t>organizing</w:t>
      </w:r>
      <w:r w:rsidRPr="001C47B4">
        <w:rPr>
          <w:rStyle w:val="StyleUnderline"/>
        </w:rPr>
        <w:t xml:space="preserve"> tactics, </w:t>
      </w:r>
      <w:r w:rsidRPr="0078572C">
        <w:rPr>
          <w:rStyle w:val="StyleUnderline"/>
          <w:highlight w:val="green"/>
        </w:rPr>
        <w:t>dancers of color</w:t>
      </w:r>
      <w:r w:rsidRPr="001C47B4">
        <w:rPr>
          <w:rStyle w:val="StyleUnderline"/>
        </w:rPr>
        <w:t xml:space="preserve"> successfully </w:t>
      </w:r>
      <w:r w:rsidRPr="0078572C">
        <w:rPr>
          <w:rStyle w:val="StyleUnderline"/>
          <w:highlight w:val="green"/>
        </w:rPr>
        <w:t>challenged</w:t>
      </w:r>
      <w:r w:rsidRPr="00F651EC">
        <w:rPr>
          <w:rStyle w:val="StyleUnderline"/>
        </w:rPr>
        <w:t xml:space="preserve"> and resisted</w:t>
      </w:r>
      <w:r w:rsidRPr="001C47B4">
        <w:rPr>
          <w:rStyle w:val="StyleUnderline"/>
        </w:rPr>
        <w:t xml:space="preserve"> this </w:t>
      </w:r>
      <w:r w:rsidRPr="0078572C">
        <w:rPr>
          <w:rStyle w:val="StyleUnderline"/>
          <w:highlight w:val="green"/>
        </w:rPr>
        <w:t>racism</w:t>
      </w:r>
      <w:r w:rsidRPr="00757474">
        <w:rPr>
          <w:sz w:val="16"/>
        </w:rPr>
        <w:t xml:space="preserve">—for instance, by having signs installed in the booths in English, Spanish, and Mandarin; they also won their battle to keep rap in the jukebox. Such [End Page 44] ongoing conflicts demonstrate that, </w:t>
      </w:r>
      <w:r w:rsidRPr="0078572C">
        <w:rPr>
          <w:rStyle w:val="StyleUnderline"/>
          <w:highlight w:val="green"/>
        </w:rPr>
        <w:t>although this was</w:t>
      </w:r>
      <w:r w:rsidRPr="00F36E07">
        <w:rPr>
          <w:rStyle w:val="StyleUnderline"/>
        </w:rPr>
        <w:t xml:space="preserve"> a </w:t>
      </w:r>
      <w:r w:rsidRPr="0078572C">
        <w:rPr>
          <w:rStyle w:val="StyleUnderline"/>
          <w:highlight w:val="green"/>
        </w:rPr>
        <w:t xml:space="preserve">legal </w:t>
      </w:r>
      <w:r w:rsidRPr="002F7339">
        <w:rPr>
          <w:rStyle w:val="StyleUnderline"/>
        </w:rPr>
        <w:t>effort</w:t>
      </w:r>
      <w:r w:rsidRPr="001C47B4">
        <w:rPr>
          <w:rStyle w:val="StyleUnderline"/>
        </w:rPr>
        <w:t xml:space="preserve">, the </w:t>
      </w:r>
      <w:r w:rsidRPr="0078572C">
        <w:rPr>
          <w:rStyle w:val="StyleUnderline"/>
          <w:highlight w:val="green"/>
        </w:rPr>
        <w:t>dancers did not come to occupy an immutable and undifferentiated identity</w:t>
      </w:r>
      <w:r w:rsidRPr="001C47B4">
        <w:rPr>
          <w:rStyle w:val="StyleUnderline"/>
        </w:rPr>
        <w:t xml:space="preserve"> </w:t>
      </w:r>
      <w:r w:rsidRPr="0078572C">
        <w:rPr>
          <w:rStyle w:val="StyleUnderline"/>
          <w:highlight w:val="green"/>
        </w:rPr>
        <w:t>category of worker</w:t>
      </w:r>
      <w:r w:rsidRPr="001C47B4">
        <w:rPr>
          <w:rStyle w:val="StyleUnderline"/>
        </w:rPr>
        <w:t xml:space="preserve">; instead, </w:t>
      </w:r>
      <w:r w:rsidRPr="0078572C">
        <w:rPr>
          <w:rStyle w:val="StyleUnderline"/>
          <w:highlight w:val="green"/>
        </w:rPr>
        <w:t>they had to struggle with</w:t>
      </w:r>
      <w:r w:rsidRPr="001C47B4">
        <w:rPr>
          <w:rStyle w:val="StyleUnderline"/>
        </w:rPr>
        <w:t xml:space="preserve"> one </w:t>
      </w:r>
      <w:r w:rsidRPr="0078572C">
        <w:rPr>
          <w:rStyle w:val="StyleUnderline"/>
          <w:highlight w:val="green"/>
        </w:rPr>
        <w:t>another within and among categories in an ongoing effort toward political transformation</w:t>
      </w:r>
      <w:r w:rsidRPr="00757474">
        <w:rPr>
          <w:sz w:val="16"/>
        </w:rPr>
        <w:t xml:space="preserve">. </w:t>
      </w:r>
      <w:r w:rsidRPr="001C47B4">
        <w:rPr>
          <w:rStyle w:val="StyleUnderline"/>
        </w:rPr>
        <w:t xml:space="preserve">Thus, </w:t>
      </w:r>
      <w:r w:rsidRPr="0078572C">
        <w:rPr>
          <w:rStyle w:val="StyleUnderline"/>
          <w:highlight w:val="green"/>
        </w:rPr>
        <w:t>the</w:t>
      </w:r>
      <w:r w:rsidRPr="001C47B4">
        <w:rPr>
          <w:rStyle w:val="StyleUnderline"/>
        </w:rPr>
        <w:t xml:space="preserve"> same </w:t>
      </w:r>
      <w:r w:rsidRPr="0078572C">
        <w:rPr>
          <w:rStyle w:val="StyleUnderline"/>
          <w:highlight w:val="green"/>
        </w:rPr>
        <w:t>performative, collective, and agonistic politics espoused by</w:t>
      </w:r>
      <w:r w:rsidRPr="001C47B4">
        <w:rPr>
          <w:rStyle w:val="StyleUnderline"/>
        </w:rPr>
        <w:t xml:space="preserve"> </w:t>
      </w:r>
      <w:r w:rsidRPr="0078572C">
        <w:rPr>
          <w:rStyle w:val="StyleUnderline"/>
          <w:highlight w:val="green"/>
        </w:rPr>
        <w:t>Brown</w:t>
      </w:r>
      <w:r w:rsidRPr="001C47B4">
        <w:rPr>
          <w:rStyle w:val="StyleUnderline"/>
        </w:rPr>
        <w:t>,</w:t>
      </w:r>
      <w:r w:rsidRPr="00757474">
        <w:rPr>
          <w:sz w:val="16"/>
        </w:rPr>
        <w:t xml:space="preserve"> </w:t>
      </w:r>
      <w:r w:rsidRPr="00F36E07">
        <w:rPr>
          <w:rStyle w:val="StyleUnderline"/>
        </w:rPr>
        <w:t>Butler</w:t>
      </w:r>
      <w:r w:rsidRPr="00757474">
        <w:rPr>
          <w:sz w:val="16"/>
        </w:rPr>
        <w:t xml:space="preserve">, and Halley </w:t>
      </w:r>
      <w:r w:rsidRPr="0078572C">
        <w:rPr>
          <w:rStyle w:val="StyleUnderline"/>
          <w:highlight w:val="green"/>
        </w:rPr>
        <w:t>existed alongside</w:t>
      </w:r>
      <w:r w:rsidRPr="001C47B4">
        <w:rPr>
          <w:rStyle w:val="StyleUnderline"/>
        </w:rPr>
        <w:t xml:space="preserve"> the </w:t>
      </w:r>
      <w:r w:rsidRPr="0078572C">
        <w:rPr>
          <w:rStyle w:val="StyleUnderline"/>
          <w:highlight w:val="green"/>
        </w:rPr>
        <w:t>legal means</w:t>
      </w:r>
      <w:r w:rsidRPr="001C47B4">
        <w:rPr>
          <w:rStyle w:val="StyleUnderline"/>
        </w:rPr>
        <w:t xml:space="preserve"> employed by Lusty Lady’s dancers</w:t>
      </w:r>
      <w:r w:rsidRPr="00757474">
        <w:rPr>
          <w:sz w:val="16"/>
        </w:rPr>
        <w:t>.</w:t>
      </w:r>
    </w:p>
    <w:p w14:paraId="7470130A" w14:textId="77777777" w:rsidR="00030FCD" w:rsidRPr="00757474" w:rsidRDefault="00030FCD" w:rsidP="00030FCD">
      <w:pPr>
        <w:rPr>
          <w:sz w:val="16"/>
        </w:rPr>
      </w:pPr>
      <w:r w:rsidRPr="00757474">
        <w:rPr>
          <w:sz w:val="16"/>
        </w:rPr>
        <w:t xml:space="preserve">These legal means did not prohibit these political practices, and ultimately, </w:t>
      </w:r>
      <w:r w:rsidRPr="0078572C">
        <w:rPr>
          <w:rStyle w:val="Emphasis"/>
          <w:highlight w:val="green"/>
        </w:rPr>
        <w:t>it was the law that made politics possible and became its ultimate vehicle</w:t>
      </w:r>
      <w:r w:rsidRPr="00757474">
        <w:rPr>
          <w:sz w:val="16"/>
        </w:rPr>
        <w:t xml:space="preserve">. Were it not for their status as employees, the club’s dancers would not have been able to pursue unionization; this status also protected their efforts to </w:t>
      </w:r>
      <w:proofErr w:type="spellStart"/>
      <w:r w:rsidRPr="00757474">
        <w:rPr>
          <w:sz w:val="16"/>
        </w:rPr>
        <w:t>resignify</w:t>
      </w:r>
      <w:proofErr w:type="spellEnd"/>
      <w:r w:rsidRPr="00757474">
        <w:rPr>
          <w:sz w:val="16"/>
        </w:rPr>
        <w:t xml:space="preserve"> their bodies. </w:t>
      </w:r>
      <w:r w:rsidRPr="001C47B4">
        <w:rPr>
          <w:rStyle w:val="StyleUnderline"/>
        </w:rPr>
        <w:t>Their contract negotiations provided the impetus to reimagine their relationship to management,</w:t>
      </w:r>
      <w:r w:rsidRPr="00757474">
        <w:rPr>
          <w:sz w:val="16"/>
        </w:rPr>
        <w:t xml:space="preserve"> as well as the generative downtime in which collective conversations about their future could occur. </w:t>
      </w:r>
      <w:r w:rsidRPr="001C47B4">
        <w:rPr>
          <w:rStyle w:val="StyleUnderline"/>
        </w:rPr>
        <w:t>The contract that resulted from these negotiations was itself not final, but rather the first stage in what was understood to be an ongoing process. Within this process</w:t>
      </w:r>
      <w:r w:rsidRPr="00757474">
        <w:rPr>
          <w:sz w:val="16"/>
        </w:rPr>
        <w:t xml:space="preserve">, the </w:t>
      </w:r>
      <w:r w:rsidRPr="0078572C">
        <w:rPr>
          <w:rStyle w:val="StyleUnderline"/>
          <w:highlight w:val="green"/>
        </w:rPr>
        <w:t>protections</w:t>
      </w:r>
      <w:r w:rsidRPr="00757474">
        <w:rPr>
          <w:sz w:val="16"/>
        </w:rPr>
        <w:t xml:space="preserve"> that the contract provided </w:t>
      </w:r>
      <w:r w:rsidRPr="0078572C">
        <w:rPr>
          <w:rStyle w:val="StyleUnderline"/>
          <w:highlight w:val="green"/>
        </w:rPr>
        <w:t>allowed</w:t>
      </w:r>
      <w:r w:rsidRPr="001C47B4">
        <w:rPr>
          <w:rStyle w:val="StyleUnderline"/>
        </w:rPr>
        <w:t xml:space="preserve"> for the rectification of continuing racist power dynamics among the dancers and the </w:t>
      </w:r>
      <w:r w:rsidRPr="0078572C">
        <w:rPr>
          <w:rStyle w:val="Emphasis"/>
          <w:highlight w:val="green"/>
        </w:rPr>
        <w:t>proliferation of individual meanings</w:t>
      </w:r>
      <w:r w:rsidRPr="00757474">
        <w:rPr>
          <w:sz w:val="16"/>
        </w:rPr>
        <w:t xml:space="preserve">. Thus, for Lusty Lady’s dancers, </w:t>
      </w:r>
      <w:r w:rsidRPr="002F7339">
        <w:rPr>
          <w:rStyle w:val="StyleUnderline"/>
        </w:rPr>
        <w:t>the law not only strengthened political practices, but also became the vehicle through which politics occurred</w:t>
      </w:r>
      <w:r w:rsidRPr="00757474">
        <w:rPr>
          <w:sz w:val="16"/>
        </w:rPr>
        <w:t>. In the conclusion to this article, I explore the implications of this dynamic and the mutually constitutive relationship between the law and politics for feminist theory and activism more generally.</w:t>
      </w:r>
    </w:p>
    <w:p w14:paraId="0A976424" w14:textId="77777777" w:rsidR="00030FCD" w:rsidRPr="00757474" w:rsidRDefault="00030FCD" w:rsidP="00030FCD">
      <w:pPr>
        <w:rPr>
          <w:sz w:val="16"/>
        </w:rPr>
      </w:pPr>
      <w:r w:rsidRPr="00757474">
        <w:rPr>
          <w:sz w:val="16"/>
        </w:rPr>
        <w:t>Conclusion</w:t>
      </w:r>
    </w:p>
    <w:p w14:paraId="6CE97624" w14:textId="77777777" w:rsidR="00030FCD" w:rsidRPr="00757474" w:rsidRDefault="00030FCD" w:rsidP="00030FCD">
      <w:pPr>
        <w:rPr>
          <w:sz w:val="16"/>
        </w:rPr>
      </w:pPr>
      <w:r w:rsidRPr="00757474">
        <w:rPr>
          <w:sz w:val="16"/>
        </w:rPr>
        <w:t xml:space="preserve">This article examined the place of legal engagement in the work of two generations of feminist theorists. I argued that the more recent generation of poststructuralist theorists, despite ascribing a productive theory of the power to the law, advocated that feminists </w:t>
      </w:r>
      <w:proofErr w:type="gramStart"/>
      <w:r w:rsidRPr="00757474">
        <w:rPr>
          <w:sz w:val="16"/>
        </w:rPr>
        <w:t>take action</w:t>
      </w:r>
      <w:proofErr w:type="gramEnd"/>
      <w:r w:rsidRPr="00757474">
        <w:rPr>
          <w:sz w:val="16"/>
        </w:rPr>
        <w:t xml:space="preserve"> within a realm of politics that, in theory, was purified of legalism. Combining these theorists’ own conceptions of power, the work of Foucault, and the historical examples cited, I argued that such a realm does not exist. Then, through a case study of the unionization of the Lusty Lady </w:t>
      </w:r>
      <w:r w:rsidRPr="00757474">
        <w:rPr>
          <w:sz w:val="16"/>
        </w:rPr>
        <w:lastRenderedPageBreak/>
        <w:t xml:space="preserve">strip club, I showed that </w:t>
      </w:r>
      <w:r w:rsidRPr="0078572C">
        <w:rPr>
          <w:rStyle w:val="StyleUnderline"/>
          <w:highlight w:val="green"/>
        </w:rPr>
        <w:t>the law</w:t>
      </w:r>
      <w:r w:rsidRPr="002F7339">
        <w:rPr>
          <w:rStyle w:val="StyleUnderline"/>
        </w:rPr>
        <w:t xml:space="preserve"> not only </w:t>
      </w:r>
      <w:proofErr w:type="gramStart"/>
      <w:r w:rsidRPr="002F7339">
        <w:rPr>
          <w:rStyle w:val="StyleUnderline"/>
        </w:rPr>
        <w:t>underlies, but</w:t>
      </w:r>
      <w:proofErr w:type="gramEnd"/>
      <w:r w:rsidRPr="001C47B4">
        <w:rPr>
          <w:rStyle w:val="StyleUnderline"/>
        </w:rPr>
        <w:t xml:space="preserve"> also </w:t>
      </w:r>
      <w:r w:rsidRPr="0078572C">
        <w:rPr>
          <w:rStyle w:val="StyleUnderline"/>
          <w:highlight w:val="green"/>
        </w:rPr>
        <w:t>bolsters the</w:t>
      </w:r>
      <w:r w:rsidRPr="002F7339">
        <w:rPr>
          <w:rStyle w:val="StyleUnderline"/>
        </w:rPr>
        <w:t xml:space="preserve"> forms of </w:t>
      </w:r>
      <w:r w:rsidRPr="0078572C">
        <w:rPr>
          <w:rStyle w:val="StyleUnderline"/>
          <w:highlight w:val="green"/>
        </w:rPr>
        <w:t>political activism valorized</w:t>
      </w:r>
      <w:r w:rsidRPr="001C47B4">
        <w:rPr>
          <w:rStyle w:val="StyleUnderline"/>
        </w:rPr>
        <w:t xml:space="preserve"> </w:t>
      </w:r>
      <w:r w:rsidRPr="0078572C">
        <w:rPr>
          <w:rStyle w:val="StyleUnderline"/>
          <w:highlight w:val="green"/>
        </w:rPr>
        <w:t>by</w:t>
      </w:r>
      <w:r w:rsidRPr="00757474">
        <w:rPr>
          <w:sz w:val="16"/>
        </w:rPr>
        <w:t xml:space="preserve"> these</w:t>
      </w:r>
      <w:r w:rsidRPr="001C47B4">
        <w:rPr>
          <w:rStyle w:val="StyleUnderline"/>
        </w:rPr>
        <w:t xml:space="preserve"> </w:t>
      </w:r>
      <w:r w:rsidRPr="0078572C">
        <w:rPr>
          <w:rStyle w:val="StyleUnderline"/>
          <w:highlight w:val="green"/>
        </w:rPr>
        <w:t>poststructuralist thinkers</w:t>
      </w:r>
      <w:r w:rsidRPr="00757474">
        <w:rPr>
          <w:sz w:val="16"/>
        </w:rPr>
        <w:t xml:space="preserve">. </w:t>
      </w:r>
      <w:r w:rsidRPr="002F7339">
        <w:rPr>
          <w:rStyle w:val="StyleUnderline"/>
        </w:rPr>
        <w:t>The result is a more dynamic conception of the relationship between the law and politics in feminist thought</w:t>
      </w:r>
      <w:r w:rsidRPr="00757474">
        <w:rPr>
          <w:sz w:val="16"/>
        </w:rPr>
        <w:t>.</w:t>
      </w:r>
    </w:p>
    <w:p w14:paraId="536644B4" w14:textId="77777777" w:rsidR="00030FCD" w:rsidRPr="00757474" w:rsidRDefault="00030FCD" w:rsidP="00030FCD">
      <w:pPr>
        <w:rPr>
          <w:sz w:val="16"/>
        </w:rPr>
      </w:pPr>
      <w:r w:rsidRPr="0078572C">
        <w:rPr>
          <w:rStyle w:val="StyleUnderline"/>
          <w:highlight w:val="green"/>
        </w:rPr>
        <w:t>This</w:t>
      </w:r>
      <w:r w:rsidRPr="00757474">
        <w:rPr>
          <w:sz w:val="16"/>
        </w:rPr>
        <w:t xml:space="preserve"> conception </w:t>
      </w:r>
      <w:r w:rsidRPr="0078572C">
        <w:rPr>
          <w:rStyle w:val="StyleUnderline"/>
          <w:highlight w:val="green"/>
        </w:rPr>
        <w:t>highlights the need</w:t>
      </w:r>
      <w:r w:rsidRPr="0078572C">
        <w:rPr>
          <w:sz w:val="16"/>
          <w:highlight w:val="green"/>
        </w:rPr>
        <w:t>,</w:t>
      </w:r>
      <w:r w:rsidRPr="00757474">
        <w:rPr>
          <w:sz w:val="16"/>
        </w:rPr>
        <w:t xml:space="preserve"> within feminist theory, </w:t>
      </w:r>
      <w:r w:rsidRPr="0078572C">
        <w:rPr>
          <w:rStyle w:val="StyleUnderline"/>
          <w:highlight w:val="green"/>
        </w:rPr>
        <w:t xml:space="preserve">to track </w:t>
      </w:r>
      <w:r w:rsidRPr="002F7339">
        <w:rPr>
          <w:rStyle w:val="StyleUnderline"/>
        </w:rPr>
        <w:t xml:space="preserve">the relationship between the </w:t>
      </w:r>
      <w:r w:rsidRPr="0078572C">
        <w:rPr>
          <w:rStyle w:val="StyleUnderline"/>
          <w:highlight w:val="green"/>
        </w:rPr>
        <w:t xml:space="preserve">law and politics </w:t>
      </w:r>
      <w:r w:rsidRPr="0078572C">
        <w:rPr>
          <w:rStyle w:val="Emphasis"/>
          <w:highlight w:val="green"/>
        </w:rPr>
        <w:t>in concrete, historically situated contexts</w:t>
      </w:r>
      <w:r w:rsidRPr="00757474">
        <w:rPr>
          <w:sz w:val="16"/>
        </w:rPr>
        <w:t xml:space="preserve">. Without exploring historical examples of more optimistic relationships between the law and politics, </w:t>
      </w:r>
      <w:r w:rsidRPr="0078572C">
        <w:rPr>
          <w:rStyle w:val="Emphasis"/>
          <w:highlight w:val="green"/>
        </w:rPr>
        <w:t>feminists risk succumbing to nihilism</w:t>
      </w:r>
      <w:r w:rsidRPr="00757474">
        <w:rPr>
          <w:sz w:val="16"/>
        </w:rPr>
        <w:t xml:space="preserve"> or else </w:t>
      </w:r>
      <w:r w:rsidRPr="0078572C">
        <w:rPr>
          <w:rStyle w:val="StyleUnderline"/>
          <w:highlight w:val="green"/>
        </w:rPr>
        <w:t xml:space="preserve">constructing an idealized realm </w:t>
      </w:r>
      <w:r w:rsidRPr="002F7339">
        <w:rPr>
          <w:rStyle w:val="StyleUnderline"/>
        </w:rPr>
        <w:t xml:space="preserve">of politics </w:t>
      </w:r>
      <w:r w:rsidRPr="0078572C">
        <w:rPr>
          <w:rStyle w:val="StyleUnderline"/>
          <w:highlight w:val="green"/>
        </w:rPr>
        <w:t>outside</w:t>
      </w:r>
      <w:r w:rsidRPr="002F7339">
        <w:rPr>
          <w:rStyle w:val="StyleUnderline"/>
        </w:rPr>
        <w:t xml:space="preserve"> of </w:t>
      </w:r>
      <w:r w:rsidRPr="0078572C">
        <w:rPr>
          <w:rStyle w:val="StyleUnderline"/>
          <w:highlight w:val="green"/>
        </w:rPr>
        <w:t>the law.</w:t>
      </w:r>
      <w:r w:rsidRPr="00757474">
        <w:rPr>
          <w:sz w:val="16"/>
        </w:rPr>
        <w:t xml:space="preserve"> </w:t>
      </w:r>
      <w:r w:rsidRPr="0078572C">
        <w:rPr>
          <w:rStyle w:val="StyleUnderline"/>
          <w:highlight w:val="green"/>
        </w:rPr>
        <w:t>Feminist</w:t>
      </w:r>
      <w:r w:rsidRPr="00757474">
        <w:rPr>
          <w:sz w:val="16"/>
        </w:rPr>
        <w:t xml:space="preserve"> theorists, therefore, </w:t>
      </w:r>
      <w:r w:rsidRPr="0078572C">
        <w:rPr>
          <w:rStyle w:val="StyleUnderline"/>
          <w:highlight w:val="green"/>
        </w:rPr>
        <w:t xml:space="preserve">need to move away from </w:t>
      </w:r>
      <w:r w:rsidRPr="002F7339">
        <w:rPr>
          <w:rStyle w:val="StyleUnderline"/>
        </w:rPr>
        <w:t>extrapolating</w:t>
      </w:r>
      <w:r w:rsidRPr="00757474">
        <w:rPr>
          <w:sz w:val="16"/>
        </w:rPr>
        <w:t xml:space="preserve"> general </w:t>
      </w:r>
      <w:r w:rsidRPr="0078572C">
        <w:rPr>
          <w:rStyle w:val="StyleUnderline"/>
          <w:highlight w:val="green"/>
        </w:rPr>
        <w:t>doomsday characteristics of the law</w:t>
      </w:r>
      <w:r w:rsidRPr="00757474">
        <w:rPr>
          <w:sz w:val="16"/>
        </w:rPr>
        <w:t xml:space="preserve"> and toward </w:t>
      </w:r>
      <w:r w:rsidRPr="001C47B4">
        <w:rPr>
          <w:rStyle w:val="StyleUnderline"/>
        </w:rPr>
        <w:t>rethinking the possibilities of legal engagement</w:t>
      </w:r>
      <w:r w:rsidRPr="00757474">
        <w:rPr>
          <w:sz w:val="16"/>
        </w:rPr>
        <w:t xml:space="preserve">. [End Page 45] This rethinking is </w:t>
      </w:r>
      <w:proofErr w:type="gramStart"/>
      <w:r w:rsidRPr="00757474">
        <w:rPr>
          <w:sz w:val="16"/>
        </w:rPr>
        <w:t>all the more</w:t>
      </w:r>
      <w:proofErr w:type="gramEnd"/>
      <w:r w:rsidRPr="00757474">
        <w:rPr>
          <w:sz w:val="16"/>
        </w:rPr>
        <w:t xml:space="preserve"> necessary if we accept Brown’s, Butler’s, and Halley’s productive account of the power of law.</w:t>
      </w:r>
    </w:p>
    <w:p w14:paraId="13BD14D8" w14:textId="77777777" w:rsidR="00313201" w:rsidRPr="00D61315" w:rsidRDefault="00313201" w:rsidP="00313201"/>
    <w:p w14:paraId="38578C0D" w14:textId="5180184D" w:rsidR="00660432" w:rsidRPr="00D61315" w:rsidRDefault="003E488D" w:rsidP="00660432">
      <w:pPr>
        <w:pStyle w:val="Heading4"/>
        <w:rPr>
          <w:rFonts w:cs="Calibri"/>
        </w:rPr>
      </w:pPr>
      <w:r>
        <w:rPr>
          <w:rFonts w:cs="Calibri"/>
        </w:rPr>
        <w:t>9---</w:t>
      </w:r>
      <w:r w:rsidR="00660432" w:rsidRPr="00D61315">
        <w:rPr>
          <w:rFonts w:cs="Calibri"/>
        </w:rPr>
        <w:t xml:space="preserve">Tons of examples of progress prove exclusion is </w:t>
      </w:r>
      <w:r w:rsidR="00660432" w:rsidRPr="00D61315">
        <w:rPr>
          <w:rFonts w:cs="Calibri"/>
          <w:u w:val="single"/>
        </w:rPr>
        <w:t>contingent</w:t>
      </w:r>
      <w:r w:rsidR="00660432" w:rsidRPr="00D61315">
        <w:rPr>
          <w:rFonts w:cs="Calibri"/>
        </w:rPr>
        <w:t xml:space="preserve"> and institutional engagement </w:t>
      </w:r>
      <w:r w:rsidR="00660432" w:rsidRPr="00D61315">
        <w:rPr>
          <w:rFonts w:cs="Calibri"/>
          <w:u w:val="single"/>
        </w:rPr>
        <w:t>works</w:t>
      </w:r>
      <w:r w:rsidR="00660432" w:rsidRPr="00D61315">
        <w:rPr>
          <w:rFonts w:cs="Calibri"/>
        </w:rPr>
        <w:t>.</w:t>
      </w:r>
    </w:p>
    <w:p w14:paraId="11A4A9EA" w14:textId="77777777" w:rsidR="00660432" w:rsidRPr="00D61315" w:rsidRDefault="00660432" w:rsidP="00660432">
      <w:proofErr w:type="spellStart"/>
      <w:r w:rsidRPr="00D61315">
        <w:rPr>
          <w:rStyle w:val="Style13ptBold"/>
        </w:rPr>
        <w:t>Bloemraad</w:t>
      </w:r>
      <w:proofErr w:type="spellEnd"/>
      <w:r w:rsidRPr="00D61315">
        <w:rPr>
          <w:rStyle w:val="Style13ptBold"/>
        </w:rPr>
        <w:t xml:space="preserve"> and Voss 20</w:t>
      </w:r>
      <w:r w:rsidRPr="00D61315">
        <w:t xml:space="preserve"> – Irene </w:t>
      </w:r>
      <w:proofErr w:type="spellStart"/>
      <w:r w:rsidRPr="00D61315">
        <w:t>Bloemraad</w:t>
      </w:r>
      <w:proofErr w:type="spellEnd"/>
      <w:r w:rsidRPr="00D61315">
        <w:t xml:space="preserve"> is Director of the Berkeley Interdisciplinary Migration Initiative at UC Berkeley. Kim Voss is a professor of sociology at UC Berkeley.</w:t>
      </w:r>
    </w:p>
    <w:p w14:paraId="75172BA7" w14:textId="77777777" w:rsidR="00660432" w:rsidRPr="00D61315" w:rsidRDefault="00660432" w:rsidP="00660432">
      <w:r w:rsidRPr="00D61315">
        <w:t xml:space="preserve">Irene </w:t>
      </w:r>
      <w:proofErr w:type="spellStart"/>
      <w:r w:rsidRPr="00D61315">
        <w:t>Bloemraad</w:t>
      </w:r>
      <w:proofErr w:type="spellEnd"/>
      <w:r w:rsidRPr="00D61315">
        <w:t xml:space="preserve"> and Kim Voss, “Movement or moment? Lessons from the pro-immigrant movement in the United States and contemporary challenges,” </w:t>
      </w:r>
      <w:r w:rsidRPr="00D61315">
        <w:rPr>
          <w:i/>
          <w:iCs/>
        </w:rPr>
        <w:t>Journal of Ethnic and Migration Studies</w:t>
      </w:r>
      <w:r w:rsidRPr="00D61315">
        <w:t>, vol. 46, no. 4, 2020, pp. 687-690, https://www.tandfonline.com/doi/pdf/10.1080/1369183X.2018.1556447.</w:t>
      </w:r>
    </w:p>
    <w:p w14:paraId="14F2A7F9" w14:textId="77777777" w:rsidR="00660432" w:rsidRPr="00D61315" w:rsidRDefault="00660432" w:rsidP="00660432">
      <w:pPr>
        <w:rPr>
          <w:sz w:val="16"/>
          <w:szCs w:val="16"/>
        </w:rPr>
      </w:pPr>
      <w:proofErr w:type="spellStart"/>
      <w:r w:rsidRPr="00D61315">
        <w:rPr>
          <w:rStyle w:val="StyleUnderline"/>
        </w:rPr>
        <w:t>Criminalisation</w:t>
      </w:r>
      <w:proofErr w:type="spellEnd"/>
      <w:r w:rsidRPr="00D61315">
        <w:rPr>
          <w:rStyle w:val="StyleUnderline"/>
        </w:rPr>
        <w:t xml:space="preserve"> logics </w:t>
      </w:r>
      <w:proofErr w:type="spellStart"/>
      <w:r w:rsidRPr="00D61315">
        <w:rPr>
          <w:rStyle w:val="StyleUnderline"/>
        </w:rPr>
        <w:t>crystalised</w:t>
      </w:r>
      <w:proofErr w:type="spellEnd"/>
      <w:r w:rsidRPr="00D61315">
        <w:rPr>
          <w:rStyle w:val="StyleUnderline"/>
        </w:rPr>
        <w:t xml:space="preserve"> in </w:t>
      </w:r>
      <w:r w:rsidRPr="00D61315">
        <w:rPr>
          <w:rStyle w:val="StyleUnderline"/>
          <w:highlight w:val="green"/>
        </w:rPr>
        <w:t>H.R. 4437</w:t>
      </w:r>
      <w:r w:rsidRPr="00D61315">
        <w:rPr>
          <w:sz w:val="16"/>
          <w:szCs w:val="16"/>
        </w:rPr>
        <w:t xml:space="preserve">, commonly called the Sensenbrenner Bill, </w:t>
      </w:r>
      <w:r w:rsidRPr="00D61315">
        <w:rPr>
          <w:rStyle w:val="StyleUnderline"/>
        </w:rPr>
        <w:t>which was approved by the U.S. House</w:t>
      </w:r>
      <w:r w:rsidRPr="00D61315">
        <w:rPr>
          <w:sz w:val="16"/>
          <w:szCs w:val="16"/>
        </w:rPr>
        <w:t xml:space="preserve"> of Representatives in December 2005. </w:t>
      </w:r>
      <w:r w:rsidRPr="00D61315">
        <w:rPr>
          <w:rStyle w:val="StyleUnderline"/>
        </w:rPr>
        <w:t>The bill</w:t>
      </w:r>
      <w:r w:rsidRPr="00D61315">
        <w:rPr>
          <w:sz w:val="16"/>
          <w:szCs w:val="16"/>
        </w:rPr>
        <w:t xml:space="preserve"> mandated a substantial investment in border security, more cooperation between the Department of Homeland Security and local law enforcement in identifying and removing immigrants, and it </w:t>
      </w:r>
      <w:r w:rsidRPr="00D61315">
        <w:rPr>
          <w:rStyle w:val="StyleUnderline"/>
          <w:highlight w:val="green"/>
        </w:rPr>
        <w:t>made living</w:t>
      </w:r>
      <w:r w:rsidRPr="00D61315">
        <w:rPr>
          <w:rStyle w:val="StyleUnderline"/>
        </w:rPr>
        <w:t xml:space="preserve"> in the United States </w:t>
      </w:r>
      <w:r w:rsidRPr="00D61315">
        <w:rPr>
          <w:rStyle w:val="StyleUnderline"/>
          <w:highlight w:val="green"/>
        </w:rPr>
        <w:t>without valid documents a crime</w:t>
      </w:r>
      <w:r w:rsidRPr="00D61315">
        <w:rPr>
          <w:sz w:val="16"/>
          <w:szCs w:val="16"/>
        </w:rPr>
        <w:t xml:space="preserve">, with provisions that threatened to </w:t>
      </w:r>
      <w:proofErr w:type="spellStart"/>
      <w:r w:rsidRPr="00D61315">
        <w:rPr>
          <w:sz w:val="16"/>
          <w:szCs w:val="16"/>
        </w:rPr>
        <w:t>criminalise</w:t>
      </w:r>
      <w:proofErr w:type="spellEnd"/>
      <w:r w:rsidRPr="00D61315">
        <w:rPr>
          <w:sz w:val="16"/>
          <w:szCs w:val="16"/>
        </w:rPr>
        <w:t xml:space="preserve"> anyone who assisted an </w:t>
      </w:r>
      <w:proofErr w:type="spellStart"/>
      <w:r w:rsidRPr="00D61315">
        <w:rPr>
          <w:sz w:val="16"/>
          <w:szCs w:val="16"/>
        </w:rPr>
        <w:t>unauthorised</w:t>
      </w:r>
      <w:proofErr w:type="spellEnd"/>
      <w:r w:rsidRPr="00D61315">
        <w:rPr>
          <w:sz w:val="16"/>
          <w:szCs w:val="16"/>
        </w:rPr>
        <w:t xml:space="preserve"> resident. </w:t>
      </w:r>
      <w:r w:rsidRPr="00D61315">
        <w:rPr>
          <w:rStyle w:val="Emphasis"/>
          <w:highlight w:val="green"/>
        </w:rPr>
        <w:t>Passage</w:t>
      </w:r>
      <w:r w:rsidRPr="00D61315">
        <w:rPr>
          <w:rStyle w:val="Emphasis"/>
        </w:rPr>
        <w:t xml:space="preserve"> of H.R. 4437 </w:t>
      </w:r>
      <w:r w:rsidRPr="00D61315">
        <w:rPr>
          <w:rStyle w:val="Emphasis"/>
          <w:highlight w:val="green"/>
        </w:rPr>
        <w:t>sent panic through immigrant advocacy</w:t>
      </w:r>
      <w:r w:rsidRPr="00D61315">
        <w:rPr>
          <w:sz w:val="16"/>
          <w:szCs w:val="16"/>
        </w:rPr>
        <w:t xml:space="preserve">, union and religious </w:t>
      </w:r>
      <w:r w:rsidRPr="00D61315">
        <w:rPr>
          <w:rStyle w:val="Emphasis"/>
          <w:highlight w:val="green"/>
        </w:rPr>
        <w:t>networks</w:t>
      </w:r>
      <w:r w:rsidRPr="00D61315">
        <w:rPr>
          <w:sz w:val="16"/>
          <w:szCs w:val="16"/>
        </w:rPr>
        <w:t xml:space="preserve">. Unlike many prior </w:t>
      </w:r>
      <w:proofErr w:type="spellStart"/>
      <w:r w:rsidRPr="00D61315">
        <w:rPr>
          <w:sz w:val="16"/>
          <w:szCs w:val="16"/>
        </w:rPr>
        <w:t>mobilisations</w:t>
      </w:r>
      <w:proofErr w:type="spellEnd"/>
      <w:r w:rsidRPr="00D61315">
        <w:rPr>
          <w:sz w:val="16"/>
          <w:szCs w:val="16"/>
        </w:rPr>
        <w:t xml:space="preserve">, this time </w:t>
      </w:r>
      <w:r w:rsidRPr="00D61315">
        <w:rPr>
          <w:rStyle w:val="Emphasis"/>
        </w:rPr>
        <w:t>ordinary people came out in massive numbers</w:t>
      </w:r>
      <w:r w:rsidRPr="00D61315">
        <w:rPr>
          <w:sz w:val="16"/>
          <w:szCs w:val="16"/>
        </w:rPr>
        <w:t xml:space="preserve">. Urged to protest by religious and community leaders, the ethnic media and burgeoning social media networks, </w:t>
      </w:r>
      <w:r w:rsidRPr="00D61315">
        <w:rPr>
          <w:rStyle w:val="StyleUnderline"/>
        </w:rPr>
        <w:t xml:space="preserve">immigrants and citizens boycotted and marched across the country. Between March 23 and 1 May 2006, </w:t>
      </w:r>
      <w:r w:rsidRPr="00D61315">
        <w:rPr>
          <w:rStyle w:val="Emphasis"/>
        </w:rPr>
        <w:t>eight</w:t>
      </w:r>
      <w:r w:rsidRPr="00D61315">
        <w:rPr>
          <w:rStyle w:val="StyleUnderline"/>
        </w:rPr>
        <w:t xml:space="preserve"> separate </w:t>
      </w:r>
      <w:r w:rsidRPr="00D61315">
        <w:rPr>
          <w:rStyle w:val="Emphasis"/>
          <w:highlight w:val="green"/>
        </w:rPr>
        <w:t>rallies attracted at least 100,000</w:t>
      </w:r>
      <w:r w:rsidRPr="00D61315">
        <w:rPr>
          <w:rStyle w:val="Emphasis"/>
        </w:rPr>
        <w:t xml:space="preserve"> participants, all opposed to H.R. 4437</w:t>
      </w:r>
      <w:r w:rsidRPr="00D61315">
        <w:rPr>
          <w:sz w:val="16"/>
          <w:szCs w:val="16"/>
        </w:rPr>
        <w:t xml:space="preserve"> (</w:t>
      </w:r>
      <w:proofErr w:type="spellStart"/>
      <w:r w:rsidRPr="00D61315">
        <w:rPr>
          <w:sz w:val="16"/>
          <w:szCs w:val="16"/>
        </w:rPr>
        <w:t>Bloemraad</w:t>
      </w:r>
      <w:proofErr w:type="spellEnd"/>
      <w:r w:rsidRPr="00D61315">
        <w:rPr>
          <w:sz w:val="16"/>
          <w:szCs w:val="16"/>
        </w:rPr>
        <w:t xml:space="preserve">, Voss, and Lee 2011, 8). That extraordinary moment of collective action was part of what we are calling the pro-immigrant movement. It serves as the touchstone for this special issue. </w:t>
      </w:r>
    </w:p>
    <w:p w14:paraId="3C22AA23" w14:textId="77777777" w:rsidR="00660432" w:rsidRPr="00D61315" w:rsidRDefault="00660432" w:rsidP="00660432">
      <w:pPr>
        <w:rPr>
          <w:sz w:val="16"/>
          <w:szCs w:val="16"/>
        </w:rPr>
      </w:pPr>
      <w:r w:rsidRPr="00D61315">
        <w:rPr>
          <w:sz w:val="16"/>
          <w:szCs w:val="16"/>
        </w:rPr>
        <w:t xml:space="preserve">Break point, or jump-off </w:t>
      </w:r>
      <w:proofErr w:type="gramStart"/>
      <w:r w:rsidRPr="00D61315">
        <w:rPr>
          <w:sz w:val="16"/>
          <w:szCs w:val="16"/>
        </w:rPr>
        <w:t>point?</w:t>
      </w:r>
      <w:proofErr w:type="gramEnd"/>
      <w:r w:rsidRPr="00D61315">
        <w:rPr>
          <w:sz w:val="16"/>
          <w:szCs w:val="16"/>
        </w:rPr>
        <w:t xml:space="preserve"> Post-2006 backlash and the Dreamer movement </w:t>
      </w:r>
    </w:p>
    <w:p w14:paraId="18E5E0C7" w14:textId="77777777" w:rsidR="00660432" w:rsidRPr="00D61315" w:rsidRDefault="00660432" w:rsidP="00660432">
      <w:pPr>
        <w:rPr>
          <w:sz w:val="16"/>
          <w:szCs w:val="16"/>
        </w:rPr>
      </w:pPr>
      <w:r w:rsidRPr="00D61315">
        <w:rPr>
          <w:sz w:val="16"/>
          <w:szCs w:val="16"/>
        </w:rPr>
        <w:t xml:space="preserve">In the short term, </w:t>
      </w:r>
      <w:r w:rsidRPr="00D61315">
        <w:rPr>
          <w:rStyle w:val="Emphasis"/>
        </w:rPr>
        <w:t xml:space="preserve">the 2006 </w:t>
      </w:r>
      <w:r w:rsidRPr="00D61315">
        <w:rPr>
          <w:rStyle w:val="Emphasis"/>
          <w:highlight w:val="green"/>
        </w:rPr>
        <w:t>protests secured</w:t>
      </w:r>
      <w:r w:rsidRPr="00D61315">
        <w:rPr>
          <w:rStyle w:val="Emphasis"/>
        </w:rPr>
        <w:t xml:space="preserve"> an important </w:t>
      </w:r>
      <w:r w:rsidRPr="00D61315">
        <w:rPr>
          <w:rStyle w:val="Emphasis"/>
          <w:highlight w:val="green"/>
        </w:rPr>
        <w:t>victory</w:t>
      </w:r>
      <w:r w:rsidRPr="00D61315">
        <w:rPr>
          <w:rStyle w:val="Emphasis"/>
        </w:rPr>
        <w:t>: the Senate failed to pass H.R. 4437</w:t>
      </w:r>
      <w:r w:rsidRPr="00D61315">
        <w:rPr>
          <w:sz w:val="16"/>
          <w:szCs w:val="16"/>
        </w:rPr>
        <w:t xml:space="preserve">, and </w:t>
      </w:r>
      <w:proofErr w:type="spellStart"/>
      <w:r w:rsidRPr="00D61315">
        <w:rPr>
          <w:rStyle w:val="StyleUnderline"/>
        </w:rPr>
        <w:t>criminalisation</w:t>
      </w:r>
      <w:proofErr w:type="spellEnd"/>
      <w:r w:rsidRPr="00D61315">
        <w:rPr>
          <w:rStyle w:val="StyleUnderline"/>
        </w:rPr>
        <w:t xml:space="preserve"> of undocumented residents was taken off the table during the legislative session</w:t>
      </w:r>
      <w:r w:rsidRPr="00D61315">
        <w:rPr>
          <w:sz w:val="16"/>
          <w:szCs w:val="16"/>
        </w:rPr>
        <w:t xml:space="preserve">. Also, unlike the violence and repression experienced by African American protestors in the 1950s and 1960s, </w:t>
      </w:r>
      <w:r w:rsidRPr="00D61315">
        <w:rPr>
          <w:rStyle w:val="StyleUnderline"/>
        </w:rPr>
        <w:t>no immediate retaliatory action was taken against the marchers</w:t>
      </w:r>
      <w:r w:rsidRPr="00D61315">
        <w:rPr>
          <w:sz w:val="16"/>
          <w:szCs w:val="16"/>
        </w:rPr>
        <w:t>. Many who participated expressed pride and a sense of collective affirmation for having brought the issue of immigration so visibly into public discussion through peaceful collective action (</w:t>
      </w:r>
      <w:proofErr w:type="spellStart"/>
      <w:r w:rsidRPr="00D61315">
        <w:rPr>
          <w:sz w:val="16"/>
          <w:szCs w:val="16"/>
        </w:rPr>
        <w:t>Bloemraad</w:t>
      </w:r>
      <w:proofErr w:type="spellEnd"/>
      <w:r w:rsidRPr="00D61315">
        <w:rPr>
          <w:sz w:val="16"/>
          <w:szCs w:val="16"/>
        </w:rPr>
        <w:t xml:space="preserve"> and Trost 2011; Suro 2011). </w:t>
      </w:r>
    </w:p>
    <w:p w14:paraId="45ECE086" w14:textId="77777777" w:rsidR="00660432" w:rsidRPr="00D61315" w:rsidRDefault="00660432" w:rsidP="00660432">
      <w:pPr>
        <w:rPr>
          <w:sz w:val="16"/>
          <w:szCs w:val="16"/>
        </w:rPr>
      </w:pPr>
      <w:r w:rsidRPr="00D61315">
        <w:rPr>
          <w:sz w:val="16"/>
          <w:szCs w:val="16"/>
        </w:rPr>
        <w:t xml:space="preserve">But </w:t>
      </w:r>
      <w:r w:rsidRPr="00D61315">
        <w:rPr>
          <w:rStyle w:val="StyleUnderline"/>
        </w:rPr>
        <w:t>in many other respects, much of the subsequent 13 years have been a series of disappointments for the pro-immigrant movement</w:t>
      </w:r>
      <w:r w:rsidRPr="00D61315">
        <w:rPr>
          <w:sz w:val="16"/>
          <w:szCs w:val="16"/>
        </w:rPr>
        <w:t xml:space="preserve">, and a steady string of reactive </w:t>
      </w:r>
      <w:proofErr w:type="spellStart"/>
      <w:r w:rsidRPr="00D61315">
        <w:rPr>
          <w:sz w:val="16"/>
          <w:szCs w:val="16"/>
        </w:rPr>
        <w:t>mobilisation</w:t>
      </w:r>
      <w:proofErr w:type="spellEnd"/>
      <w:r w:rsidRPr="00D61315">
        <w:rPr>
          <w:sz w:val="16"/>
          <w:szCs w:val="16"/>
        </w:rPr>
        <w:t xml:space="preserve">. Despite multiple attempts to pass a comprehensive immigration reform bill that would </w:t>
      </w:r>
      <w:proofErr w:type="spellStart"/>
      <w:r w:rsidRPr="00D61315">
        <w:rPr>
          <w:sz w:val="16"/>
          <w:szCs w:val="16"/>
        </w:rPr>
        <w:t>legalise</w:t>
      </w:r>
      <w:proofErr w:type="spellEnd"/>
      <w:r w:rsidRPr="00D61315">
        <w:rPr>
          <w:sz w:val="16"/>
          <w:szCs w:val="16"/>
        </w:rPr>
        <w:t xml:space="preserve"> undocumented residents, each attempt has failed. Narrower bills, the so-called ‘DREAM’ Acts, which would provide a path to legal status for </w:t>
      </w:r>
      <w:proofErr w:type="spellStart"/>
      <w:r w:rsidRPr="00D61315">
        <w:rPr>
          <w:sz w:val="16"/>
          <w:szCs w:val="16"/>
        </w:rPr>
        <w:t>unauthorised</w:t>
      </w:r>
      <w:proofErr w:type="spellEnd"/>
      <w:r w:rsidRPr="00D61315">
        <w:rPr>
          <w:sz w:val="16"/>
          <w:szCs w:val="16"/>
        </w:rPr>
        <w:t xml:space="preserve"> young people who entered the United States as minors, were also unsuccessful, even as public opinion moved to support </w:t>
      </w:r>
      <w:proofErr w:type="spellStart"/>
      <w:r w:rsidRPr="00D61315">
        <w:rPr>
          <w:sz w:val="16"/>
          <w:szCs w:val="16"/>
        </w:rPr>
        <w:t>legalisation</w:t>
      </w:r>
      <w:proofErr w:type="spellEnd"/>
      <w:r w:rsidRPr="00D61315">
        <w:rPr>
          <w:sz w:val="16"/>
          <w:szCs w:val="16"/>
        </w:rPr>
        <w:t xml:space="preserve"> for ‘Dreamers’. 5 There is also evidence that federal politicians’ stances on immigration policy have become more divided and entrenched along partisan lines, making the sort of Congressional compromise that secured the 1986 </w:t>
      </w:r>
      <w:proofErr w:type="spellStart"/>
      <w:r w:rsidRPr="00D61315">
        <w:rPr>
          <w:sz w:val="16"/>
          <w:szCs w:val="16"/>
        </w:rPr>
        <w:t>legalisation</w:t>
      </w:r>
      <w:proofErr w:type="spellEnd"/>
      <w:r w:rsidRPr="00D61315">
        <w:rPr>
          <w:sz w:val="16"/>
          <w:szCs w:val="16"/>
        </w:rPr>
        <w:t xml:space="preserve"> much less likely (Wong 2017). </w:t>
      </w:r>
    </w:p>
    <w:p w14:paraId="2B6E514B" w14:textId="77777777" w:rsidR="00660432" w:rsidRPr="00D61315" w:rsidRDefault="00660432" w:rsidP="00660432">
      <w:pPr>
        <w:rPr>
          <w:sz w:val="16"/>
          <w:szCs w:val="16"/>
        </w:rPr>
      </w:pPr>
      <w:r w:rsidRPr="00D61315">
        <w:rPr>
          <w:rStyle w:val="StyleUnderline"/>
        </w:rPr>
        <w:lastRenderedPageBreak/>
        <w:t xml:space="preserve">Such </w:t>
      </w:r>
      <w:r w:rsidRPr="00D61315">
        <w:rPr>
          <w:rStyle w:val="Emphasis"/>
          <w:highlight w:val="green"/>
        </w:rPr>
        <w:t xml:space="preserve">cycles of </w:t>
      </w:r>
      <w:proofErr w:type="spellStart"/>
      <w:r w:rsidRPr="00D61315">
        <w:rPr>
          <w:rStyle w:val="Emphasis"/>
          <w:highlight w:val="green"/>
        </w:rPr>
        <w:t>mobilising</w:t>
      </w:r>
      <w:proofErr w:type="spellEnd"/>
      <w:r w:rsidRPr="00D61315">
        <w:rPr>
          <w:rStyle w:val="Emphasis"/>
          <w:highlight w:val="green"/>
        </w:rPr>
        <w:t xml:space="preserve"> and counter-</w:t>
      </w:r>
      <w:proofErr w:type="spellStart"/>
      <w:r w:rsidRPr="00D61315">
        <w:rPr>
          <w:rStyle w:val="Emphasis"/>
          <w:highlight w:val="green"/>
        </w:rPr>
        <w:t>mobilising</w:t>
      </w:r>
      <w:proofErr w:type="spellEnd"/>
      <w:r w:rsidRPr="00D61315">
        <w:rPr>
          <w:rStyle w:val="Emphasis"/>
          <w:highlight w:val="green"/>
        </w:rPr>
        <w:t xml:space="preserve"> are familiar</w:t>
      </w:r>
      <w:r w:rsidRPr="00D61315">
        <w:rPr>
          <w:rStyle w:val="StyleUnderline"/>
        </w:rPr>
        <w:t xml:space="preserve"> phenomena </w:t>
      </w:r>
      <w:r w:rsidRPr="00D61315">
        <w:rPr>
          <w:rStyle w:val="Emphasis"/>
          <w:highlight w:val="green"/>
        </w:rPr>
        <w:t>for</w:t>
      </w:r>
      <w:r w:rsidRPr="00D61315">
        <w:rPr>
          <w:rStyle w:val="Emphasis"/>
        </w:rPr>
        <w:t xml:space="preserve"> most </w:t>
      </w:r>
      <w:r w:rsidRPr="00D61315">
        <w:rPr>
          <w:rStyle w:val="Emphasis"/>
          <w:highlight w:val="green"/>
        </w:rPr>
        <w:t>social movements</w:t>
      </w:r>
      <w:r w:rsidRPr="00D61315">
        <w:rPr>
          <w:sz w:val="16"/>
          <w:szCs w:val="16"/>
        </w:rPr>
        <w:t xml:space="preserve">. For U.S. social movements in particular, </w:t>
      </w:r>
      <w:r w:rsidRPr="00D61315">
        <w:rPr>
          <w:rStyle w:val="StyleUnderline"/>
        </w:rPr>
        <w:t xml:space="preserve">contestation between movement and </w:t>
      </w:r>
      <w:proofErr w:type="gramStart"/>
      <w:r w:rsidRPr="00D61315">
        <w:rPr>
          <w:rStyle w:val="StyleUnderline"/>
        </w:rPr>
        <w:t>counter-movement</w:t>
      </w:r>
      <w:proofErr w:type="gramEnd"/>
      <w:r w:rsidRPr="00D61315">
        <w:rPr>
          <w:rStyle w:val="StyleUnderline"/>
        </w:rPr>
        <w:t xml:space="preserve"> plays out in a federal, fragmented political system that offers multiple veto points. </w:t>
      </w:r>
      <w:r w:rsidRPr="00D61315">
        <w:rPr>
          <w:rStyle w:val="StyleUnderline"/>
          <w:highlight w:val="green"/>
        </w:rPr>
        <w:t>Activism</w:t>
      </w:r>
      <w:r w:rsidRPr="00D61315">
        <w:rPr>
          <w:sz w:val="16"/>
          <w:szCs w:val="16"/>
        </w:rPr>
        <w:t xml:space="preserve"> thus </w:t>
      </w:r>
      <w:r w:rsidRPr="00D61315">
        <w:rPr>
          <w:rStyle w:val="StyleUnderline"/>
          <w:highlight w:val="green"/>
        </w:rPr>
        <w:t>moves ‘up’ and ‘down’</w:t>
      </w:r>
      <w:r w:rsidRPr="00D61315">
        <w:rPr>
          <w:rStyle w:val="StyleUnderline"/>
        </w:rPr>
        <w:t xml:space="preserve"> levels of </w:t>
      </w:r>
      <w:proofErr w:type="gramStart"/>
      <w:r w:rsidRPr="00D61315">
        <w:rPr>
          <w:rStyle w:val="StyleUnderline"/>
        </w:rPr>
        <w:t>government</w:t>
      </w:r>
      <w:proofErr w:type="gramEnd"/>
      <w:r w:rsidRPr="00D61315">
        <w:rPr>
          <w:rStyle w:val="StyleUnderline"/>
        </w:rPr>
        <w:t xml:space="preserve"> </w:t>
      </w:r>
      <w:r w:rsidRPr="00D61315">
        <w:rPr>
          <w:rStyle w:val="StyleUnderline"/>
          <w:highlight w:val="green"/>
        </w:rPr>
        <w:t>and</w:t>
      </w:r>
      <w:r w:rsidRPr="00D61315">
        <w:rPr>
          <w:sz w:val="16"/>
          <w:szCs w:val="16"/>
        </w:rPr>
        <w:t xml:space="preserve"> it </w:t>
      </w:r>
      <w:r w:rsidRPr="00D61315">
        <w:rPr>
          <w:rStyle w:val="StyleUnderline"/>
        </w:rPr>
        <w:t xml:space="preserve">can </w:t>
      </w:r>
      <w:r w:rsidRPr="00D61315">
        <w:rPr>
          <w:rStyle w:val="StyleUnderline"/>
          <w:highlight w:val="green"/>
        </w:rPr>
        <w:t>shift between</w:t>
      </w:r>
      <w:r w:rsidRPr="00D61315">
        <w:rPr>
          <w:rStyle w:val="StyleUnderline"/>
        </w:rPr>
        <w:t xml:space="preserve"> movement ‘streams’ that focus on </w:t>
      </w:r>
      <w:r w:rsidRPr="00D61315">
        <w:rPr>
          <w:rStyle w:val="StyleUnderline"/>
          <w:highlight w:val="green"/>
        </w:rPr>
        <w:t>legislative</w:t>
      </w:r>
      <w:r w:rsidRPr="00D61315">
        <w:rPr>
          <w:rStyle w:val="StyleUnderline"/>
        </w:rPr>
        <w:t xml:space="preserve"> advocacy, </w:t>
      </w:r>
      <w:r w:rsidRPr="00D61315">
        <w:rPr>
          <w:rStyle w:val="StyleUnderline"/>
          <w:highlight w:val="green"/>
        </w:rPr>
        <w:t>judicial</w:t>
      </w:r>
      <w:r w:rsidRPr="00D61315">
        <w:rPr>
          <w:rStyle w:val="StyleUnderline"/>
        </w:rPr>
        <w:t xml:space="preserve"> intervention </w:t>
      </w:r>
      <w:r w:rsidRPr="00D61315">
        <w:rPr>
          <w:rStyle w:val="StyleUnderline"/>
          <w:highlight w:val="green"/>
        </w:rPr>
        <w:t>or civil disobedience</w:t>
      </w:r>
      <w:r w:rsidRPr="00D61315">
        <w:rPr>
          <w:rStyle w:val="StyleUnderline"/>
        </w:rPr>
        <w:t xml:space="preserve"> and contentious action</w:t>
      </w:r>
      <w:r w:rsidRPr="00D61315">
        <w:rPr>
          <w:sz w:val="16"/>
          <w:szCs w:val="16"/>
        </w:rPr>
        <w:t xml:space="preserve"> (Meyer and Staggenborg 1996; Munson 2008). </w:t>
      </w:r>
    </w:p>
    <w:p w14:paraId="42317134" w14:textId="77777777" w:rsidR="00660432" w:rsidRPr="00D61315" w:rsidRDefault="00660432" w:rsidP="00660432">
      <w:pPr>
        <w:rPr>
          <w:sz w:val="16"/>
          <w:szCs w:val="16"/>
        </w:rPr>
      </w:pPr>
      <w:r w:rsidRPr="00D61315">
        <w:rPr>
          <w:rStyle w:val="StyleUnderline"/>
          <w:highlight w:val="green"/>
        </w:rPr>
        <w:t>For immigrants</w:t>
      </w:r>
      <w:r w:rsidRPr="00D61315">
        <w:rPr>
          <w:rStyle w:val="StyleUnderline"/>
        </w:rPr>
        <w:t xml:space="preserve">, </w:t>
      </w:r>
      <w:r w:rsidRPr="00D61315">
        <w:rPr>
          <w:rStyle w:val="Emphasis"/>
        </w:rPr>
        <w:t xml:space="preserve">movement-countermovement </w:t>
      </w:r>
      <w:r w:rsidRPr="00D61315">
        <w:rPr>
          <w:rStyle w:val="Emphasis"/>
          <w:highlight w:val="green"/>
        </w:rPr>
        <w:t>dynamics</w:t>
      </w:r>
      <w:r w:rsidRPr="00D61315">
        <w:rPr>
          <w:rStyle w:val="Emphasis"/>
        </w:rPr>
        <w:t xml:space="preserve"> </w:t>
      </w:r>
      <w:r w:rsidRPr="00D61315">
        <w:rPr>
          <w:rStyle w:val="Emphasis"/>
          <w:highlight w:val="green"/>
        </w:rPr>
        <w:t>have</w:t>
      </w:r>
      <w:r w:rsidRPr="00D61315">
        <w:rPr>
          <w:sz w:val="16"/>
          <w:szCs w:val="16"/>
        </w:rPr>
        <w:t xml:space="preserve"> largely </w:t>
      </w:r>
      <w:r w:rsidRPr="00D61315">
        <w:rPr>
          <w:rStyle w:val="Emphasis"/>
          <w:highlight w:val="green"/>
        </w:rPr>
        <w:t>produced</w:t>
      </w:r>
      <w:r w:rsidRPr="00D61315">
        <w:rPr>
          <w:rStyle w:val="StyleUnderline"/>
        </w:rPr>
        <w:t xml:space="preserve"> stasis at the federal level, and</w:t>
      </w:r>
      <w:r w:rsidRPr="00D61315">
        <w:rPr>
          <w:sz w:val="16"/>
          <w:szCs w:val="16"/>
        </w:rPr>
        <w:t xml:space="preserve"> separate, </w:t>
      </w:r>
      <w:r w:rsidRPr="00D61315">
        <w:rPr>
          <w:rStyle w:val="Emphasis"/>
          <w:highlight w:val="green"/>
        </w:rPr>
        <w:t>distinct</w:t>
      </w:r>
      <w:r w:rsidRPr="00D61315">
        <w:rPr>
          <w:rStyle w:val="Emphasis"/>
        </w:rPr>
        <w:t xml:space="preserve"> geographies of movement </w:t>
      </w:r>
      <w:r w:rsidRPr="00D61315">
        <w:rPr>
          <w:rStyle w:val="Emphasis"/>
          <w:highlight w:val="green"/>
        </w:rPr>
        <w:t>wins</w:t>
      </w:r>
      <w:r w:rsidRPr="00D61315">
        <w:rPr>
          <w:sz w:val="16"/>
          <w:szCs w:val="16"/>
        </w:rPr>
        <w:t xml:space="preserve"> or losses </w:t>
      </w:r>
      <w:r w:rsidRPr="00D61315">
        <w:rPr>
          <w:rStyle w:val="Emphasis"/>
        </w:rPr>
        <w:t>at the sub-national leve</w:t>
      </w:r>
      <w:r w:rsidRPr="00D61315">
        <w:rPr>
          <w:rStyle w:val="StyleUnderline"/>
        </w:rPr>
        <w:t>l</w:t>
      </w:r>
      <w:r w:rsidRPr="00D61315">
        <w:rPr>
          <w:sz w:val="16"/>
          <w:szCs w:val="16"/>
        </w:rPr>
        <w:t xml:space="preserve">. Almost immediately after the spring 2006 protests, some state and local governments began to introduce restrictive legislation targeting undocumented migrants and those who would employ or do business with them. </w:t>
      </w:r>
      <w:r w:rsidRPr="00D61315">
        <w:rPr>
          <w:rStyle w:val="StyleUnderline"/>
        </w:rPr>
        <w:t>In August 2006,</w:t>
      </w:r>
      <w:r w:rsidRPr="00D61315">
        <w:rPr>
          <w:sz w:val="16"/>
          <w:szCs w:val="16"/>
        </w:rPr>
        <w:t xml:space="preserve"> the small town of </w:t>
      </w:r>
      <w:r w:rsidRPr="00D61315">
        <w:rPr>
          <w:rStyle w:val="StyleUnderline"/>
        </w:rPr>
        <w:t>Hazelton, Pennsylvania</w:t>
      </w:r>
      <w:r w:rsidRPr="00D61315">
        <w:rPr>
          <w:sz w:val="16"/>
          <w:szCs w:val="16"/>
        </w:rPr>
        <w:t xml:space="preserve"> became a national flashpoint when it </w:t>
      </w:r>
      <w:r w:rsidRPr="00D61315">
        <w:rPr>
          <w:rStyle w:val="StyleUnderline"/>
        </w:rPr>
        <w:t>passed an ordinance punishing landlords and employers who were found to rent to or hire anyone the city classified as an illegal alien.</w:t>
      </w:r>
      <w:r w:rsidRPr="00D61315">
        <w:rPr>
          <w:sz w:val="16"/>
          <w:szCs w:val="16"/>
        </w:rPr>
        <w:t xml:space="preserve"> Other officials entered into cooperative agreements between local police and federal immigration enforcement to facilitate deportation. As López-Sanders and Brown (2020) detail, the tone of media coverage about immigration also changed in Southern states like South Carolina. </w:t>
      </w:r>
      <w:r w:rsidRPr="00D61315">
        <w:rPr>
          <w:rStyle w:val="Emphasis"/>
        </w:rPr>
        <w:t xml:space="preserve">The </w:t>
      </w:r>
      <w:r w:rsidRPr="00D61315">
        <w:rPr>
          <w:rStyle w:val="Emphasis"/>
          <w:highlight w:val="green"/>
        </w:rPr>
        <w:t>Hazelton</w:t>
      </w:r>
      <w:r w:rsidRPr="00D61315">
        <w:rPr>
          <w:rStyle w:val="Emphasis"/>
        </w:rPr>
        <w:t xml:space="preserve"> law </w:t>
      </w:r>
      <w:r w:rsidRPr="00D61315">
        <w:rPr>
          <w:rStyle w:val="Emphasis"/>
          <w:highlight w:val="green"/>
        </w:rPr>
        <w:t>was struck down</w:t>
      </w:r>
      <w:r w:rsidRPr="00D61315">
        <w:rPr>
          <w:rStyle w:val="Emphasis"/>
        </w:rPr>
        <w:t xml:space="preserve"> as unconstitutional </w:t>
      </w:r>
      <w:r w:rsidRPr="00D61315">
        <w:rPr>
          <w:rStyle w:val="Emphasis"/>
          <w:highlight w:val="green"/>
        </w:rPr>
        <w:t>in 2010</w:t>
      </w:r>
      <w:r w:rsidRPr="00D61315">
        <w:rPr>
          <w:sz w:val="16"/>
          <w:szCs w:val="16"/>
        </w:rPr>
        <w:t xml:space="preserve">, but it served as a model for other jurisdictions. </w:t>
      </w:r>
      <w:r w:rsidRPr="00D61315">
        <w:rPr>
          <w:rStyle w:val="StyleUnderline"/>
        </w:rPr>
        <w:t>In 2010, the Arizona state legislature passed SB 1070</w:t>
      </w:r>
      <w:r w:rsidRPr="00D61315">
        <w:rPr>
          <w:sz w:val="16"/>
          <w:szCs w:val="16"/>
        </w:rPr>
        <w:t xml:space="preserve">, formulated on an ‘attrition through enforcement’ ethos. </w:t>
      </w:r>
      <w:r w:rsidRPr="00D61315">
        <w:rPr>
          <w:rStyle w:val="StyleUnderline"/>
        </w:rPr>
        <w:t>SB 1070 instructed state law enforcement to check individuals’ immigration status and it imposed penalties on sheltering, hiring or transporting people without documents. Many</w:t>
      </w:r>
      <w:r w:rsidRPr="00D61315">
        <w:rPr>
          <w:sz w:val="16"/>
          <w:szCs w:val="16"/>
        </w:rPr>
        <w:t xml:space="preserve"> – but not all – </w:t>
      </w:r>
      <w:r w:rsidRPr="00D61315">
        <w:rPr>
          <w:rStyle w:val="StyleUnderline"/>
        </w:rPr>
        <w:t>of the law’s provisions were declared unconstitutional by the U.S. Supreme Court in 2012</w:t>
      </w:r>
      <w:r w:rsidRPr="00D61315">
        <w:rPr>
          <w:sz w:val="16"/>
          <w:szCs w:val="16"/>
        </w:rPr>
        <w:t xml:space="preserve">. </w:t>
      </w:r>
    </w:p>
    <w:p w14:paraId="7DD0B240" w14:textId="77777777" w:rsidR="00660432" w:rsidRPr="00D61315" w:rsidRDefault="00660432" w:rsidP="00660432">
      <w:pPr>
        <w:rPr>
          <w:sz w:val="16"/>
          <w:szCs w:val="16"/>
        </w:rPr>
      </w:pPr>
      <w:r w:rsidRPr="00D61315">
        <w:rPr>
          <w:rStyle w:val="Emphasis"/>
          <w:highlight w:val="green"/>
        </w:rPr>
        <w:t xml:space="preserve">Resorting to the courts is a </w:t>
      </w:r>
      <w:proofErr w:type="spellStart"/>
      <w:r w:rsidRPr="00D61315">
        <w:rPr>
          <w:rStyle w:val="Emphasis"/>
          <w:highlight w:val="green"/>
        </w:rPr>
        <w:t>time-honoured</w:t>
      </w:r>
      <w:proofErr w:type="spellEnd"/>
      <w:r w:rsidRPr="00D61315">
        <w:rPr>
          <w:rStyle w:val="Emphasis"/>
          <w:highlight w:val="green"/>
        </w:rPr>
        <w:t xml:space="preserve"> way</w:t>
      </w:r>
      <w:r w:rsidRPr="00D61315">
        <w:rPr>
          <w:rStyle w:val="Emphasis"/>
        </w:rPr>
        <w:t xml:space="preserve"> for minorities </w:t>
      </w:r>
      <w:r w:rsidRPr="00D61315">
        <w:rPr>
          <w:rStyle w:val="Emphasis"/>
          <w:highlight w:val="green"/>
        </w:rPr>
        <w:t>to</w:t>
      </w:r>
      <w:r w:rsidRPr="00D61315">
        <w:rPr>
          <w:rStyle w:val="Emphasis"/>
        </w:rPr>
        <w:t xml:space="preserve"> try to </w:t>
      </w:r>
      <w:r w:rsidRPr="00D61315">
        <w:rPr>
          <w:rStyle w:val="Emphasis"/>
          <w:highlight w:val="green"/>
        </w:rPr>
        <w:t>protect</w:t>
      </w:r>
      <w:r w:rsidRPr="00D61315">
        <w:rPr>
          <w:rStyle w:val="Emphasis"/>
        </w:rPr>
        <w:t xml:space="preserve"> themselves or advance </w:t>
      </w:r>
      <w:r w:rsidRPr="00D61315">
        <w:rPr>
          <w:rStyle w:val="Emphasis"/>
          <w:highlight w:val="green"/>
        </w:rPr>
        <w:t>social causes</w:t>
      </w:r>
      <w:r w:rsidRPr="00D61315">
        <w:rPr>
          <w:sz w:val="16"/>
          <w:szCs w:val="16"/>
        </w:rPr>
        <w:t xml:space="preserve"> in the United States. </w:t>
      </w:r>
      <w:r w:rsidRPr="00D61315">
        <w:rPr>
          <w:rStyle w:val="StyleUnderline"/>
        </w:rPr>
        <w:t xml:space="preserve">More than a century ago, the U.S.-born child of Chinese immigrant parents who were barred by law from </w:t>
      </w:r>
      <w:proofErr w:type="spellStart"/>
      <w:r w:rsidRPr="00D61315">
        <w:rPr>
          <w:rStyle w:val="StyleUnderline"/>
        </w:rPr>
        <w:t>naturalisation</w:t>
      </w:r>
      <w:proofErr w:type="spellEnd"/>
      <w:r w:rsidRPr="00D61315">
        <w:rPr>
          <w:rStyle w:val="StyleUnderline"/>
        </w:rPr>
        <w:t xml:space="preserve"> used the courts to secure his own birthright citizenship under the Constitution’s Fourteenth Amendment.</w:t>
      </w:r>
      <w:r w:rsidRPr="00D61315">
        <w:rPr>
          <w:sz w:val="16"/>
          <w:szCs w:val="16"/>
        </w:rPr>
        <w:t xml:space="preserve">6 The African American civil rights movement won a critical victory in Brown v. Board of Education (1954) that helped spur further </w:t>
      </w:r>
      <w:proofErr w:type="spellStart"/>
      <w:r w:rsidRPr="00D61315">
        <w:rPr>
          <w:sz w:val="16"/>
          <w:szCs w:val="16"/>
        </w:rPr>
        <w:t>mobilising</w:t>
      </w:r>
      <w:proofErr w:type="spellEnd"/>
      <w:r w:rsidRPr="00D61315">
        <w:rPr>
          <w:sz w:val="16"/>
          <w:szCs w:val="16"/>
        </w:rPr>
        <w:t xml:space="preserve">. Similarly, </w:t>
      </w:r>
      <w:r w:rsidRPr="00D61315">
        <w:rPr>
          <w:rStyle w:val="Emphasis"/>
        </w:rPr>
        <w:t>in 1982 the M</w:t>
      </w:r>
      <w:r w:rsidRPr="00D61315">
        <w:rPr>
          <w:rStyle w:val="StyleUnderline"/>
        </w:rPr>
        <w:t xml:space="preserve">exican </w:t>
      </w:r>
      <w:r w:rsidRPr="00D61315">
        <w:rPr>
          <w:rStyle w:val="Emphasis"/>
        </w:rPr>
        <w:t>A</w:t>
      </w:r>
      <w:r w:rsidRPr="00D61315">
        <w:rPr>
          <w:rStyle w:val="StyleUnderline"/>
        </w:rPr>
        <w:t xml:space="preserve">merican </w:t>
      </w:r>
      <w:r w:rsidRPr="00D61315">
        <w:rPr>
          <w:rStyle w:val="Emphasis"/>
        </w:rPr>
        <w:t>L</w:t>
      </w:r>
      <w:r w:rsidRPr="00D61315">
        <w:rPr>
          <w:rStyle w:val="StyleUnderline"/>
        </w:rPr>
        <w:t xml:space="preserve">egal </w:t>
      </w:r>
      <w:proofErr w:type="spellStart"/>
      <w:r w:rsidRPr="00D61315">
        <w:rPr>
          <w:rStyle w:val="Emphasis"/>
        </w:rPr>
        <w:t>D</w:t>
      </w:r>
      <w:r w:rsidRPr="00D61315">
        <w:rPr>
          <w:rStyle w:val="StyleUnderline"/>
        </w:rPr>
        <w:t>efence</w:t>
      </w:r>
      <w:proofErr w:type="spellEnd"/>
      <w:r w:rsidRPr="00D61315">
        <w:rPr>
          <w:rStyle w:val="StyleUnderline"/>
        </w:rPr>
        <w:t xml:space="preserve"> </w:t>
      </w:r>
      <w:r w:rsidRPr="00D61315">
        <w:rPr>
          <w:rStyle w:val="Emphasis"/>
        </w:rPr>
        <w:t>F</w:t>
      </w:r>
      <w:r w:rsidRPr="00D61315">
        <w:rPr>
          <w:rStyle w:val="StyleUnderline"/>
        </w:rPr>
        <w:t>und</w:t>
      </w:r>
      <w:r w:rsidRPr="00D61315">
        <w:rPr>
          <w:sz w:val="16"/>
          <w:szCs w:val="16"/>
        </w:rPr>
        <w:t xml:space="preserve"> (MALDEF) </w:t>
      </w:r>
      <w:r w:rsidRPr="00D61315">
        <w:rPr>
          <w:rStyle w:val="Emphasis"/>
        </w:rPr>
        <w:t xml:space="preserve">prevailed in the Supreme Court case, </w:t>
      </w:r>
      <w:r w:rsidRPr="00D61315">
        <w:rPr>
          <w:rStyle w:val="Emphasis"/>
          <w:highlight w:val="green"/>
        </w:rPr>
        <w:t>Plyer v. Doe</w:t>
      </w:r>
      <w:r w:rsidRPr="00D61315">
        <w:rPr>
          <w:rStyle w:val="StyleUnderline"/>
        </w:rPr>
        <w:t xml:space="preserve">, </w:t>
      </w:r>
      <w:r w:rsidRPr="00D61315">
        <w:rPr>
          <w:rStyle w:val="Emphasis"/>
          <w:highlight w:val="green"/>
        </w:rPr>
        <w:t>guarantee</w:t>
      </w:r>
      <w:r w:rsidRPr="00D61315">
        <w:rPr>
          <w:rStyle w:val="Emphasis"/>
        </w:rPr>
        <w:t xml:space="preserve">ing </w:t>
      </w:r>
      <w:r w:rsidRPr="00D61315">
        <w:rPr>
          <w:rStyle w:val="Emphasis"/>
          <w:highlight w:val="green"/>
        </w:rPr>
        <w:t>undocumented children access to</w:t>
      </w:r>
      <w:r w:rsidRPr="00D61315">
        <w:rPr>
          <w:rStyle w:val="Emphasis"/>
        </w:rPr>
        <w:t xml:space="preserve"> K–12 public </w:t>
      </w:r>
      <w:r w:rsidRPr="00D61315">
        <w:rPr>
          <w:rStyle w:val="Emphasis"/>
          <w:highlight w:val="green"/>
        </w:rPr>
        <w:t>schools</w:t>
      </w:r>
      <w:r w:rsidRPr="00D61315">
        <w:rPr>
          <w:sz w:val="16"/>
          <w:szCs w:val="16"/>
        </w:rPr>
        <w:t xml:space="preserve">. </w:t>
      </w:r>
      <w:r w:rsidRPr="00D61315">
        <w:rPr>
          <w:rStyle w:val="StyleUnderline"/>
        </w:rPr>
        <w:t>In the contemporary period</w:t>
      </w:r>
      <w:r w:rsidRPr="00D61315">
        <w:rPr>
          <w:sz w:val="16"/>
          <w:szCs w:val="16"/>
        </w:rPr>
        <w:t xml:space="preserve">, across the United States, </w:t>
      </w:r>
      <w:r w:rsidRPr="00D61315">
        <w:rPr>
          <w:rStyle w:val="StyleUnderline"/>
        </w:rPr>
        <w:t>we find a cycle whereby those who seek to punish or drive away undocumented migrants use democratic institutions to pass anti-immigrant legislation, and then immigrant advocates resort to court action to undermine or stop legislation</w:t>
      </w:r>
      <w:r w:rsidRPr="00D61315">
        <w:rPr>
          <w:sz w:val="16"/>
          <w:szCs w:val="16"/>
        </w:rPr>
        <w:t xml:space="preserve">. A similar cycle has been produced by </w:t>
      </w:r>
      <w:r w:rsidRPr="00D61315">
        <w:rPr>
          <w:rStyle w:val="Emphasis"/>
        </w:rPr>
        <w:t xml:space="preserve">the </w:t>
      </w:r>
      <w:r w:rsidRPr="00D61315">
        <w:rPr>
          <w:rStyle w:val="Emphasis"/>
          <w:highlight w:val="green"/>
        </w:rPr>
        <w:t>Trump</w:t>
      </w:r>
      <w:r w:rsidRPr="00D61315">
        <w:rPr>
          <w:rStyle w:val="Emphasis"/>
        </w:rPr>
        <w:t xml:space="preserve"> administration</w:t>
      </w:r>
      <w:r w:rsidRPr="00D61315">
        <w:rPr>
          <w:rStyle w:val="Emphasis"/>
          <w:highlight w:val="green"/>
        </w:rPr>
        <w:t>’s</w:t>
      </w:r>
      <w:r w:rsidRPr="00D61315">
        <w:rPr>
          <w:rStyle w:val="StyleUnderline"/>
        </w:rPr>
        <w:t xml:space="preserve"> aggressive use of executive orders and regulatory changes to advance its </w:t>
      </w:r>
      <w:r w:rsidRPr="00D61315">
        <w:rPr>
          <w:rStyle w:val="Emphasis"/>
          <w:highlight w:val="green"/>
        </w:rPr>
        <w:t>anti-immigrant</w:t>
      </w:r>
      <w:r w:rsidRPr="00D61315">
        <w:rPr>
          <w:rStyle w:val="Emphasis"/>
        </w:rPr>
        <w:t xml:space="preserve"> </w:t>
      </w:r>
      <w:r w:rsidRPr="00D61315">
        <w:rPr>
          <w:rStyle w:val="Emphasis"/>
          <w:highlight w:val="green"/>
        </w:rPr>
        <w:t>agenda</w:t>
      </w:r>
      <w:r w:rsidRPr="00D61315">
        <w:rPr>
          <w:sz w:val="16"/>
          <w:szCs w:val="16"/>
        </w:rPr>
        <w:t xml:space="preserve">. These, too, </w:t>
      </w:r>
      <w:r w:rsidRPr="00D61315">
        <w:rPr>
          <w:rStyle w:val="Emphasis"/>
          <w:highlight w:val="green"/>
        </w:rPr>
        <w:t>have been met</w:t>
      </w:r>
      <w:r w:rsidRPr="00D61315">
        <w:rPr>
          <w:rStyle w:val="Emphasis"/>
        </w:rPr>
        <w:t xml:space="preserve"> in almost every instance </w:t>
      </w:r>
      <w:r w:rsidRPr="00D61315">
        <w:rPr>
          <w:rStyle w:val="Emphasis"/>
          <w:highlight w:val="green"/>
        </w:rPr>
        <w:t>by court challenges</w:t>
      </w:r>
      <w:r w:rsidRPr="00D61315">
        <w:rPr>
          <w:rStyle w:val="Emphasis"/>
        </w:rPr>
        <w:t>.</w:t>
      </w:r>
      <w:r w:rsidRPr="00D61315">
        <w:rPr>
          <w:sz w:val="16"/>
          <w:szCs w:val="16"/>
        </w:rPr>
        <w:t xml:space="preserve"> </w:t>
      </w:r>
    </w:p>
    <w:p w14:paraId="4A5343B3" w14:textId="77777777" w:rsidR="00660432" w:rsidRPr="00D61315" w:rsidRDefault="00660432" w:rsidP="00660432">
      <w:pPr>
        <w:rPr>
          <w:sz w:val="16"/>
          <w:szCs w:val="16"/>
        </w:rPr>
      </w:pPr>
      <w:r w:rsidRPr="00D61315">
        <w:rPr>
          <w:sz w:val="16"/>
          <w:szCs w:val="16"/>
        </w:rPr>
        <w:t>Beyond legal action, another stream of the movement, primarily driven by younger activists, has turned to contentious action. ‘</w:t>
      </w:r>
      <w:r w:rsidRPr="00D61315">
        <w:rPr>
          <w:rStyle w:val="Emphasis"/>
          <w:highlight w:val="green"/>
        </w:rPr>
        <w:t>Dreamers’</w:t>
      </w:r>
      <w:r w:rsidRPr="00D61315">
        <w:rPr>
          <w:rStyle w:val="Emphasis"/>
        </w:rPr>
        <w:t xml:space="preserve"> and their allies became more vocal and visible</w:t>
      </w:r>
      <w:r w:rsidRPr="00D61315">
        <w:rPr>
          <w:rStyle w:val="StyleUnderline"/>
        </w:rPr>
        <w:t xml:space="preserve"> after multiple attempts at immigration reform failed</w:t>
      </w:r>
      <w:r w:rsidRPr="00D61315">
        <w:rPr>
          <w:sz w:val="16"/>
          <w:szCs w:val="16"/>
        </w:rPr>
        <w:t xml:space="preserve">, deportations rose dramatically and, arguably, </w:t>
      </w:r>
      <w:r w:rsidRPr="00D61315">
        <w:rPr>
          <w:rStyle w:val="Emphasis"/>
        </w:rPr>
        <w:t xml:space="preserve">they </w:t>
      </w:r>
      <w:r w:rsidRPr="00D61315">
        <w:rPr>
          <w:rStyle w:val="Emphasis"/>
          <w:highlight w:val="green"/>
        </w:rPr>
        <w:t>gained</w:t>
      </w:r>
      <w:r w:rsidRPr="00D61315">
        <w:rPr>
          <w:rStyle w:val="Emphasis"/>
        </w:rPr>
        <w:t xml:space="preserve"> a sense of </w:t>
      </w:r>
      <w:r w:rsidRPr="00D61315">
        <w:rPr>
          <w:rStyle w:val="Emphasis"/>
          <w:highlight w:val="green"/>
        </w:rPr>
        <w:t>standing from state-level initiatives providing</w:t>
      </w:r>
      <w:r w:rsidRPr="00D61315">
        <w:rPr>
          <w:rStyle w:val="Emphasis"/>
        </w:rPr>
        <w:t xml:space="preserve"> them with </w:t>
      </w:r>
      <w:r w:rsidRPr="00D61315">
        <w:rPr>
          <w:rStyle w:val="Emphasis"/>
          <w:highlight w:val="green"/>
        </w:rPr>
        <w:t>legislative recognition</w:t>
      </w:r>
      <w:r w:rsidRPr="00D61315">
        <w:rPr>
          <w:sz w:val="16"/>
          <w:szCs w:val="16"/>
        </w:rPr>
        <w:t xml:space="preserve">.7 From 1990 to 1995, before passage of the 1996 Illegal Immigration Reform and Immigrant Responsibility Act tightened the grounds of deportation and increased resources for interior enforcement, the United States deported about 41,000 immigrants per year. From 1997 to 2000, that number quadrupled to over 165,000 per year. After the 2006 protests, from 2007 to 2016, deportations more than doubled again, averaging 376,000 per year.8 Significantly, the increase was a bipartisan priority, pushed by both the George W. Bush and Barack Obama administrations. Feeling that Congress and the White House had turned their backs against Dreamers and their families, young people lay in front of buses driving migrants out of detention </w:t>
      </w:r>
      <w:proofErr w:type="spellStart"/>
      <w:r w:rsidRPr="00D61315">
        <w:rPr>
          <w:sz w:val="16"/>
          <w:szCs w:val="16"/>
        </w:rPr>
        <w:t>centres</w:t>
      </w:r>
      <w:proofErr w:type="spellEnd"/>
      <w:r w:rsidRPr="00D61315">
        <w:rPr>
          <w:sz w:val="16"/>
          <w:szCs w:val="16"/>
        </w:rPr>
        <w:t xml:space="preserve">, staged hunger strikes, lead rallies, held sit-ins by offices of prominent public officials and engaged in other direct action. </w:t>
      </w:r>
    </w:p>
    <w:p w14:paraId="77590D01" w14:textId="77777777" w:rsidR="00660432" w:rsidRPr="00D61315" w:rsidRDefault="00660432" w:rsidP="00660432">
      <w:pPr>
        <w:rPr>
          <w:sz w:val="16"/>
          <w:szCs w:val="16"/>
        </w:rPr>
      </w:pPr>
      <w:r w:rsidRPr="00D61315">
        <w:rPr>
          <w:rStyle w:val="StyleUnderline"/>
        </w:rPr>
        <w:t xml:space="preserve">Some of the young activists, including noncitizens barred from the formal electoral system, have also sought to influence politics in more traditional ways. They walked the streets in anti-immigrant </w:t>
      </w:r>
      <w:r w:rsidRPr="00D61315">
        <w:rPr>
          <w:rStyle w:val="StyleUnderline"/>
        </w:rPr>
        <w:lastRenderedPageBreak/>
        <w:t>hotspots, such as Phoenix, Arizona, registering Latino citizens to vote and urging allies to cast a ballot</w:t>
      </w:r>
      <w:r w:rsidRPr="00D61315">
        <w:rPr>
          <w:sz w:val="16"/>
          <w:szCs w:val="16"/>
        </w:rPr>
        <w:t xml:space="preserve"> (Abrams 2015). </w:t>
      </w:r>
      <w:r w:rsidRPr="00D61315">
        <w:rPr>
          <w:rStyle w:val="StyleUnderline"/>
        </w:rPr>
        <w:t>They were early and adept users of social media, using the platform to spur people to phone, write and email administration and elected officials when a young person was slated for deportation</w:t>
      </w:r>
      <w:r w:rsidRPr="00D61315">
        <w:rPr>
          <w:sz w:val="16"/>
          <w:szCs w:val="16"/>
        </w:rPr>
        <w:t xml:space="preserve"> (Patler 2017). From a social </w:t>
      </w:r>
      <w:proofErr w:type="gramStart"/>
      <w:r w:rsidRPr="00D61315">
        <w:rPr>
          <w:sz w:val="16"/>
          <w:szCs w:val="16"/>
        </w:rPr>
        <w:t>movements</w:t>
      </w:r>
      <w:proofErr w:type="gramEnd"/>
      <w:r w:rsidRPr="00D61315">
        <w:rPr>
          <w:sz w:val="16"/>
          <w:szCs w:val="16"/>
        </w:rPr>
        <w:t xml:space="preserve"> perspective, even though voter registration or writing to public officials is usually seen as standard, non-contentious political action, </w:t>
      </w:r>
      <w:r w:rsidRPr="00D61315">
        <w:rPr>
          <w:rStyle w:val="StyleUnderline"/>
        </w:rPr>
        <w:t xml:space="preserve">the fact that noncitizens were engaged in these activities challenged traditional notions of citizen </w:t>
      </w:r>
      <w:proofErr w:type="gramStart"/>
      <w:r w:rsidRPr="00D61315">
        <w:rPr>
          <w:rStyle w:val="StyleUnderline"/>
        </w:rPr>
        <w:t>engagement</w:t>
      </w:r>
      <w:r w:rsidRPr="00D61315">
        <w:rPr>
          <w:sz w:val="16"/>
          <w:szCs w:val="16"/>
        </w:rPr>
        <w:t>, and</w:t>
      </w:r>
      <w:proofErr w:type="gramEnd"/>
      <w:r w:rsidRPr="00D61315">
        <w:rPr>
          <w:sz w:val="16"/>
          <w:szCs w:val="16"/>
        </w:rPr>
        <w:t xml:space="preserve"> exposed those in precarious or undocumented legal status to real risks. </w:t>
      </w:r>
    </w:p>
    <w:p w14:paraId="2E54DD8B" w14:textId="77777777" w:rsidR="00660432" w:rsidRPr="00D61315" w:rsidRDefault="00660432" w:rsidP="00660432">
      <w:pPr>
        <w:rPr>
          <w:sz w:val="16"/>
          <w:szCs w:val="16"/>
        </w:rPr>
      </w:pPr>
      <w:r w:rsidRPr="00D61315">
        <w:rPr>
          <w:rStyle w:val="Emphasis"/>
          <w:highlight w:val="green"/>
        </w:rPr>
        <w:t>Dreamers’ efforts</w:t>
      </w:r>
      <w:r w:rsidRPr="00D61315">
        <w:rPr>
          <w:rStyle w:val="Emphasis"/>
        </w:rPr>
        <w:t xml:space="preserve"> have borne fruit</w:t>
      </w:r>
      <w:r w:rsidRPr="00D61315">
        <w:rPr>
          <w:sz w:val="16"/>
          <w:szCs w:val="16"/>
        </w:rPr>
        <w:t xml:space="preserve">. Most significantly, </w:t>
      </w:r>
      <w:r w:rsidRPr="00D61315">
        <w:rPr>
          <w:rStyle w:val="Emphasis"/>
        </w:rPr>
        <w:t>their advocacy</w:t>
      </w:r>
      <w:r w:rsidRPr="00D61315">
        <w:rPr>
          <w:sz w:val="16"/>
          <w:szCs w:val="16"/>
        </w:rPr>
        <w:t xml:space="preserve"> likely </w:t>
      </w:r>
      <w:r w:rsidRPr="00D61315">
        <w:rPr>
          <w:rStyle w:val="Emphasis"/>
          <w:highlight w:val="green"/>
        </w:rPr>
        <w:t>pushed</w:t>
      </w:r>
      <w:r w:rsidRPr="00D61315">
        <w:rPr>
          <w:sz w:val="16"/>
          <w:szCs w:val="16"/>
        </w:rPr>
        <w:t xml:space="preserve"> </w:t>
      </w:r>
      <w:r w:rsidRPr="00D61315">
        <w:rPr>
          <w:rStyle w:val="StyleUnderline"/>
        </w:rPr>
        <w:t xml:space="preserve">President Barack </w:t>
      </w:r>
      <w:r w:rsidRPr="00D61315">
        <w:rPr>
          <w:rStyle w:val="Emphasis"/>
          <w:highlight w:val="green"/>
        </w:rPr>
        <w:t>Obama to</w:t>
      </w:r>
      <w:r w:rsidRPr="00D61315">
        <w:rPr>
          <w:rStyle w:val="StyleUnderline"/>
        </w:rPr>
        <w:t xml:space="preserve"> take administrative action and </w:t>
      </w:r>
      <w:r w:rsidRPr="00D61315">
        <w:rPr>
          <w:rStyle w:val="Emphasis"/>
          <w:highlight w:val="green"/>
        </w:rPr>
        <w:t>create</w:t>
      </w:r>
      <w:r w:rsidRPr="00D61315">
        <w:rPr>
          <w:rStyle w:val="Emphasis"/>
        </w:rPr>
        <w:t xml:space="preserve"> the</w:t>
      </w:r>
      <w:r w:rsidRPr="00D61315">
        <w:rPr>
          <w:sz w:val="16"/>
          <w:szCs w:val="16"/>
        </w:rPr>
        <w:t xml:space="preserve"> Deferred Action for Childhood Arrivals </w:t>
      </w:r>
      <w:r w:rsidRPr="00D61315">
        <w:rPr>
          <w:rStyle w:val="StyleUnderline"/>
        </w:rPr>
        <w:t>(</w:t>
      </w:r>
      <w:r w:rsidRPr="00D61315">
        <w:rPr>
          <w:rStyle w:val="Emphasis"/>
          <w:highlight w:val="green"/>
        </w:rPr>
        <w:t>DACA</w:t>
      </w:r>
      <w:r w:rsidRPr="00D61315">
        <w:rPr>
          <w:rStyle w:val="Emphasis"/>
        </w:rPr>
        <w:t>) program in 2012</w:t>
      </w:r>
      <w:r w:rsidRPr="00D61315">
        <w:rPr>
          <w:sz w:val="16"/>
          <w:szCs w:val="16"/>
        </w:rPr>
        <w:t xml:space="preserve"> (Nicholls, </w:t>
      </w:r>
      <w:proofErr w:type="spellStart"/>
      <w:r w:rsidRPr="00D61315">
        <w:rPr>
          <w:sz w:val="16"/>
          <w:szCs w:val="16"/>
        </w:rPr>
        <w:t>Uitermark</w:t>
      </w:r>
      <w:proofErr w:type="spellEnd"/>
      <w:r w:rsidRPr="00D61315">
        <w:rPr>
          <w:sz w:val="16"/>
          <w:szCs w:val="16"/>
        </w:rPr>
        <w:t xml:space="preserve">, and van </w:t>
      </w:r>
      <w:proofErr w:type="spellStart"/>
      <w:r w:rsidRPr="00D61315">
        <w:rPr>
          <w:sz w:val="16"/>
          <w:szCs w:val="16"/>
        </w:rPr>
        <w:t>Haperen</w:t>
      </w:r>
      <w:proofErr w:type="spellEnd"/>
      <w:r w:rsidRPr="00D61315">
        <w:rPr>
          <w:sz w:val="16"/>
          <w:szCs w:val="16"/>
        </w:rPr>
        <w:t xml:space="preserve">, 2020). DACA offered protection from deportation and temporary employment </w:t>
      </w:r>
      <w:proofErr w:type="spellStart"/>
      <w:r w:rsidRPr="00D61315">
        <w:rPr>
          <w:sz w:val="16"/>
          <w:szCs w:val="16"/>
        </w:rPr>
        <w:t>authorisation</w:t>
      </w:r>
      <w:proofErr w:type="spellEnd"/>
      <w:r w:rsidRPr="00D61315">
        <w:rPr>
          <w:sz w:val="16"/>
          <w:szCs w:val="16"/>
        </w:rPr>
        <w:t xml:space="preserve"> for two years to those who had come to the United States before the age of 16 and who met </w:t>
      </w:r>
      <w:proofErr w:type="gramStart"/>
      <w:r w:rsidRPr="00D61315">
        <w:rPr>
          <w:sz w:val="16"/>
          <w:szCs w:val="16"/>
        </w:rPr>
        <w:t>a number of</w:t>
      </w:r>
      <w:proofErr w:type="gramEnd"/>
      <w:r w:rsidRPr="00D61315">
        <w:rPr>
          <w:sz w:val="16"/>
          <w:szCs w:val="16"/>
        </w:rPr>
        <w:t xml:space="preserve"> other criteria. In various states, ‘</w:t>
      </w:r>
      <w:proofErr w:type="spellStart"/>
      <w:r w:rsidRPr="00D61315">
        <w:rPr>
          <w:sz w:val="16"/>
          <w:szCs w:val="16"/>
        </w:rPr>
        <w:t>DACAmented</w:t>
      </w:r>
      <w:proofErr w:type="spellEnd"/>
      <w:r w:rsidRPr="00D61315">
        <w:rPr>
          <w:sz w:val="16"/>
          <w:szCs w:val="16"/>
        </w:rPr>
        <w:t xml:space="preserve">’ youth were able to access driver’s licenses or in-state tuition to attend public colleges (Burciaga and Martinez 2017). The legal status of </w:t>
      </w:r>
      <w:r w:rsidRPr="00D61315">
        <w:rPr>
          <w:rStyle w:val="Emphasis"/>
          <w:highlight w:val="green"/>
        </w:rPr>
        <w:t>DACA</w:t>
      </w:r>
      <w:r w:rsidRPr="00D61315">
        <w:rPr>
          <w:sz w:val="16"/>
          <w:szCs w:val="16"/>
        </w:rPr>
        <w:t xml:space="preserve"> remains precarious because it was established by executive administrative action rather than Congressional legislation. Nevertheless, the </w:t>
      </w:r>
      <w:proofErr w:type="spellStart"/>
      <w:r w:rsidRPr="00D61315">
        <w:rPr>
          <w:sz w:val="16"/>
          <w:szCs w:val="16"/>
        </w:rPr>
        <w:t>programme</w:t>
      </w:r>
      <w:proofErr w:type="spellEnd"/>
      <w:r w:rsidRPr="00D61315">
        <w:rPr>
          <w:sz w:val="16"/>
          <w:szCs w:val="16"/>
        </w:rPr>
        <w:t xml:space="preserve"> </w:t>
      </w:r>
      <w:r w:rsidRPr="00D61315">
        <w:rPr>
          <w:rStyle w:val="Emphasis"/>
          <w:highlight w:val="green"/>
        </w:rPr>
        <w:t>has</w:t>
      </w:r>
      <w:r w:rsidRPr="00D61315">
        <w:rPr>
          <w:rStyle w:val="Emphasis"/>
        </w:rPr>
        <w:t xml:space="preserve"> thus far </w:t>
      </w:r>
      <w:r w:rsidRPr="00D61315">
        <w:rPr>
          <w:rStyle w:val="Emphasis"/>
          <w:highlight w:val="green"/>
        </w:rPr>
        <w:t>been protected in</w:t>
      </w:r>
      <w:r w:rsidRPr="00D61315">
        <w:rPr>
          <w:rStyle w:val="Emphasis"/>
        </w:rPr>
        <w:t xml:space="preserve"> the </w:t>
      </w:r>
      <w:r w:rsidRPr="00D61315">
        <w:rPr>
          <w:rStyle w:val="Emphasis"/>
          <w:highlight w:val="green"/>
        </w:rPr>
        <w:t>courts</w:t>
      </w:r>
      <w:r w:rsidRPr="00D61315">
        <w:rPr>
          <w:rStyle w:val="StyleUnderline"/>
        </w:rPr>
        <w:t xml:space="preserve">, which have blocked attempts by the Trump administration to end the </w:t>
      </w:r>
      <w:proofErr w:type="spellStart"/>
      <w:r w:rsidRPr="00D61315">
        <w:rPr>
          <w:rStyle w:val="StyleUnderline"/>
        </w:rPr>
        <w:t>programme</w:t>
      </w:r>
      <w:proofErr w:type="spellEnd"/>
      <w:r w:rsidRPr="00D61315">
        <w:rPr>
          <w:rStyle w:val="StyleUnderline"/>
        </w:rPr>
        <w:t xml:space="preserve">. </w:t>
      </w:r>
    </w:p>
    <w:p w14:paraId="08C3F2D8" w14:textId="77777777" w:rsidR="00660432" w:rsidRPr="00D61315" w:rsidRDefault="00660432" w:rsidP="00660432">
      <w:pPr>
        <w:rPr>
          <w:sz w:val="16"/>
          <w:szCs w:val="16"/>
        </w:rPr>
      </w:pPr>
      <w:r w:rsidRPr="00D61315">
        <w:rPr>
          <w:sz w:val="16"/>
          <w:szCs w:val="16"/>
        </w:rPr>
        <w:t xml:space="preserve">Thus, </w:t>
      </w:r>
      <w:r w:rsidRPr="00D61315">
        <w:rPr>
          <w:rStyle w:val="StyleUnderline"/>
        </w:rPr>
        <w:t xml:space="preserve">over 13 years since the 2006 protests, we can identify </w:t>
      </w:r>
      <w:proofErr w:type="gramStart"/>
      <w:r w:rsidRPr="00D61315">
        <w:rPr>
          <w:rStyle w:val="StyleUnderline"/>
        </w:rPr>
        <w:t>a number of</w:t>
      </w:r>
      <w:proofErr w:type="gramEnd"/>
      <w:r w:rsidRPr="00D61315">
        <w:rPr>
          <w:rStyle w:val="StyleUnderline"/>
        </w:rPr>
        <w:t xml:space="preserve"> victories</w:t>
      </w:r>
      <w:r w:rsidRPr="00D61315">
        <w:rPr>
          <w:sz w:val="16"/>
          <w:szCs w:val="16"/>
        </w:rPr>
        <w:t xml:space="preserve">, whether </w:t>
      </w:r>
      <w:r w:rsidRPr="00D61315">
        <w:rPr>
          <w:rStyle w:val="StyleUnderline"/>
        </w:rPr>
        <w:t xml:space="preserve">in courtrooms, in pushing a prior White House to take administrative action, in moving public sentiment to be more </w:t>
      </w:r>
      <w:proofErr w:type="spellStart"/>
      <w:r w:rsidRPr="00D61315">
        <w:rPr>
          <w:rStyle w:val="StyleUnderline"/>
        </w:rPr>
        <w:t>favourable</w:t>
      </w:r>
      <w:proofErr w:type="spellEnd"/>
      <w:r w:rsidRPr="00D61315">
        <w:rPr>
          <w:rStyle w:val="StyleUnderline"/>
        </w:rPr>
        <w:t xml:space="preserve"> to Dreamers’ plight, and</w:t>
      </w:r>
      <w:r w:rsidRPr="00D61315">
        <w:rPr>
          <w:sz w:val="16"/>
          <w:szCs w:val="16"/>
        </w:rPr>
        <w:t xml:space="preserve"> even </w:t>
      </w:r>
      <w:r w:rsidRPr="00D61315">
        <w:rPr>
          <w:rStyle w:val="StyleUnderline"/>
        </w:rPr>
        <w:t xml:space="preserve">in swaying some sub-national elections. </w:t>
      </w:r>
      <w:r w:rsidRPr="00D61315">
        <w:rPr>
          <w:rStyle w:val="Emphasis"/>
        </w:rPr>
        <w:t>California</w:t>
      </w:r>
      <w:r w:rsidRPr="00D61315">
        <w:rPr>
          <w:sz w:val="16"/>
          <w:szCs w:val="16"/>
        </w:rPr>
        <w:t xml:space="preserve">, for example, </w:t>
      </w:r>
      <w:r w:rsidRPr="00D61315">
        <w:rPr>
          <w:rStyle w:val="Emphasis"/>
        </w:rPr>
        <w:t>has taken a 180-degree turn from the anti-immigrant politics of the early 1990s, and it is now at the forefront of legal challenges protecting immigrants</w:t>
      </w:r>
      <w:r w:rsidRPr="00D61315">
        <w:rPr>
          <w:rStyle w:val="StyleUnderline"/>
        </w:rPr>
        <w:t xml:space="preserve"> from the Trump administration</w:t>
      </w:r>
      <w:r w:rsidRPr="00D61315">
        <w:rPr>
          <w:sz w:val="16"/>
          <w:szCs w:val="16"/>
        </w:rPr>
        <w:t xml:space="preserve">. Researchers have argued that past moments of anti-immigrant politics, around Proposition 187 and the 2006 marches, spurred up-ticks in citizenship applications among eligible immigrants, especially Latinos, and greater diversity in the pool of those running for office (Pantoja, Ramirez, and Segura 2001; Félix, González, and Ramírez 2008). Not all </w:t>
      </w:r>
      <w:r w:rsidRPr="00D61315">
        <w:rPr>
          <w:rStyle w:val="StyleUnderline"/>
        </w:rPr>
        <w:t>localities in California have become welcoming ‘sanctuary’ cities</w:t>
      </w:r>
      <w:r w:rsidRPr="00D61315">
        <w:rPr>
          <w:sz w:val="16"/>
          <w:szCs w:val="16"/>
        </w:rPr>
        <w:t>, but many have.</w:t>
      </w:r>
    </w:p>
    <w:p w14:paraId="6047F7AC" w14:textId="77777777" w:rsidR="00660432" w:rsidRPr="00D61315" w:rsidRDefault="00660432" w:rsidP="00660432">
      <w:pPr>
        <w:rPr>
          <w:sz w:val="16"/>
          <w:szCs w:val="16"/>
        </w:rPr>
      </w:pPr>
    </w:p>
    <w:p w14:paraId="6FC05939" w14:textId="6F7890D5" w:rsidR="009770D8" w:rsidRDefault="009770D8" w:rsidP="009770D8">
      <w:pPr>
        <w:pStyle w:val="Heading4"/>
      </w:pPr>
      <w:r>
        <w:t>10---</w:t>
      </w:r>
      <w:r>
        <w:t>Their strategy assumes false commonalities among women’s experience – even “strategic” essentialism destroys potential for mobilization</w:t>
      </w:r>
    </w:p>
    <w:p w14:paraId="412BD5A5" w14:textId="77777777" w:rsidR="009770D8" w:rsidRDefault="009770D8" w:rsidP="009770D8">
      <w:r w:rsidRPr="00F97F2C">
        <w:rPr>
          <w:rStyle w:val="Style13ptBold"/>
        </w:rPr>
        <w:t>Stone ’04</w:t>
      </w:r>
      <w:r>
        <w:t xml:space="preserve"> (Alison, Institute for Environment, Philosophy and Public Policy Lancaster University, “Essentialism and Anti-Essentialism in Feminist Philosophy,” Journal of Moral Philosophy 1.2, 2004) </w:t>
      </w:r>
    </w:p>
    <w:p w14:paraId="49AFF109" w14:textId="77777777" w:rsidR="009770D8" w:rsidRDefault="009770D8" w:rsidP="009770D8">
      <w:r w:rsidRPr="006B5767">
        <w:t xml:space="preserve">An objection immediately arises to this strategic essentialist position. Any political strategy is effective only </w:t>
      </w:r>
      <w:proofErr w:type="gramStart"/>
      <w:r w:rsidRPr="006B5767">
        <w:t>inasmuch as</w:t>
      </w:r>
      <w:proofErr w:type="gramEnd"/>
      <w:r w:rsidRPr="006B5767">
        <w:t xml:space="preserve"> it allows agents to recognize and intervene into the real social events, processes and forces which make up the social field. But</w:t>
      </w:r>
      <w:r w:rsidRPr="00211B1E">
        <w:rPr>
          <w:u w:val="single"/>
        </w:rPr>
        <w:t xml:space="preserve"> it seems reasonable to think that a </w:t>
      </w:r>
      <w:r w:rsidRPr="0078572C">
        <w:rPr>
          <w:highlight w:val="green"/>
          <w:u w:val="single"/>
        </w:rPr>
        <w:t>strategy can be effective</w:t>
      </w:r>
      <w:r w:rsidRPr="00211B1E">
        <w:rPr>
          <w:u w:val="single"/>
        </w:rPr>
        <w:t xml:space="preserve">, in this sense, </w:t>
      </w:r>
      <w:r w:rsidRPr="0078572C">
        <w:rPr>
          <w:highlight w:val="green"/>
          <w:u w:val="single"/>
        </w:rPr>
        <w:t>only insofar as it embodies</w:t>
      </w:r>
      <w:r w:rsidRPr="00211B1E">
        <w:rPr>
          <w:u w:val="single"/>
        </w:rPr>
        <w:t xml:space="preserve"> an </w:t>
      </w:r>
      <w:r w:rsidRPr="0078572C">
        <w:rPr>
          <w:b/>
          <w:highlight w:val="green"/>
          <w:u w:val="single"/>
        </w:rPr>
        <w:t>accurate understanding of</w:t>
      </w:r>
      <w:r w:rsidRPr="00211B1E">
        <w:rPr>
          <w:b/>
          <w:u w:val="single"/>
        </w:rPr>
        <w:t xml:space="preserve"> the character of </w:t>
      </w:r>
      <w:r w:rsidRPr="0078572C">
        <w:rPr>
          <w:b/>
          <w:highlight w:val="green"/>
          <w:u w:val="single"/>
        </w:rPr>
        <w:t>social processes</w:t>
      </w:r>
      <w:r w:rsidRPr="00211B1E">
        <w:rPr>
          <w:b/>
          <w:u w:val="single"/>
        </w:rPr>
        <w:t>.</w:t>
      </w:r>
      <w:r w:rsidRPr="00211B1E">
        <w:rPr>
          <w:b/>
        </w:rPr>
        <w:t xml:space="preserve"> </w:t>
      </w:r>
      <w:r w:rsidRPr="00960BD9">
        <w:t>T</w:t>
      </w:r>
      <w:r>
        <w:t xml:space="preserve">his implies that a strategy of </w:t>
      </w:r>
      <w:r w:rsidRPr="0078572C">
        <w:rPr>
          <w:b/>
          <w:highlight w:val="green"/>
          <w:u w:val="single"/>
        </w:rPr>
        <w:t xml:space="preserve">affirming fictitious commonalities among women </w:t>
      </w:r>
      <w:r w:rsidRPr="0078572C">
        <w:rPr>
          <w:rStyle w:val="Emphasis"/>
          <w:highlight w:val="green"/>
        </w:rPr>
        <w:t>will fail to facilitate</w:t>
      </w:r>
      <w:r w:rsidRPr="006B5767">
        <w:rPr>
          <w:rStyle w:val="Emphasis"/>
        </w:rPr>
        <w:t xml:space="preserve"> effective </w:t>
      </w:r>
      <w:r w:rsidRPr="0078572C">
        <w:rPr>
          <w:rStyle w:val="Emphasis"/>
          <w:highlight w:val="green"/>
        </w:rPr>
        <w:t>action</w:t>
      </w:r>
      <w:r w:rsidRPr="0078572C">
        <w:rPr>
          <w:b/>
          <w:highlight w:val="green"/>
          <w:u w:val="single"/>
        </w:rPr>
        <w:t xml:space="preserve"> given</w:t>
      </w:r>
      <w:r w:rsidRPr="006B5767">
        <w:rPr>
          <w:b/>
          <w:u w:val="single"/>
        </w:rPr>
        <w:t xml:space="preserve"> a world where </w:t>
      </w:r>
      <w:r w:rsidRPr="0078572C">
        <w:rPr>
          <w:b/>
          <w:highlight w:val="green"/>
          <w:u w:val="single"/>
        </w:rPr>
        <w:t>women do not</w:t>
      </w:r>
      <w:r>
        <w:rPr>
          <w:b/>
          <w:u w:val="single"/>
        </w:rPr>
        <w:t xml:space="preserve"> </w:t>
      </w:r>
      <w:r w:rsidRPr="006B5767">
        <w:rPr>
          <w:b/>
          <w:u w:val="single"/>
        </w:rPr>
        <w:t xml:space="preserve">really </w:t>
      </w:r>
      <w:r w:rsidRPr="0078572C">
        <w:rPr>
          <w:b/>
          <w:highlight w:val="green"/>
          <w:u w:val="single"/>
        </w:rPr>
        <w:t>have</w:t>
      </w:r>
      <w:r w:rsidRPr="006B5767">
        <w:rPr>
          <w:b/>
          <w:u w:val="single"/>
        </w:rPr>
        <w:t xml:space="preserve"> any </w:t>
      </w:r>
      <w:r w:rsidRPr="0078572C">
        <w:rPr>
          <w:b/>
          <w:highlight w:val="green"/>
          <w:u w:val="single"/>
        </w:rPr>
        <w:t>common social characteristics</w:t>
      </w:r>
      <w:r w:rsidRPr="006B5767">
        <w:rPr>
          <w:b/>
          <w:u w:val="single"/>
        </w:rPr>
        <w:t xml:space="preserve"> or locations</w:t>
      </w:r>
      <w:r>
        <w:t xml:space="preserve">. Rather, </w:t>
      </w:r>
      <w:r w:rsidRPr="0078572C">
        <w:rPr>
          <w:highlight w:val="green"/>
          <w:u w:val="single"/>
        </w:rPr>
        <w:t>such</w:t>
      </w:r>
      <w:r w:rsidRPr="006B5767">
        <w:rPr>
          <w:u w:val="single"/>
        </w:rPr>
        <w:t xml:space="preserve"> a </w:t>
      </w:r>
      <w:r w:rsidRPr="0078572C">
        <w:rPr>
          <w:highlight w:val="green"/>
          <w:u w:val="single"/>
        </w:rPr>
        <w:t>strategy</w:t>
      </w:r>
      <w:r w:rsidRPr="006B5767">
        <w:rPr>
          <w:u w:val="single"/>
        </w:rPr>
        <w:t xml:space="preserve"> appears destined to </w:t>
      </w:r>
      <w:r w:rsidRPr="0078572C">
        <w:rPr>
          <w:highlight w:val="green"/>
          <w:u w:val="single"/>
        </w:rPr>
        <w:t>mislead women into fighting</w:t>
      </w:r>
      <w:r w:rsidRPr="006B5767">
        <w:rPr>
          <w:u w:val="single"/>
        </w:rPr>
        <w:t xml:space="preserve"> against </w:t>
      </w:r>
      <w:r w:rsidRPr="0078572C">
        <w:rPr>
          <w:highlight w:val="green"/>
          <w:u w:val="single"/>
        </w:rPr>
        <w:t>difficulties which are</w:t>
      </w:r>
      <w:r w:rsidRPr="006B5767">
        <w:rPr>
          <w:u w:val="single"/>
        </w:rPr>
        <w:t xml:space="preserve"> either </w:t>
      </w:r>
      <w:r w:rsidRPr="009A48D0">
        <w:rPr>
          <w:u w:val="single"/>
        </w:rPr>
        <w:t>non-existent</w:t>
      </w:r>
      <w:r>
        <w:t xml:space="preserve"> or— more likely—really </w:t>
      </w:r>
      <w:r w:rsidRPr="0078572C">
        <w:rPr>
          <w:highlight w:val="green"/>
        </w:rPr>
        <w:t>affect</w:t>
      </w:r>
      <w:r>
        <w:t xml:space="preserve"> only </w:t>
      </w:r>
      <w:r w:rsidRPr="0078572C">
        <w:rPr>
          <w:highlight w:val="green"/>
        </w:rPr>
        <w:t>some privileged subgroup</w:t>
      </w:r>
      <w:r>
        <w:t xml:space="preserve"> of women. This objection can be resisted, however, as it (implicitly) is by Denise Riley in </w:t>
      </w:r>
      <w:proofErr w:type="gramStart"/>
      <w:r>
        <w:t>‘</w:t>
      </w:r>
      <w:r>
        <w:rPr>
          <w:b/>
          <w:u w:val="single"/>
        </w:rPr>
        <w:t xml:space="preserve"> </w:t>
      </w:r>
      <w:r>
        <w:t>Am</w:t>
      </w:r>
      <w:proofErr w:type="gramEnd"/>
      <w:r>
        <w:t xml:space="preserve"> I That Name</w:t>
      </w:r>
      <w:proofErr w:type="gramStart"/>
      <w:r>
        <w:t>? ’</w:t>
      </w:r>
      <w:proofErr w:type="gramEnd"/>
      <w:r>
        <w:t xml:space="preserve">. Riley claims that </w:t>
      </w:r>
      <w:r w:rsidRPr="00960BD9">
        <w:rPr>
          <w:b/>
          <w:u w:val="single"/>
        </w:rPr>
        <w:t>‘it is compatible to suggest that “women” don’t exist—while maintaining a politics of “as if they existed”</w:t>
      </w:r>
      <w:r>
        <w:t xml:space="preserve">— since the world behaves as if they unambiguously did’. 15 In other words, for Riley, the fiction that women share a common social experience is politically effective because the social world </w:t>
      </w:r>
      <w:proofErr w:type="gramStart"/>
      <w:r>
        <w:t>actually does</w:t>
      </w:r>
      <w:proofErr w:type="gramEnd"/>
      <w:r>
        <w:t xml:space="preserve"> treat women as if they comprise a unitary group. Riley accepts that women are not a unitary group and that the socially prevalent idea that they are unified is false. Nevertheless, </w:t>
      </w:r>
      <w:r w:rsidRPr="00960BD9">
        <w:rPr>
          <w:u w:val="single"/>
        </w:rPr>
        <w:t>this false idea informs and organizes the practices and institutions that shape</w:t>
      </w:r>
      <w:r>
        <w:rPr>
          <w:u w:val="single"/>
        </w:rPr>
        <w:t xml:space="preserve"> </w:t>
      </w:r>
      <w:r w:rsidRPr="00960BD9">
        <w:rPr>
          <w:u w:val="single"/>
        </w:rPr>
        <w:t>women’s experiences</w:t>
      </w:r>
      <w:r>
        <w:t xml:space="preserve">, so that those—very different—experiences become structured by essentialist assumptions. </w:t>
      </w:r>
      <w:r w:rsidRPr="00960BD9">
        <w:rPr>
          <w:u w:val="single"/>
        </w:rPr>
        <w:t xml:space="preserve">A strategy of </w:t>
      </w:r>
      <w:r w:rsidRPr="009265FD">
        <w:rPr>
          <w:u w:val="single"/>
        </w:rPr>
        <w:t>affirming fictitious commonalities</w:t>
      </w:r>
      <w:r w:rsidRPr="00960BD9">
        <w:rPr>
          <w:u w:val="single"/>
        </w:rPr>
        <w:t xml:space="preserve"> therefore</w:t>
      </w:r>
      <w:r>
        <w:rPr>
          <w:u w:val="single"/>
        </w:rPr>
        <w:t xml:space="preserve"> </w:t>
      </w:r>
      <w:r w:rsidRPr="009265FD">
        <w:rPr>
          <w:u w:val="single"/>
        </w:rPr>
        <w:t>will be effective</w:t>
      </w:r>
      <w:r w:rsidRPr="009265FD">
        <w:t xml:space="preserve"> </w:t>
      </w:r>
      <w:r w:rsidRPr="009265FD">
        <w:rPr>
          <w:u w:val="single"/>
        </w:rPr>
        <w:t>given</w:t>
      </w:r>
      <w:r w:rsidRPr="00960BD9">
        <w:rPr>
          <w:u w:val="single"/>
        </w:rPr>
        <w:t xml:space="preserve"> this world in which </w:t>
      </w:r>
      <w:r w:rsidRPr="0078572C">
        <w:rPr>
          <w:highlight w:val="green"/>
          <w:u w:val="single"/>
        </w:rPr>
        <w:t>(false)</w:t>
      </w:r>
      <w:r w:rsidRPr="00960BD9">
        <w:rPr>
          <w:u w:val="single"/>
        </w:rPr>
        <w:t xml:space="preserve"> descriptive </w:t>
      </w:r>
      <w:r w:rsidRPr="0078572C">
        <w:rPr>
          <w:highlight w:val="green"/>
          <w:u w:val="single"/>
        </w:rPr>
        <w:t>essentialist assumptions undergird women’s social existence</w:t>
      </w:r>
      <w:r w:rsidRPr="00960BD9">
        <w:rPr>
          <w:u w:val="single"/>
        </w:rPr>
        <w:t>.</w:t>
      </w:r>
      <w:r>
        <w:t xml:space="preserve"> Riley’s argument has a problem, though: </w:t>
      </w:r>
      <w:r w:rsidRPr="0078572C">
        <w:rPr>
          <w:highlight w:val="green"/>
          <w:u w:val="single"/>
        </w:rPr>
        <w:t xml:space="preserve">she </w:t>
      </w:r>
      <w:r w:rsidRPr="0078572C">
        <w:rPr>
          <w:b/>
          <w:highlight w:val="green"/>
          <w:u w:val="single"/>
        </w:rPr>
        <w:t>cannot</w:t>
      </w:r>
      <w:r w:rsidRPr="00960BD9">
        <w:rPr>
          <w:b/>
          <w:u w:val="single"/>
        </w:rPr>
        <w:t xml:space="preserve"> consistently </w:t>
      </w:r>
      <w:r w:rsidRPr="0078572C">
        <w:rPr>
          <w:b/>
          <w:highlight w:val="green"/>
          <w:u w:val="single"/>
        </w:rPr>
        <w:t>maintain</w:t>
      </w:r>
      <w:r w:rsidRPr="00960BD9">
        <w:rPr>
          <w:u w:val="single"/>
        </w:rPr>
        <w:t xml:space="preserve"> both </w:t>
      </w:r>
      <w:r w:rsidRPr="0078572C">
        <w:rPr>
          <w:highlight w:val="green"/>
          <w:u w:val="single"/>
        </w:rPr>
        <w:t>that women’s social experience is fully diverse and</w:t>
      </w:r>
      <w:r w:rsidRPr="00960BD9">
        <w:rPr>
          <w:u w:val="single"/>
        </w:rPr>
        <w:t xml:space="preserve"> that this experience is </w:t>
      </w:r>
      <w:r w:rsidRPr="0078572C">
        <w:rPr>
          <w:highlight w:val="green"/>
          <w:u w:val="single"/>
        </w:rPr>
        <w:t>uniformly structured</w:t>
      </w:r>
      <w:r w:rsidRPr="00960BD9">
        <w:rPr>
          <w:u w:val="single"/>
        </w:rPr>
        <w:t xml:space="preserve"> by essentialist assumptions. </w:t>
      </w:r>
      <w:r>
        <w:t xml:space="preserve">If essentialism informs and organizes the structures that shape women’s social experience, then this experience will be organized according to certain shared models and will acquire certain common patterns and features. </w:t>
      </w:r>
      <w:r w:rsidRPr="00960BD9">
        <w:rPr>
          <w:u w:val="single"/>
        </w:rPr>
        <w:t xml:space="preserve">More concretely, </w:t>
      </w:r>
      <w:r w:rsidRPr="0078572C">
        <w:rPr>
          <w:highlight w:val="green"/>
          <w:u w:val="single"/>
        </w:rPr>
        <w:t>the idea that women are</w:t>
      </w:r>
      <w:r w:rsidRPr="00960BD9">
        <w:rPr>
          <w:u w:val="single"/>
        </w:rPr>
        <w:t xml:space="preserve"> a </w:t>
      </w:r>
      <w:r w:rsidRPr="0078572C">
        <w:rPr>
          <w:highlight w:val="green"/>
          <w:u w:val="single"/>
        </w:rPr>
        <w:t xml:space="preserve">homogeneous </w:t>
      </w:r>
      <w:r w:rsidRPr="009265FD">
        <w:rPr>
          <w:u w:val="single"/>
        </w:rPr>
        <w:t>g</w:t>
      </w:r>
      <w:r w:rsidRPr="00960BD9">
        <w:rPr>
          <w:u w:val="single"/>
        </w:rPr>
        <w:t xml:space="preserve">roup </w:t>
      </w:r>
      <w:r w:rsidRPr="0078572C">
        <w:rPr>
          <w:highlight w:val="green"/>
          <w:u w:val="single"/>
        </w:rPr>
        <w:t>will structure social institutions</w:t>
      </w:r>
      <w:r>
        <w:t xml:space="preserve"> so that they position all women homogeneously, </w:t>
      </w:r>
      <w:r w:rsidRPr="00960BD9">
        <w:rPr>
          <w:u w:val="single"/>
        </w:rPr>
        <w:t>leading to</w:t>
      </w:r>
      <w:r>
        <w:t xml:space="preserve"> (at least considerable areas of) </w:t>
      </w:r>
      <w:r w:rsidRPr="00960BD9">
        <w:rPr>
          <w:u w:val="single"/>
        </w:rPr>
        <w:t>shared experience</w:t>
      </w:r>
      <w:r>
        <w:t xml:space="preserve">. Thus, Riley (and other strategic </w:t>
      </w:r>
      <w:proofErr w:type="gramStart"/>
      <w:r>
        <w:t>essentialists)may</w:t>
      </w:r>
      <w:proofErr w:type="gramEnd"/>
      <w:r>
        <w:t xml:space="preserve"> be right that essentialist constructions are socially influential, but they cannot, consistently with this, also maintain that descriptive essentialism is false. Furthermore, </w:t>
      </w:r>
      <w:r w:rsidRPr="00960BD9">
        <w:rPr>
          <w:u w:val="single"/>
        </w:rPr>
        <w:t xml:space="preserve">it is not obviously true that any uniform set of </w:t>
      </w:r>
      <w:r w:rsidRPr="0078572C">
        <w:rPr>
          <w:highlight w:val="green"/>
          <w:u w:val="single"/>
        </w:rPr>
        <w:t>essentialist constructions</w:t>
      </w:r>
      <w:r w:rsidRPr="00960BD9">
        <w:rPr>
          <w:u w:val="single"/>
        </w:rPr>
        <w:t xml:space="preserve"> informs all social experience.</w:t>
      </w:r>
      <w:r>
        <w:t xml:space="preserve"> </w:t>
      </w:r>
      <w:r w:rsidRPr="00960BD9">
        <w:rPr>
          <w:u w:val="single"/>
        </w:rPr>
        <w:t>These constructions may all identify women as</w:t>
      </w:r>
      <w:r>
        <w:t xml:space="preserve"> a </w:t>
      </w:r>
      <w:r w:rsidRPr="00960BD9">
        <w:rPr>
          <w:u w:val="single"/>
        </w:rPr>
        <w:t>homogeneous</w:t>
      </w:r>
      <w:r>
        <w:t xml:space="preserve"> group, </w:t>
      </w:r>
      <w:r w:rsidRPr="00960BD9">
        <w:rPr>
          <w:u w:val="single"/>
        </w:rPr>
        <w:t xml:space="preserve">but they </w:t>
      </w:r>
      <w:r w:rsidRPr="0078572C">
        <w:rPr>
          <w:highlight w:val="green"/>
          <w:u w:val="single"/>
        </w:rPr>
        <w:t>vary</w:t>
      </w:r>
      <w:r>
        <w:t xml:space="preserve"> widely </w:t>
      </w:r>
      <w:r w:rsidRPr="0078572C">
        <w:rPr>
          <w:highlight w:val="green"/>
          <w:u w:val="single"/>
        </w:rPr>
        <w:t>in their account</w:t>
      </w:r>
      <w:r w:rsidRPr="005F47A9">
        <w:rPr>
          <w:u w:val="single"/>
        </w:rPr>
        <w:t xml:space="preserve"> of the context of women’s homogenous features</w:t>
      </w:r>
      <w:r>
        <w:t xml:space="preserve">. Consequently, these constructions will influence social structures in correspondingly varying directions, against which no counter-affirmation of common experience can be expected to be effective Strategic essentialists, then, have attempted to resuscitate essentialism by arguing that it can take a merely political and non-descriptive form. But </w:t>
      </w:r>
      <w:r w:rsidRPr="005F47A9">
        <w:rPr>
          <w:u w:val="single"/>
        </w:rPr>
        <w:t xml:space="preserve">this </w:t>
      </w:r>
      <w:r w:rsidRPr="005F47A9">
        <w:rPr>
          <w:b/>
          <w:u w:val="single"/>
        </w:rPr>
        <w:t>attempt proves unsuccessful</w:t>
      </w:r>
      <w:r w:rsidRPr="005F47A9">
        <w:rPr>
          <w:u w:val="single"/>
        </w:rPr>
        <w:t>, because one cannot defend essentialism on strategic grounds</w:t>
      </w:r>
      <w:r>
        <w:t xml:space="preserve"> without first showing that there is a homogeneous set of essentialist assumptions that exerts a coherent influence on women’s social experience—which amounts to defending essentialism on descriptive </w:t>
      </w:r>
      <w:proofErr w:type="gramStart"/>
      <w:r>
        <w:t>grounds(</w:t>
      </w:r>
      <w:proofErr w:type="gramEnd"/>
      <w:r>
        <w:t xml:space="preserve">as well). </w:t>
      </w:r>
      <w:r w:rsidRPr="0078572C">
        <w:rPr>
          <w:highlight w:val="green"/>
          <w:u w:val="single"/>
        </w:rPr>
        <w:t>Advocates of essentialism</w:t>
      </w:r>
      <w:r w:rsidRPr="00950920">
        <w:rPr>
          <w:u w:val="single"/>
        </w:rPr>
        <w:t xml:space="preserve"> therefore </w:t>
      </w:r>
      <w:r w:rsidRPr="0078572C">
        <w:rPr>
          <w:highlight w:val="green"/>
          <w:u w:val="single"/>
        </w:rPr>
        <w:t>need to show that it</w:t>
      </w:r>
      <w:r w:rsidRPr="00950920">
        <w:rPr>
          <w:u w:val="single"/>
        </w:rPr>
        <w:t xml:space="preserve"> accurately </w:t>
      </w:r>
      <w:r w:rsidRPr="0078572C">
        <w:rPr>
          <w:highlight w:val="green"/>
          <w:u w:val="single"/>
        </w:rPr>
        <w:t>describes social reality</w:t>
      </w:r>
      <w:r w:rsidRPr="0078572C">
        <w:rPr>
          <w:highlight w:val="green"/>
        </w:rPr>
        <w:t>.</w:t>
      </w:r>
      <w:r>
        <w:t xml:space="preserve"> Here, though, </w:t>
      </w:r>
      <w:r w:rsidRPr="00950920">
        <w:rPr>
          <w:u w:val="single"/>
        </w:rPr>
        <w:t xml:space="preserve">critics can retort that </w:t>
      </w:r>
      <w:r w:rsidRPr="0078572C">
        <w:rPr>
          <w:highlight w:val="green"/>
          <w:u w:val="single"/>
        </w:rPr>
        <w:t>essentialism is descriptively false</w:t>
      </w:r>
      <w:r>
        <w:t xml:space="preserve">, since women do not even share any common mode of construction by essentialist discourses. </w:t>
      </w:r>
      <w:r w:rsidRPr="00950920">
        <w:rPr>
          <w:u w:val="single"/>
        </w:rPr>
        <w:t xml:space="preserve">Yet this retort reinstates the problem of anti-essentialism: its </w:t>
      </w:r>
      <w:proofErr w:type="spellStart"/>
      <w:r w:rsidRPr="00950920">
        <w:rPr>
          <w:u w:val="single"/>
        </w:rPr>
        <w:t>paralysing</w:t>
      </w:r>
      <w:proofErr w:type="spellEnd"/>
      <w:r w:rsidRPr="00950920">
        <w:rPr>
          <w:u w:val="single"/>
        </w:rPr>
        <w:t xml:space="preserve"> effect on social criticism and political activism</w:t>
      </w:r>
      <w:r>
        <w:t xml:space="preserve">. </w:t>
      </w:r>
      <w:r w:rsidRPr="0078572C">
        <w:rPr>
          <w:highlight w:val="green"/>
          <w:u w:val="single"/>
        </w:rPr>
        <w:t>Strategic essentialism has not</w:t>
      </w:r>
      <w:r w:rsidRPr="00950920">
        <w:rPr>
          <w:u w:val="single"/>
        </w:rPr>
        <w:t xml:space="preserve"> resolved this problem, for it has not </w:t>
      </w:r>
      <w:r w:rsidRPr="0078572C">
        <w:rPr>
          <w:highlight w:val="green"/>
          <w:u w:val="single"/>
        </w:rPr>
        <w:t>stably demarcated any merely political form</w:t>
      </w:r>
      <w:r w:rsidRPr="00950920">
        <w:rPr>
          <w:u w:val="single"/>
        </w:rPr>
        <w:t xml:space="preserve"> of essentialism from the descriptive essentialism</w:t>
      </w:r>
      <w:r>
        <w:t xml:space="preserve"> which critics have plausibly condemned as false and oppressive.</w:t>
      </w:r>
    </w:p>
    <w:p w14:paraId="2FD7A1FB" w14:textId="77777777" w:rsidR="00814855" w:rsidRPr="00D61315" w:rsidRDefault="00814855"/>
    <w:sectPr w:rsidR="00814855" w:rsidRPr="00D613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A684373"/>
    <w:multiLevelType w:val="hybridMultilevel"/>
    <w:tmpl w:val="370071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0"/>
  </w:num>
  <w:num w:numId="15" w16cid:durableId="2079085724">
    <w:abstractNumId w:val="11"/>
  </w:num>
  <w:num w:numId="16" w16cid:durableId="81338096">
    <w:abstractNumId w:val="1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ggarwal, Arnav  '25">
    <w15:presenceInfo w15:providerId="AD" w15:userId="S::arnav.aggarwal25@bcp.org::a6a05b4c-ed65-4e6c-bb1e-955b7822a62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3"/>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4855"/>
    <w:rsid w:val="00024B74"/>
    <w:rsid w:val="00030FCD"/>
    <w:rsid w:val="000C40E1"/>
    <w:rsid w:val="00160298"/>
    <w:rsid w:val="00256608"/>
    <w:rsid w:val="00274405"/>
    <w:rsid w:val="00313201"/>
    <w:rsid w:val="003E488D"/>
    <w:rsid w:val="005054C0"/>
    <w:rsid w:val="005C5215"/>
    <w:rsid w:val="005F1CEA"/>
    <w:rsid w:val="006567B5"/>
    <w:rsid w:val="00660432"/>
    <w:rsid w:val="006833EC"/>
    <w:rsid w:val="00724204"/>
    <w:rsid w:val="00743891"/>
    <w:rsid w:val="007561E8"/>
    <w:rsid w:val="00814855"/>
    <w:rsid w:val="009770D8"/>
    <w:rsid w:val="00980AA8"/>
    <w:rsid w:val="00985C19"/>
    <w:rsid w:val="009F7AEA"/>
    <w:rsid w:val="00A61E07"/>
    <w:rsid w:val="00C041D5"/>
    <w:rsid w:val="00C15BB7"/>
    <w:rsid w:val="00C912AE"/>
    <w:rsid w:val="00D61315"/>
    <w:rsid w:val="00E1097E"/>
    <w:rsid w:val="00F624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A1FCE81"/>
  <w15:chartTrackingRefBased/>
  <w15:docId w15:val="{5DFC0874-BE5F-924C-82BC-FDA67C93A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770D8"/>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9770D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770D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CardStyle,No Underline,Text 7,Char,Tags v 2,3: Cite,Char1,Underlines,Heading 3 Char3,Tag Char Char,Bold Cite,Cite 1,Read Char"/>
    <w:basedOn w:val="Normal"/>
    <w:next w:val="Normal"/>
    <w:link w:val="Heading3Char"/>
    <w:uiPriority w:val="2"/>
    <w:qFormat/>
    <w:rsid w:val="009770D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t,T"/>
    <w:basedOn w:val="Normal"/>
    <w:next w:val="Normal"/>
    <w:link w:val="Heading4Char"/>
    <w:uiPriority w:val="3"/>
    <w:qFormat/>
    <w:rsid w:val="009770D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770D8"/>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8148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48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48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48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770D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770D8"/>
  </w:style>
  <w:style w:type="character" w:customStyle="1" w:styleId="Heading1Char">
    <w:name w:val="Heading 1 Char"/>
    <w:aliases w:val="Pocket Char"/>
    <w:basedOn w:val="DefaultParagraphFont"/>
    <w:link w:val="Heading1"/>
    <w:rsid w:val="009770D8"/>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9770D8"/>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Char Char Char,CardStyle Char,No Underline Char,Text 7 Char,Char Char1,Tags v 2 Char,3: Cite Char"/>
    <w:basedOn w:val="DefaultParagraphFont"/>
    <w:link w:val="Heading3"/>
    <w:uiPriority w:val="2"/>
    <w:rsid w:val="009770D8"/>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ta Char"/>
    <w:basedOn w:val="DefaultParagraphFont"/>
    <w:link w:val="Heading4"/>
    <w:uiPriority w:val="3"/>
    <w:rsid w:val="009770D8"/>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9770D8"/>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8148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48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48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4855"/>
    <w:rPr>
      <w:rFonts w:eastAsiaTheme="majorEastAsia" w:cstheme="majorBidi"/>
      <w:color w:val="272727" w:themeColor="text1" w:themeTint="D8"/>
    </w:rPr>
  </w:style>
  <w:style w:type="paragraph" w:styleId="Title">
    <w:name w:val="Title"/>
    <w:basedOn w:val="Normal"/>
    <w:next w:val="Normal"/>
    <w:link w:val="TitleChar"/>
    <w:uiPriority w:val="10"/>
    <w:qFormat/>
    <w:rsid w:val="008148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48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48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48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4855"/>
    <w:pPr>
      <w:spacing w:before="160"/>
      <w:jc w:val="center"/>
    </w:pPr>
    <w:rPr>
      <w:i/>
      <w:iCs/>
      <w:color w:val="404040" w:themeColor="text1" w:themeTint="BF"/>
    </w:rPr>
  </w:style>
  <w:style w:type="character" w:customStyle="1" w:styleId="QuoteChar">
    <w:name w:val="Quote Char"/>
    <w:basedOn w:val="DefaultParagraphFont"/>
    <w:link w:val="Quote"/>
    <w:uiPriority w:val="29"/>
    <w:rsid w:val="00814855"/>
    <w:rPr>
      <w:i/>
      <w:iCs/>
      <w:color w:val="404040" w:themeColor="text1" w:themeTint="BF"/>
    </w:rPr>
  </w:style>
  <w:style w:type="paragraph" w:styleId="ListParagraph">
    <w:name w:val="List Paragraph"/>
    <w:basedOn w:val="Normal"/>
    <w:uiPriority w:val="34"/>
    <w:qFormat/>
    <w:rsid w:val="00814855"/>
    <w:pPr>
      <w:ind w:left="720"/>
      <w:contextualSpacing/>
    </w:pPr>
  </w:style>
  <w:style w:type="character" w:styleId="IntenseEmphasis">
    <w:name w:val="Intense Emphasis"/>
    <w:basedOn w:val="DefaultParagraphFont"/>
    <w:uiPriority w:val="21"/>
    <w:qFormat/>
    <w:rsid w:val="00814855"/>
    <w:rPr>
      <w:i/>
      <w:iCs/>
      <w:color w:val="0F4761" w:themeColor="accent1" w:themeShade="BF"/>
    </w:rPr>
  </w:style>
  <w:style w:type="paragraph" w:styleId="IntenseQuote">
    <w:name w:val="Intense Quote"/>
    <w:basedOn w:val="Normal"/>
    <w:next w:val="Normal"/>
    <w:link w:val="IntenseQuoteChar"/>
    <w:uiPriority w:val="30"/>
    <w:qFormat/>
    <w:rsid w:val="008148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4855"/>
    <w:rPr>
      <w:i/>
      <w:iCs/>
      <w:color w:val="0F4761" w:themeColor="accent1" w:themeShade="BF"/>
    </w:rPr>
  </w:style>
  <w:style w:type="character" w:styleId="IntenseReference">
    <w:name w:val="Intense Reference"/>
    <w:basedOn w:val="DefaultParagraphFont"/>
    <w:uiPriority w:val="32"/>
    <w:qFormat/>
    <w:rsid w:val="00814855"/>
    <w:rPr>
      <w:b/>
      <w:bCs/>
      <w:smallCaps/>
      <w:color w:val="0F4761" w:themeColor="accent1" w:themeShade="BF"/>
      <w:spacing w:val="5"/>
    </w:rPr>
  </w:style>
  <w:style w:type="character" w:styleId="Emphasis">
    <w:name w:val="Emphasis"/>
    <w:aliases w:val="CD Card,Minimized,minimized,Evidence,Highlighted,tag2,Size 10,emphasis in card,ED - Tag,emphasis,Underlined,Bold Underline,Emphasis!!,small,Qualifications,bold underline,normal card text,Shrunk,qualifications in card,qualifications,Style1,Box,B,s"/>
    <w:basedOn w:val="DefaultParagraphFont"/>
    <w:link w:val="textbold"/>
    <w:uiPriority w:val="8"/>
    <w:qFormat/>
    <w:rsid w:val="009770D8"/>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9770D8"/>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770D8"/>
    <w:rPr>
      <w:b/>
      <w:bCs/>
      <w:sz w:val="26"/>
      <w:u w:val="none"/>
    </w:rPr>
  </w:style>
  <w:style w:type="character" w:customStyle="1" w:styleId="StyleUnderline">
    <w:name w:val="Style Underline"/>
    <w:aliases w:val="Underline,Style Bold Underline,Intense Emphasis1,apple-style-span + 6 pt,Bold,Kern at 16 pt,Intense Emphasis2,HHeading 3 + 12 pt,Cards + Font: 12 pt Char,Bold Cite Char,Citation Char Char Char,Heading 3 Char1 Char Char Char,ci,c,Style,Bo"/>
    <w:basedOn w:val="DefaultParagraphFont"/>
    <w:link w:val="UnderlinePara"/>
    <w:uiPriority w:val="7"/>
    <w:qFormat/>
    <w:rsid w:val="009770D8"/>
    <w:rPr>
      <w:b w:val="0"/>
      <w:sz w:val="22"/>
      <w:u w:val="single"/>
    </w:rPr>
  </w:style>
  <w:style w:type="character" w:styleId="Strong">
    <w:name w:val="Strong"/>
    <w:basedOn w:val="DefaultParagraphFont"/>
    <w:uiPriority w:val="22"/>
    <w:qFormat/>
    <w:rsid w:val="009770D8"/>
    <w:rPr>
      <w:b/>
      <w:bCs/>
    </w:rPr>
  </w:style>
  <w:style w:type="character" w:styleId="BookTitle">
    <w:name w:val="Book Title"/>
    <w:basedOn w:val="DefaultParagraphFont"/>
    <w:uiPriority w:val="33"/>
    <w:qFormat/>
    <w:rsid w:val="009770D8"/>
    <w:rPr>
      <w:b/>
      <w:bCs/>
      <w:i/>
      <w:iCs/>
      <w:spacing w:val="5"/>
    </w:rPr>
  </w:style>
  <w:style w:type="numbering" w:styleId="111111">
    <w:name w:val="Outline List 2"/>
    <w:basedOn w:val="NoList"/>
    <w:uiPriority w:val="99"/>
    <w:semiHidden/>
    <w:unhideWhenUsed/>
    <w:rsid w:val="009770D8"/>
  </w:style>
  <w:style w:type="paragraph" w:styleId="Header">
    <w:name w:val="header"/>
    <w:basedOn w:val="Normal"/>
    <w:link w:val="HeaderChar"/>
    <w:uiPriority w:val="99"/>
    <w:semiHidden/>
    <w:rsid w:val="009770D8"/>
    <w:pPr>
      <w:tabs>
        <w:tab w:val="center" w:pos="4680"/>
        <w:tab w:val="right" w:pos="9360"/>
      </w:tabs>
    </w:pPr>
  </w:style>
  <w:style w:type="character" w:customStyle="1" w:styleId="HeaderChar">
    <w:name w:val="Header Char"/>
    <w:basedOn w:val="DefaultParagraphFont"/>
    <w:link w:val="Header"/>
    <w:uiPriority w:val="99"/>
    <w:semiHidden/>
    <w:rsid w:val="009770D8"/>
    <w:rPr>
      <w:rFonts w:ascii="Calibri" w:hAnsi="Calibri" w:cs="Calibri"/>
      <w:kern w:val="0"/>
      <w:sz w:val="22"/>
      <w:szCs w:val="22"/>
      <w14:ligatures w14:val="none"/>
    </w:rPr>
  </w:style>
  <w:style w:type="paragraph" w:styleId="Footer">
    <w:name w:val="footer"/>
    <w:basedOn w:val="Normal"/>
    <w:link w:val="FooterChar"/>
    <w:uiPriority w:val="99"/>
    <w:semiHidden/>
    <w:rsid w:val="009770D8"/>
    <w:pPr>
      <w:tabs>
        <w:tab w:val="center" w:pos="4680"/>
        <w:tab w:val="right" w:pos="9360"/>
      </w:tabs>
    </w:pPr>
  </w:style>
  <w:style w:type="character" w:customStyle="1" w:styleId="FooterChar">
    <w:name w:val="Footer Char"/>
    <w:basedOn w:val="DefaultParagraphFont"/>
    <w:link w:val="Footer"/>
    <w:uiPriority w:val="99"/>
    <w:semiHidden/>
    <w:rsid w:val="009770D8"/>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9770D8"/>
    <w:pPr>
      <w:spacing w:after="120"/>
    </w:pPr>
  </w:style>
  <w:style w:type="character" w:customStyle="1" w:styleId="BodyTextChar">
    <w:name w:val="Body Text Char"/>
    <w:basedOn w:val="DefaultParagraphFont"/>
    <w:link w:val="BodyText"/>
    <w:uiPriority w:val="99"/>
    <w:semiHidden/>
    <w:rsid w:val="009770D8"/>
    <w:rPr>
      <w:rFonts w:ascii="Calibri" w:hAnsi="Calibri" w:cs="Calibri"/>
      <w:kern w:val="0"/>
      <w:sz w:val="22"/>
      <w:szCs w:val="22"/>
      <w14:ligatures w14:val="none"/>
    </w:rPr>
  </w:style>
  <w:style w:type="paragraph" w:styleId="NoSpacing">
    <w:name w:val="No Spacing"/>
    <w:link w:val="NoSpacingChar"/>
    <w:uiPriority w:val="99"/>
    <w:unhideWhenUsed/>
    <w:qFormat/>
    <w:rsid w:val="009770D8"/>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9770D8"/>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Underline Char Char Char Char1,Heading 3 Char Char Char Char Char Char Char Char Char Char1,BlockText Char1,F2 - Heading 1 Char1,Block Char1"/>
    <w:basedOn w:val="DefaultParagraphFont"/>
    <w:uiPriority w:val="99"/>
    <w:unhideWhenUsed/>
    <w:rsid w:val="009770D8"/>
    <w:rPr>
      <w:color w:val="467886" w:themeColor="hyperlink"/>
      <w:u w:val="single"/>
    </w:rPr>
  </w:style>
  <w:style w:type="character" w:styleId="UnresolvedMention">
    <w:name w:val="Unresolved Mention"/>
    <w:basedOn w:val="DefaultParagraphFont"/>
    <w:uiPriority w:val="99"/>
    <w:semiHidden/>
    <w:unhideWhenUsed/>
    <w:rsid w:val="009770D8"/>
    <w:rPr>
      <w:color w:val="605E5C"/>
      <w:shd w:val="clear" w:color="auto" w:fill="E1DFDD"/>
    </w:rPr>
  </w:style>
  <w:style w:type="paragraph" w:customStyle="1" w:styleId="Undertag">
    <w:name w:val="Undertag"/>
    <w:link w:val="UndertagChar"/>
    <w:autoRedefine/>
    <w:uiPriority w:val="5"/>
    <w:qFormat/>
    <w:rsid w:val="009770D8"/>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9770D8"/>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9770D8"/>
    <w:rPr>
      <w:color w:val="0A2F41" w:themeColor="accent1" w:themeShade="80"/>
    </w:rPr>
  </w:style>
  <w:style w:type="character" w:customStyle="1" w:styleId="AnalyticChar">
    <w:name w:val="Analytic Char"/>
    <w:basedOn w:val="DefaultParagraphFont"/>
    <w:link w:val="Analytic"/>
    <w:uiPriority w:val="5"/>
    <w:rsid w:val="009770D8"/>
    <w:rPr>
      <w:rFonts w:ascii="Calibri" w:eastAsiaTheme="majorEastAsia" w:hAnsi="Calibri" w:cstheme="majorBidi"/>
      <w:b/>
      <w:iCs/>
      <w:color w:val="0A2F41" w:themeColor="accent1" w:themeShade="80"/>
      <w:kern w:val="0"/>
      <w:sz w:val="26"/>
      <w:szCs w:val="22"/>
      <w14:ligatures w14:val="none"/>
    </w:rPr>
  </w:style>
  <w:style w:type="paragraph" w:customStyle="1" w:styleId="textbold">
    <w:name w:val="text bold"/>
    <w:basedOn w:val="Normal"/>
    <w:link w:val="Emphasis"/>
    <w:uiPriority w:val="8"/>
    <w:qFormat/>
    <w:rsid w:val="007561E8"/>
    <w:pPr>
      <w:pBdr>
        <w:top w:val="single" w:sz="4" w:space="0" w:color="auto"/>
        <w:left w:val="single" w:sz="4" w:space="0" w:color="auto"/>
        <w:bottom w:val="single" w:sz="4" w:space="0" w:color="auto"/>
        <w:right w:val="single" w:sz="4" w:space="0" w:color="auto"/>
      </w:pBdr>
      <w:spacing w:after="0" w:line="240" w:lineRule="auto"/>
      <w:ind w:left="720"/>
      <w:jc w:val="both"/>
    </w:pPr>
    <w:rPr>
      <w:b/>
      <w:iCs/>
      <w:kern w:val="2"/>
      <w:szCs w:val="24"/>
      <w:u w:val="single"/>
      <w:bdr w:val="single" w:sz="8" w:space="0" w:color="auto"/>
      <w14:ligatures w14:val="standardContextual"/>
    </w:rPr>
  </w:style>
  <w:style w:type="paragraph" w:customStyle="1" w:styleId="UnderlinePara">
    <w:name w:val="Underline Para"/>
    <w:basedOn w:val="Normal"/>
    <w:link w:val="StyleUnderline"/>
    <w:uiPriority w:val="7"/>
    <w:qFormat/>
    <w:rsid w:val="007561E8"/>
    <w:pPr>
      <w:widowControl w:val="0"/>
      <w:suppressAutoHyphens/>
      <w:spacing w:after="200"/>
      <w:contextualSpacing/>
    </w:pPr>
    <w:rPr>
      <w:rFonts w:asciiTheme="minorHAnsi" w:hAnsiTheme="minorHAnsi" w:cstheme="minorBidi"/>
      <w:kern w:val="2"/>
      <w:szCs w:val="24"/>
      <w:u w:val="single"/>
      <w14:ligatures w14:val="standardContextual"/>
    </w:rPr>
  </w:style>
  <w:style w:type="paragraph" w:customStyle="1" w:styleId="card">
    <w:name w:val="card"/>
    <w:aliases w:val="Card,Debate Text,No Spacing22,No Spacing3,No Spacing2,Read stuff,Medium Grid 21,Tags,No Spacing11,No Spacing111,No Spacing31,No Spacing1121,No Spacing41,No Spacing111112,No Spacing112,Tag and Cite,nonunderlined,Dont use,Very Small Text,No Spacing1"/>
    <w:basedOn w:val="Normal"/>
    <w:next w:val="Normal"/>
    <w:uiPriority w:val="7"/>
    <w:qFormat/>
    <w:rsid w:val="005C5215"/>
    <w:pPr>
      <w:ind w:left="288" w:right="288"/>
    </w:pPr>
    <w:rPr>
      <w:rFonts w:asciiTheme="minorHAnsi" w:hAnsiTheme="minorHAnsi" w:cstheme="minorBidi"/>
      <w:u w:val="single"/>
    </w:rPr>
  </w:style>
  <w:style w:type="paragraph" w:customStyle="1" w:styleId="Style4">
    <w:name w:val="Style4"/>
    <w:basedOn w:val="Normal"/>
    <w:qFormat/>
    <w:rsid w:val="005C5215"/>
    <w:pPr>
      <w:numPr>
        <w:numId w:val="15"/>
      </w:numPr>
      <w:tabs>
        <w:tab w:val="clear" w:pos="360"/>
      </w:tabs>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5C5215"/>
  </w:style>
  <w:style w:type="character" w:customStyle="1" w:styleId="StyleStyle49ptChar">
    <w:name w:val="Style Style4 + 9 pt Char"/>
    <w:basedOn w:val="DefaultParagraphFont"/>
    <w:link w:val="StyleStyle49pt"/>
    <w:locked/>
    <w:rsid w:val="005C5215"/>
    <w:rPr>
      <w:rFonts w:ascii="Times New Roman" w:eastAsia="Times New Roman" w:hAnsi="Times New Roman" w:cs="Times New Roman"/>
      <w:kern w:val="0"/>
      <w:sz w:val="20"/>
      <w:szCs w:val="22"/>
      <w:u w:val="single"/>
      <w14:ligatures w14:val="none"/>
    </w:rPr>
  </w:style>
  <w:style w:type="character" w:customStyle="1" w:styleId="StyleTimesNewRoman9pt">
    <w:name w:val="Style Times New Roman 9 pt"/>
    <w:rsid w:val="005C5215"/>
    <w:rPr>
      <w:sz w:val="20"/>
    </w:rPr>
  </w:style>
  <w:style w:type="character" w:customStyle="1" w:styleId="Style9ptItalicUnderline">
    <w:name w:val="Style 9 pt Italic Underline"/>
    <w:rsid w:val="005C5215"/>
    <w:rPr>
      <w:i/>
      <w:sz w:val="20"/>
      <w:u w:val="single"/>
    </w:rPr>
  </w:style>
  <w:style w:type="character" w:customStyle="1" w:styleId="Boxes">
    <w:name w:val="Boxes"/>
    <w:basedOn w:val="Emphasis"/>
    <w:qFormat/>
    <w:rsid w:val="00F624C7"/>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F624C7"/>
    <w:rPr>
      <w:b w:val="0"/>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risiscritique.org/uploads/24-11-2020/alberto-toscano.pdf" TargetMode="External"/><Relationship Id="rId5" Type="http://schemas.openxmlformats.org/officeDocument/2006/relationships/hyperlink" Target="https://en.wikipedia.org/wiki/Historical_Materialism_(journal)"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nathanli/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0</TotalTime>
  <Pages>28</Pages>
  <Words>24086</Words>
  <Characters>137295</Characters>
  <Application>Microsoft Office Word</Application>
  <DocSecurity>0</DocSecurity>
  <Lines>1144</Lines>
  <Paragraphs>322</Paragraphs>
  <ScaleCrop>false</ScaleCrop>
  <Company/>
  <LinksUpToDate>false</LinksUpToDate>
  <CharactersWithSpaces>161059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Susan Hu</dc:creator>
  <cp:keywords/>
  <dc:description/>
  <cp:lastModifiedBy>Susan Hu</cp:lastModifiedBy>
  <cp:revision>2</cp:revision>
  <dcterms:created xsi:type="dcterms:W3CDTF">2025-09-06T15:52:00Z</dcterms:created>
  <dcterms:modified xsi:type="dcterms:W3CDTF">2025-09-06T15:52:00Z</dcterms:modified>
</cp:coreProperties>
</file>