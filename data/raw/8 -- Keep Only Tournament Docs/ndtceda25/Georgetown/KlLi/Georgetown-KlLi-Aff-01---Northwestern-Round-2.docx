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33BB" w14:textId="41F41974" w:rsidR="005D388F" w:rsidRDefault="007F73B9" w:rsidP="007F73B9">
      <w:pPr>
        <w:pStyle w:val="Heading1"/>
      </w:pPr>
      <w:r>
        <w:t>1AC</w:t>
      </w:r>
    </w:p>
    <w:p w14:paraId="63CAB1F4" w14:textId="6AF90136" w:rsidR="007F73B9" w:rsidRDefault="007F73B9" w:rsidP="007F73B9">
      <w:pPr>
        <w:pStyle w:val="Heading2"/>
      </w:pPr>
      <w:r>
        <w:lastRenderedPageBreak/>
        <w:t>1AC</w:t>
      </w:r>
      <w:r w:rsidR="00E8268B">
        <w:t>---New</w:t>
      </w:r>
    </w:p>
    <w:p w14:paraId="3F99BA9D" w14:textId="77777777" w:rsidR="007F73B9" w:rsidRDefault="007F73B9" w:rsidP="007F73B9">
      <w:pPr>
        <w:pStyle w:val="Heading3"/>
      </w:pPr>
      <w:r>
        <w:lastRenderedPageBreak/>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77777777"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 xml:space="preserve">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w:t>
      </w:r>
      <w:proofErr w:type="spellStart"/>
      <w:r w:rsidRPr="00F21139">
        <w:rPr>
          <w:sz w:val="16"/>
        </w:rPr>
        <w:t>GigScaler</w:t>
      </w:r>
      <w:proofErr w:type="spellEnd"/>
      <w:r w:rsidRPr="00F21139">
        <w:rPr>
          <w:sz w:val="16"/>
        </w:rPr>
        <w:t xml:space="preserve"> linked the professional gig workforce to businesses (</w:t>
      </w:r>
      <w:proofErr w:type="spellStart"/>
      <w:r w:rsidRPr="00F21139">
        <w:rPr>
          <w:sz w:val="16"/>
        </w:rPr>
        <w:t>GigScaler</w:t>
      </w:r>
      <w:proofErr w:type="spellEnd"/>
      <w:r w:rsidRPr="00F21139">
        <w:rPr>
          <w:sz w:val="16"/>
        </w:rPr>
        <w:t>,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21139">
        <w:rPr>
          <w:rStyle w:val="Emphasis"/>
        </w:rPr>
        <w:t>a majority</w:t>
      </w:r>
      <w:r w:rsidRPr="00F21139">
        <w:rPr>
          <w:rStyle w:val="StyleUnderline"/>
        </w:rPr>
        <w:t xml:space="preserve"> of</w:t>
      </w:r>
      <w:proofErr w:type="gramEnd"/>
      <w:r w:rsidRPr="00F21139">
        <w:rPr>
          <w:rStyle w:val="StyleUnderline"/>
        </w:rPr>
        <w:t xml:space="preserve">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w:t>
      </w:r>
      <w:r w:rsidRPr="00F21139">
        <w:rPr>
          <w:sz w:val="16"/>
        </w:rPr>
        <w:lastRenderedPageBreak/>
        <w:t xml:space="preserve">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xml:space="preserve">. The law states as the consumption of a commodity increases, the marginal utility gained from each additional unit decreases (What Is Law </w:t>
      </w:r>
      <w:proofErr w:type="gramStart"/>
      <w:r w:rsidRPr="00F21139">
        <w:rPr>
          <w:sz w:val="16"/>
        </w:rPr>
        <w:t>Of</w:t>
      </w:r>
      <w:proofErr w:type="gramEnd"/>
      <w:r w:rsidRPr="00F21139">
        <w:rPr>
          <w:sz w:val="16"/>
        </w:rPr>
        <w:t xml:space="preserve"> Diminishing </w:t>
      </w:r>
      <w:proofErr w:type="gramStart"/>
      <w:r w:rsidRPr="00F21139">
        <w:rPr>
          <w:sz w:val="16"/>
        </w:rPr>
        <w:t>Utility?,</w:t>
      </w:r>
      <w:proofErr w:type="gramEnd"/>
      <w:r w:rsidRPr="00F21139">
        <w:rPr>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w:t>
      </w:r>
      <w:proofErr w:type="spellStart"/>
      <w:r w:rsidRPr="00F21139">
        <w:rPr>
          <w:sz w:val="16"/>
        </w:rPr>
        <w:t>overhiring</w:t>
      </w:r>
      <w:proofErr w:type="spellEnd"/>
      <w:r w:rsidRPr="00F21139">
        <w:rPr>
          <w:sz w:val="16"/>
        </w:rPr>
        <w:t xml:space="preserve">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w:t>
      </w:r>
      <w:proofErr w:type="spellStart"/>
      <w:r w:rsidRPr="00F21139">
        <w:rPr>
          <w:sz w:val="16"/>
        </w:rPr>
        <w:t>Merken</w:t>
      </w:r>
      <w:proofErr w:type="spellEnd"/>
      <w:r w:rsidRPr="00F21139">
        <w:rPr>
          <w:sz w:val="16"/>
        </w:rPr>
        <w:t xml:space="preserve">,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xml:space="preserve">. Contrasting with the demand for full-time </w:t>
      </w:r>
      <w:r w:rsidRPr="00EC2953">
        <w:rPr>
          <w:sz w:val="16"/>
        </w:rPr>
        <w:t xml:space="preserve">employment, </w:t>
      </w:r>
      <w:r w:rsidRPr="00EC2953">
        <w:rPr>
          <w:rStyle w:val="StyleUnderline"/>
        </w:rPr>
        <w:t xml:space="preserve">the </w:t>
      </w:r>
      <w:r w:rsidRPr="00EC2953">
        <w:rPr>
          <w:rStyle w:val="Emphasis"/>
        </w:rPr>
        <w:t>demand</w:t>
      </w:r>
      <w:r w:rsidRPr="00EC2953">
        <w:rPr>
          <w:rStyle w:val="StyleUnderline"/>
        </w:rPr>
        <w:t xml:space="preserve"> for</w:t>
      </w:r>
      <w:r w:rsidRPr="00EC2953">
        <w:rPr>
          <w:sz w:val="16"/>
        </w:rPr>
        <w:t xml:space="preserve"> high-skill </w:t>
      </w:r>
      <w:r w:rsidRPr="00EC2953">
        <w:rPr>
          <w:rStyle w:val="StyleUnderline"/>
        </w:rPr>
        <w:t xml:space="preserve">gig workers </w:t>
      </w:r>
      <w:r w:rsidRPr="00EC2953">
        <w:rPr>
          <w:rStyle w:val="Emphasis"/>
        </w:rPr>
        <w:t>increased by 240%</w:t>
      </w:r>
      <w:r w:rsidRPr="00EC2953">
        <w:rPr>
          <w:rStyle w:val="StyleUnderline"/>
        </w:rPr>
        <w:t xml:space="preserve"> in 2022</w:t>
      </w:r>
      <w:r w:rsidRPr="00EC2953">
        <w:rPr>
          <w:sz w:val="16"/>
        </w:rPr>
        <w:t>, with the demand particularly high in the</w:t>
      </w:r>
      <w:r w:rsidRPr="00F21139">
        <w:rPr>
          <w:sz w:val="16"/>
        </w:rPr>
        <w:t xml:space="preserve"> technology sector (Patra, 2023). Workforce-as-a-service platforms such as </w:t>
      </w:r>
      <w:proofErr w:type="spellStart"/>
      <w:r w:rsidRPr="00F21139">
        <w:rPr>
          <w:sz w:val="16"/>
        </w:rPr>
        <w:t>Awign</w:t>
      </w:r>
      <w:proofErr w:type="spellEnd"/>
      <w:r w:rsidRPr="00F21139">
        <w:rPr>
          <w:sz w:val="16"/>
        </w:rPr>
        <w:t xml:space="preserve">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w:t>
      </w:r>
      <w:r w:rsidRPr="00F21139">
        <w:rPr>
          <w:sz w:val="16"/>
        </w:rPr>
        <w:lastRenderedPageBreak/>
        <w:t xml:space="preserve">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w:t>
      </w:r>
      <w:proofErr w:type="gramStart"/>
      <w:r w:rsidRPr="00F21139">
        <w:rPr>
          <w:sz w:val="16"/>
        </w:rPr>
        <w:t>coexist</w:t>
      </w:r>
      <w:proofErr w:type="gramEnd"/>
      <w:r w:rsidRPr="00F21139">
        <w:rPr>
          <w:sz w:val="16"/>
        </w:rPr>
        <w:t xml:space="preserve">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w:t>
      </w:r>
      <w:proofErr w:type="gramStart"/>
      <w:r w:rsidRPr="00F21139">
        <w:rPr>
          <w:sz w:val="16"/>
        </w:rPr>
        <w:t>As a whole, this</w:t>
      </w:r>
      <w:proofErr w:type="gramEnd"/>
      <w:r w:rsidRPr="00F21139">
        <w:rPr>
          <w:sz w:val="16"/>
        </w:rPr>
        <w:t xml:space="preserve"> study highlights the significance of the gig model’s influence, particularly in the technology </w:t>
      </w:r>
      <w:r w:rsidRPr="00EC2953">
        <w:rPr>
          <w:sz w:val="16"/>
        </w:rPr>
        <w:t xml:space="preserve">sector. </w:t>
      </w:r>
      <w:r w:rsidRPr="00EC2953">
        <w:rPr>
          <w:rStyle w:val="StyleUnderline"/>
        </w:rPr>
        <w:t>Following this trend,</w:t>
      </w:r>
      <w:r w:rsidRPr="007F73B9">
        <w:rPr>
          <w:rStyle w:val="StyleUnderline"/>
          <w:highlight w:val="green"/>
        </w:rPr>
        <w:t xml:space="preserve">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7777777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proofErr w:type="gramStart"/>
      <w:r>
        <w:t>is</w:t>
      </w:r>
      <w:proofErr w:type="gramEnd"/>
      <w:r>
        <w:t xml:space="preserve"> the </w:t>
      </w:r>
      <w:r>
        <w:rPr>
          <w:u w:val="single"/>
        </w:rPr>
        <w:t xml:space="preserve">only solution </w:t>
      </w:r>
      <w:r>
        <w:t xml:space="preserve">to keeping gig work </w:t>
      </w:r>
      <w:r>
        <w:rPr>
          <w:u w:val="single"/>
        </w:rPr>
        <w:t>economically stable.</w:t>
      </w:r>
    </w:p>
    <w:p w14:paraId="328F1B2C" w14:textId="77777777" w:rsidR="007F73B9" w:rsidRDefault="007F73B9" w:rsidP="007F73B9">
      <w:proofErr w:type="spellStart"/>
      <w:r>
        <w:rPr>
          <w:rStyle w:val="Style13ptBold"/>
        </w:rPr>
        <w:t>Moggia</w:t>
      </w:r>
      <w:proofErr w:type="spellEnd"/>
      <w:r>
        <w:rPr>
          <w:rStyle w:val="Style13ptBold"/>
        </w:rPr>
        <w:t xml:space="preserve">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proofErr w:type="spellStart"/>
      <w:r w:rsidRPr="00B80213">
        <w:rPr>
          <w:sz w:val="16"/>
        </w:rPr>
        <w:t>i</w:t>
      </w:r>
      <w:proofErr w:type="spellEnd"/>
      <w:r w:rsidRPr="00B80213">
        <w:rPr>
          <w:sz w:val="16"/>
        </w:rPr>
        <w:t>.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xml:space="preserve">. In the </w:t>
      </w:r>
      <w:proofErr w:type="gramStart"/>
      <w:r w:rsidRPr="00B80213">
        <w:rPr>
          <w:sz w:val="16"/>
        </w:rPr>
        <w:t>US in particular, having</w:t>
      </w:r>
      <w:proofErr w:type="gramEnd"/>
      <w:r w:rsidRPr="00B80213">
        <w:rPr>
          <w:sz w:val="16"/>
        </w:rPr>
        <w:t xml:space="preserve">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w:t>
      </w:r>
      <w:proofErr w:type="gramStart"/>
      <w:r w:rsidRPr="00B80213">
        <w:rPr>
          <w:sz w:val="16"/>
        </w:rPr>
        <w:t>In order to</w:t>
      </w:r>
      <w:proofErr w:type="gramEnd"/>
      <w:r w:rsidRPr="00B80213">
        <w:rPr>
          <w:sz w:val="16"/>
        </w:rPr>
        <w:t xml:space="preserve"> do so, their plans typically need to have a ‘hierarchical, end–means structure’ that ensures that the intentions of which they </w:t>
      </w:r>
      <w:proofErr w:type="gramStart"/>
      <w:r w:rsidRPr="00B80213">
        <w:rPr>
          <w:sz w:val="16"/>
        </w:rPr>
        <w:t>consist</w:t>
      </w:r>
      <w:proofErr w:type="gramEnd"/>
      <w:r w:rsidRPr="00B80213">
        <w:rPr>
          <w:sz w:val="16"/>
        </w:rPr>
        <w:t xml:space="preserve">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lastRenderedPageBreak/>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proofErr w:type="gramStart"/>
      <w:r w:rsidRPr="007D4398">
        <w:rPr>
          <w:rStyle w:val="Emphasis"/>
          <w:highlight w:val="green"/>
        </w:rPr>
        <w:t>plans</w:t>
      </w:r>
      <w:r w:rsidRPr="00E21B5D">
        <w:rPr>
          <w:rStyle w:val="StyleUnderline"/>
        </w:rPr>
        <w:t xml:space="preserve"> for the future</w:t>
      </w:r>
      <w:proofErr w:type="gramEnd"/>
      <w:r w:rsidRPr="00E21B5D">
        <w:rPr>
          <w:rStyle w:val="StyleUnderline"/>
        </w:rPr>
        <w:t>.</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w:t>
      </w:r>
      <w:proofErr w:type="gramStart"/>
      <w:r w:rsidRPr="00B80213">
        <w:rPr>
          <w:sz w:val="16"/>
        </w:rPr>
        <w:t>has to</w:t>
      </w:r>
      <w:proofErr w:type="gramEnd"/>
      <w:r w:rsidRPr="00B80213">
        <w:rPr>
          <w:sz w:val="16"/>
        </w:rPr>
        <w:t xml:space="preserve">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xml:space="preserve">. Drawing on extensive data of the Health Survey for England (HSE), </w:t>
      </w:r>
      <w:proofErr w:type="spellStart"/>
      <w:r w:rsidRPr="00B80213">
        <w:rPr>
          <w:sz w:val="16"/>
        </w:rPr>
        <w:t>Baderin</w:t>
      </w:r>
      <w:proofErr w:type="spellEnd"/>
      <w:r w:rsidRPr="00B80213">
        <w:rPr>
          <w:sz w:val="16"/>
        </w:rPr>
        <w:t xml:space="preserve">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 xml:space="preserve">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w:t>
      </w:r>
      <w:proofErr w:type="spellStart"/>
      <w:r w:rsidRPr="00B80213">
        <w:rPr>
          <w:sz w:val="16"/>
        </w:rPr>
        <w:t>MacIntyre</w:t>
      </w:r>
      <w:proofErr w:type="spellEnd"/>
      <w:r w:rsidRPr="00B80213">
        <w:rPr>
          <w:sz w:val="16"/>
        </w:rPr>
        <w:t xml:space="preserv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w:t>
      </w:r>
      <w:proofErr w:type="spellStart"/>
      <w:r w:rsidRPr="00B80213">
        <w:rPr>
          <w:sz w:val="16"/>
        </w:rPr>
        <w:t>MacIntyre</w:t>
      </w:r>
      <w:proofErr w:type="spellEnd"/>
      <w:r w:rsidRPr="00B80213">
        <w:rPr>
          <w:sz w:val="16"/>
        </w:rPr>
        <w:t>,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w:t>
      </w:r>
      <w:proofErr w:type="gramStart"/>
      <w:r w:rsidRPr="00B80213">
        <w:rPr>
          <w:sz w:val="16"/>
        </w:rPr>
        <w:t>risks, but</w:t>
      </w:r>
      <w:proofErr w:type="gramEnd"/>
      <w:r w:rsidRPr="00B80213">
        <w:rPr>
          <w:sz w:val="16"/>
        </w:rPr>
        <w:t xml:space="preserve">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w:t>
      </w:r>
      <w:r w:rsidRPr="00EC2953">
        <w:rPr>
          <w:rStyle w:val="StyleUnderline"/>
        </w:rPr>
        <w:t xml:space="preserve">practice, workers whose skills are in </w:t>
      </w:r>
      <w:r w:rsidRPr="00EC2953">
        <w:rPr>
          <w:rStyle w:val="Emphasis"/>
        </w:rPr>
        <w:t>abundant supply</w:t>
      </w:r>
      <w:r w:rsidRPr="00EC2953">
        <w:rPr>
          <w:rStyle w:val="StyleUnderline"/>
        </w:rPr>
        <w:t xml:space="preserve"> and whose geographic mobility is limited tend to </w:t>
      </w:r>
      <w:r w:rsidRPr="00EC2953">
        <w:rPr>
          <w:rStyle w:val="Emphasis"/>
        </w:rPr>
        <w:t>lack outside options</w:t>
      </w:r>
      <w:r w:rsidRPr="00EC295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E0274E">
        <w:rPr>
          <w:rStyle w:val="StyleUnderline"/>
          <w:highlight w:val="green"/>
        </w:rPr>
        <w:t>gig work does not</w:t>
      </w:r>
      <w:r w:rsidRPr="00E21B5D">
        <w:rPr>
          <w:rStyle w:val="StyleUnderline"/>
        </w:rPr>
        <w:t xml:space="preserve"> necessarily </w:t>
      </w:r>
      <w:r w:rsidRPr="00E0274E">
        <w:rPr>
          <w:rStyle w:val="StyleUnderline"/>
          <w:highlight w:val="green"/>
        </w:rPr>
        <w:t>enlarge option sets</w:t>
      </w:r>
      <w:r w:rsidRPr="00E21B5D">
        <w:rPr>
          <w:rStyle w:val="StyleUnderline"/>
        </w:rPr>
        <w:t xml:space="preserve">; </w:t>
      </w:r>
      <w:r w:rsidRPr="00E0274E">
        <w:rPr>
          <w:rStyle w:val="StyleUnderline"/>
          <w:highlight w:val="green"/>
        </w:rPr>
        <w:t>it</w:t>
      </w:r>
      <w:r w:rsidRPr="00E21B5D">
        <w:rPr>
          <w:rStyle w:val="StyleUnderline"/>
        </w:rPr>
        <w:t xml:space="preserve"> may instead </w:t>
      </w:r>
      <w:r w:rsidRPr="007D4398">
        <w:rPr>
          <w:rStyle w:val="Emphasis"/>
          <w:highlight w:val="green"/>
        </w:rPr>
        <w:t>diminish</w:t>
      </w:r>
      <w:r w:rsidRPr="00E0274E">
        <w:rPr>
          <w:rStyle w:val="StyleUnderline"/>
          <w:highlight w:val="green"/>
        </w:rPr>
        <w:t xml:space="preserve"> them</w:t>
      </w:r>
      <w:r w:rsidRPr="00E21B5D">
        <w:rPr>
          <w:rStyle w:val="StyleUnderline"/>
        </w:rPr>
        <w:t xml:space="preserve">. </w:t>
      </w:r>
      <w:r w:rsidRPr="00E0274E">
        <w:rPr>
          <w:rStyle w:val="StyleUnderline"/>
          <w:highlight w:val="green"/>
        </w:rPr>
        <w:t xml:space="preserve">Where </w:t>
      </w:r>
      <w:proofErr w:type="spellStart"/>
      <w:r w:rsidRPr="00E0274E">
        <w:rPr>
          <w:rStyle w:val="StyleUnderline"/>
          <w:highlight w:val="green"/>
        </w:rPr>
        <w:t>labour</w:t>
      </w:r>
      <w:proofErr w:type="spellEnd"/>
      <w:r w:rsidRPr="00E0274E">
        <w:rPr>
          <w:rStyle w:val="StyleUnderline"/>
          <w:highlight w:val="green"/>
        </w:rPr>
        <w:t xml:space="preserve">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C2953">
        <w:rPr>
          <w:rStyle w:val="StyleUnderline"/>
        </w:rPr>
        <w:t>Positions</w:t>
      </w:r>
      <w:r w:rsidRPr="00B80213">
        <w:rPr>
          <w:sz w:val="16"/>
        </w:rPr>
        <w:t xml:space="preserve"> that would once have offered stable employment, like that of a retail assistant, are turned into gig jobs, like that of an Amazon floor worker. And since introducing gig work often </w:t>
      </w:r>
      <w:r w:rsidRPr="00B80213">
        <w:rPr>
          <w:sz w:val="16"/>
        </w:rPr>
        <w:lastRenderedPageBreak/>
        <w:t xml:space="preserve">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w:t>
      </w:r>
      <w:proofErr w:type="gramStart"/>
      <w:r w:rsidRPr="00B80213">
        <w:rPr>
          <w:rStyle w:val="StyleUnderline"/>
        </w:rPr>
        <w:t>has to</w:t>
      </w:r>
      <w:proofErr w:type="gramEnd"/>
      <w:r w:rsidRPr="00B80213">
        <w:rPr>
          <w:rStyle w:val="StyleUnderline"/>
        </w:rPr>
        <w:t xml:space="preserve">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 xml:space="preserve">gig work also raises the </w:t>
      </w:r>
      <w:proofErr w:type="spellStart"/>
      <w:r w:rsidRPr="00B80213">
        <w:rPr>
          <w:rStyle w:val="StyleUnderline"/>
        </w:rPr>
        <w:t>spectre</w:t>
      </w:r>
      <w:proofErr w:type="spellEnd"/>
      <w:r w:rsidRPr="00B80213">
        <w:rPr>
          <w:rStyle w:val="StyleUnderline"/>
        </w:rPr>
        <w:t xml:space="preserv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w:t>
      </w:r>
      <w:proofErr w:type="spellStart"/>
      <w:r w:rsidRPr="00B80213">
        <w:rPr>
          <w:sz w:val="16"/>
        </w:rPr>
        <w:t>labour</w:t>
      </w:r>
      <w:proofErr w:type="spellEnd"/>
      <w:r w:rsidRPr="00B80213">
        <w:rPr>
          <w:sz w:val="16"/>
        </w:rPr>
        <w:t xml:space="preserve">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E0274E">
        <w:rPr>
          <w:rStyle w:val="StyleUnderline"/>
          <w:highlight w:val="green"/>
        </w:rPr>
        <w:t>once gig work is the norm</w:t>
      </w:r>
      <w:r w:rsidRPr="00B80213">
        <w:rPr>
          <w:sz w:val="16"/>
        </w:rPr>
        <w:t xml:space="preserve">, the greater granularity of work contracts enables </w:t>
      </w:r>
      <w:r w:rsidRPr="00E0274E">
        <w:rPr>
          <w:rStyle w:val="StyleUnderline"/>
          <w:highlight w:val="green"/>
        </w:rPr>
        <w:t>firms</w:t>
      </w:r>
      <w:r w:rsidRPr="00B80213">
        <w:rPr>
          <w:sz w:val="16"/>
        </w:rPr>
        <w:t xml:space="preserve"> to </w:t>
      </w:r>
      <w:r w:rsidRPr="00E0274E">
        <w:rPr>
          <w:rStyle w:val="StyleUnderline"/>
          <w:highlight w:val="green"/>
        </w:rPr>
        <w:t>wield more</w:t>
      </w:r>
      <w:r w:rsidRPr="00B80213">
        <w:rPr>
          <w:sz w:val="16"/>
        </w:rPr>
        <w:t xml:space="preserve">, and perhaps arbitrary </w:t>
      </w:r>
      <w:r w:rsidRPr="00E0274E">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216B1213" w14:textId="77777777" w:rsidR="007F73B9" w:rsidRDefault="007F73B9" w:rsidP="007F73B9">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lastRenderedPageBreak/>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w:t>
      </w:r>
      <w:proofErr w:type="gramStart"/>
      <w:r w:rsidRPr="00916692">
        <w:rPr>
          <w:sz w:val="16"/>
        </w:rPr>
        <w:t xml:space="preserve">actually </w:t>
      </w:r>
      <w:r w:rsidRPr="00916692">
        <w:rPr>
          <w:rStyle w:val="StyleUnderline"/>
        </w:rPr>
        <w:t>be</w:t>
      </w:r>
      <w:proofErr w:type="gramEnd"/>
      <w:r w:rsidRPr="00916692">
        <w:rPr>
          <w:rStyle w:val="StyleUnderline"/>
        </w:rPr>
        <w:t xml:space="preserv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Pr="002F1D64"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06E5B478" w14:textId="77777777" w:rsidR="007F73B9" w:rsidRPr="002B293A" w:rsidRDefault="007F73B9" w:rsidP="007F73B9">
      <w:pPr>
        <w:pStyle w:val="Heading4"/>
      </w:pPr>
      <w:r>
        <w:t xml:space="preserve">Unchecked acceleration of economic instability will spark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 xml:space="preserve">nuclear </w:t>
      </w:r>
      <w:proofErr w:type="spellStart"/>
      <w:r w:rsidRPr="00E0274E">
        <w:rPr>
          <w:u w:val="single"/>
        </w:rPr>
        <w:t>lashout</w:t>
      </w:r>
      <w:proofErr w:type="spellEnd"/>
      <w:r>
        <w:t>, and more.</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xml:space="preserve">, Avid Reader Press, Simon &amp; Schuster </w:t>
      </w:r>
      <w:proofErr w:type="spellStart"/>
      <w:r>
        <w:t>ebook</w:t>
      </w:r>
      <w:proofErr w:type="spellEnd"/>
      <w:r>
        <w:t>, pp. 6-128</w:t>
      </w:r>
    </w:p>
    <w:p w14:paraId="7C64EF66" w14:textId="77777777" w:rsidR="007F73B9" w:rsidRPr="00553E62" w:rsidRDefault="007F73B9" w:rsidP="007F73B9">
      <w:pPr>
        <w:rPr>
          <w:rStyle w:val="StyleUnderline"/>
        </w:rPr>
      </w:pPr>
      <w:r w:rsidRPr="00F41366">
        <w:rPr>
          <w:sz w:val="16"/>
        </w:rPr>
        <w:t xml:space="preserve">The unimaginable has become </w:t>
      </w:r>
      <w:proofErr w:type="spellStart"/>
      <w:r w:rsidRPr="00F41366">
        <w:rPr>
          <w:sz w:val="16"/>
        </w:rPr>
        <w:t>everyday</w:t>
      </w:r>
      <w:proofErr w:type="spellEnd"/>
      <w:r w:rsidRPr="00F41366">
        <w:rPr>
          <w:sz w:val="16"/>
        </w:rPr>
        <w:t xml:space="preserve">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w:t>
      </w:r>
      <w:proofErr w:type="spellStart"/>
      <w:proofErr w:type="gramStart"/>
      <w:r w:rsidRPr="00553E62">
        <w:rPr>
          <w:rStyle w:val="StyleUnderline"/>
        </w:rPr>
        <w:t>remains</w:t>
      </w:r>
      <w:proofErr w:type="spellEnd"/>
      <w:proofErr w:type="gramEnd"/>
      <w:r w:rsidRPr="00553E62">
        <w:rPr>
          <w:rStyle w:val="StyleUnderline"/>
        </w:rPr>
        <w:t xml:space="preserve">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 xml:space="preserve">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w:t>
      </w:r>
      <w:proofErr w:type="gramStart"/>
      <w:r w:rsidRPr="00F41366">
        <w:rPr>
          <w:sz w:val="16"/>
        </w:rPr>
        <w:t>in the near future</w:t>
      </w:r>
      <w:proofErr w:type="gramEnd"/>
      <w:r w:rsidRPr="00F41366">
        <w:rPr>
          <w:sz w:val="16"/>
        </w:rPr>
        <w:t xml:space="preserv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 xml:space="preserve">close to “the edge of a civil war” their country </w:t>
      </w:r>
      <w:r w:rsidRPr="00EC2953">
        <w:rPr>
          <w:rStyle w:val="StyleUnderline"/>
        </w:rPr>
        <w:lastRenderedPageBreak/>
        <w:t>was, on a scale from 0 to 100. The aggregate</w:t>
      </w:r>
      <w:r w:rsidRPr="00EC2953">
        <w:rPr>
          <w:sz w:val="16"/>
        </w:rPr>
        <w:t xml:space="preserve"> of their answers was </w:t>
      </w:r>
      <w:r w:rsidRPr="00EC2953">
        <w:rPr>
          <w:rStyle w:val="StyleUnderline"/>
        </w:rPr>
        <w:t>67.23, so almost exactly two-thirds of the way.</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EC2953" w:rsidRDefault="007F73B9" w:rsidP="007F73B9">
      <w:pPr>
        <w:rPr>
          <w:rStyle w:val="StyleUnderline"/>
        </w:rPr>
      </w:pPr>
      <w:r w:rsidRPr="00553E62">
        <w:rPr>
          <w:rStyle w:val="StyleUnderline"/>
        </w:rPr>
        <w:t>The United States as a Com</w:t>
      </w:r>
      <w:r w:rsidRPr="00EC2953">
        <w:rPr>
          <w:rStyle w:val="StyleUnderline"/>
        </w:rPr>
        <w:t>plex, Cascading System</w:t>
      </w:r>
    </w:p>
    <w:p w14:paraId="1AEFACF9" w14:textId="77777777" w:rsidR="007F73B9" w:rsidRPr="00553E62" w:rsidRDefault="007F73B9" w:rsidP="007F73B9">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7CB87A6" w14:textId="77777777" w:rsidR="007F73B9" w:rsidRPr="00553E62" w:rsidRDefault="007F73B9" w:rsidP="007F73B9">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w:t>
      </w:r>
      <w:proofErr w:type="gramStart"/>
      <w:r w:rsidRPr="00F41366">
        <w:rPr>
          <w:sz w:val="16"/>
        </w:rPr>
        <w:t>on the subjects of civil</w:t>
      </w:r>
      <w:proofErr w:type="gramEnd"/>
      <w:r w:rsidRPr="00F41366">
        <w:rPr>
          <w:sz w:val="16"/>
        </w:rPr>
        <w:t xml:space="preserve">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w:t>
      </w:r>
      <w:proofErr w:type="gramStart"/>
      <w:r w:rsidRPr="00F41366">
        <w:rPr>
          <w:sz w:val="16"/>
        </w:rPr>
        <w:t>any and all</w:t>
      </w:r>
      <w:proofErr w:type="gramEnd"/>
      <w:r w:rsidRPr="00F41366">
        <w:rPr>
          <w:sz w:val="16"/>
        </w:rPr>
        <w:t xml:space="preserve">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w:t>
      </w:r>
      <w:proofErr w:type="gramStart"/>
      <w:r w:rsidRPr="00F41366">
        <w:rPr>
          <w:sz w:val="16"/>
        </w:rPr>
        <w:t>Shi‘</w:t>
      </w:r>
      <w:proofErr w:type="gramEnd"/>
      <w:r w:rsidRPr="00F41366">
        <w:rPr>
          <w:sz w:val="16"/>
        </w:rPr>
        <w:t>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lastRenderedPageBreak/>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available 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 xml:space="preserve">enter the home of Breonna Taylor and kill her. Still less could anyone know that these </w:t>
      </w:r>
      <w:proofErr w:type="gramStart"/>
      <w:r w:rsidRPr="00553E62">
        <w:rPr>
          <w:rStyle w:val="StyleUnderline"/>
        </w:rPr>
        <w:t>particular incidents</w:t>
      </w:r>
      <w:proofErr w:type="gramEnd"/>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w:t>
      </w:r>
      <w:proofErr w:type="gramStart"/>
      <w:r w:rsidRPr="00F41366">
        <w:rPr>
          <w:sz w:val="16"/>
        </w:rPr>
        <w:t>particular circumstances</w:t>
      </w:r>
      <w:proofErr w:type="gramEnd"/>
      <w:r w:rsidRPr="00F41366">
        <w:rPr>
          <w:sz w:val="16"/>
        </w:rPr>
        <w:t xml:space="preserve">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 xml:space="preserve">My nationality gives me a specific advantage in describing an imminent American collapse. Civil conflict forces people to choose sides and their perspective is shaped by the side they’ve chosen. Confusion precedes any civil conflict. Being Canadian, I am outside that </w:t>
      </w:r>
      <w:proofErr w:type="gramStart"/>
      <w:r w:rsidRPr="00553E62">
        <w:rPr>
          <w:sz w:val="4"/>
          <w:szCs w:val="4"/>
        </w:rPr>
        <w:t>particular confusion</w:t>
      </w:r>
      <w:proofErr w:type="gramEnd"/>
      <w:r w:rsidRPr="00553E62">
        <w:rPr>
          <w:sz w:val="4"/>
          <w:szCs w:val="4"/>
        </w:rPr>
        <w:t>.</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 xml:space="preserve">Increasingly, though, being Democrat or Republican is a tribal identification rather than a commitment to </w:t>
      </w:r>
      <w:proofErr w:type="gramStart"/>
      <w:r w:rsidRPr="00553E62">
        <w:rPr>
          <w:sz w:val="4"/>
          <w:szCs w:val="4"/>
        </w:rPr>
        <w:t>particular policies</w:t>
      </w:r>
      <w:proofErr w:type="gramEnd"/>
      <w:r w:rsidRPr="00553E62">
        <w:rPr>
          <w:sz w:val="4"/>
          <w:szCs w:val="4"/>
        </w:rPr>
        <w:t>.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 xml:space="preserve">It is essential to recognize this </w:t>
      </w:r>
      <w:proofErr w:type="gramStart"/>
      <w:r w:rsidRPr="00553E62">
        <w:rPr>
          <w:sz w:val="4"/>
          <w:szCs w:val="4"/>
        </w:rPr>
        <w:t>hard fact</w:t>
      </w:r>
      <w:proofErr w:type="gramEnd"/>
      <w:r w:rsidRPr="00553E62">
        <w:rPr>
          <w:sz w:val="4"/>
          <w:szCs w:val="4"/>
        </w:rPr>
        <w: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 xml:space="preserve">Joe Biden’s victory speech in the 2020 election </w:t>
      </w:r>
      <w:proofErr w:type="gramStart"/>
      <w:r w:rsidRPr="00553E62">
        <w:rPr>
          <w:sz w:val="4"/>
          <w:szCs w:val="4"/>
        </w:rPr>
        <w:t>announced</w:t>
      </w:r>
      <w:proofErr w:type="gramEnd"/>
      <w:r w:rsidRPr="00553E62">
        <w:rPr>
          <w:sz w:val="4"/>
          <w:szCs w:val="4"/>
        </w:rPr>
        <w:t xml:space="preserve">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 xml:space="preserve">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w:t>
      </w:r>
      <w:proofErr w:type="gramStart"/>
      <w:r w:rsidRPr="00553E62">
        <w:rPr>
          <w:sz w:val="4"/>
          <w:szCs w:val="4"/>
        </w:rPr>
        <w:t>office”…</w:t>
      </w:r>
      <w:proofErr w:type="gramEnd"/>
      <w:r w:rsidRPr="00553E62">
        <w:rPr>
          <w:sz w:val="4"/>
          <w:szCs w:val="4"/>
        </w:rPr>
        <w:t xml:space="preserv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 xml:space="preserve">In Washington, in the winter of 1861, Henry Adams, the grandson of John Quincy Adams, declared that “not one man in America wanted the civil war, or expected or intended it.” South Carolina senator James </w:t>
      </w:r>
      <w:proofErr w:type="spellStart"/>
      <w:r w:rsidRPr="00553E62">
        <w:rPr>
          <w:sz w:val="4"/>
          <w:szCs w:val="4"/>
        </w:rPr>
        <w:t>Chesnut</w:t>
      </w:r>
      <w:proofErr w:type="spellEnd"/>
      <w:r w:rsidRPr="00553E62">
        <w:rPr>
          <w:sz w:val="4"/>
          <w:szCs w:val="4"/>
        </w:rPr>
        <w:t xml:space="preserve">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 xml:space="preserve">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w:t>
      </w:r>
      <w:proofErr w:type="gramStart"/>
      <w:r w:rsidRPr="00553E62">
        <w:rPr>
          <w:sz w:val="4"/>
          <w:szCs w:val="4"/>
        </w:rPr>
        <w:t>thousands</w:t>
      </w:r>
      <w:proofErr w:type="gramEnd"/>
      <w:r w:rsidRPr="00553E62">
        <w:rPr>
          <w:sz w:val="4"/>
          <w:szCs w:val="4"/>
        </w:rPr>
        <w:t xml:space="preserve">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w:t>
      </w:r>
      <w:proofErr w:type="gramStart"/>
      <w:r w:rsidRPr="00553E62">
        <w:rPr>
          <w:rStyle w:val="StyleUnderline"/>
        </w:rPr>
        <w:t>close up</w:t>
      </w:r>
      <w:proofErr w:type="gramEnd"/>
      <w:r w:rsidRPr="00553E62">
        <w:rPr>
          <w:rStyle w:val="StyleUnderline"/>
        </w:rPr>
        <w:t xml:space="preserve">, but if you look behind the fury, it’s </w:t>
      </w:r>
      <w:r w:rsidRPr="00553E62">
        <w:rPr>
          <w:rStyle w:val="StyleUnderline"/>
        </w:rPr>
        <w:lastRenderedPageBreak/>
        <w:t xml:space="preserve">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w:t>
      </w:r>
      <w:proofErr w:type="spellStart"/>
      <w:r w:rsidRPr="009572B9">
        <w:rPr>
          <w:sz w:val="2"/>
          <w:szCs w:val="2"/>
        </w:rPr>
        <w:t>bois</w:t>
      </w:r>
      <w:proofErr w:type="spellEnd"/>
      <w:r w:rsidRPr="009572B9">
        <w:rPr>
          <w:sz w:val="2"/>
          <w:szCs w:val="2"/>
        </w:rPr>
        <w:t xml:space="preserve">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w:t>
      </w:r>
      <w:proofErr w:type="spellStart"/>
      <w:r w:rsidRPr="009572B9">
        <w:rPr>
          <w:sz w:val="2"/>
          <w:szCs w:val="2"/>
        </w:rPr>
        <w:t>homelandI</w:t>
      </w:r>
      <w:proofErr w:type="spellEnd"/>
      <w:r w:rsidRPr="009572B9">
        <w:rPr>
          <w:sz w:val="2"/>
          <w:szCs w:val="2"/>
        </w:rPr>
        <w:t xml:space="preserve">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w:t>
      </w:r>
      <w:proofErr w:type="gramStart"/>
      <w:r w:rsidRPr="009572B9">
        <w:rPr>
          <w:sz w:val="2"/>
          <w:szCs w:val="2"/>
        </w:rPr>
        <w:t>more or less complete</w:t>
      </w:r>
      <w:proofErr w:type="gramEnd"/>
      <w:r w:rsidRPr="009572B9">
        <w:rPr>
          <w:sz w:val="2"/>
          <w:szCs w:val="2"/>
        </w:rPr>
        <w:t xml:space="preserv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proofErr w:type="gramStart"/>
      <w:r w:rsidRPr="009572B9">
        <w:rPr>
          <w:sz w:val="2"/>
          <w:szCs w:val="2"/>
        </w:rPr>
        <w:t>’ ”</w:t>
      </w:r>
      <w:proofErr w:type="gramEnd"/>
      <w:r w:rsidRPr="009572B9">
        <w:rPr>
          <w:sz w:val="2"/>
          <w:szCs w:val="2"/>
        </w:rPr>
        <w:t xml:space="preserve">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w:t>
      </w:r>
      <w:proofErr w:type="gramStart"/>
      <w:r w:rsidRPr="009572B9">
        <w:rPr>
          <w:sz w:val="2"/>
          <w:szCs w:val="2"/>
        </w:rPr>
        <w:t>basis in reality</w:t>
      </w:r>
      <w:proofErr w:type="gramEnd"/>
      <w:r w:rsidRPr="009572B9">
        <w:rPr>
          <w:sz w:val="2"/>
          <w:szCs w:val="2"/>
        </w:rPr>
        <w:t xml:space="preserve">. The fantasy of a civil war has established a place for itself on all levels of the American conservative system—radical groups, media personalities, elected officials. All it will take is a symbol, a hook, to catch their anger, their sense of being under threat, to focus their belief </w:t>
      </w:r>
      <w:proofErr w:type="gramStart"/>
      <w:r w:rsidRPr="009572B9">
        <w:rPr>
          <w:sz w:val="2"/>
          <w:szCs w:val="2"/>
        </w:rPr>
        <w:t>in</w:t>
      </w:r>
      <w:proofErr w:type="gramEnd"/>
      <w:r w:rsidRPr="009572B9">
        <w:rPr>
          <w:sz w:val="2"/>
          <w:szCs w:val="2"/>
        </w:rPr>
        <w:t xml:space="preserve">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w:t>
      </w:r>
      <w:proofErr w:type="gramStart"/>
      <w:r w:rsidRPr="009572B9">
        <w:rPr>
          <w:sz w:val="2"/>
          <w:szCs w:val="2"/>
        </w:rPr>
        <w:t>particular bridge</w:t>
      </w:r>
      <w:proofErr w:type="gramEnd"/>
      <w:r w:rsidRPr="009572B9">
        <w:rPr>
          <w:sz w:val="2"/>
          <w:szCs w:val="2"/>
        </w:rPr>
        <w:t>,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proofErr w:type="gramStart"/>
      <w:r w:rsidRPr="009572B9">
        <w:rPr>
          <w:sz w:val="2"/>
          <w:szCs w:val="2"/>
        </w:rPr>
        <w:t>’ ”</w:t>
      </w:r>
      <w:proofErr w:type="gramEnd"/>
      <w:r w:rsidRPr="009572B9">
        <w:rPr>
          <w:sz w:val="2"/>
          <w:szCs w:val="2"/>
        </w:rPr>
        <w:t xml:space="preserve">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w:t>
      </w:r>
      <w:proofErr w:type="spellStart"/>
      <w:r w:rsidRPr="009572B9">
        <w:rPr>
          <w:sz w:val="2"/>
          <w:szCs w:val="2"/>
        </w:rPr>
        <w:t>grampy</w:t>
      </w:r>
      <w:proofErr w:type="spellEnd"/>
      <w:r w:rsidRPr="009572B9">
        <w:rPr>
          <w:sz w:val="2"/>
          <w:szCs w:val="2"/>
        </w:rPr>
        <w:t xml:space="preserve"> always told me life is unsafe.” The “</w:t>
      </w:r>
      <w:proofErr w:type="spellStart"/>
      <w:r w:rsidRPr="009572B9">
        <w:rPr>
          <w:sz w:val="2"/>
          <w:szCs w:val="2"/>
        </w:rPr>
        <w:t>grampy</w:t>
      </w:r>
      <w:proofErr w:type="spellEnd"/>
      <w:r w:rsidRPr="009572B9">
        <w:rPr>
          <w:sz w:val="2"/>
          <w:szCs w:val="2"/>
        </w:rPr>
        <w:t xml:space="preserve">”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w:t>
      </w:r>
      <w:proofErr w:type="spellStart"/>
      <w:r w:rsidRPr="009572B9">
        <w:rPr>
          <w:sz w:val="2"/>
          <w:szCs w:val="2"/>
        </w:rPr>
        <w:t>Interpositional</w:t>
      </w:r>
      <w:proofErr w:type="spellEnd"/>
      <w:r w:rsidRPr="009572B9">
        <w:rPr>
          <w:sz w:val="2"/>
          <w:szCs w:val="2"/>
        </w:rPr>
        <w:t xml:space="preserve">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w:t>
      </w:r>
      <w:proofErr w:type="gramStart"/>
      <w:r w:rsidRPr="009572B9">
        <w:rPr>
          <w:sz w:val="2"/>
          <w:szCs w:val="2"/>
        </w:rPr>
        <w:t>courage</w:t>
      </w:r>
      <w:proofErr w:type="gramEnd"/>
      <w:r w:rsidRPr="009572B9">
        <w:rPr>
          <w:sz w:val="2"/>
          <w:szCs w:val="2"/>
        </w:rPr>
        <w:t xml:space="preserve"> and they voted unanimously to fix the bridge. Then the federal government threatened to arrest the county commissioners and all the maintenance workers at the site. I got involved. I told them, ‘I get along with </w:t>
      </w:r>
      <w:proofErr w:type="gramStart"/>
      <w:r w:rsidRPr="009572B9">
        <w:rPr>
          <w:sz w:val="2"/>
          <w:szCs w:val="2"/>
        </w:rPr>
        <w:t>everybody</w:t>
      </w:r>
      <w:proofErr w:type="gramEnd"/>
      <w:r w:rsidRPr="009572B9">
        <w:rPr>
          <w:sz w:val="2"/>
          <w:szCs w:val="2"/>
        </w:rPr>
        <w:t xml:space="preserve"> but you guys aren’t arresting anybody in my county. You guys make any effort to arrest anybody in my county, I’ll arrest you. You do not come in here and try to prevent us from fixing a bridge.</w:t>
      </w:r>
      <w:proofErr w:type="gramStart"/>
      <w:r w:rsidRPr="009572B9">
        <w:rPr>
          <w:sz w:val="2"/>
          <w:szCs w:val="2"/>
        </w:rPr>
        <w:t>’ ”</w:t>
      </w:r>
      <w:proofErr w:type="gramEnd"/>
      <w:r w:rsidRPr="009572B9">
        <w:rPr>
          <w:sz w:val="2"/>
          <w:szCs w:val="2"/>
        </w:rPr>
        <w:t xml:space="preserve"> Mack believes in the doctrine of interposition</w:t>
      </w:r>
      <w:proofErr w:type="gramStart"/>
      <w:r w:rsidRPr="009572B9">
        <w:rPr>
          <w:sz w:val="2"/>
          <w:szCs w:val="2"/>
        </w:rPr>
        <w:t>—“</w:t>
      </w:r>
      <w:proofErr w:type="gramEnd"/>
      <w:r w:rsidRPr="009572B9">
        <w:rPr>
          <w:sz w:val="2"/>
          <w:szCs w:val="2"/>
        </w:rPr>
        <w:t xml:space="preserve">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w:t>
      </w:r>
      <w:proofErr w:type="gramStart"/>
      <w:r w:rsidRPr="009572B9">
        <w:rPr>
          <w:sz w:val="2"/>
          <w:szCs w:val="2"/>
        </w:rPr>
        <w:t>psychologists</w:t>
      </w:r>
      <w:proofErr w:type="gramEnd"/>
      <w:r w:rsidRPr="009572B9">
        <w:rPr>
          <w:sz w:val="2"/>
          <w:szCs w:val="2"/>
        </w:rPr>
        <w:t xml:space="preserve">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w:t>
      </w:r>
      <w:proofErr w:type="gramStart"/>
      <w:r w:rsidRPr="009572B9">
        <w:rPr>
          <w:sz w:val="2"/>
          <w:szCs w:val="2"/>
        </w:rPr>
        <w:t>larger and larger</w:t>
      </w:r>
      <w:proofErr w:type="gramEnd"/>
      <w:r w:rsidRPr="009572B9">
        <w:rPr>
          <w:sz w:val="2"/>
          <w:szCs w:val="2"/>
        </w:rPr>
        <w:t xml:space="preserve">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w:t>
      </w:r>
      <w:proofErr w:type="spellStart"/>
      <w:r w:rsidRPr="009572B9">
        <w:rPr>
          <w:sz w:val="2"/>
          <w:szCs w:val="2"/>
        </w:rPr>
        <w:t>grampy</w:t>
      </w:r>
      <w:proofErr w:type="spellEnd"/>
      <w:r w:rsidRPr="009572B9">
        <w:rPr>
          <w:sz w:val="2"/>
          <w:szCs w:val="2"/>
        </w:rPr>
        <w:t xml:space="preserve">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w:t>
      </w:r>
      <w:proofErr w:type="gramStart"/>
      <w:r w:rsidRPr="009572B9">
        <w:rPr>
          <w:sz w:val="2"/>
          <w:szCs w:val="2"/>
        </w:rPr>
        <w:t>Sheriff’s county</w:t>
      </w:r>
      <w:proofErr w:type="gramEnd"/>
      <w:r w:rsidRPr="009572B9">
        <w:rPr>
          <w:sz w:val="2"/>
          <w:szCs w:val="2"/>
        </w:rPr>
        <w:t xml:space="preserve">.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w:t>
      </w:r>
      <w:proofErr w:type="gramStart"/>
      <w:r w:rsidRPr="009572B9">
        <w:rPr>
          <w:sz w:val="2"/>
          <w:szCs w:val="2"/>
        </w:rPr>
        <w:t>government</w:t>
      </w:r>
      <w:proofErr w:type="gramEnd"/>
      <w:r w:rsidRPr="009572B9">
        <w:rPr>
          <w:sz w:val="2"/>
          <w:szCs w:val="2"/>
        </w:rPr>
        <w:t xml:space="preserve">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w:t>
      </w:r>
      <w:proofErr w:type="spellStart"/>
      <w:r w:rsidRPr="009572B9">
        <w:rPr>
          <w:sz w:val="2"/>
          <w:szCs w:val="2"/>
        </w:rPr>
        <w:t>bois</w:t>
      </w:r>
      <w:proofErr w:type="spellEnd"/>
      <w:r w:rsidRPr="009572B9">
        <w:rPr>
          <w:sz w:val="2"/>
          <w:szCs w:val="2"/>
        </w:rPr>
        <w:t xml:space="preserve"> are now will be different by the time you are reading this. They began as a hard-right white power group; they have split into a race war wing and a libertarian wing. Some have showed up recently at Black Lives Matter protests in support of the protestors. Similarly, </w:t>
      </w:r>
      <w:proofErr w:type="spellStart"/>
      <w:r w:rsidRPr="009572B9">
        <w:rPr>
          <w:sz w:val="2"/>
          <w:szCs w:val="2"/>
        </w:rPr>
        <w:t>QAnon</w:t>
      </w:r>
      <w:proofErr w:type="spellEnd"/>
      <w:r w:rsidRPr="009572B9">
        <w:rPr>
          <w:sz w:val="2"/>
          <w:szCs w:val="2"/>
        </w:rPr>
        <w:t xml:space="preserve">,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w:t>
      </w:r>
      <w:proofErr w:type="gramStart"/>
      <w:r w:rsidRPr="009572B9">
        <w:rPr>
          <w:sz w:val="2"/>
          <w:szCs w:val="2"/>
        </w:rPr>
        <w:t>exactly the same</w:t>
      </w:r>
      <w:proofErr w:type="gramEnd"/>
      <w:r w:rsidRPr="009572B9">
        <w:rPr>
          <w:sz w:val="2"/>
          <w:szCs w:val="2"/>
        </w:rPr>
        <w:t xml:space="preserv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w:t>
      </w:r>
      <w:proofErr w:type="gramStart"/>
      <w:r w:rsidRPr="009572B9">
        <w:rPr>
          <w:sz w:val="2"/>
          <w:szCs w:val="2"/>
        </w:rPr>
        <w:t>chooses:</w:t>
      </w:r>
      <w:proofErr w:type="gramEnd"/>
      <w:r w:rsidRPr="009572B9">
        <w:rPr>
          <w:sz w:val="2"/>
          <w:szCs w:val="2"/>
        </w:rPr>
        <w:t xml:space="preserve">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w:t>
      </w:r>
      <w:proofErr w:type="gramStart"/>
      <w:r w:rsidRPr="009572B9">
        <w:rPr>
          <w:sz w:val="2"/>
          <w:szCs w:val="2"/>
        </w:rPr>
        <w:t>extremists</w:t>
      </w:r>
      <w:proofErr w:type="gramEnd"/>
      <w:r w:rsidRPr="009572B9">
        <w:rPr>
          <w:sz w:val="2"/>
          <w:szCs w:val="2"/>
        </w:rPr>
        <w:t xml:space="preserve">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w:t>
      </w:r>
      <w:proofErr w:type="gramStart"/>
      <w:r w:rsidRPr="009572B9">
        <w:rPr>
          <w:sz w:val="2"/>
          <w:szCs w:val="2"/>
        </w:rPr>
        <w:t>The vast majority of</w:t>
      </w:r>
      <w:proofErr w:type="gramEnd"/>
      <w:r w:rsidRPr="009572B9">
        <w:rPr>
          <w:sz w:val="2"/>
          <w:szCs w:val="2"/>
        </w:rPr>
        <w:t xml:space="preserve">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w:t>
      </w:r>
      <w:proofErr w:type="spellStart"/>
      <w:r w:rsidRPr="009572B9">
        <w:rPr>
          <w:sz w:val="2"/>
          <w:szCs w:val="2"/>
        </w:rPr>
        <w:t>Atomwaffen</w:t>
      </w:r>
      <w:proofErr w:type="spellEnd"/>
      <w:r w:rsidRPr="009572B9">
        <w:rPr>
          <w:sz w:val="2"/>
          <w:szCs w:val="2"/>
        </w:rPr>
        <w:t xml:space="preserve">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t>
      </w:r>
      <w:proofErr w:type="gramStart"/>
      <w:r w:rsidRPr="009572B9">
        <w:rPr>
          <w:sz w:val="2"/>
          <w:szCs w:val="2"/>
        </w:rPr>
        <w:t>was estimated,</w:t>
      </w:r>
      <w:proofErr w:type="gramEnd"/>
      <w:r w:rsidRPr="009572B9">
        <w:rPr>
          <w:sz w:val="2"/>
          <w:szCs w:val="2"/>
        </w:rPr>
        <w:t xml:space="preserve">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w:t>
      </w:r>
      <w:proofErr w:type="gramStart"/>
      <w:r w:rsidRPr="009572B9">
        <w:rPr>
          <w:sz w:val="2"/>
          <w:szCs w:val="2"/>
        </w:rPr>
        <w:t>movement as a whole, are</w:t>
      </w:r>
      <w:proofErr w:type="gramEnd"/>
      <w:r w:rsidRPr="009572B9">
        <w:rPr>
          <w:sz w:val="2"/>
          <w:szCs w:val="2"/>
        </w:rPr>
        <w:t xml:space="preserv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w:t>
      </w:r>
      <w:proofErr w:type="gramStart"/>
      <w:r w:rsidRPr="009572B9">
        <w:rPr>
          <w:sz w:val="2"/>
          <w:szCs w:val="2"/>
        </w:rPr>
        <w:t>united States</w:t>
      </w:r>
      <w:proofErr w:type="gramEnd"/>
      <w:r w:rsidRPr="009572B9">
        <w:rPr>
          <w:sz w:val="2"/>
          <w:szCs w:val="2"/>
        </w:rPr>
        <w:t xml:space="preserve"> of America (</w:t>
      </w:r>
      <w:proofErr w:type="spellStart"/>
      <w:r w:rsidRPr="009572B9">
        <w:rPr>
          <w:sz w:val="2"/>
          <w:szCs w:val="2"/>
        </w:rPr>
        <w:t>RuSA</w:t>
      </w:r>
      <w:proofErr w:type="spellEnd"/>
      <w:r w:rsidRPr="009572B9">
        <w:rPr>
          <w:sz w:val="2"/>
          <w:szCs w:val="2"/>
        </w:rPr>
        <w:t xml:space="preserve">),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w:t>
      </w:r>
      <w:proofErr w:type="gramStart"/>
      <w:r w:rsidRPr="009572B9">
        <w:rPr>
          <w:sz w:val="2"/>
          <w:szCs w:val="2"/>
        </w:rPr>
        <w:t>more or less daily</w:t>
      </w:r>
      <w:proofErr w:type="gramEnd"/>
      <w:r w:rsidRPr="009572B9">
        <w:rPr>
          <w:sz w:val="2"/>
          <w:szCs w:val="2"/>
        </w:rPr>
        <w:t xml:space="preserve">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w:t>
      </w:r>
      <w:proofErr w:type="gramStart"/>
      <w:r w:rsidRPr="009572B9">
        <w:rPr>
          <w:sz w:val="2"/>
          <w:szCs w:val="2"/>
        </w:rPr>
        <w:t>have to</w:t>
      </w:r>
      <w:proofErr w:type="gramEnd"/>
      <w:r w:rsidRPr="009572B9">
        <w:rPr>
          <w:sz w:val="2"/>
          <w:szCs w:val="2"/>
        </w:rPr>
        <w:t xml:space="preserve">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w:t>
      </w:r>
      <w:proofErr w:type="gramStart"/>
      <w:r w:rsidRPr="009572B9">
        <w:rPr>
          <w:sz w:val="2"/>
          <w:szCs w:val="2"/>
        </w:rPr>
        <w:t>less and less</w:t>
      </w:r>
      <w:proofErr w:type="gramEnd"/>
      <w:r w:rsidRPr="009572B9">
        <w:rPr>
          <w:sz w:val="2"/>
          <w:szCs w:val="2"/>
        </w:rPr>
        <w:t xml:space="preserve">. The American hard right operates on a spectrum from the criminally insane to law enforcement officials. In a way, that spectrum makes the true size of the movement harder to </w:t>
      </w:r>
      <w:proofErr w:type="gramStart"/>
      <w:r w:rsidRPr="009572B9">
        <w:rPr>
          <w:sz w:val="2"/>
          <w:szCs w:val="2"/>
        </w:rPr>
        <w:t>perceive:</w:t>
      </w:r>
      <w:proofErr w:type="gramEnd"/>
      <w:r w:rsidRPr="009572B9">
        <w:rPr>
          <w:sz w:val="2"/>
          <w:szCs w:val="2"/>
        </w:rPr>
        <w:t xml:space="preser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w:t>
      </w:r>
      <w:proofErr w:type="spellStart"/>
      <w:r w:rsidRPr="009572B9">
        <w:rPr>
          <w:sz w:val="2"/>
          <w:szCs w:val="2"/>
        </w:rPr>
        <w:t>QAnon</w:t>
      </w:r>
      <w:proofErr w:type="spellEnd"/>
      <w:r w:rsidRPr="009572B9">
        <w:rPr>
          <w:sz w:val="2"/>
          <w:szCs w:val="2"/>
        </w:rPr>
        <w:t xml:space="preserve">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w:t>
      </w:r>
      <w:proofErr w:type="spellStart"/>
      <w:r w:rsidRPr="009572B9">
        <w:rPr>
          <w:sz w:val="2"/>
          <w:szCs w:val="2"/>
        </w:rPr>
        <w:t>Valknut</w:t>
      </w:r>
      <w:proofErr w:type="spellEnd"/>
      <w:r w:rsidRPr="009572B9">
        <w:rPr>
          <w:sz w:val="2"/>
          <w:szCs w:val="2"/>
        </w:rPr>
        <w:t xml:space="preserve">, Confederate battle flags, Deus </w:t>
      </w:r>
      <w:proofErr w:type="spellStart"/>
      <w:r w:rsidRPr="009572B9">
        <w:rPr>
          <w:sz w:val="2"/>
          <w:szCs w:val="2"/>
        </w:rPr>
        <w:t>Vult</w:t>
      </w:r>
      <w:proofErr w:type="spellEnd"/>
      <w:r w:rsidRPr="009572B9">
        <w:rPr>
          <w:sz w:val="2"/>
          <w:szCs w:val="2"/>
        </w:rPr>
        <w:t xml:space="preserve"> crosses, and many other symbols. The largest militias, the ones that set up separate compounds, are the Pennsylvania Light Foot Militia, the New York Light Foot Militia, the Virginia Minutemen Militia, and the </w:t>
      </w:r>
      <w:proofErr w:type="spellStart"/>
      <w:r w:rsidRPr="009572B9">
        <w:rPr>
          <w:sz w:val="2"/>
          <w:szCs w:val="2"/>
        </w:rPr>
        <w:t>Oregoners</w:t>
      </w:r>
      <w:proofErr w:type="spellEnd"/>
      <w:r w:rsidRPr="009572B9">
        <w:rPr>
          <w:sz w:val="2"/>
          <w:szCs w:val="2"/>
        </w:rPr>
        <w:t xml:space="preserve">,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w:t>
      </w:r>
      <w:proofErr w:type="gramStart"/>
      <w:r w:rsidRPr="009572B9">
        <w:rPr>
          <w:sz w:val="2"/>
          <w:szCs w:val="2"/>
        </w:rPr>
        <w:t>is</w:t>
      </w:r>
      <w:proofErr w:type="gramEnd"/>
      <w:r w:rsidRPr="009572B9">
        <w:rPr>
          <w:sz w:val="2"/>
          <w:szCs w:val="2"/>
        </w:rPr>
        <w:t xml:space="preserve">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w:t>
      </w:r>
      <w:proofErr w:type="gramStart"/>
      <w:r w:rsidRPr="009572B9">
        <w:rPr>
          <w:sz w:val="2"/>
          <w:szCs w:val="2"/>
        </w:rPr>
        <w:t>county</w:t>
      </w:r>
      <w:proofErr w:type="gramEnd"/>
      <w:r w:rsidRPr="009572B9">
        <w:rPr>
          <w:sz w:val="2"/>
          <w:szCs w:val="2"/>
        </w:rPr>
        <w:t xml:space="preserve">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w:t>
      </w:r>
      <w:proofErr w:type="gramStart"/>
      <w:r w:rsidRPr="009572B9">
        <w:rPr>
          <w:sz w:val="2"/>
          <w:szCs w:val="2"/>
        </w:rPr>
        <w:t>have to</w:t>
      </w:r>
      <w:proofErr w:type="gramEnd"/>
      <w:r w:rsidRPr="009572B9">
        <w:rPr>
          <w:sz w:val="2"/>
          <w:szCs w:val="2"/>
        </w:rPr>
        <w:t xml:space="preserve">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w:t>
      </w:r>
      <w:proofErr w:type="gramStart"/>
      <w:r w:rsidRPr="009572B9">
        <w:rPr>
          <w:sz w:val="2"/>
          <w:szCs w:val="2"/>
        </w:rPr>
        <w:t>have to</w:t>
      </w:r>
      <w:proofErr w:type="gramEnd"/>
      <w:r w:rsidRPr="009572B9">
        <w:rPr>
          <w:sz w:val="2"/>
          <w:szCs w:val="2"/>
        </w:rPr>
        <w:t xml:space="preserve"> be careful. It’s so </w:t>
      </w:r>
      <w:proofErr w:type="gramStart"/>
      <w:r w:rsidRPr="009572B9">
        <w:rPr>
          <w:sz w:val="2"/>
          <w:szCs w:val="2"/>
        </w:rPr>
        <w:t>similar to</w:t>
      </w:r>
      <w:proofErr w:type="gramEnd"/>
      <w:r w:rsidRPr="009572B9">
        <w:rPr>
          <w:sz w:val="2"/>
          <w:szCs w:val="2"/>
        </w:rPr>
        <w:t xml:space="preserve">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w:t>
      </w:r>
      <w:proofErr w:type="gramStart"/>
      <w:r w:rsidRPr="009572B9">
        <w:rPr>
          <w:sz w:val="2"/>
          <w:szCs w:val="2"/>
        </w:rPr>
        <w:t>similar to</w:t>
      </w:r>
      <w:proofErr w:type="gramEnd"/>
      <w:r w:rsidRPr="009572B9">
        <w:rPr>
          <w:sz w:val="2"/>
          <w:szCs w:val="2"/>
        </w:rPr>
        <w:t xml:space="preserve">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whose father died in a standoff with the FBI. Twenty-six years old, with four kids, blond, skinny, she knows who the bad guys are. The bad guys are the federal government. What precisely happened to </w:t>
      </w:r>
      <w:proofErr w:type="spellStart"/>
      <w:r w:rsidRPr="009572B9">
        <w:rPr>
          <w:sz w:val="2"/>
          <w:szCs w:val="2"/>
        </w:rPr>
        <w:t>Finicum</w:t>
      </w:r>
      <w:proofErr w:type="spellEnd"/>
      <w:r w:rsidRPr="009572B9">
        <w:rPr>
          <w:sz w:val="2"/>
          <w:szCs w:val="2"/>
        </w:rPr>
        <w:t xml:space="preserve"> Finch’s father is subject to debate. Nobody doubts that, in 2016, LaVoy </w:t>
      </w:r>
      <w:proofErr w:type="spellStart"/>
      <w:r w:rsidRPr="009572B9">
        <w:rPr>
          <w:sz w:val="2"/>
          <w:szCs w:val="2"/>
        </w:rPr>
        <w:t>Finicum</w:t>
      </w:r>
      <w:proofErr w:type="spellEnd"/>
      <w:r w:rsidRPr="009572B9">
        <w:rPr>
          <w:sz w:val="2"/>
          <w:szCs w:val="2"/>
        </w:rPr>
        <w:t xml:space="preserve"> was involved in a gunfight with federal agents as his group occupied the Malheur National Wildlife Refuge in Harney County, Oregon. Nobody seems to dispute that </w:t>
      </w:r>
      <w:proofErr w:type="spellStart"/>
      <w:r w:rsidRPr="009572B9">
        <w:rPr>
          <w:sz w:val="2"/>
          <w:szCs w:val="2"/>
        </w:rPr>
        <w:t>Finicum</w:t>
      </w:r>
      <w:proofErr w:type="spellEnd"/>
      <w:r w:rsidRPr="009572B9">
        <w:rPr>
          <w:sz w:val="2"/>
          <w:szCs w:val="2"/>
        </w:rPr>
        <w:t xml:space="preserve"> crashed his pickup into a snowbank and attempted to flee on foot. The FBI version of subsequent events is that </w:t>
      </w:r>
      <w:proofErr w:type="spellStart"/>
      <w:r w:rsidRPr="009572B9">
        <w:rPr>
          <w:sz w:val="2"/>
          <w:szCs w:val="2"/>
        </w:rPr>
        <w:t>Finicum</w:t>
      </w:r>
      <w:proofErr w:type="spellEnd"/>
      <w:r w:rsidRPr="009572B9">
        <w:rPr>
          <w:sz w:val="2"/>
          <w:szCs w:val="2"/>
        </w:rPr>
        <w:t xml:space="preserve"> was shot while reaching for a firearm and that while he was being </w:t>
      </w:r>
      <w:proofErr w:type="gramStart"/>
      <w:r w:rsidRPr="009572B9">
        <w:rPr>
          <w:sz w:val="2"/>
          <w:szCs w:val="2"/>
        </w:rPr>
        <w:t>arrested</w:t>
      </w:r>
      <w:proofErr w:type="gramEnd"/>
      <w:r w:rsidRPr="009572B9">
        <w:rPr>
          <w:sz w:val="2"/>
          <w:szCs w:val="2"/>
        </w:rPr>
        <w:t xml:space="preserve"> he shouted: “Go ahead and shoot me. You’re going to have to shoot me.” The police declared his shooting justified. But one of the FBI agents, W. Joseph Astarita, was indicted on charges of lying and obstruction about who fired first. (He was later acquitted of all charges.)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w:t>
      </w:r>
      <w:proofErr w:type="gramStart"/>
      <w:r w:rsidRPr="009572B9">
        <w:rPr>
          <w:sz w:val="2"/>
          <w:szCs w:val="2"/>
        </w:rPr>
        <w:t>pretty soon</w:t>
      </w:r>
      <w:proofErr w:type="gramEnd"/>
      <w:r w:rsidRPr="009572B9">
        <w:rPr>
          <w:sz w:val="2"/>
          <w:szCs w:val="2"/>
        </w:rPr>
        <w:t xml:space="preserve"> if you own anything. You have purchased the right to rent from the government.” She asks: “Who’s been fined by Obama, for not having healthcare?” A couple of hands shoot up. “You don’t own your body.” How did Americans become slaves? </w:t>
      </w:r>
      <w:proofErr w:type="spellStart"/>
      <w:r w:rsidRPr="009572B9">
        <w:rPr>
          <w:sz w:val="2"/>
          <w:szCs w:val="2"/>
        </w:rPr>
        <w:t>Finicum</w:t>
      </w:r>
      <w:proofErr w:type="spellEnd"/>
      <w:r w:rsidRPr="009572B9">
        <w:rPr>
          <w:sz w:val="2"/>
          <w:szCs w:val="2"/>
        </w:rPr>
        <w:t xml:space="preserve"> Finch’s answer is that they didn’t read the Constitution. She enjoins the audience to weekly, even daily reading of their foundational text. What did </w:t>
      </w:r>
      <w:proofErr w:type="spellStart"/>
      <w:r w:rsidRPr="009572B9">
        <w:rPr>
          <w:sz w:val="2"/>
          <w:szCs w:val="2"/>
        </w:rPr>
        <w:t>Finicum</w:t>
      </w:r>
      <w:proofErr w:type="spellEnd"/>
      <w:r w:rsidRPr="009572B9">
        <w:rPr>
          <w:sz w:val="2"/>
          <w:szCs w:val="2"/>
        </w:rPr>
        <w:t xml:space="preserve">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w:t>
      </w:r>
      <w:proofErr w:type="spellStart"/>
      <w:r w:rsidRPr="009572B9">
        <w:rPr>
          <w:sz w:val="2"/>
          <w:szCs w:val="2"/>
        </w:rPr>
        <w:t>Finicum</w:t>
      </w:r>
      <w:proofErr w:type="spellEnd"/>
      <w:r w:rsidRPr="009572B9">
        <w:rPr>
          <w:sz w:val="2"/>
          <w:szCs w:val="2"/>
        </w:rPr>
        <w:t xml:space="preserve">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w:t>
      </w:r>
      <w:proofErr w:type="gramStart"/>
      <w:r w:rsidRPr="009572B9">
        <w:rPr>
          <w:sz w:val="2"/>
          <w:szCs w:val="2"/>
        </w:rPr>
        <w:t>guy</w:t>
      </w:r>
      <w:proofErr w:type="gramEnd"/>
      <w:r w:rsidRPr="009572B9">
        <w:rPr>
          <w:sz w:val="2"/>
          <w:szCs w:val="2"/>
        </w:rPr>
        <w:t xml:space="preserve"> and they are the good guys. At the Woodland Mall they know that whatever freedom is, they don’t have it. “How far are you willing to be pushed?”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asks. “When is your faith going to be bigger than your fear?” And while it seems impossible to imagine the overthrow of the system of the American government at this moment in time, “do we not believe in a God of miracles?” The </w:t>
      </w:r>
      <w:proofErr w:type="spellStart"/>
      <w:r w:rsidRPr="009572B9">
        <w:rPr>
          <w:sz w:val="2"/>
          <w:szCs w:val="2"/>
        </w:rPr>
        <w:t>Counterprotestors</w:t>
      </w:r>
      <w:proofErr w:type="spellEnd"/>
      <w:r w:rsidRPr="009572B9">
        <w:rPr>
          <w:sz w:val="2"/>
          <w:szCs w:val="2"/>
        </w:rPr>
        <w:t xml:space="preserve">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w:t>
      </w:r>
      <w:proofErr w:type="spellStart"/>
      <w:r w:rsidRPr="009572B9">
        <w:rPr>
          <w:sz w:val="2"/>
          <w:szCs w:val="2"/>
        </w:rPr>
        <w:t>Amerikkka</w:t>
      </w:r>
      <w:proofErr w:type="spellEnd"/>
      <w:r w:rsidRPr="009572B9">
        <w:rPr>
          <w:sz w:val="2"/>
          <w:szCs w:val="2"/>
        </w:rPr>
        <w:t xml:space="preserve">.” Proud Boys meet the first group of protestors as their bus pulls into a Red Roof just across the county line. They have automatic weapons and baseball bats. The Proud Boys grab and drag the </w:t>
      </w:r>
      <w:proofErr w:type="spellStart"/>
      <w:r w:rsidRPr="009572B9">
        <w:rPr>
          <w:sz w:val="2"/>
          <w:szCs w:val="2"/>
        </w:rPr>
        <w:t>counterprotestors</w:t>
      </w:r>
      <w:proofErr w:type="spellEnd"/>
      <w:r w:rsidRPr="009572B9">
        <w:rPr>
          <w:sz w:val="2"/>
          <w:szCs w:val="2"/>
        </w:rPr>
        <w:t xml:space="preserve">,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w:t>
      </w:r>
      <w:proofErr w:type="spellStart"/>
      <w:r w:rsidRPr="009572B9">
        <w:rPr>
          <w:sz w:val="2"/>
          <w:szCs w:val="2"/>
        </w:rPr>
        <w:t>Spaaij</w:t>
      </w:r>
      <w:proofErr w:type="spellEnd"/>
      <w:r w:rsidRPr="009572B9">
        <w:rPr>
          <w:sz w:val="2"/>
          <w:szCs w:val="2"/>
        </w:rPr>
        <w:t xml:space="preserve">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w:t>
      </w:r>
      <w:proofErr w:type="gramStart"/>
      <w:r w:rsidRPr="009572B9">
        <w:rPr>
          <w:sz w:val="2"/>
          <w:szCs w:val="2"/>
        </w:rPr>
        <w:t>aren’t able to</w:t>
      </w:r>
      <w:proofErr w:type="gramEnd"/>
      <w:r w:rsidRPr="009572B9">
        <w:rPr>
          <w:sz w:val="2"/>
          <w:szCs w:val="2"/>
        </w:rPr>
        <w:t xml:space="preserve">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w:t>
      </w:r>
      <w:proofErr w:type="spellStart"/>
      <w:r w:rsidRPr="009572B9">
        <w:rPr>
          <w:sz w:val="2"/>
          <w:szCs w:val="2"/>
        </w:rPr>
        <w:t>gotta</w:t>
      </w:r>
      <w:proofErr w:type="spellEnd"/>
      <w:r w:rsidRPr="009572B9">
        <w:rPr>
          <w:sz w:val="2"/>
          <w:szCs w:val="2"/>
        </w:rPr>
        <w:t xml:space="preserve"> get away from those idiots. They’re going to get you arrested. You’re going to be dead to this movement. What you need to do, because you don’t have any tattoos, is put on a suit and we can run you for the school board.</w:t>
      </w:r>
      <w:proofErr w:type="gramStart"/>
      <w:r w:rsidRPr="009572B9">
        <w:rPr>
          <w:sz w:val="2"/>
          <w:szCs w:val="2"/>
        </w:rPr>
        <w:t>’ ”</w:t>
      </w:r>
      <w:proofErr w:type="gramEnd"/>
      <w:r w:rsidRPr="009572B9">
        <w:rPr>
          <w:sz w:val="2"/>
          <w:szCs w:val="2"/>
        </w:rPr>
        <w:t xml:space="preserve">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w:t>
      </w:r>
      <w:proofErr w:type="gramStart"/>
      <w:r w:rsidRPr="009572B9">
        <w:rPr>
          <w:sz w:val="2"/>
          <w:szCs w:val="2"/>
        </w:rPr>
        <w:t>general public</w:t>
      </w:r>
      <w:proofErr w:type="gramEnd"/>
      <w:r w:rsidRPr="009572B9">
        <w:rPr>
          <w:sz w:val="2"/>
          <w:szCs w:val="2"/>
        </w:rPr>
        <w:t xml:space="preserve"> gets upset about the street violence and says, ‘Government, you have to do something about this street violence,’ and the government says, ‘Oh, my hands are tied, give me a broad enabling power and I will go after these thugs.’ And </w:t>
      </w:r>
      <w:proofErr w:type="gramStart"/>
      <w:r w:rsidRPr="009572B9">
        <w:rPr>
          <w:sz w:val="2"/>
          <w:szCs w:val="2"/>
        </w:rPr>
        <w:t>of course</w:t>
      </w:r>
      <w:proofErr w:type="gramEnd"/>
      <w:r w:rsidRPr="009572B9">
        <w:rPr>
          <w:sz w:val="2"/>
          <w:szCs w:val="2"/>
        </w:rPr>
        <w:t xml:space="preserv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w:t>
      </w:r>
      <w:proofErr w:type="gramStart"/>
      <w:r w:rsidRPr="009572B9">
        <w:rPr>
          <w:sz w:val="2"/>
          <w:szCs w:val="2"/>
        </w:rPr>
        <w:t>actually support</w:t>
      </w:r>
      <w:proofErr w:type="gramEnd"/>
      <w:r w:rsidRPr="009572B9">
        <w:rPr>
          <w:sz w:val="2"/>
          <w:szCs w:val="2"/>
        </w:rPr>
        <w:t xml:space="preserve">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w:t>
      </w:r>
      <w:proofErr w:type="gramStart"/>
      <w:r w:rsidRPr="009572B9">
        <w:rPr>
          <w:sz w:val="2"/>
          <w:szCs w:val="2"/>
        </w:rPr>
        <w:t>The</w:t>
      </w:r>
      <w:proofErr w:type="gramEnd"/>
      <w:r w:rsidRPr="009572B9">
        <w:rPr>
          <w:sz w:val="2"/>
          <w:szCs w:val="2"/>
        </w:rPr>
        <w:t xml:space="preserv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w:t>
      </w:r>
      <w:proofErr w:type="gramStart"/>
      <w:r w:rsidRPr="009572B9">
        <w:rPr>
          <w:sz w:val="2"/>
          <w:szCs w:val="2"/>
        </w:rPr>
        <w:t>The</w:t>
      </w:r>
      <w:proofErr w:type="gramEnd"/>
      <w:r w:rsidRPr="009572B9">
        <w:rPr>
          <w:sz w:val="2"/>
          <w:szCs w:val="2"/>
        </w:rPr>
        <w:t xml:space="preserv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w:t>
      </w:r>
      <w:proofErr w:type="gramStart"/>
      <w:r w:rsidRPr="009572B9">
        <w:rPr>
          <w:sz w:val="2"/>
          <w:szCs w:val="2"/>
        </w:rPr>
        <w:t>first priority</w:t>
      </w:r>
      <w:proofErr w:type="gramEnd"/>
      <w:r w:rsidRPr="009572B9">
        <w:rPr>
          <w:sz w:val="2"/>
          <w:szCs w:val="2"/>
        </w:rPr>
        <w:t xml:space="preserve">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w:t>
      </w:r>
      <w:proofErr w:type="gramStart"/>
      <w:r w:rsidRPr="009572B9">
        <w:rPr>
          <w:sz w:val="2"/>
          <w:szCs w:val="2"/>
        </w:rPr>
        <w:t>So</w:t>
      </w:r>
      <w:proofErr w:type="gramEnd"/>
      <w:r w:rsidRPr="009572B9">
        <w:rPr>
          <w:sz w:val="2"/>
          <w:szCs w:val="2"/>
        </w:rPr>
        <w:t xml:space="preserve">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w:t>
      </w:r>
      <w:proofErr w:type="gramStart"/>
      <w:r w:rsidRPr="009572B9">
        <w:rPr>
          <w:sz w:val="2"/>
          <w:szCs w:val="2"/>
        </w:rPr>
        <w:t>cripples</w:t>
      </w:r>
      <w:proofErr w:type="gramEnd"/>
      <w:r w:rsidRPr="009572B9">
        <w:rPr>
          <w:sz w:val="2"/>
          <w:szCs w:val="2"/>
        </w:rPr>
        <w:t xml:space="preserve"> initial intelligence-gathering efforts. Executive Order 12333 from the Reagan administration explicitly decrees that the military is only allowed, in the case of US citizens, to gather enough information for situational awareness. A federal court </w:t>
      </w:r>
      <w:proofErr w:type="gramStart"/>
      <w:r w:rsidRPr="009572B9">
        <w:rPr>
          <w:sz w:val="2"/>
          <w:szCs w:val="2"/>
        </w:rPr>
        <w:t>has to</w:t>
      </w:r>
      <w:proofErr w:type="gramEnd"/>
      <w:r w:rsidRPr="009572B9">
        <w:rPr>
          <w:sz w:val="2"/>
          <w:szCs w:val="2"/>
        </w:rPr>
        <w:t xml:space="preserve"> authorize every individual wiretap, and while the </w:t>
      </w:r>
      <w:proofErr w:type="gramStart"/>
      <w:r w:rsidRPr="009572B9">
        <w:rPr>
          <w:sz w:val="2"/>
          <w:szCs w:val="2"/>
        </w:rPr>
        <w:t>judges</w:t>
      </w:r>
      <w:proofErr w:type="gramEnd"/>
      <w:r w:rsidRPr="009572B9">
        <w:rPr>
          <w:sz w:val="2"/>
          <w:szCs w:val="2"/>
        </w:rPr>
        <w:t xml:space="preserve">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w:t>
      </w:r>
      <w:proofErr w:type="gramStart"/>
      <w:r w:rsidRPr="009572B9">
        <w:rPr>
          <w:sz w:val="2"/>
          <w:szCs w:val="2"/>
        </w:rPr>
        <w:t>is able to</w:t>
      </w:r>
      <w:proofErr w:type="gramEnd"/>
      <w:r w:rsidRPr="009572B9">
        <w:rPr>
          <w:sz w:val="2"/>
          <w:szCs w:val="2"/>
        </w:rPr>
        <w:t xml:space="preserve">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w:t>
      </w:r>
      <w:proofErr w:type="gramStart"/>
      <w:r w:rsidRPr="009572B9">
        <w:rPr>
          <w:sz w:val="2"/>
          <w:szCs w:val="2"/>
        </w:rPr>
        <w:t>has to</w:t>
      </w:r>
      <w:proofErr w:type="gramEnd"/>
      <w:r w:rsidRPr="009572B9">
        <w:rPr>
          <w:sz w:val="2"/>
          <w:szCs w:val="2"/>
        </w:rPr>
        <w:t xml:space="preserve">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w:t>
      </w:r>
      <w:proofErr w:type="gramStart"/>
      <w:r w:rsidRPr="009572B9">
        <w:rPr>
          <w:sz w:val="2"/>
          <w:szCs w:val="2"/>
        </w:rPr>
        <w:t>So</w:t>
      </w:r>
      <w:proofErr w:type="gramEnd"/>
      <w:r w:rsidRPr="009572B9">
        <w:rPr>
          <w:sz w:val="2"/>
          <w:szCs w:val="2"/>
        </w:rPr>
        <w:t xml:space="preserve">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w:t>
      </w:r>
      <w:proofErr w:type="gramStart"/>
      <w:r w:rsidRPr="009572B9">
        <w:rPr>
          <w:sz w:val="2"/>
          <w:szCs w:val="2"/>
        </w:rPr>
        <w:t>more or less complete</w:t>
      </w:r>
      <w:proofErr w:type="gramEnd"/>
      <w:r w:rsidRPr="009572B9">
        <w:rPr>
          <w:sz w:val="2"/>
          <w:szCs w:val="2"/>
        </w:rPr>
        <w:t xml:space="preserv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w:t>
      </w:r>
      <w:proofErr w:type="gramStart"/>
      <w:r w:rsidRPr="009572B9">
        <w:rPr>
          <w:sz w:val="2"/>
          <w:szCs w:val="2"/>
        </w:rPr>
        <w:t>push-ups, or</w:t>
      </w:r>
      <w:proofErr w:type="gramEnd"/>
      <w:r w:rsidRPr="009572B9">
        <w:rPr>
          <w:sz w:val="2"/>
          <w:szCs w:val="2"/>
        </w:rPr>
        <w:t xml:space="preserve">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w:t>
      </w:r>
      <w:proofErr w:type="gramStart"/>
      <w:r w:rsidRPr="009572B9">
        <w:rPr>
          <w:sz w:val="2"/>
          <w:szCs w:val="2"/>
        </w:rPr>
        <w:t>here</w:t>
      </w:r>
      <w:proofErr w:type="gramEnd"/>
      <w:r w:rsidRPr="009572B9">
        <w:rPr>
          <w:sz w:val="2"/>
          <w:szCs w:val="2"/>
        </w:rPr>
        <w:t xml:space="preserv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w:t>
      </w:r>
      <w:proofErr w:type="gramStart"/>
      <w:r w:rsidRPr="009572B9">
        <w:rPr>
          <w:sz w:val="2"/>
          <w:szCs w:val="2"/>
        </w:rPr>
        <w:t>more or less impossible</w:t>
      </w:r>
      <w:proofErr w:type="gramEnd"/>
      <w:r w:rsidRPr="009572B9">
        <w:rPr>
          <w:sz w:val="2"/>
          <w:szCs w:val="2"/>
        </w:rPr>
        <w:t xml:space="preserv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t>
      </w:r>
      <w:proofErr w:type="spellStart"/>
      <w:r w:rsidRPr="009572B9">
        <w:rPr>
          <w:sz w:val="2"/>
          <w:szCs w:val="2"/>
        </w:rPr>
        <w:t>Wanenmacher’s</w:t>
      </w:r>
      <w:proofErr w:type="spellEnd"/>
      <w:r w:rsidRPr="009572B9">
        <w:rPr>
          <w:sz w:val="2"/>
          <w:szCs w:val="2"/>
        </w:rPr>
        <w:t xml:space="preserve"> Tulsa Arms Show in Tulsa, Oklahoma, features the ordinary American gun culture, a resistance culture, on its most expansive display. </w:t>
      </w:r>
      <w:proofErr w:type="spellStart"/>
      <w:r w:rsidRPr="009572B9">
        <w:rPr>
          <w:sz w:val="2"/>
          <w:szCs w:val="2"/>
        </w:rPr>
        <w:t>Wanenmacher’s</w:t>
      </w:r>
      <w:proofErr w:type="spellEnd"/>
      <w:r w:rsidRPr="009572B9">
        <w:rPr>
          <w:sz w:val="2"/>
          <w:szCs w:val="2"/>
        </w:rPr>
        <w:t xml:space="preserve"> claims to be the world’s largest gun </w:t>
      </w:r>
      <w:proofErr w:type="gramStart"/>
      <w:r w:rsidRPr="009572B9">
        <w:rPr>
          <w:sz w:val="2"/>
          <w:szCs w:val="2"/>
        </w:rPr>
        <w:t>show</w:t>
      </w:r>
      <w:proofErr w:type="gramEnd"/>
      <w:r w:rsidRPr="009572B9">
        <w:rPr>
          <w:sz w:val="2"/>
          <w:szCs w:val="2"/>
        </w:rPr>
        <w:t xml:space="preserve">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w:t>
      </w:r>
      <w:proofErr w:type="spellStart"/>
      <w:r w:rsidRPr="009572B9">
        <w:rPr>
          <w:sz w:val="2"/>
          <w:szCs w:val="2"/>
        </w:rPr>
        <w:t>nostalgics</w:t>
      </w:r>
      <w:proofErr w:type="spellEnd"/>
      <w:r w:rsidRPr="009572B9">
        <w:rPr>
          <w:sz w:val="2"/>
          <w:szCs w:val="2"/>
        </w:rPr>
        <w:t xml:space="preserve">.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w:t>
      </w:r>
      <w:proofErr w:type="gramStart"/>
      <w:r w:rsidRPr="009572B9">
        <w:rPr>
          <w:sz w:val="2"/>
          <w:szCs w:val="2"/>
        </w:rPr>
        <w:t>purchasing:</w:t>
      </w:r>
      <w:proofErr w:type="gramEnd"/>
      <w:r w:rsidRPr="009572B9">
        <w:rPr>
          <w:sz w:val="2"/>
          <w:szCs w:val="2"/>
        </w:rPr>
        <w:t xml:space="preserve">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w:t>
      </w:r>
      <w:proofErr w:type="gramStart"/>
      <w:r w:rsidRPr="009572B9">
        <w:rPr>
          <w:sz w:val="2"/>
          <w:szCs w:val="2"/>
        </w:rPr>
        <w:t>really</w:t>
      </w:r>
      <w:proofErr w:type="gramEnd"/>
      <w:r w:rsidRPr="009572B9">
        <w:rPr>
          <w:sz w:val="2"/>
          <w:szCs w:val="2"/>
        </w:rPr>
        <w:t xml:space="preserve"> it’s for a civilian who wants to own a military-style weapon. What moves a weapon, what really makes a gun sell, is the promise that the government is going to ban it. If the government doesn’t want you to own it, you </w:t>
      </w:r>
      <w:proofErr w:type="gramStart"/>
      <w:r w:rsidRPr="009572B9">
        <w:rPr>
          <w:sz w:val="2"/>
          <w:szCs w:val="2"/>
        </w:rPr>
        <w:t>have to</w:t>
      </w:r>
      <w:proofErr w:type="gramEnd"/>
      <w:r w:rsidRPr="009572B9">
        <w:rPr>
          <w:sz w:val="2"/>
          <w:szCs w:val="2"/>
        </w:rPr>
        <w:t xml:space="preserve">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w:t>
      </w:r>
      <w:proofErr w:type="gramStart"/>
      <w:r w:rsidRPr="008B31CB">
        <w:rPr>
          <w:rStyle w:val="StyleUnderline"/>
        </w:rPr>
        <w:t>So</w:t>
      </w:r>
      <w:proofErr w:type="gramEnd"/>
      <w:r w:rsidRPr="008B31CB">
        <w:rPr>
          <w:rStyle w:val="StyleUnderline"/>
        </w:rPr>
        <w:t xml:space="preserve">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w:t>
      </w:r>
      <w:proofErr w:type="gramStart"/>
      <w:r w:rsidRPr="008B31CB">
        <w:rPr>
          <w:rStyle w:val="StyleUnderline"/>
        </w:rPr>
        <w:t xml:space="preserve">any and </w:t>
      </w:r>
      <w:r w:rsidRPr="00917E21">
        <w:rPr>
          <w:rStyle w:val="StyleUnderline"/>
          <w:highlight w:val="green"/>
        </w:rPr>
        <w:t>all</w:t>
      </w:r>
      <w:proofErr w:type="gramEnd"/>
      <w:r w:rsidRPr="00917E21">
        <w:rPr>
          <w:rStyle w:val="StyleUnderline"/>
          <w:highlight w:val="green"/>
        </w:rPr>
        <w:t xml:space="preserve">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lastRenderedPageBreak/>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 xml:space="preserve">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w:t>
      </w:r>
      <w:proofErr w:type="gramStart"/>
      <w:r w:rsidRPr="009572B9">
        <w:rPr>
          <w:sz w:val="2"/>
          <w:szCs w:val="2"/>
        </w:rPr>
        <w:t>opened up</w:t>
      </w:r>
      <w:proofErr w:type="gramEnd"/>
      <w:r w:rsidRPr="009572B9">
        <w:rPr>
          <w:sz w:val="2"/>
          <w:szCs w:val="2"/>
        </w:rPr>
        <w:t xml:space="preserve">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w:t>
      </w:r>
      <w:proofErr w:type="gramStart"/>
      <w:r w:rsidRPr="009572B9">
        <w:rPr>
          <w:sz w:val="2"/>
          <w:szCs w:val="2"/>
        </w:rPr>
        <w:t>has to</w:t>
      </w:r>
      <w:proofErr w:type="gramEnd"/>
      <w:r w:rsidRPr="009572B9">
        <w:rPr>
          <w:sz w:val="2"/>
          <w:szCs w:val="2"/>
        </w:rPr>
        <w:t xml:space="preserve">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w:t>
      </w:r>
      <w:proofErr w:type="gramStart"/>
      <w:r w:rsidRPr="009572B9">
        <w:rPr>
          <w:sz w:val="2"/>
          <w:szCs w:val="2"/>
        </w:rPr>
        <w:t>has to</w:t>
      </w:r>
      <w:proofErr w:type="gramEnd"/>
      <w:r w:rsidRPr="009572B9">
        <w:rPr>
          <w:sz w:val="2"/>
          <w:szCs w:val="2"/>
        </w:rPr>
        <w:t xml:space="preserve">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w:t>
      </w:r>
      <w:proofErr w:type="gramStart"/>
      <w:r w:rsidRPr="009572B9">
        <w:rPr>
          <w:sz w:val="2"/>
          <w:szCs w:val="2"/>
        </w:rPr>
        <w:t>in order to</w:t>
      </w:r>
      <w:proofErr w:type="gramEnd"/>
      <w:r w:rsidRPr="009572B9">
        <w:rPr>
          <w:sz w:val="2"/>
          <w:szCs w:val="2"/>
        </w:rPr>
        <w:t xml:space="preserve">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w:t>
      </w:r>
      <w:proofErr w:type="gramStart"/>
      <w:r w:rsidRPr="009572B9">
        <w:rPr>
          <w:sz w:val="2"/>
          <w:szCs w:val="2"/>
        </w:rPr>
        <w:t>The</w:t>
      </w:r>
      <w:proofErr w:type="gramEnd"/>
      <w:r w:rsidRPr="009572B9">
        <w:rPr>
          <w:sz w:val="2"/>
          <w:szCs w:val="2"/>
        </w:rPr>
        <w:t xml:space="preserve"> Department of Justice charges the Sheriff with treason and a few of his closest conspirators with sedition. The rest receive fines or smaller prison terms </w:t>
      </w:r>
      <w:proofErr w:type="gramStart"/>
      <w:r w:rsidRPr="009572B9">
        <w:rPr>
          <w:sz w:val="2"/>
          <w:szCs w:val="2"/>
        </w:rPr>
        <w:t>on the basis of</w:t>
      </w:r>
      <w:proofErr w:type="gramEnd"/>
      <w:r w:rsidRPr="009572B9">
        <w:rPr>
          <w:sz w:val="2"/>
          <w:szCs w:val="2"/>
        </w:rPr>
        <w:t xml:space="preserve">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w:t>
      </w:r>
      <w:proofErr w:type="gramStart"/>
      <w:r w:rsidRPr="009572B9">
        <w:rPr>
          <w:sz w:val="2"/>
          <w:szCs w:val="2"/>
        </w:rPr>
        <w:t>local residents</w:t>
      </w:r>
      <w:proofErr w:type="gramEnd"/>
      <w:r w:rsidRPr="009572B9">
        <w:rPr>
          <w:sz w:val="2"/>
          <w:szCs w:val="2"/>
        </w:rPr>
        <w:t xml:space="preserve">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w:t>
      </w:r>
      <w:proofErr w:type="gramStart"/>
      <w:r w:rsidRPr="009572B9">
        <w:rPr>
          <w:sz w:val="2"/>
          <w:szCs w:val="2"/>
        </w:rPr>
        <w:t>All of</w:t>
      </w:r>
      <w:proofErr w:type="gramEnd"/>
      <w:r w:rsidRPr="009572B9">
        <w:rPr>
          <w:sz w:val="2"/>
          <w:szCs w:val="2"/>
        </w:rPr>
        <w:t xml:space="preserve">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w:t>
      </w:r>
      <w:proofErr w:type="gramStart"/>
      <w:r w:rsidRPr="009572B9">
        <w:rPr>
          <w:sz w:val="2"/>
          <w:szCs w:val="2"/>
        </w:rPr>
        <w:t>The</w:t>
      </w:r>
      <w:proofErr w:type="gramEnd"/>
      <w:r w:rsidRPr="009572B9">
        <w:rPr>
          <w:sz w:val="2"/>
          <w:szCs w:val="2"/>
        </w:rPr>
        <w:t xml:space="preserv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w:t>
      </w:r>
      <w:proofErr w:type="gramStart"/>
      <w:r w:rsidRPr="009572B9">
        <w:rPr>
          <w:sz w:val="2"/>
          <w:szCs w:val="2"/>
        </w:rPr>
        <w:t>has to</w:t>
      </w:r>
      <w:proofErr w:type="gramEnd"/>
      <w:r w:rsidRPr="009572B9">
        <w:rPr>
          <w:sz w:val="2"/>
          <w:szCs w:val="2"/>
        </w:rPr>
        <w:t xml:space="preserve">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w:t>
      </w:r>
      <w:proofErr w:type="spellStart"/>
      <w:r w:rsidRPr="009572B9">
        <w:rPr>
          <w:sz w:val="2"/>
          <w:szCs w:val="2"/>
        </w:rPr>
        <w:t>Clementa</w:t>
      </w:r>
      <w:proofErr w:type="spellEnd"/>
      <w:r w:rsidRPr="009572B9">
        <w:rPr>
          <w:sz w:val="2"/>
          <w:szCs w:val="2"/>
        </w:rPr>
        <w:t xml:space="preserve">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w:t>
      </w:r>
      <w:proofErr w:type="spellStart"/>
      <w:r w:rsidRPr="009572B9">
        <w:rPr>
          <w:sz w:val="2"/>
          <w:szCs w:val="2"/>
        </w:rPr>
        <w:t>Spaaij</w:t>
      </w:r>
      <w:proofErr w:type="spellEnd"/>
      <w:r w:rsidRPr="009572B9">
        <w:rPr>
          <w:sz w:val="2"/>
          <w:szCs w:val="2"/>
        </w:rPr>
        <w:t xml:space="preserve"> is a sociologist of political extremism specializing in stochastic terrorism. The atmosphere of violent political hatred that permeates American society frightens him. “The background of partisan politics clearly has an influence” on shaping radical acts of political violence, </w:t>
      </w:r>
      <w:proofErr w:type="spellStart"/>
      <w:r w:rsidRPr="009572B9">
        <w:rPr>
          <w:sz w:val="2"/>
          <w:szCs w:val="2"/>
        </w:rPr>
        <w:t>Spaaij</w:t>
      </w:r>
      <w:proofErr w:type="spellEnd"/>
      <w:r w:rsidRPr="009572B9">
        <w:rPr>
          <w:sz w:val="2"/>
          <w:szCs w:val="2"/>
        </w:rPr>
        <w:t xml:space="preserve">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w:t>
      </w:r>
      <w:proofErr w:type="spellStart"/>
      <w:r w:rsidRPr="009572B9">
        <w:rPr>
          <w:sz w:val="2"/>
          <w:szCs w:val="2"/>
        </w:rPr>
        <w:t>Spaaij</w:t>
      </w:r>
      <w:proofErr w:type="spellEnd"/>
      <w:r w:rsidRPr="009572B9">
        <w:rPr>
          <w:sz w:val="2"/>
          <w:szCs w:val="2"/>
        </w:rPr>
        <w:t xml:space="preserve">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w:t>
      </w:r>
      <w:proofErr w:type="gramStart"/>
      <w:r w:rsidRPr="009572B9">
        <w:rPr>
          <w:sz w:val="2"/>
          <w:szCs w:val="2"/>
        </w:rPr>
        <w:t>So</w:t>
      </w:r>
      <w:proofErr w:type="gramEnd"/>
      <w:r w:rsidRPr="009572B9">
        <w:rPr>
          <w:sz w:val="2"/>
          <w:szCs w:val="2"/>
        </w:rPr>
        <w:t xml:space="preserve">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w:t>
      </w:r>
      <w:proofErr w:type="gramStart"/>
      <w:r w:rsidRPr="009572B9">
        <w:rPr>
          <w:sz w:val="2"/>
          <w:szCs w:val="2"/>
        </w:rPr>
        <w:t>The</w:t>
      </w:r>
      <w:proofErr w:type="gramEnd"/>
      <w:r w:rsidRPr="009572B9">
        <w:rPr>
          <w:sz w:val="2"/>
          <w:szCs w:val="2"/>
        </w:rPr>
        <w:t xml:space="preserve"> Secret Service </w:t>
      </w:r>
      <w:proofErr w:type="gramStart"/>
      <w:r w:rsidRPr="009572B9">
        <w:rPr>
          <w:sz w:val="2"/>
          <w:szCs w:val="2"/>
        </w:rPr>
        <w:t>looks into</w:t>
      </w:r>
      <w:proofErr w:type="gramEnd"/>
      <w:r w:rsidRPr="009572B9">
        <w:rPr>
          <w:sz w:val="2"/>
          <w:szCs w:val="2"/>
        </w:rPr>
        <w:t xml:space="preserve">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w:t>
      </w:r>
      <w:proofErr w:type="spellStart"/>
      <w:r w:rsidRPr="009572B9">
        <w:rPr>
          <w:sz w:val="2"/>
          <w:szCs w:val="2"/>
        </w:rPr>
        <w:t>Spaaij</w:t>
      </w:r>
      <w:proofErr w:type="spellEnd"/>
      <w:r w:rsidRPr="009572B9">
        <w:rPr>
          <w:sz w:val="2"/>
          <w:szCs w:val="2"/>
        </w:rPr>
        <w:t xml:space="preserve">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w:t>
      </w:r>
      <w:proofErr w:type="gramStart"/>
      <w:r w:rsidRPr="009572B9">
        <w:rPr>
          <w:sz w:val="2"/>
          <w:szCs w:val="2"/>
        </w:rPr>
        <w:t>actually preparing</w:t>
      </w:r>
      <w:proofErr w:type="gramEnd"/>
      <w:r w:rsidRPr="009572B9">
        <w:rPr>
          <w:sz w:val="2"/>
          <w:szCs w:val="2"/>
        </w:rPr>
        <w:t xml:space="preserve"> to assassinate political leaders. </w:t>
      </w:r>
      <w:proofErr w:type="spellStart"/>
      <w:r w:rsidRPr="009572B9">
        <w:rPr>
          <w:sz w:val="2"/>
          <w:szCs w:val="2"/>
        </w:rPr>
        <w:t>Spaaij</w:t>
      </w:r>
      <w:proofErr w:type="spellEnd"/>
      <w:r w:rsidRPr="009572B9">
        <w:rPr>
          <w:sz w:val="2"/>
          <w:szCs w:val="2"/>
        </w:rPr>
        <w:t xml:space="preserve"> and the Secret Service face the same problem. How do cultural scripts tip over into violent action? How does a person go from raging behind the screens to pulling a trigger? </w:t>
      </w:r>
      <w:proofErr w:type="spellStart"/>
      <w:r w:rsidRPr="009572B9">
        <w:rPr>
          <w:sz w:val="2"/>
          <w:szCs w:val="2"/>
        </w:rPr>
        <w:t>Spaaij</w:t>
      </w:r>
      <w:proofErr w:type="spellEnd"/>
      <w:r w:rsidRPr="009572B9">
        <w:rPr>
          <w:sz w:val="2"/>
          <w:szCs w:val="2"/>
        </w:rPr>
        <w:t xml:space="preserve"> sees what others do not in the world of deep confusion and indecipherable rage. “If there is a common thread, it is a search for belonging, a desire for transcendence,” </w:t>
      </w:r>
      <w:proofErr w:type="spellStart"/>
      <w:r w:rsidRPr="009572B9">
        <w:rPr>
          <w:sz w:val="2"/>
          <w:szCs w:val="2"/>
        </w:rPr>
        <w:t>Spaaij</w:t>
      </w:r>
      <w:proofErr w:type="spellEnd"/>
      <w:r w:rsidRPr="009572B9">
        <w:rPr>
          <w:sz w:val="2"/>
          <w:szCs w:val="2"/>
        </w:rPr>
        <w:t xml:space="preserve">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w:t>
      </w:r>
      <w:proofErr w:type="gramStart"/>
      <w:r w:rsidRPr="009572B9">
        <w:rPr>
          <w:sz w:val="2"/>
          <w:szCs w:val="2"/>
        </w:rPr>
        <w:t>subject</w:t>
      </w:r>
      <w:proofErr w:type="gramEnd"/>
      <w:r w:rsidRPr="009572B9">
        <w:rPr>
          <w:sz w:val="2"/>
          <w:szCs w:val="2"/>
        </w:rPr>
        <w:t xml:space="preserve">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t>
      </w:r>
      <w:proofErr w:type="gramStart"/>
      <w:r w:rsidRPr="009572B9">
        <w:rPr>
          <w:sz w:val="2"/>
          <w:szCs w:val="2"/>
        </w:rPr>
        <w:t>world</w:t>
      </w:r>
      <w:proofErr w:type="gramEnd"/>
      <w:r w:rsidRPr="009572B9">
        <w:rPr>
          <w:sz w:val="2"/>
          <w:szCs w:val="2"/>
        </w:rPr>
        <w:t xml:space="preserve"> and they just live in it. And it doesn’t matter how much we </w:t>
      </w:r>
      <w:proofErr w:type="gramStart"/>
      <w:r w:rsidRPr="009572B9">
        <w:rPr>
          <w:sz w:val="2"/>
          <w:szCs w:val="2"/>
        </w:rPr>
        <w:t>give,</w:t>
      </w:r>
      <w:proofErr w:type="gramEnd"/>
      <w:r w:rsidRPr="009572B9">
        <w:rPr>
          <w:sz w:val="2"/>
          <w:szCs w:val="2"/>
        </w:rPr>
        <w:t xml:space="preser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w:t>
      </w:r>
      <w:proofErr w:type="spellStart"/>
      <w:r w:rsidRPr="009572B9">
        <w:rPr>
          <w:sz w:val="2"/>
          <w:szCs w:val="2"/>
        </w:rPr>
        <w:t>Spaaij</w:t>
      </w:r>
      <w:proofErr w:type="spellEnd"/>
      <w:r w:rsidRPr="009572B9">
        <w:rPr>
          <w:sz w:val="2"/>
          <w:szCs w:val="2"/>
        </w:rPr>
        <w:t xml:space="preserve">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w:t>
      </w:r>
      <w:proofErr w:type="spellStart"/>
      <w:r w:rsidRPr="009572B9">
        <w:rPr>
          <w:sz w:val="2"/>
          <w:szCs w:val="2"/>
        </w:rPr>
        <w:t>Spaaij</w:t>
      </w:r>
      <w:proofErr w:type="spellEnd"/>
      <w:r w:rsidRPr="009572B9">
        <w:rPr>
          <w:sz w:val="2"/>
          <w:szCs w:val="2"/>
        </w:rPr>
        <w:t xml:space="preserve">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w:t>
      </w:r>
      <w:proofErr w:type="gramStart"/>
      <w:r w:rsidRPr="009572B9">
        <w:rPr>
          <w:sz w:val="2"/>
          <w:szCs w:val="2"/>
        </w:rPr>
        <w:t>friends</w:t>
      </w:r>
      <w:proofErr w:type="gramEnd"/>
      <w:r w:rsidRPr="009572B9">
        <w:rPr>
          <w:sz w:val="2"/>
          <w:szCs w:val="2"/>
        </w:rPr>
        <w:t xml:space="preserve"> rape and murder little kids in restaurants in DC. It disgusts him. —It’s the beginning you </w:t>
      </w:r>
      <w:proofErr w:type="gramStart"/>
      <w:r w:rsidRPr="009572B9">
        <w:rPr>
          <w:sz w:val="2"/>
          <w:szCs w:val="2"/>
        </w:rPr>
        <w:t>know?</w:t>
      </w:r>
      <w:proofErr w:type="gramEnd"/>
      <w:r w:rsidRPr="009572B9">
        <w:rPr>
          <w:sz w:val="2"/>
          <w:szCs w:val="2"/>
        </w:rPr>
        <w:t xml:space="preserve"> You can only become a “leader” in “government” if you have no morality. It’s like a test. It’s a test for them to see if they’re willing to rape children. Tom fucking Hanks is going to run for office. You mark my words. —The Great Awakening. Not the Great </w:t>
      </w:r>
      <w:proofErr w:type="spellStart"/>
      <w:r w:rsidRPr="009572B9">
        <w:rPr>
          <w:sz w:val="2"/>
          <w:szCs w:val="2"/>
        </w:rPr>
        <w:t>Awokening</w:t>
      </w:r>
      <w:proofErr w:type="spellEnd"/>
      <w:r w:rsidRPr="009572B9">
        <w:rPr>
          <w:sz w:val="2"/>
          <w:szCs w:val="2"/>
        </w:rPr>
        <w:t xml:space="preserve">.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w:t>
      </w:r>
      <w:proofErr w:type="spellStart"/>
      <w:r w:rsidRPr="009572B9">
        <w:rPr>
          <w:sz w:val="2"/>
          <w:szCs w:val="2"/>
        </w:rPr>
        <w:t>gotta</w:t>
      </w:r>
      <w:proofErr w:type="spellEnd"/>
      <w:r w:rsidRPr="009572B9">
        <w:rPr>
          <w:sz w:val="2"/>
          <w:szCs w:val="2"/>
        </w:rPr>
        <w:t xml:space="preserve">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w:t>
      </w:r>
      <w:proofErr w:type="gramStart"/>
      <w:r w:rsidRPr="009572B9">
        <w:rPr>
          <w:sz w:val="2"/>
          <w:szCs w:val="2"/>
        </w:rPr>
        <w:t>fucked-up</w:t>
      </w:r>
      <w:proofErr w:type="gramEnd"/>
      <w:r w:rsidRPr="009572B9">
        <w:rPr>
          <w:sz w:val="2"/>
          <w:szCs w:val="2"/>
        </w:rPr>
        <w:t xml:space="preserve">?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w:t>
      </w:r>
      <w:proofErr w:type="gramStart"/>
      <w:r w:rsidRPr="009572B9">
        <w:rPr>
          <w:sz w:val="2"/>
          <w:szCs w:val="2"/>
        </w:rPr>
        <w:t>is</w:t>
      </w:r>
      <w:proofErr w:type="gramEnd"/>
      <w:r w:rsidRPr="009572B9">
        <w:rPr>
          <w:sz w:val="2"/>
          <w:szCs w:val="2"/>
        </w:rPr>
        <w:t xml:space="preserve">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w:t>
      </w:r>
      <w:proofErr w:type="spellStart"/>
      <w:r w:rsidRPr="009572B9">
        <w:rPr>
          <w:sz w:val="2"/>
          <w:szCs w:val="2"/>
        </w:rPr>
        <w:t>freedomcosts</w:t>
      </w:r>
      <w:proofErr w:type="spellEnd"/>
      <w:r w:rsidRPr="009572B9">
        <w:rPr>
          <w:sz w:val="2"/>
          <w:szCs w:val="2"/>
        </w:rPr>
        <w:t xml:space="preserve"> message board he follows </w:t>
      </w:r>
      <w:proofErr w:type="spellStart"/>
      <w:r w:rsidRPr="009572B9">
        <w:rPr>
          <w:sz w:val="2"/>
          <w:szCs w:val="2"/>
        </w:rPr>
        <w:t>doxxed</w:t>
      </w:r>
      <w:proofErr w:type="spellEnd"/>
      <w:r w:rsidRPr="009572B9">
        <w:rPr>
          <w:sz w:val="2"/>
          <w:szCs w:val="2"/>
        </w:rPr>
        <w:t xml:space="preserve"> her and he called her number from the pay phone at the library and told her answering machine she was a lying fake </w:t>
      </w:r>
      <w:proofErr w:type="gramStart"/>
      <w:r w:rsidRPr="009572B9">
        <w:rPr>
          <w:sz w:val="2"/>
          <w:szCs w:val="2"/>
        </w:rPr>
        <w:t>bitch</w:t>
      </w:r>
      <w:proofErr w:type="gramEnd"/>
      <w:r w:rsidRPr="009572B9">
        <w:rPr>
          <w:sz w:val="2"/>
          <w:szCs w:val="2"/>
        </w:rPr>
        <w:t xml:space="preserve"> and she was going to get what was coming to her. The call thrilled him. He put down the receiver, radiating with excitement. He had reached out. Later that night he posted: —I did it. I </w:t>
      </w:r>
      <w:proofErr w:type="gramStart"/>
      <w:r w:rsidRPr="009572B9">
        <w:rPr>
          <w:sz w:val="2"/>
          <w:szCs w:val="2"/>
        </w:rPr>
        <w:t>told</w:t>
      </w:r>
      <w:proofErr w:type="gramEnd"/>
      <w:r w:rsidRPr="009572B9">
        <w:rPr>
          <w:sz w:val="2"/>
          <w:szCs w:val="2"/>
        </w:rPr>
        <w:t xml:space="preserve"> that fucking bitch that she could go and die. The messages came back in a flurry: —Fucking A! —Every day more like us are joining in, and you should know </w:t>
      </w:r>
      <w:proofErr w:type="spellStart"/>
      <w:r w:rsidRPr="009572B9">
        <w:rPr>
          <w:sz w:val="2"/>
          <w:szCs w:val="2"/>
        </w:rPr>
        <w:t>yer</w:t>
      </w:r>
      <w:proofErr w:type="spellEnd"/>
      <w:r w:rsidRPr="009572B9">
        <w:rPr>
          <w:sz w:val="2"/>
          <w:szCs w:val="2"/>
        </w:rPr>
        <w:t xml:space="preserve"> not alone. And we’re coming for them. We’re coming for them. —Do </w:t>
      </w:r>
      <w:proofErr w:type="gramStart"/>
      <w:r w:rsidRPr="009572B9">
        <w:rPr>
          <w:sz w:val="2"/>
          <w:szCs w:val="2"/>
        </w:rPr>
        <w:t>more little</w:t>
      </w:r>
      <w:proofErr w:type="gramEnd"/>
      <w:r w:rsidRPr="009572B9">
        <w:rPr>
          <w:sz w:val="2"/>
          <w:szCs w:val="2"/>
        </w:rPr>
        <w:t xml:space="preserve"> boy. You think </w:t>
      </w:r>
      <w:proofErr w:type="spellStart"/>
      <w:r w:rsidRPr="009572B9">
        <w:rPr>
          <w:sz w:val="2"/>
          <w:szCs w:val="2"/>
        </w:rPr>
        <w:t>yer</w:t>
      </w:r>
      <w:proofErr w:type="spellEnd"/>
      <w:r w:rsidRPr="009572B9">
        <w:rPr>
          <w:sz w:val="2"/>
          <w:szCs w:val="2"/>
        </w:rPr>
        <w:t xml:space="preserve">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w:t>
      </w:r>
      <w:proofErr w:type="gramStart"/>
      <w:r w:rsidRPr="009572B9">
        <w:rPr>
          <w:sz w:val="2"/>
          <w:szCs w:val="2"/>
        </w:rPr>
        <w:t>upset</w:t>
      </w:r>
      <w:proofErr w:type="gramEnd"/>
      <w:r w:rsidRPr="009572B9">
        <w:rPr>
          <w:sz w:val="2"/>
          <w:szCs w:val="2"/>
        </w:rPr>
        <w:t xml:space="preserve">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w:t>
      </w:r>
      <w:proofErr w:type="gramStart"/>
      <w:r w:rsidRPr="009572B9">
        <w:rPr>
          <w:sz w:val="2"/>
          <w:szCs w:val="2"/>
        </w:rPr>
        <w:t>more or less disappeared</w:t>
      </w:r>
      <w:proofErr w:type="gramEnd"/>
      <w:r w:rsidRPr="009572B9">
        <w:rPr>
          <w:sz w:val="2"/>
          <w:szCs w:val="2"/>
        </w:rPr>
        <w:t>.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proofErr w:type="gramStart"/>
      <w:r w:rsidRPr="009572B9">
        <w:rPr>
          <w:sz w:val="2"/>
          <w:szCs w:val="2"/>
        </w:rPr>
        <w:t>’ ”</w:t>
      </w:r>
      <w:proofErr w:type="gramEnd"/>
      <w:r w:rsidRPr="009572B9">
        <w:rPr>
          <w:sz w:val="2"/>
          <w:szCs w:val="2"/>
        </w:rPr>
        <w:t xml:space="preserve">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w:t>
      </w:r>
      <w:proofErr w:type="gramStart"/>
      <w:r w:rsidRPr="009572B9">
        <w:rPr>
          <w:sz w:val="2"/>
          <w:szCs w:val="2"/>
        </w:rPr>
        <w:t>society as a whole</w:t>
      </w:r>
      <w:proofErr w:type="gramEnd"/>
      <w:r w:rsidRPr="009572B9">
        <w:rPr>
          <w:sz w:val="2"/>
          <w:szCs w:val="2"/>
        </w:rPr>
        <w:t xml:space="preserve">. It has infiltrated commerce and religion as much as the institutions of law and government. It’s worth noting that </w:t>
      </w:r>
      <w:proofErr w:type="gramStart"/>
      <w:r w:rsidRPr="009572B9">
        <w:rPr>
          <w:sz w:val="2"/>
          <w:szCs w:val="2"/>
        </w:rPr>
        <w:t>all of</w:t>
      </w:r>
      <w:proofErr w:type="gramEnd"/>
      <w:r w:rsidRPr="009572B9">
        <w:rPr>
          <w:sz w:val="2"/>
          <w:szCs w:val="2"/>
        </w:rPr>
        <w:t xml:space="preserve"> these trends predate Trump, sometimes by decades. Demographic Change and Civil War Scott Gates is an American who lives in Norway, where </w:t>
      </w:r>
      <w:proofErr w:type="gramStart"/>
      <w:r w:rsidRPr="009572B9">
        <w:rPr>
          <w:sz w:val="2"/>
          <w:szCs w:val="2"/>
        </w:rPr>
        <w:t>he</w:t>
      </w:r>
      <w:proofErr w:type="gramEnd"/>
      <w:r w:rsidRPr="009572B9">
        <w:rPr>
          <w:sz w:val="2"/>
          <w:szCs w:val="2"/>
        </w:rPr>
        <w:t xml:space="preserv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t>
      </w:r>
      <w:proofErr w:type="gramStart"/>
      <w:r w:rsidRPr="009572B9">
        <w:rPr>
          <w:sz w:val="2"/>
          <w:szCs w:val="2"/>
        </w:rPr>
        <w:t>working class</w:t>
      </w:r>
      <w:proofErr w:type="gramEnd"/>
      <w:r w:rsidRPr="009572B9">
        <w:rPr>
          <w:sz w:val="2"/>
          <w:szCs w:val="2"/>
        </w:rPr>
        <w:t xml:space="preserve">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w:t>
      </w:r>
      <w:proofErr w:type="gramStart"/>
      <w:r w:rsidRPr="009572B9">
        <w:rPr>
          <w:sz w:val="2"/>
          <w:szCs w:val="2"/>
        </w:rPr>
        <w:t>rise up against</w:t>
      </w:r>
      <w:proofErr w:type="gramEnd"/>
      <w:r w:rsidRPr="009572B9">
        <w:rPr>
          <w:sz w:val="2"/>
          <w:szCs w:val="2"/>
        </w:rPr>
        <w:t xml:space="preserve">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w:t>
      </w:r>
      <w:proofErr w:type="gramStart"/>
      <w:r w:rsidRPr="009572B9">
        <w:rPr>
          <w:sz w:val="2"/>
          <w:szCs w:val="2"/>
        </w:rPr>
        <w:t>other</w:t>
      </w:r>
      <w:proofErr w:type="gramEnd"/>
      <w:r w:rsidRPr="009572B9">
        <w:rPr>
          <w:sz w:val="2"/>
          <w:szCs w:val="2"/>
        </w:rPr>
        <w:t xml:space="preserve">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w:t>
      </w:r>
      <w:proofErr w:type="gramStart"/>
      <w:r w:rsidRPr="009572B9">
        <w:rPr>
          <w:sz w:val="2"/>
          <w:szCs w:val="2"/>
        </w:rPr>
        <w:t>2016</w:t>
      </w:r>
      <w:proofErr w:type="gramEnd"/>
      <w:r w:rsidRPr="009572B9">
        <w:rPr>
          <w:sz w:val="2"/>
          <w:szCs w:val="2"/>
        </w:rPr>
        <w:t xml:space="preserve"> and Biden won the popular vote by 3.4 percent in 2020. Even in 2020, the Democrat could have won the popular vote by as much as 6 points and still have lost the election. </w:t>
      </w:r>
      <w:proofErr w:type="gramStart"/>
      <w:r w:rsidRPr="009572B9">
        <w:rPr>
          <w:sz w:val="2"/>
          <w:szCs w:val="2"/>
        </w:rPr>
        <w:t>In the near future</w:t>
      </w:r>
      <w:proofErr w:type="gramEnd"/>
      <w:r w:rsidRPr="009572B9">
        <w:rPr>
          <w:sz w:val="2"/>
          <w:szCs w:val="2"/>
        </w:rPr>
        <w:t xml:space="preserv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w:t>
      </w:r>
      <w:proofErr w:type="gramStart"/>
      <w:r w:rsidRPr="009572B9">
        <w:rPr>
          <w:sz w:val="2"/>
          <w:szCs w:val="2"/>
        </w:rPr>
        <w:t>and</w:t>
      </w:r>
      <w:proofErr w:type="gramEnd"/>
      <w:r w:rsidRPr="009572B9">
        <w:rPr>
          <w:sz w:val="2"/>
          <w:szCs w:val="2"/>
        </w:rPr>
        <w:t xml:space="preserve"> for the foreseeable future, can be an icon of unity, only of division. The First Stage in the Transition to Assassination The transition from ordinary rage-fueled American to assassin can progress gradually or overnight. “It varies from years to even days,” Ramón </w:t>
      </w:r>
      <w:proofErr w:type="spellStart"/>
      <w:r w:rsidRPr="009572B9">
        <w:rPr>
          <w:sz w:val="2"/>
          <w:szCs w:val="2"/>
        </w:rPr>
        <w:t>Spaaij</w:t>
      </w:r>
      <w:proofErr w:type="spellEnd"/>
      <w:r w:rsidRPr="009572B9">
        <w:rPr>
          <w:sz w:val="2"/>
          <w:szCs w:val="2"/>
        </w:rPr>
        <w:t xml:space="preserve">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w:t>
      </w:r>
      <w:proofErr w:type="spellStart"/>
      <w:r w:rsidRPr="009572B9">
        <w:rPr>
          <w:sz w:val="2"/>
          <w:szCs w:val="2"/>
        </w:rPr>
        <w:t>Spaaij</w:t>
      </w:r>
      <w:proofErr w:type="spellEnd"/>
      <w:r w:rsidRPr="009572B9">
        <w:rPr>
          <w:sz w:val="2"/>
          <w:szCs w:val="2"/>
        </w:rPr>
        <w:t xml:space="preserve">. The first is a sudden exposure to means and opportunity, “capable of recalibrating perceived chances of success.” Sudden Exposure to Means and Opportunity </w:t>
      </w:r>
      <w:proofErr w:type="gramStart"/>
      <w:r w:rsidRPr="009572B9">
        <w:rPr>
          <w:sz w:val="2"/>
          <w:szCs w:val="2"/>
        </w:rPr>
        <w:t>The</w:t>
      </w:r>
      <w:proofErr w:type="gramEnd"/>
      <w:r w:rsidRPr="009572B9">
        <w:rPr>
          <w:sz w:val="2"/>
          <w:szCs w:val="2"/>
        </w:rPr>
        <w:t xml:space="preserv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w:t>
      </w:r>
      <w:proofErr w:type="gramStart"/>
      <w:r w:rsidRPr="009572B9">
        <w:rPr>
          <w:sz w:val="2"/>
          <w:szCs w:val="2"/>
        </w:rPr>
        <w:t>The</w:t>
      </w:r>
      <w:proofErr w:type="gramEnd"/>
      <w:r w:rsidRPr="009572B9">
        <w:rPr>
          <w:sz w:val="2"/>
          <w:szCs w:val="2"/>
        </w:rPr>
        <w:t xml:space="preserv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w:t>
      </w:r>
      <w:proofErr w:type="spellStart"/>
      <w:r w:rsidRPr="009572B9">
        <w:rPr>
          <w:sz w:val="2"/>
          <w:szCs w:val="2"/>
        </w:rPr>
        <w:t>Spaaij</w:t>
      </w:r>
      <w:proofErr w:type="spellEnd"/>
      <w:r w:rsidRPr="009572B9">
        <w:rPr>
          <w:sz w:val="2"/>
          <w:szCs w:val="2"/>
        </w:rPr>
        <w:t xml:space="preserve">,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w:t>
      </w:r>
      <w:proofErr w:type="gramStart"/>
      <w:r w:rsidRPr="009572B9">
        <w:rPr>
          <w:sz w:val="2"/>
          <w:szCs w:val="2"/>
        </w:rPr>
        <w:t>out</w:t>
      </w:r>
      <w:proofErr w:type="gramEnd"/>
      <w:r w:rsidRPr="009572B9">
        <w:rPr>
          <w:sz w:val="2"/>
          <w:szCs w:val="2"/>
        </w:rPr>
        <w:t xml:space="preserve">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w:t>
      </w:r>
      <w:proofErr w:type="gramStart"/>
      <w:r w:rsidRPr="009572B9">
        <w:rPr>
          <w:sz w:val="2"/>
          <w:szCs w:val="2"/>
        </w:rPr>
        <w:t>places</w:t>
      </w:r>
      <w:proofErr w:type="gramEnd"/>
      <w:r w:rsidRPr="009572B9">
        <w:rPr>
          <w:sz w:val="2"/>
          <w:szCs w:val="2"/>
        </w:rPr>
        <w:t xml:space="preserve">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w:t>
      </w:r>
      <w:proofErr w:type="gramStart"/>
      <w:r w:rsidRPr="009572B9">
        <w:rPr>
          <w:sz w:val="2"/>
          <w:szCs w:val="2"/>
        </w:rPr>
        <w:t>have to</w:t>
      </w:r>
      <w:proofErr w:type="gramEnd"/>
      <w:r w:rsidRPr="009572B9">
        <w:rPr>
          <w:sz w:val="2"/>
          <w:szCs w:val="2"/>
        </w:rPr>
        <w:t xml:space="preserve"> take him. You </w:t>
      </w:r>
      <w:proofErr w:type="gramStart"/>
      <w:r w:rsidRPr="009572B9">
        <w:rPr>
          <w:sz w:val="2"/>
          <w:szCs w:val="2"/>
        </w:rPr>
        <w:t>have to</w:t>
      </w:r>
      <w:proofErr w:type="gramEnd"/>
      <w:r w:rsidRPr="009572B9">
        <w:rPr>
          <w:sz w:val="2"/>
          <w:szCs w:val="2"/>
        </w:rPr>
        <w:t xml:space="preserve">.” He goes to the vent in the attic and unscrews the panel. The black gun sits there like a small black bird waiting to fly. A secret. A gun is a time machine that changes the future. The Final Stage of the Transition The last step involves “intensification of pressure,” according to </w:t>
      </w:r>
      <w:proofErr w:type="spellStart"/>
      <w:r w:rsidRPr="009572B9">
        <w:rPr>
          <w:sz w:val="2"/>
          <w:szCs w:val="2"/>
        </w:rPr>
        <w:t>Spaaij</w:t>
      </w:r>
      <w:proofErr w:type="spellEnd"/>
      <w:r w:rsidRPr="009572B9">
        <w:rPr>
          <w:sz w:val="2"/>
          <w:szCs w:val="2"/>
        </w:rPr>
        <w:t xml:space="preserve">,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w:t>
      </w:r>
      <w:proofErr w:type="gramStart"/>
      <w:r w:rsidRPr="009572B9">
        <w:rPr>
          <w:sz w:val="2"/>
          <w:szCs w:val="2"/>
        </w:rPr>
        <w:t>has to</w:t>
      </w:r>
      <w:proofErr w:type="gramEnd"/>
      <w:r w:rsidRPr="009572B9">
        <w:rPr>
          <w:sz w:val="2"/>
          <w:szCs w:val="2"/>
        </w:rPr>
        <w:t xml:space="preserve">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 xml:space="preserve">He burns the rest of his stuff in a parking lot beside a failed shopping mall. That kid will know his name soon. He will be known. He and that homeless boy </w:t>
      </w:r>
      <w:proofErr w:type="gramStart"/>
      <w:r w:rsidRPr="008B31CB">
        <w:rPr>
          <w:sz w:val="2"/>
          <w:szCs w:val="2"/>
        </w:rPr>
        <w:t>share</w:t>
      </w:r>
      <w:proofErr w:type="gramEnd"/>
      <w:r w:rsidRPr="008B31CB">
        <w:rPr>
          <w:sz w:val="2"/>
          <w:szCs w:val="2"/>
        </w:rPr>
        <w:t xml:space="preserv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w:t>
      </w:r>
      <w:proofErr w:type="gramStart"/>
      <w:r w:rsidRPr="008B31CB">
        <w:rPr>
          <w:sz w:val="2"/>
          <w:szCs w:val="2"/>
        </w:rPr>
        <w:t>has to</w:t>
      </w:r>
      <w:proofErr w:type="gramEnd"/>
      <w:r w:rsidRPr="008B31CB">
        <w:rPr>
          <w:sz w:val="2"/>
          <w:szCs w:val="2"/>
        </w:rPr>
        <w:t xml:space="preserve">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w:t>
      </w:r>
      <w:proofErr w:type="gramStart"/>
      <w:r w:rsidRPr="008B31CB">
        <w:rPr>
          <w:sz w:val="2"/>
          <w:szCs w:val="2"/>
        </w:rPr>
        <w:t>have to</w:t>
      </w:r>
      <w:proofErr w:type="gramEnd"/>
      <w:r w:rsidRPr="008B31CB">
        <w:rPr>
          <w:sz w:val="2"/>
          <w:szCs w:val="2"/>
        </w:rPr>
        <w:t xml:space="preserve">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w:t>
      </w:r>
      <w:proofErr w:type="gramStart"/>
      <w:r w:rsidRPr="008B31CB">
        <w:rPr>
          <w:sz w:val="2"/>
          <w:szCs w:val="2"/>
        </w:rPr>
        <w:t>rising up</w:t>
      </w:r>
      <w:proofErr w:type="gramEnd"/>
      <w:r w:rsidRPr="008B31CB">
        <w:rPr>
          <w:sz w:val="2"/>
          <w:szCs w:val="2"/>
        </w:rPr>
        <w:t xml:space="preserve"> with a blast from the little black Ruger, then the Secret Service tackling him. The Possibility of Survival </w:t>
      </w:r>
      <w:proofErr w:type="gramStart"/>
      <w:r w:rsidRPr="008B31CB">
        <w:rPr>
          <w:sz w:val="2"/>
          <w:szCs w:val="2"/>
        </w:rPr>
        <w:t>The</w:t>
      </w:r>
      <w:proofErr w:type="gramEnd"/>
      <w:r w:rsidRPr="008B31CB">
        <w:rPr>
          <w:sz w:val="2"/>
          <w:szCs w:val="2"/>
        </w:rPr>
        <w:t xml:space="preserv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w:t>
      </w:r>
      <w:proofErr w:type="gramStart"/>
      <w:r w:rsidRPr="008B31CB">
        <w:rPr>
          <w:sz w:val="2"/>
          <w:szCs w:val="2"/>
        </w:rPr>
        <w:t>nation as a whole</w:t>
      </w:r>
      <w:proofErr w:type="gramEnd"/>
      <w:r w:rsidRPr="008B31CB">
        <w:rPr>
          <w:sz w:val="2"/>
          <w:szCs w:val="2"/>
        </w:rPr>
        <w:t xml:space="preserve">. Now there is no </w:t>
      </w:r>
      <w:proofErr w:type="gramStart"/>
      <w:r w:rsidRPr="008B31CB">
        <w:rPr>
          <w:sz w:val="2"/>
          <w:szCs w:val="2"/>
        </w:rPr>
        <w:t>nation as a whole</w:t>
      </w:r>
      <w:proofErr w:type="gramEnd"/>
      <w:r w:rsidRPr="008B31CB">
        <w:rPr>
          <w:sz w:val="2"/>
          <w:szCs w:val="2"/>
        </w:rPr>
        <w:t xml:space="preserve">. The Assassin as Hero </w:t>
      </w:r>
      <w:proofErr w:type="gramStart"/>
      <w:r w:rsidRPr="008B31CB">
        <w:rPr>
          <w:sz w:val="2"/>
          <w:szCs w:val="2"/>
        </w:rPr>
        <w:t>The</w:t>
      </w:r>
      <w:proofErr w:type="gramEnd"/>
      <w:r w:rsidRPr="008B31CB">
        <w:rPr>
          <w:sz w:val="2"/>
          <w:szCs w:val="2"/>
        </w:rPr>
        <w:t xml:space="preserv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w:t>
      </w:r>
      <w:proofErr w:type="gramStart"/>
      <w:r w:rsidRPr="008B31CB">
        <w:rPr>
          <w:sz w:val="2"/>
          <w:szCs w:val="2"/>
        </w:rPr>
        <w:t>The end result</w:t>
      </w:r>
      <w:proofErr w:type="gramEnd"/>
      <w:r w:rsidRPr="008B31CB">
        <w:rPr>
          <w:sz w:val="2"/>
          <w:szCs w:val="2"/>
        </w:rPr>
        <w:t xml:space="preserve">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w:t>
      </w:r>
      <w:proofErr w:type="gramStart"/>
      <w:r w:rsidRPr="008B31CB">
        <w:rPr>
          <w:sz w:val="2"/>
          <w:szCs w:val="2"/>
        </w:rPr>
        <w:t>less and less</w:t>
      </w:r>
      <w:proofErr w:type="gramEnd"/>
      <w:r w:rsidRPr="008B31CB">
        <w:rPr>
          <w:sz w:val="2"/>
          <w:szCs w:val="2"/>
        </w:rPr>
        <w:t xml:space="preserve">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w:t>
      </w:r>
      <w:proofErr w:type="gramStart"/>
      <w:r w:rsidRPr="008B31CB">
        <w:rPr>
          <w:sz w:val="2"/>
          <w:szCs w:val="2"/>
        </w:rPr>
        <w:t>US</w:t>
      </w:r>
      <w:proofErr w:type="gramEnd"/>
      <w:r w:rsidRPr="008B31CB">
        <w:rPr>
          <w:sz w:val="2"/>
          <w:szCs w:val="2"/>
        </w:rPr>
        <w:t xml:space="preserve">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w:t>
      </w:r>
      <w:proofErr w:type="gramStart"/>
      <w:r w:rsidRPr="008B31CB">
        <w:rPr>
          <w:sz w:val="2"/>
          <w:szCs w:val="2"/>
        </w:rPr>
        <w:t>and,</w:t>
      </w:r>
      <w:proofErr w:type="gramEnd"/>
      <w:r w:rsidRPr="008B31CB">
        <w:rPr>
          <w:sz w:val="2"/>
          <w:szCs w:val="2"/>
        </w:rPr>
        <w:t xml:space="preserve">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w:t>
      </w:r>
      <w:proofErr w:type="gramStart"/>
      <w:r w:rsidRPr="008B31CB">
        <w:rPr>
          <w:sz w:val="2"/>
          <w:szCs w:val="2"/>
        </w:rPr>
        <w:t>more and more</w:t>
      </w:r>
      <w:proofErr w:type="gramEnd"/>
      <w:r w:rsidRPr="008B31CB">
        <w:rPr>
          <w:sz w:val="2"/>
          <w:szCs w:val="2"/>
        </w:rPr>
        <w:t xml:space="preserv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w:t>
      </w:r>
      <w:proofErr w:type="gramStart"/>
      <w:r w:rsidRPr="008B31CB">
        <w:rPr>
          <w:sz w:val="2"/>
          <w:szCs w:val="2"/>
        </w:rPr>
        <w:t>more or less stifled</w:t>
      </w:r>
      <w:proofErr w:type="gramEnd"/>
      <w:r w:rsidRPr="008B31CB">
        <w:rPr>
          <w:sz w:val="2"/>
          <w:szCs w:val="2"/>
        </w:rPr>
        <w:t xml:space="preserve">,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w:t>
      </w:r>
      <w:proofErr w:type="gramStart"/>
      <w:r w:rsidRPr="008B31CB">
        <w:rPr>
          <w:sz w:val="2"/>
          <w:szCs w:val="2"/>
        </w:rPr>
        <w:t>have to</w:t>
      </w:r>
      <w:proofErr w:type="gramEnd"/>
      <w:r w:rsidRPr="008B31CB">
        <w:rPr>
          <w:sz w:val="2"/>
          <w:szCs w:val="2"/>
        </w:rPr>
        <w:t xml:space="preserve"> remember that Washington gave his warning </w:t>
      </w:r>
      <w:proofErr w:type="gramStart"/>
      <w:r w:rsidRPr="008B31CB">
        <w:rPr>
          <w:sz w:val="2"/>
          <w:szCs w:val="2"/>
        </w:rPr>
        <w:t>at the moment</w:t>
      </w:r>
      <w:proofErr w:type="gramEnd"/>
      <w:r w:rsidRPr="008B31CB">
        <w:rPr>
          <w:sz w:val="2"/>
          <w:szCs w:val="2"/>
        </w:rPr>
        <w:t xml:space="preserve">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w:t>
      </w:r>
      <w:proofErr w:type="gramStart"/>
      <w:r w:rsidRPr="008B31CB">
        <w:rPr>
          <w:sz w:val="2"/>
          <w:szCs w:val="2"/>
        </w:rPr>
        <w:t>less and less</w:t>
      </w:r>
      <w:proofErr w:type="gramEnd"/>
      <w:r w:rsidRPr="008B31CB">
        <w:rPr>
          <w:sz w:val="2"/>
          <w:szCs w:val="2"/>
        </w:rPr>
        <w:t xml:space="preserve">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w:t>
      </w:r>
      <w:proofErr w:type="spellStart"/>
      <w:proofErr w:type="gramStart"/>
      <w:r w:rsidRPr="008B31CB">
        <w:rPr>
          <w:sz w:val="2"/>
          <w:szCs w:val="2"/>
        </w:rPr>
        <w:t>country.I</w:t>
      </w:r>
      <w:proofErr w:type="spellEnd"/>
      <w:proofErr w:type="gramEnd"/>
      <w:r w:rsidRPr="008B31CB">
        <w:rPr>
          <w:sz w:val="2"/>
          <w:szCs w:val="2"/>
        </w:rPr>
        <w:t xml:space="preserve">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w:t>
      </w:r>
      <w:proofErr w:type="gramStart"/>
      <w:r w:rsidRPr="008B31CB">
        <w:rPr>
          <w:sz w:val="2"/>
          <w:szCs w:val="2"/>
        </w:rPr>
        <w:t>have to</w:t>
      </w:r>
      <w:proofErr w:type="gramEnd"/>
      <w:r w:rsidRPr="008B31CB">
        <w:rPr>
          <w:sz w:val="2"/>
          <w:szCs w:val="2"/>
        </w:rPr>
        <w:t xml:space="preserve">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w:t>
      </w:r>
      <w:proofErr w:type="spellStart"/>
      <w:proofErr w:type="gramStart"/>
      <w:r w:rsidRPr="008B31CB">
        <w:rPr>
          <w:sz w:val="2"/>
          <w:szCs w:val="2"/>
        </w:rPr>
        <w:t>billion,II</w:t>
      </w:r>
      <w:proofErr w:type="spellEnd"/>
      <w:proofErr w:type="gramEnd"/>
      <w:r w:rsidRPr="008B31CB">
        <w:rPr>
          <w:sz w:val="2"/>
          <w:szCs w:val="2"/>
        </w:rPr>
        <w:t xml:space="preserve"> will have already prevented several </w:t>
      </w:r>
      <w:proofErr w:type="gramStart"/>
      <w:r w:rsidRPr="008B31CB">
        <w:rPr>
          <w:sz w:val="2"/>
          <w:szCs w:val="2"/>
        </w:rPr>
        <w:t>storm</w:t>
      </w:r>
      <w:proofErr w:type="gramEnd"/>
      <w:r w:rsidRPr="008B31CB">
        <w:rPr>
          <w:sz w:val="2"/>
          <w:szCs w:val="2"/>
        </w:rPr>
        <w:t xml:space="preserve">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w:t>
      </w:r>
      <w:proofErr w:type="gramStart"/>
      <w:r w:rsidRPr="008B31CB">
        <w:rPr>
          <w:sz w:val="2"/>
          <w:szCs w:val="2"/>
        </w:rPr>
        <w:t>first</w:t>
      </w:r>
      <w:proofErr w:type="gramEnd"/>
      <w:r w:rsidRPr="008B31CB">
        <w:rPr>
          <w:sz w:val="2"/>
          <w:szCs w:val="2"/>
        </w:rPr>
        <w:t xml:space="preserve">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w:t>
      </w:r>
      <w:proofErr w:type="gramStart"/>
      <w:r w:rsidRPr="008B31CB">
        <w:rPr>
          <w:sz w:val="2"/>
          <w:szCs w:val="2"/>
        </w:rPr>
        <w:t>So</w:t>
      </w:r>
      <w:proofErr w:type="gramEnd"/>
      <w:r w:rsidRPr="008B31CB">
        <w:rPr>
          <w:sz w:val="2"/>
          <w:szCs w:val="2"/>
        </w:rPr>
        <w:t xml:space="preserve"> the husband and daughter head out to Iowa for a couple of weeks while the Producer stays in New York. They </w:t>
      </w:r>
      <w:proofErr w:type="gramStart"/>
      <w:r w:rsidRPr="008B31CB">
        <w:rPr>
          <w:sz w:val="2"/>
          <w:szCs w:val="2"/>
        </w:rPr>
        <w:t>have to</w:t>
      </w:r>
      <w:proofErr w:type="gramEnd"/>
      <w:r w:rsidRPr="008B31CB">
        <w:rPr>
          <w:sz w:val="2"/>
          <w:szCs w:val="2"/>
        </w:rPr>
        <w:t xml:space="preserve">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w:t>
      </w:r>
      <w:proofErr w:type="gramStart"/>
      <w:r w:rsidRPr="008B31CB">
        <w:rPr>
          <w:sz w:val="2"/>
          <w:szCs w:val="2"/>
        </w:rPr>
        <w:t>each individual</w:t>
      </w:r>
      <w:proofErr w:type="gramEnd"/>
      <w:r w:rsidRPr="008B31CB">
        <w:rPr>
          <w:sz w:val="2"/>
          <w:szCs w:val="2"/>
        </w:rPr>
        <w:t xml:space="preserve"> required the most basic collective action</w:t>
      </w:r>
      <w:proofErr w:type="gramStart"/>
      <w:r w:rsidRPr="008B31CB">
        <w:rPr>
          <w:sz w:val="2"/>
          <w:szCs w:val="2"/>
        </w:rPr>
        <w:t>—“</w:t>
      </w:r>
      <w:proofErr w:type="gramEnd"/>
      <w:r w:rsidRPr="008B31CB">
        <w:rPr>
          <w:sz w:val="2"/>
          <w:szCs w:val="2"/>
        </w:rPr>
        <w:t xml:space="preserve">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w:t>
      </w:r>
      <w:proofErr w:type="gramStart"/>
      <w:r w:rsidRPr="008B31CB">
        <w:rPr>
          <w:sz w:val="2"/>
          <w:szCs w:val="2"/>
        </w:rPr>
        <w:t>dead on</w:t>
      </w:r>
      <w:proofErr w:type="gramEnd"/>
      <w:r w:rsidRPr="008B31CB">
        <w:rPr>
          <w:sz w:val="2"/>
          <w:szCs w:val="2"/>
        </w:rPr>
        <w:t xml:space="preserve">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w:t>
      </w:r>
      <w:proofErr w:type="spellStart"/>
      <w:r w:rsidRPr="008B31CB">
        <w:rPr>
          <w:sz w:val="2"/>
          <w:szCs w:val="2"/>
        </w:rPr>
        <w:t>tusenbladstårta</w:t>
      </w:r>
      <w:proofErr w:type="spellEnd"/>
      <w:r w:rsidRPr="008B31CB">
        <w:rPr>
          <w:sz w:val="2"/>
          <w:szCs w:val="2"/>
        </w:rPr>
        <w:t xml:space="preserve">,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w:t>
      </w:r>
      <w:proofErr w:type="gramStart"/>
      <w:r w:rsidRPr="008B31CB">
        <w:rPr>
          <w:sz w:val="2"/>
          <w:szCs w:val="2"/>
        </w:rPr>
        <w:t>liked</w:t>
      </w:r>
      <w:proofErr w:type="gramEnd"/>
      <w:r w:rsidRPr="008B31CB">
        <w:rPr>
          <w:sz w:val="2"/>
          <w:szCs w:val="2"/>
        </w:rPr>
        <w:t xml:space="preserve">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w:t>
      </w:r>
      <w:proofErr w:type="gramStart"/>
      <w:r w:rsidRPr="008B31CB">
        <w:rPr>
          <w:sz w:val="2"/>
          <w:szCs w:val="2"/>
        </w:rPr>
        <w:t>All of</w:t>
      </w:r>
      <w:proofErr w:type="gramEnd"/>
      <w:r w:rsidRPr="008B31CB">
        <w:rPr>
          <w:sz w:val="2"/>
          <w:szCs w:val="2"/>
        </w:rPr>
        <w:t xml:space="preserve">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w:t>
      </w:r>
      <w:proofErr w:type="gramStart"/>
      <w:r w:rsidRPr="008B31CB">
        <w:rPr>
          <w:sz w:val="2"/>
          <w:szCs w:val="2"/>
        </w:rPr>
        <w:t>or,</w:t>
      </w:r>
      <w:proofErr w:type="gramEnd"/>
      <w:r w:rsidRPr="008B31CB">
        <w:rPr>
          <w:sz w:val="2"/>
          <w:szCs w:val="2"/>
        </w:rPr>
        <w:t xml:space="preserve">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w:t>
      </w:r>
      <w:proofErr w:type="gramStart"/>
      <w:r w:rsidRPr="008B31CB">
        <w:rPr>
          <w:sz w:val="2"/>
          <w:szCs w:val="2"/>
        </w:rPr>
        <w:t>under</w:t>
      </w:r>
      <w:proofErr w:type="gramEnd"/>
      <w:r w:rsidRPr="008B31CB">
        <w:rPr>
          <w:sz w:val="2"/>
          <w:szCs w:val="2"/>
        </w:rPr>
        <w:t xml:space="preserve"> or it has a typhoon or whatever, and growth collapses,” Ostry says. “That could be a </w:t>
      </w:r>
      <w:proofErr w:type="gramStart"/>
      <w:r w:rsidRPr="008B31CB">
        <w:rPr>
          <w:sz w:val="2"/>
          <w:szCs w:val="2"/>
        </w:rPr>
        <w:t>blip</w:t>
      </w:r>
      <w:proofErr w:type="gramEnd"/>
      <w:r w:rsidRPr="008B31CB">
        <w:rPr>
          <w:sz w:val="2"/>
          <w:szCs w:val="2"/>
        </w:rPr>
        <w:t xml:space="preserve">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w:t>
      </w:r>
      <w:proofErr w:type="gramStart"/>
      <w:r w:rsidRPr="008B31CB">
        <w:rPr>
          <w:sz w:val="2"/>
          <w:szCs w:val="2"/>
        </w:rPr>
        <w:t>airy-fairy</w:t>
      </w:r>
      <w:proofErr w:type="gramEnd"/>
      <w:r w:rsidRPr="008B31CB">
        <w:rPr>
          <w:sz w:val="2"/>
          <w:szCs w:val="2"/>
        </w:rPr>
        <w:t xml:space="preserve">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w:t>
      </w:r>
      <w:proofErr w:type="gramStart"/>
      <w:r w:rsidRPr="008B31CB">
        <w:rPr>
          <w:sz w:val="2"/>
          <w:szCs w:val="2"/>
        </w:rPr>
        <w:t>bank</w:t>
      </w:r>
      <w:proofErr w:type="gramEnd"/>
      <w:r w:rsidRPr="008B31CB">
        <w:rPr>
          <w:sz w:val="2"/>
          <w:szCs w:val="2"/>
        </w:rPr>
        <w:t xml:space="preserve">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w:t>
      </w:r>
      <w:proofErr w:type="gramStart"/>
      <w:r w:rsidRPr="008B31CB">
        <w:rPr>
          <w:sz w:val="2"/>
          <w:szCs w:val="2"/>
        </w:rPr>
        <w:t>system as a whole</w:t>
      </w:r>
      <w:proofErr w:type="gramEnd"/>
      <w:r w:rsidRPr="008B31CB">
        <w:rPr>
          <w:sz w:val="2"/>
          <w:szCs w:val="2"/>
        </w:rPr>
        <w:t xml:space="preserv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w:t>
      </w:r>
      <w:proofErr w:type="gramStart"/>
      <w:r w:rsidRPr="008B31CB">
        <w:rPr>
          <w:sz w:val="2"/>
          <w:szCs w:val="2"/>
        </w:rPr>
        <w:t>sister</w:t>
      </w:r>
      <w:proofErr w:type="gramEnd"/>
      <w:r w:rsidRPr="008B31CB">
        <w:rPr>
          <w:sz w:val="2"/>
          <w:szCs w:val="2"/>
        </w:rPr>
        <w:t xml:space="preserve">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w:t>
      </w:r>
      <w:proofErr w:type="spellStart"/>
      <w:r w:rsidRPr="008B31CB">
        <w:rPr>
          <w:sz w:val="2"/>
          <w:szCs w:val="2"/>
        </w:rPr>
        <w:t>tusenbladstårta</w:t>
      </w:r>
      <w:proofErr w:type="spellEnd"/>
      <w:r w:rsidRPr="008B31CB">
        <w:rPr>
          <w:sz w:val="2"/>
          <w:szCs w:val="2"/>
        </w:rPr>
        <w:t xml:space="preserve"> </w:t>
      </w:r>
      <w:proofErr w:type="gramStart"/>
      <w:r w:rsidRPr="008B31CB">
        <w:rPr>
          <w:sz w:val="2"/>
          <w:szCs w:val="2"/>
        </w:rPr>
        <w:t>and also</w:t>
      </w:r>
      <w:proofErr w:type="gramEnd"/>
      <w:r w:rsidRPr="008B31CB">
        <w:rPr>
          <w:sz w:val="2"/>
          <w:szCs w:val="2"/>
        </w:rPr>
        <w:t xml:space="preserve">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w:t>
      </w:r>
      <w:proofErr w:type="spellStart"/>
      <w:r w:rsidRPr="008B31CB">
        <w:rPr>
          <w:sz w:val="2"/>
          <w:szCs w:val="2"/>
        </w:rPr>
        <w:t>Syukuro</w:t>
      </w:r>
      <w:proofErr w:type="spellEnd"/>
      <w:r w:rsidRPr="008B31CB">
        <w:rPr>
          <w:sz w:val="2"/>
          <w:szCs w:val="2"/>
        </w:rPr>
        <w:t xml:space="preserve"> Manabe and Richard T. Wetherald, and it remains </w:t>
      </w:r>
      <w:proofErr w:type="gramStart"/>
      <w:r w:rsidRPr="008B31CB">
        <w:rPr>
          <w:sz w:val="2"/>
          <w:szCs w:val="2"/>
        </w:rPr>
        <w:t>more or less completely</w:t>
      </w:r>
      <w:proofErr w:type="gramEnd"/>
      <w:r w:rsidRPr="008B31CB">
        <w:rPr>
          <w:sz w:val="2"/>
          <w:szCs w:val="2"/>
        </w:rPr>
        <w:t xml:space="preserve">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w:t>
      </w:r>
      <w:proofErr w:type="gramStart"/>
      <w:r w:rsidRPr="008B31CB">
        <w:rPr>
          <w:sz w:val="2"/>
          <w:szCs w:val="2"/>
        </w:rPr>
        <w:t>change, but</w:t>
      </w:r>
      <w:proofErr w:type="gramEnd"/>
      <w:r w:rsidRPr="008B31CB">
        <w:rPr>
          <w:sz w:val="2"/>
          <w:szCs w:val="2"/>
        </w:rPr>
        <w:t xml:space="preserve">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w:t>
      </w:r>
      <w:proofErr w:type="spellStart"/>
      <w:r w:rsidRPr="008B31CB">
        <w:rPr>
          <w:sz w:val="2"/>
          <w:szCs w:val="2"/>
        </w:rPr>
        <w:t>Schauberger</w:t>
      </w:r>
      <w:proofErr w:type="spellEnd"/>
      <w:r w:rsidRPr="008B31CB">
        <w:rPr>
          <w:sz w:val="2"/>
          <w:szCs w:val="2"/>
        </w:rPr>
        <w:t xml:space="preserve">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w:t>
      </w:r>
      <w:proofErr w:type="gramStart"/>
      <w:r w:rsidRPr="008B31CB">
        <w:rPr>
          <w:sz w:val="2"/>
          <w:szCs w:val="2"/>
        </w:rPr>
        <w:t>more and more</w:t>
      </w:r>
      <w:proofErr w:type="gramEnd"/>
      <w:r w:rsidRPr="008B31CB">
        <w:rPr>
          <w:sz w:val="2"/>
          <w:szCs w:val="2"/>
        </w:rPr>
        <w:t xml:space="preserv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w:t>
      </w:r>
      <w:proofErr w:type="gramStart"/>
      <w:r w:rsidRPr="008B31CB">
        <w:rPr>
          <w:sz w:val="2"/>
          <w:szCs w:val="2"/>
        </w:rPr>
        <w:t>have to</w:t>
      </w:r>
      <w:proofErr w:type="gramEnd"/>
      <w:r w:rsidRPr="008B31CB">
        <w:rPr>
          <w:sz w:val="2"/>
          <w:szCs w:val="2"/>
        </w:rPr>
        <w:t xml:space="preserve">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w:t>
      </w:r>
      <w:proofErr w:type="gramStart"/>
      <w:r w:rsidRPr="008B31CB">
        <w:rPr>
          <w:sz w:val="2"/>
          <w:szCs w:val="2"/>
        </w:rPr>
        <w:t>cows</w:t>
      </w:r>
      <w:proofErr w:type="gramEnd"/>
      <w:r w:rsidRPr="008B31CB">
        <w:rPr>
          <w:sz w:val="2"/>
          <w:szCs w:val="2"/>
        </w:rPr>
        <w:t xml:space="preserve">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w:t>
      </w:r>
      <w:proofErr w:type="gramStart"/>
      <w:r w:rsidRPr="008B31CB">
        <w:rPr>
          <w:sz w:val="2"/>
          <w:szCs w:val="2"/>
        </w:rPr>
        <w:t>has to</w:t>
      </w:r>
      <w:proofErr w:type="gramEnd"/>
      <w:r w:rsidRPr="008B31CB">
        <w:rPr>
          <w:sz w:val="2"/>
          <w:szCs w:val="2"/>
        </w:rPr>
        <w:t xml:space="preserve"> migrate from the tassel to the silks, a </w:t>
      </w:r>
      <w:proofErr w:type="gramStart"/>
      <w:r w:rsidRPr="008B31CB">
        <w:rPr>
          <w:sz w:val="2"/>
          <w:szCs w:val="2"/>
        </w:rPr>
        <w:t>three foot</w:t>
      </w:r>
      <w:proofErr w:type="gramEnd"/>
      <w:r w:rsidRPr="008B31CB">
        <w:rPr>
          <w:sz w:val="2"/>
          <w:szCs w:val="2"/>
        </w:rPr>
        <w:t xml:space="preserve">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w:t>
      </w:r>
      <w:proofErr w:type="gramStart"/>
      <w:r w:rsidRPr="008B31CB">
        <w:rPr>
          <w:sz w:val="2"/>
          <w:szCs w:val="2"/>
        </w:rPr>
        <w:t>So</w:t>
      </w:r>
      <w:proofErr w:type="gramEnd"/>
      <w:r w:rsidRPr="008B31CB">
        <w:rPr>
          <w:sz w:val="2"/>
          <w:szCs w:val="2"/>
        </w:rPr>
        <w:t xml:space="preserve">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w:t>
      </w:r>
      <w:proofErr w:type="gramStart"/>
      <w:r w:rsidRPr="008B31CB">
        <w:rPr>
          <w:sz w:val="2"/>
          <w:szCs w:val="2"/>
        </w:rPr>
        <w:t>system as a whole</w:t>
      </w:r>
      <w:proofErr w:type="gramEnd"/>
      <w:r w:rsidRPr="008B31CB">
        <w:rPr>
          <w:sz w:val="2"/>
          <w:szCs w:val="2"/>
        </w:rPr>
        <w:t xml:space="preserv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w:t>
      </w:r>
      <w:proofErr w:type="gramStart"/>
      <w:r w:rsidRPr="008B31CB">
        <w:rPr>
          <w:sz w:val="2"/>
          <w:szCs w:val="2"/>
        </w:rPr>
        <w:t>all of</w:t>
      </w:r>
      <w:proofErr w:type="gramEnd"/>
      <w:r w:rsidRPr="008B31CB">
        <w:rPr>
          <w:sz w:val="2"/>
          <w:szCs w:val="2"/>
        </w:rPr>
        <w:t xml:space="preserve">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w:t>
      </w:r>
      <w:proofErr w:type="gramStart"/>
      <w:r w:rsidRPr="008B31CB">
        <w:rPr>
          <w:sz w:val="2"/>
          <w:szCs w:val="2"/>
        </w:rPr>
        <w:t>and also</w:t>
      </w:r>
      <w:proofErr w:type="gramEnd"/>
      <w:r w:rsidRPr="008B31CB">
        <w:rPr>
          <w:sz w:val="2"/>
          <w:szCs w:val="2"/>
        </w:rPr>
        <w:t xml:space="preserve">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proofErr w:type="gramStart"/>
      <w:r w:rsidRPr="008B31CB">
        <w:rPr>
          <w:sz w:val="2"/>
          <w:szCs w:val="2"/>
        </w:rPr>
        <w:t>’ ”</w:t>
      </w:r>
      <w:proofErr w:type="gramEnd"/>
      <w:r w:rsidRPr="008B31CB">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w:t>
      </w:r>
      <w:proofErr w:type="gramStart"/>
      <w:r w:rsidRPr="009572B9">
        <w:rPr>
          <w:sz w:val="2"/>
          <w:szCs w:val="2"/>
        </w:rPr>
        <w:t>bread crumbs</w:t>
      </w:r>
      <w:proofErr w:type="gramEnd"/>
      <w:r w:rsidRPr="009572B9">
        <w:rPr>
          <w:sz w:val="2"/>
          <w:szCs w:val="2"/>
        </w:rPr>
        <w:t xml:space="preserve">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 xml:space="preserve">The Drought Thanksgiving </w:t>
      </w:r>
      <w:proofErr w:type="gramStart"/>
      <w:r w:rsidRPr="008B31CB">
        <w:rPr>
          <w:sz w:val="2"/>
          <w:szCs w:val="2"/>
        </w:rPr>
        <w:t>The</w:t>
      </w:r>
      <w:proofErr w:type="gramEnd"/>
      <w:r w:rsidRPr="008B31CB">
        <w:rPr>
          <w:sz w:val="2"/>
          <w:szCs w:val="2"/>
        </w:rPr>
        <w:t xml:space="preserv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w:t>
      </w:r>
      <w:proofErr w:type="gramStart"/>
      <w:r w:rsidRPr="008B31CB">
        <w:rPr>
          <w:sz w:val="2"/>
          <w:szCs w:val="2"/>
        </w:rPr>
        <w:t>from the experts and the farmers,</w:t>
      </w:r>
      <w:proofErr w:type="gramEnd"/>
      <w:r w:rsidRPr="008B31CB">
        <w:rPr>
          <w:sz w:val="2"/>
          <w:szCs w:val="2"/>
        </w:rPr>
        <w:t xml:space="preserve">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w:t>
      </w:r>
      <w:proofErr w:type="gramStart"/>
      <w:r w:rsidRPr="008B31CB">
        <w:rPr>
          <w:sz w:val="2"/>
          <w:szCs w:val="2"/>
        </w:rPr>
        <w:t>more or less a</w:t>
      </w:r>
      <w:proofErr w:type="gramEnd"/>
      <w:r w:rsidRPr="008B31CB">
        <w:rPr>
          <w:sz w:val="2"/>
          <w:szCs w:val="2"/>
        </w:rPr>
        <w:t xml:space="preserve">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w:t>
      </w:r>
      <w:proofErr w:type="gramStart"/>
      <w:r w:rsidRPr="008B31CB">
        <w:rPr>
          <w:sz w:val="2"/>
          <w:szCs w:val="2"/>
        </w:rPr>
        <w:t>college</w:t>
      </w:r>
      <w:proofErr w:type="gramEnd"/>
      <w:r w:rsidRPr="008B31CB">
        <w:rPr>
          <w:sz w:val="2"/>
          <w:szCs w:val="2"/>
        </w:rPr>
        <w:t xml:space="preserv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w:t>
      </w:r>
      <w:proofErr w:type="spellStart"/>
      <w:r w:rsidRPr="008B31CB">
        <w:rPr>
          <w:sz w:val="2"/>
          <w:szCs w:val="2"/>
        </w:rPr>
        <w:t>tusenbladstårta</w:t>
      </w:r>
      <w:proofErr w:type="spellEnd"/>
      <w:r w:rsidRPr="008B31CB">
        <w:rPr>
          <w:sz w:val="2"/>
          <w:szCs w:val="2"/>
        </w:rPr>
        <w:t xml:space="preserve"> with its cream filling—they’re mostly corn and therefore quite expensive. They skipped the mac and cheese and tater </w:t>
      </w:r>
      <w:proofErr w:type="gramStart"/>
      <w:r w:rsidRPr="008B31CB">
        <w:rPr>
          <w:sz w:val="2"/>
          <w:szCs w:val="2"/>
        </w:rPr>
        <w:t>crumble</w:t>
      </w:r>
      <w:proofErr w:type="gramEnd"/>
      <w:r w:rsidRPr="008B31CB">
        <w:rPr>
          <w:sz w:val="2"/>
          <w:szCs w:val="2"/>
        </w:rPr>
        <w:t xml:space="preserve"> but they had to have the </w:t>
      </w:r>
      <w:proofErr w:type="spellStart"/>
      <w:r w:rsidRPr="008B31CB">
        <w:rPr>
          <w:sz w:val="2"/>
          <w:szCs w:val="2"/>
        </w:rPr>
        <w:t>tusenbladstårta</w:t>
      </w:r>
      <w:proofErr w:type="spellEnd"/>
      <w:r w:rsidRPr="008B31CB">
        <w:rPr>
          <w:sz w:val="2"/>
          <w:szCs w:val="2"/>
        </w:rPr>
        <w:t xml:space="preserve">.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w:t>
      </w:r>
      <w:proofErr w:type="spellStart"/>
      <w:r w:rsidRPr="008B31CB">
        <w:rPr>
          <w:sz w:val="2"/>
          <w:szCs w:val="2"/>
        </w:rPr>
        <w:t>tusenbladstårta</w:t>
      </w:r>
      <w:proofErr w:type="spellEnd"/>
      <w:r w:rsidRPr="008B31CB">
        <w:rPr>
          <w:sz w:val="2"/>
          <w:szCs w:val="2"/>
        </w:rPr>
        <w:t xml:space="preserve">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w:t>
      </w:r>
      <w:proofErr w:type="gramStart"/>
      <w:r w:rsidRPr="008B31CB">
        <w:rPr>
          <w:sz w:val="2"/>
          <w:szCs w:val="2"/>
        </w:rPr>
        <w:t>takes into account</w:t>
      </w:r>
      <w:proofErr w:type="gramEnd"/>
      <w:r w:rsidRPr="008B31CB">
        <w:rPr>
          <w:sz w:val="2"/>
          <w:szCs w:val="2"/>
        </w:rPr>
        <w:t xml:space="preserve">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w:t>
      </w:r>
      <w:proofErr w:type="spellStart"/>
      <w:r w:rsidRPr="008B31CB">
        <w:rPr>
          <w:sz w:val="2"/>
          <w:szCs w:val="2"/>
        </w:rPr>
        <w:t>Sousounis</w:t>
      </w:r>
      <w:proofErr w:type="spellEnd"/>
      <w:r w:rsidRPr="008B31CB">
        <w:rPr>
          <w:sz w:val="2"/>
          <w:szCs w:val="2"/>
        </w:rPr>
        <w:t xml:space="preserve"> says. “But I wholeheartedly believe that it will manifest itself nonlinearly rather than linearly. And that’s what we </w:t>
      </w:r>
      <w:proofErr w:type="gramStart"/>
      <w:r w:rsidRPr="008B31CB">
        <w:rPr>
          <w:sz w:val="2"/>
          <w:szCs w:val="2"/>
        </w:rPr>
        <w:t>have to</w:t>
      </w:r>
      <w:proofErr w:type="gramEnd"/>
      <w:r w:rsidRPr="008B31CB">
        <w:rPr>
          <w:sz w:val="2"/>
          <w:szCs w:val="2"/>
        </w:rPr>
        <w:t xml:space="preserve"> be careful of. We need to account for nonlinearity.” (“Nonlinearity” means that everything goes along as it always has until suddenly it doesn’t.) The models of the United Nations and the insurance companies are hedged bets. There are hundreds of climate </w:t>
      </w:r>
      <w:proofErr w:type="gramStart"/>
      <w:r w:rsidRPr="008B31CB">
        <w:rPr>
          <w:sz w:val="2"/>
          <w:szCs w:val="2"/>
        </w:rPr>
        <w:t>models</w:t>
      </w:r>
      <w:proofErr w:type="gramEnd"/>
      <w:r w:rsidRPr="008B31CB">
        <w:rPr>
          <w:sz w:val="2"/>
          <w:szCs w:val="2"/>
        </w:rPr>
        <w:t xml:space="preserve"> and they take the mean. But that conclusion is not the same as the result. In Vegas, if you’re playing baccarat, in theory you should always come out even. It’s a 50-50 bet. But you don’t play baccarat to get your money back. The destructive total of climate change, for </w:t>
      </w:r>
      <w:proofErr w:type="spellStart"/>
      <w:r w:rsidRPr="008B31CB">
        <w:rPr>
          <w:sz w:val="2"/>
          <w:szCs w:val="2"/>
        </w:rPr>
        <w:t>Sousounis</w:t>
      </w:r>
      <w:proofErr w:type="spellEnd"/>
      <w:r w:rsidRPr="008B31CB">
        <w:rPr>
          <w:sz w:val="2"/>
          <w:szCs w:val="2"/>
        </w:rPr>
        <w:t xml:space="preserve">,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w:t>
      </w:r>
      <w:proofErr w:type="spellStart"/>
      <w:r w:rsidRPr="008B31CB">
        <w:rPr>
          <w:sz w:val="2"/>
          <w:szCs w:val="2"/>
        </w:rPr>
        <w:t>Sousounis’s</w:t>
      </w:r>
      <w:proofErr w:type="spellEnd"/>
      <w:r w:rsidRPr="008B31CB">
        <w:rPr>
          <w:sz w:val="2"/>
          <w:szCs w:val="2"/>
        </w:rPr>
        <w:t xml:space="preserve">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w:t>
      </w:r>
      <w:proofErr w:type="spellStart"/>
      <w:r w:rsidRPr="008B31CB">
        <w:rPr>
          <w:sz w:val="2"/>
          <w:szCs w:val="2"/>
        </w:rPr>
        <w:t>Sousounis</w:t>
      </w:r>
      <w:proofErr w:type="spellEnd"/>
      <w:r w:rsidRPr="008B31CB">
        <w:rPr>
          <w:sz w:val="2"/>
          <w:szCs w:val="2"/>
        </w:rPr>
        <w:t xml:space="preserve">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w:t>
      </w:r>
      <w:proofErr w:type="spellStart"/>
      <w:r w:rsidRPr="008B31CB">
        <w:rPr>
          <w:sz w:val="2"/>
          <w:szCs w:val="2"/>
        </w:rPr>
        <w:t>Shandas</w:t>
      </w:r>
      <w:proofErr w:type="spellEnd"/>
      <w:r w:rsidRPr="008B31CB">
        <w:rPr>
          <w:sz w:val="2"/>
          <w:szCs w:val="2"/>
        </w:rPr>
        <w:t xml:space="preserve">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w:t>
      </w:r>
      <w:proofErr w:type="spellStart"/>
      <w:r w:rsidRPr="008B31CB">
        <w:rPr>
          <w:sz w:val="2"/>
          <w:szCs w:val="2"/>
        </w:rPr>
        <w:t>Shandas</w:t>
      </w:r>
      <w:proofErr w:type="spellEnd"/>
      <w:r w:rsidRPr="008B31CB">
        <w:rPr>
          <w:sz w:val="2"/>
          <w:szCs w:val="2"/>
        </w:rPr>
        <w:t xml:space="preserve">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w:t>
      </w:r>
      <w:proofErr w:type="spellStart"/>
      <w:r w:rsidRPr="008B31CB">
        <w:rPr>
          <w:sz w:val="2"/>
          <w:szCs w:val="2"/>
        </w:rPr>
        <w:t>Shandas</w:t>
      </w:r>
      <w:proofErr w:type="spellEnd"/>
      <w:r w:rsidRPr="008B31CB">
        <w:rPr>
          <w:sz w:val="2"/>
          <w:szCs w:val="2"/>
        </w:rPr>
        <w:t xml:space="preserve">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w:t>
      </w:r>
      <w:proofErr w:type="gramStart"/>
      <w:r w:rsidRPr="008B31CB">
        <w:rPr>
          <w:sz w:val="2"/>
          <w:szCs w:val="2"/>
        </w:rPr>
        <w:t>take action</w:t>
      </w:r>
      <w:proofErr w:type="gramEnd"/>
      <w:r w:rsidRPr="008B31CB">
        <w:rPr>
          <w:sz w:val="2"/>
          <w:szCs w:val="2"/>
        </w:rPr>
        <w:t xml:space="preserve"> on climate change, and they are preventing the market from </w:t>
      </w:r>
      <w:proofErr w:type="gramStart"/>
      <w:r w:rsidRPr="008B31CB">
        <w:rPr>
          <w:sz w:val="2"/>
          <w:szCs w:val="2"/>
        </w:rPr>
        <w:t>taking action</w:t>
      </w:r>
      <w:proofErr w:type="gramEnd"/>
      <w:r w:rsidRPr="008B31CB">
        <w:rPr>
          <w:sz w:val="2"/>
          <w:szCs w:val="2"/>
        </w:rPr>
        <w:t>.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w:t>
      </w:r>
      <w:proofErr w:type="spellStart"/>
      <w:r w:rsidRPr="00917E21">
        <w:rPr>
          <w:sz w:val="16"/>
        </w:rPr>
        <w:t>Shandas</w:t>
      </w:r>
      <w:proofErr w:type="spellEnd"/>
      <w:r w:rsidRPr="00917E21">
        <w:rPr>
          <w:sz w:val="16"/>
        </w:rPr>
        <w:t xml:space="preserve">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w:t>
      </w:r>
      <w:proofErr w:type="gramStart"/>
      <w:r w:rsidRPr="00917E21">
        <w:rPr>
          <w:sz w:val="2"/>
          <w:szCs w:val="2"/>
        </w:rPr>
        <w:t>have to</w:t>
      </w:r>
      <w:proofErr w:type="gramEnd"/>
      <w:r w:rsidRPr="00917E21">
        <w:rPr>
          <w:sz w:val="2"/>
          <w:szCs w:val="2"/>
        </w:rPr>
        <w:t xml:space="preserve">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w:t>
      </w:r>
      <w:proofErr w:type="gramStart"/>
      <w:r w:rsidRPr="00917E21">
        <w:rPr>
          <w:sz w:val="2"/>
          <w:szCs w:val="2"/>
        </w:rPr>
        <w:t>So</w:t>
      </w:r>
      <w:proofErr w:type="gramEnd"/>
      <w:r w:rsidRPr="00917E21">
        <w:rPr>
          <w:sz w:val="2"/>
          <w:szCs w:val="2"/>
        </w:rPr>
        <w:t xml:space="preserve">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w:t>
      </w:r>
      <w:proofErr w:type="spellStart"/>
      <w:r w:rsidRPr="00917E21">
        <w:rPr>
          <w:sz w:val="2"/>
          <w:szCs w:val="2"/>
        </w:rPr>
        <w:t>slopped</w:t>
      </w:r>
      <w:proofErr w:type="spellEnd"/>
      <w:r w:rsidRPr="00917E21">
        <w:rPr>
          <w:sz w:val="2"/>
          <w:szCs w:val="2"/>
        </w:rPr>
        <w:t xml:space="preserve">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w:t>
      </w:r>
      <w:proofErr w:type="spellStart"/>
      <w:r w:rsidRPr="00917E21">
        <w:rPr>
          <w:sz w:val="2"/>
          <w:szCs w:val="2"/>
        </w:rPr>
        <w:t>New</w:t>
      </w:r>
      <w:proofErr w:type="spellEnd"/>
      <w:r w:rsidRPr="00917E21">
        <w:rPr>
          <w:sz w:val="2"/>
          <w:szCs w:val="2"/>
        </w:rPr>
        <w:t xml:space="preserve">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w:t>
      </w:r>
      <w:proofErr w:type="gramStart"/>
      <w:r w:rsidRPr="00917E21">
        <w:rPr>
          <w:sz w:val="2"/>
          <w:szCs w:val="2"/>
        </w:rPr>
        <w:t>affect</w:t>
      </w:r>
      <w:proofErr w:type="gramEnd"/>
      <w:r w:rsidRPr="00917E21">
        <w:rPr>
          <w:sz w:val="2"/>
          <w:szCs w:val="2"/>
        </w:rPr>
        <w:t xml:space="preserve">.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w:t>
      </w:r>
      <w:proofErr w:type="gramStart"/>
      <w:r w:rsidRPr="00917E21">
        <w:rPr>
          <w:sz w:val="2"/>
          <w:szCs w:val="2"/>
        </w:rPr>
        <w:t>job,</w:t>
      </w:r>
      <w:proofErr w:type="gramEnd"/>
      <w:r w:rsidRPr="00917E21">
        <w:rPr>
          <w:sz w:val="2"/>
          <w:szCs w:val="2"/>
        </w:rPr>
        <w:t xml:space="preserve"> I got a travel trailer. I made it work but </w:t>
      </w:r>
      <w:proofErr w:type="gramStart"/>
      <w:r w:rsidRPr="00917E21">
        <w:rPr>
          <w:sz w:val="2"/>
          <w:szCs w:val="2"/>
        </w:rPr>
        <w:t>yes</w:t>
      </w:r>
      <w:proofErr w:type="gramEnd"/>
      <w:r w:rsidRPr="00917E21">
        <w:rPr>
          <w:sz w:val="2"/>
          <w:szCs w:val="2"/>
        </w:rPr>
        <w:t xml:space="preserve"> we are still </w:t>
      </w:r>
      <w:proofErr w:type="gramStart"/>
      <w:r w:rsidRPr="00917E21">
        <w:rPr>
          <w:sz w:val="2"/>
          <w:szCs w:val="2"/>
        </w:rPr>
        <w:t>struggling</w:t>
      </w:r>
      <w:proofErr w:type="gramEnd"/>
      <w:r w:rsidRPr="00917E21">
        <w:rPr>
          <w:sz w:val="2"/>
          <w:szCs w:val="2"/>
        </w:rPr>
        <w:t xml:space="preserve"> and we might be for a while but will be okay. Me and my kids miss our lives but there’s nothing we can do about it. We miss our family, we miss our friends, we miss our home, and we miss our stuff. I still haven’t </w:t>
      </w:r>
      <w:proofErr w:type="gramStart"/>
      <w:r w:rsidRPr="00917E21">
        <w:rPr>
          <w:sz w:val="2"/>
          <w:szCs w:val="2"/>
        </w:rPr>
        <w:t>went</w:t>
      </w:r>
      <w:proofErr w:type="gramEnd"/>
      <w:r w:rsidRPr="00917E21">
        <w:rPr>
          <w:sz w:val="2"/>
          <w:szCs w:val="2"/>
        </w:rPr>
        <w:t xml:space="preserve">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w:t>
      </w:r>
      <w:proofErr w:type="gramStart"/>
      <w:r w:rsidRPr="00917E21">
        <w:rPr>
          <w:sz w:val="2"/>
          <w:szCs w:val="2"/>
        </w:rPr>
        <w:t>died</w:t>
      </w:r>
      <w:proofErr w:type="gramEnd"/>
      <w:r w:rsidRPr="00917E21">
        <w:rPr>
          <w:sz w:val="2"/>
          <w:szCs w:val="2"/>
        </w:rPr>
        <w:t xml:space="preserve">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w:t>
      </w:r>
      <w:proofErr w:type="gramStart"/>
      <w:r w:rsidRPr="00917E21">
        <w:rPr>
          <w:sz w:val="2"/>
          <w:szCs w:val="2"/>
        </w:rPr>
        <w:t>a serious crisis</w:t>
      </w:r>
      <w:proofErr w:type="gramEnd"/>
      <w:r w:rsidRPr="00917E21">
        <w:rPr>
          <w:sz w:val="2"/>
          <w:szCs w:val="2"/>
        </w:rPr>
        <w:t xml:space="preserve">, causing waves of migration into India that result in political chaos. What could Americans adapt to? And what could break them? Most worrying to </w:t>
      </w:r>
      <w:proofErr w:type="spellStart"/>
      <w:r w:rsidRPr="00917E21">
        <w:rPr>
          <w:sz w:val="2"/>
          <w:szCs w:val="2"/>
        </w:rPr>
        <w:t>McLeman</w:t>
      </w:r>
      <w:proofErr w:type="spellEnd"/>
      <w:r w:rsidRPr="00917E21">
        <w:rPr>
          <w:sz w:val="2"/>
          <w:szCs w:val="2"/>
        </w:rPr>
        <w:t xml:space="preserve">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w:t>
      </w:r>
      <w:proofErr w:type="spellStart"/>
      <w:r w:rsidRPr="00917E21">
        <w:rPr>
          <w:sz w:val="2"/>
          <w:szCs w:val="2"/>
        </w:rPr>
        <w:t>McLeman</w:t>
      </w:r>
      <w:proofErr w:type="spellEnd"/>
      <w:r w:rsidRPr="00917E21">
        <w:rPr>
          <w:sz w:val="2"/>
          <w:szCs w:val="2"/>
        </w:rPr>
        <w:t xml:space="preserve">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w:t>
      </w:r>
      <w:proofErr w:type="spellStart"/>
      <w:r w:rsidRPr="00917E21">
        <w:rPr>
          <w:sz w:val="2"/>
          <w:szCs w:val="2"/>
        </w:rPr>
        <w:t>Gadsdens</w:t>
      </w:r>
      <w:proofErr w:type="spellEnd"/>
      <w:r w:rsidRPr="00917E21">
        <w:rPr>
          <w:sz w:val="2"/>
          <w:szCs w:val="2"/>
        </w:rPr>
        <w:t xml:space="preserve">. The local branch of the </w:t>
      </w:r>
      <w:proofErr w:type="spellStart"/>
      <w:r w:rsidRPr="00917E21">
        <w:rPr>
          <w:sz w:val="2"/>
          <w:szCs w:val="2"/>
        </w:rPr>
        <w:t>Atomwaffen</w:t>
      </w:r>
      <w:proofErr w:type="spellEnd"/>
      <w:r w:rsidRPr="00917E21">
        <w:rPr>
          <w:sz w:val="2"/>
          <w:szCs w:val="2"/>
        </w:rPr>
        <w:t xml:space="preserve">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w:t>
      </w:r>
      <w:proofErr w:type="spellStart"/>
      <w:r w:rsidRPr="00917E21">
        <w:rPr>
          <w:sz w:val="2"/>
          <w:szCs w:val="2"/>
        </w:rPr>
        <w:t>libération</w:t>
      </w:r>
      <w:proofErr w:type="spellEnd"/>
      <w:r w:rsidRPr="00917E21">
        <w:rPr>
          <w:sz w:val="2"/>
          <w:szCs w:val="2"/>
        </w:rPr>
        <w:t xml:space="preserve">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w:t>
      </w:r>
      <w:proofErr w:type="spellStart"/>
      <w:r w:rsidRPr="00917E21">
        <w:rPr>
          <w:sz w:val="2"/>
          <w:szCs w:val="2"/>
        </w:rPr>
        <w:t>Atomwaffen</w:t>
      </w:r>
      <w:proofErr w:type="spellEnd"/>
      <w:r w:rsidRPr="00917E21">
        <w:rPr>
          <w:sz w:val="2"/>
          <w:szCs w:val="2"/>
        </w:rPr>
        <w:t xml:space="preserve">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w:t>
      </w:r>
      <w:proofErr w:type="spellStart"/>
      <w:r w:rsidRPr="00917E21">
        <w:rPr>
          <w:sz w:val="2"/>
          <w:szCs w:val="2"/>
        </w:rPr>
        <w:t>Cummingses</w:t>
      </w:r>
      <w:proofErr w:type="spellEnd"/>
      <w:r w:rsidRPr="00917E21">
        <w:rPr>
          <w:sz w:val="2"/>
          <w:szCs w:val="2"/>
        </w:rPr>
        <w:t xml:space="preserve"> and </w:t>
      </w:r>
      <w:proofErr w:type="spellStart"/>
      <w:r w:rsidRPr="00917E21">
        <w:rPr>
          <w:sz w:val="2"/>
          <w:szCs w:val="2"/>
        </w:rPr>
        <w:t>Russells</w:t>
      </w:r>
      <w:proofErr w:type="spellEnd"/>
      <w:r w:rsidRPr="00917E21">
        <w:rPr>
          <w:sz w:val="2"/>
          <w:szCs w:val="2"/>
        </w:rPr>
        <w:t xml:space="preserve">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w:t>
      </w:r>
      <w:proofErr w:type="gramStart"/>
      <w:r w:rsidRPr="00917E21">
        <w:rPr>
          <w:sz w:val="2"/>
          <w:szCs w:val="2"/>
        </w:rPr>
        <w:t>in order to</w:t>
      </w:r>
      <w:proofErr w:type="gramEnd"/>
      <w:r w:rsidRPr="00917E21">
        <w:rPr>
          <w:sz w:val="2"/>
          <w:szCs w:val="2"/>
        </w:rPr>
        <w:t xml:space="preserve">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w:t>
      </w:r>
      <w:proofErr w:type="gramStart"/>
      <w:r w:rsidRPr="00917E21">
        <w:rPr>
          <w:sz w:val="2"/>
          <w:szCs w:val="2"/>
        </w:rPr>
        <w:t>Over and over again</w:t>
      </w:r>
      <w:proofErr w:type="gramEnd"/>
      <w:r w:rsidRPr="00917E21">
        <w:rPr>
          <w:sz w:val="2"/>
          <w:szCs w:val="2"/>
        </w:rPr>
        <w:t xml:space="preserve">,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w:t>
      </w:r>
      <w:proofErr w:type="gramStart"/>
      <w:r w:rsidRPr="00917E21">
        <w:rPr>
          <w:sz w:val="2"/>
          <w:szCs w:val="2"/>
        </w:rPr>
        <w:t>in the nature of insurgent</w:t>
      </w:r>
      <w:proofErr w:type="gramEnd"/>
      <w:r w:rsidRPr="00917E21">
        <w:rPr>
          <w:sz w:val="2"/>
          <w:szCs w:val="2"/>
        </w:rPr>
        <w:t xml:space="preserve">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w:t>
      </w:r>
      <w:proofErr w:type="gramStart"/>
      <w:r w:rsidRPr="00917E21">
        <w:rPr>
          <w:sz w:val="2"/>
          <w:szCs w:val="2"/>
        </w:rPr>
        <w:t>terrorists</w:t>
      </w:r>
      <w:proofErr w:type="gramEnd"/>
      <w:r w:rsidRPr="00917E21">
        <w:rPr>
          <w:sz w:val="2"/>
          <w:szCs w:val="2"/>
        </w:rPr>
        <w:t xml:space="preserve">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w:t>
      </w:r>
      <w:proofErr w:type="spellStart"/>
      <w:r w:rsidRPr="00917E21">
        <w:rPr>
          <w:sz w:val="2"/>
          <w:szCs w:val="2"/>
        </w:rPr>
        <w:t>posses</w:t>
      </w:r>
      <w:proofErr w:type="spellEnd"/>
      <w:r w:rsidRPr="00917E21">
        <w:rPr>
          <w:sz w:val="2"/>
          <w:szCs w:val="2"/>
        </w:rPr>
        <w:t xml:space="preserve">,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w:t>
      </w:r>
      <w:proofErr w:type="gramStart"/>
      <w:r w:rsidRPr="00917E21">
        <w:rPr>
          <w:sz w:val="2"/>
          <w:szCs w:val="2"/>
        </w:rPr>
        <w:t>more clear</w:t>
      </w:r>
      <w:proofErr w:type="gramEnd"/>
      <w:r w:rsidRPr="00917E21">
        <w:rPr>
          <w:sz w:val="2"/>
          <w:szCs w:val="2"/>
        </w:rPr>
        <w:t xml:space="preserve">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w:t>
      </w:r>
      <w:proofErr w:type="spellStart"/>
      <w:r w:rsidRPr="00917E21">
        <w:rPr>
          <w:sz w:val="16"/>
        </w:rPr>
        <w:t>tranquilidad</w:t>
      </w:r>
      <w:proofErr w:type="spellEnd"/>
      <w:r w:rsidRPr="00917E21">
        <w:rPr>
          <w:sz w:val="16"/>
        </w:rPr>
        <w:t xml:space="preserve">.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lastRenderedPageBreak/>
        <w:t xml:space="preserve">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w:t>
      </w:r>
      <w:proofErr w:type="gramStart"/>
      <w:r w:rsidRPr="00917E21">
        <w:rPr>
          <w:sz w:val="2"/>
          <w:szCs w:val="2"/>
        </w:rPr>
        <w:t>the majority of</w:t>
      </w:r>
      <w:proofErr w:type="gramEnd"/>
      <w:r w:rsidRPr="00917E21">
        <w:rPr>
          <w:sz w:val="2"/>
          <w:szCs w:val="2"/>
        </w:rPr>
        <w:t xml:space="preserve"> the country, and they have the money. Biden-voting counties in 2020 accounted for 70 percent of the national GDP. With each side’s respective strengths, there will be no overwhelming force or clear winner from the outset. The Impossible Solution </w:t>
      </w:r>
      <w:proofErr w:type="gramStart"/>
      <w:r w:rsidRPr="00917E21">
        <w:rPr>
          <w:sz w:val="2"/>
          <w:szCs w:val="2"/>
        </w:rPr>
        <w:t>For</w:t>
      </w:r>
      <w:proofErr w:type="gramEnd"/>
      <w:r w:rsidRPr="00917E21">
        <w:rPr>
          <w:sz w:val="2"/>
          <w:szCs w:val="2"/>
        </w:rPr>
        <w:t xml:space="preserve"> Daniel Bolger, the problem of counterinsurgency is fundamentally not a military one: “A succession of winning firefights makes exactly no difference. The local people </w:t>
      </w:r>
      <w:proofErr w:type="gramStart"/>
      <w:r w:rsidRPr="00917E21">
        <w:rPr>
          <w:sz w:val="2"/>
          <w:szCs w:val="2"/>
        </w:rPr>
        <w:t>have to</w:t>
      </w:r>
      <w:proofErr w:type="gramEnd"/>
      <w:r w:rsidRPr="00917E21">
        <w:rPr>
          <w:sz w:val="2"/>
          <w:szCs w:val="2"/>
        </w:rPr>
        <w:t xml:space="preserve">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w:t>
      </w:r>
      <w:proofErr w:type="gramStart"/>
      <w:r w:rsidRPr="00917E21">
        <w:rPr>
          <w:sz w:val="2"/>
          <w:szCs w:val="2"/>
        </w:rPr>
        <w:t>the vast majority of</w:t>
      </w:r>
      <w:proofErr w:type="gramEnd"/>
      <w:r w:rsidRPr="00917E21">
        <w:rPr>
          <w:sz w:val="2"/>
          <w:szCs w:val="2"/>
        </w:rPr>
        <w:t xml:space="preserve"> engagements. “You will occasionally hear people say, ‘I’m not worried about an insurrection because the army’s got all the tanks and the air force has bombers,</w:t>
      </w:r>
      <w:proofErr w:type="gramStart"/>
      <w:r w:rsidRPr="00917E21">
        <w:rPr>
          <w:sz w:val="2"/>
          <w:szCs w:val="2"/>
        </w:rPr>
        <w:t>’ ”</w:t>
      </w:r>
      <w:proofErr w:type="gramEnd"/>
      <w:r w:rsidRPr="00917E21">
        <w:rPr>
          <w:sz w:val="2"/>
          <w:szCs w:val="2"/>
        </w:rPr>
        <w:t xml:space="preserve"> Bolger says. “Look, if that’s what you’re reduced to, just going in and killing people, you’re not solving the insurrection. In fact, you’re spreading it. You’re guaranteeing more of it.” You cannot punish people out of hating you. The military is an instrument of punishment. </w:t>
      </w:r>
      <w:proofErr w:type="spellStart"/>
      <w:r w:rsidRPr="00917E21">
        <w:rPr>
          <w:sz w:val="2"/>
          <w:szCs w:val="2"/>
        </w:rPr>
        <w:t>Its</w:t>
      </w:r>
      <w:proofErr w:type="spellEnd"/>
      <w:r w:rsidRPr="00917E21">
        <w:rPr>
          <w:sz w:val="2"/>
          <w:szCs w:val="2"/>
        </w:rPr>
        <w:t xml:space="preserve">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w:t>
      </w:r>
      <w:proofErr w:type="spellStart"/>
      <w:r w:rsidRPr="00917E21">
        <w:rPr>
          <w:sz w:val="2"/>
          <w:szCs w:val="2"/>
        </w:rPr>
        <w:t>Ingrowing</w:t>
      </w:r>
      <w:proofErr w:type="spellEnd"/>
      <w:r w:rsidRPr="00917E21">
        <w:rPr>
          <w:sz w:val="2"/>
          <w:szCs w:val="2"/>
        </w:rPr>
        <w:t xml:space="preserve">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w:t>
      </w:r>
      <w:proofErr w:type="gramStart"/>
      <w:r w:rsidRPr="00917E21">
        <w:rPr>
          <w:sz w:val="2"/>
          <w:szCs w:val="2"/>
        </w:rPr>
        <w:t>overthrowing?</w:t>
      </w:r>
      <w:proofErr w:type="gramEnd"/>
      <w:r w:rsidRPr="00917E21">
        <w:rPr>
          <w:sz w:val="2"/>
          <w:szCs w:val="2"/>
        </w:rPr>
        <w:t xml:space="preserve">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w:t>
      </w:r>
      <w:proofErr w:type="gramStart"/>
      <w:r w:rsidRPr="00917E21">
        <w:rPr>
          <w:sz w:val="2"/>
          <w:szCs w:val="2"/>
        </w:rPr>
        <w:t>brighter and brighter</w:t>
      </w:r>
      <w:proofErr w:type="gramEnd"/>
      <w:r w:rsidRPr="00917E21">
        <w:rPr>
          <w:sz w:val="2"/>
          <w:szCs w:val="2"/>
        </w:rPr>
        <w:t xml:space="preserve">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w:t>
      </w:r>
      <w:proofErr w:type="gramStart"/>
      <w:r w:rsidRPr="00917E21">
        <w:rPr>
          <w:sz w:val="2"/>
          <w:szCs w:val="2"/>
        </w:rPr>
        <w:t>less and less</w:t>
      </w:r>
      <w:proofErr w:type="gramEnd"/>
      <w:r w:rsidRPr="00917E21">
        <w:rPr>
          <w:sz w:val="2"/>
          <w:szCs w:val="2"/>
        </w:rPr>
        <w:t xml:space="preserve">.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w:t>
      </w:r>
      <w:proofErr w:type="gramStart"/>
      <w:r w:rsidRPr="00917E21">
        <w:rPr>
          <w:sz w:val="2"/>
          <w:szCs w:val="2"/>
        </w:rPr>
        <w:t>For</w:t>
      </w:r>
      <w:proofErr w:type="gramEnd"/>
      <w:r w:rsidRPr="00917E21">
        <w:rPr>
          <w:sz w:val="2"/>
          <w:szCs w:val="2"/>
        </w:rPr>
        <w:t xml:space="preserve">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w:t>
      </w:r>
      <w:proofErr w:type="gramStart"/>
      <w:r w:rsidRPr="00917E21">
        <w:rPr>
          <w:sz w:val="2"/>
          <w:szCs w:val="2"/>
        </w:rPr>
        <w:t>it would seem that the</w:t>
      </w:r>
      <w:proofErr w:type="gramEnd"/>
      <w:r w:rsidRPr="00917E21">
        <w:rPr>
          <w:sz w:val="2"/>
          <w:szCs w:val="2"/>
        </w:rPr>
        <w:t xml:space="preserve"> citizens of that delectable Territory cannot trust each other in a matter which they represent to be of such vital importance to </w:t>
      </w:r>
      <w:proofErr w:type="gramStart"/>
      <w:r w:rsidRPr="00917E21">
        <w:rPr>
          <w:sz w:val="2"/>
          <w:szCs w:val="2"/>
        </w:rPr>
        <w:t>themselves, and</w:t>
      </w:r>
      <w:proofErr w:type="gramEnd"/>
      <w:r w:rsidRPr="00917E21">
        <w:rPr>
          <w:sz w:val="2"/>
          <w:szCs w:val="2"/>
        </w:rPr>
        <w:t xml:space="preserve">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w:t>
      </w:r>
      <w:proofErr w:type="spellStart"/>
      <w:r w:rsidRPr="00917E21">
        <w:rPr>
          <w:sz w:val="2"/>
          <w:szCs w:val="2"/>
        </w:rPr>
        <w:t>honour</w:t>
      </w:r>
      <w:proofErr w:type="spellEnd"/>
      <w:r w:rsidRPr="00917E21">
        <w:rPr>
          <w:sz w:val="2"/>
          <w:szCs w:val="2"/>
        </w:rPr>
        <w:t xml:space="preserve">, by uncovering thirty bombs, but at the same time it has created fifty new terrorists who, operating in some other way and in another place, would cause the death of even more innocent people.” Pierre-Henri Simon, a close observer, witnessed the deeper futility of the whole process. </w:t>
      </w:r>
      <w:proofErr w:type="gramStart"/>
      <w:r w:rsidRPr="00917E21">
        <w:rPr>
          <w:sz w:val="2"/>
          <w:szCs w:val="2"/>
        </w:rPr>
        <w:t>By the use of</w:t>
      </w:r>
      <w:proofErr w:type="gramEnd"/>
      <w:r w:rsidRPr="00917E21">
        <w:rPr>
          <w:sz w:val="2"/>
          <w:szCs w:val="2"/>
        </w:rPr>
        <w:t xml:space="preserve"> torture, the policeman “injures in himself the essence of humanity.” But it is worse with the military: “It is here that the </w:t>
      </w:r>
      <w:proofErr w:type="spellStart"/>
      <w:r w:rsidRPr="00917E21">
        <w:rPr>
          <w:sz w:val="2"/>
          <w:szCs w:val="2"/>
        </w:rPr>
        <w:t>honour</w:t>
      </w:r>
      <w:proofErr w:type="spellEnd"/>
      <w:r w:rsidRPr="00917E21">
        <w:rPr>
          <w:sz w:val="2"/>
          <w:szCs w:val="2"/>
        </w:rPr>
        <w:t xml:space="preserve"> of the nation becomes engaged.” America is already engaged in </w:t>
      </w:r>
      <w:proofErr w:type="gramStart"/>
      <w:r w:rsidRPr="00917E21">
        <w:rPr>
          <w:sz w:val="2"/>
          <w:szCs w:val="2"/>
        </w:rPr>
        <w:t>torture, and</w:t>
      </w:r>
      <w:proofErr w:type="gramEnd"/>
      <w:r w:rsidRPr="00917E21">
        <w:rPr>
          <w:sz w:val="2"/>
          <w:szCs w:val="2"/>
        </w:rPr>
        <w:t xml:space="preserve">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w:t>
      </w:r>
      <w:proofErr w:type="spellStart"/>
      <w:r w:rsidRPr="00917E21">
        <w:rPr>
          <w:sz w:val="2"/>
          <w:szCs w:val="2"/>
        </w:rPr>
        <w:t>undergunned</w:t>
      </w:r>
      <w:proofErr w:type="spellEnd"/>
      <w:r w:rsidRPr="00917E21">
        <w:rPr>
          <w:sz w:val="2"/>
          <w:szCs w:val="2"/>
        </w:rPr>
        <w:t xml:space="preserve">, undermanned, with provisional support from the government, a very small occupying force up to 1877, and every year everybody’s looking at their watch </w:t>
      </w:r>
      <w:proofErr w:type="gramStart"/>
      <w:r w:rsidRPr="00917E21">
        <w:rPr>
          <w:sz w:val="2"/>
          <w:szCs w:val="2"/>
        </w:rPr>
        <w:t>saying</w:t>
      </w:r>
      <w:proofErr w:type="gramEnd"/>
      <w:r w:rsidRPr="00917E21">
        <w:rPr>
          <w:sz w:val="2"/>
          <w:szCs w:val="2"/>
        </w:rPr>
        <w:t xml:space="preserve"> ‘Are we done yet?</w:t>
      </w:r>
      <w:proofErr w:type="gramStart"/>
      <w:r w:rsidRPr="00917E21">
        <w:rPr>
          <w:sz w:val="2"/>
          <w:szCs w:val="2"/>
        </w:rPr>
        <w:t>’ ”</w:t>
      </w:r>
      <w:proofErr w:type="gramEnd"/>
      <w:r w:rsidRPr="00917E21">
        <w:rPr>
          <w:sz w:val="2"/>
          <w:szCs w:val="2"/>
        </w:rPr>
        <w:t xml:space="preserve"> Bolger says. “</w:t>
      </w:r>
      <w:proofErr w:type="gramStart"/>
      <w:r w:rsidRPr="00917E21">
        <w:rPr>
          <w:sz w:val="2"/>
          <w:szCs w:val="2"/>
        </w:rPr>
        <w:t>So</w:t>
      </w:r>
      <w:proofErr w:type="gramEnd"/>
      <w:r w:rsidRPr="00917E21">
        <w:rPr>
          <w:sz w:val="2"/>
          <w:szCs w:val="2"/>
        </w:rPr>
        <w:t xml:space="preserve">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w:t>
      </w:r>
      <w:proofErr w:type="gramStart"/>
      <w:r w:rsidRPr="00917E21">
        <w:rPr>
          <w:sz w:val="2"/>
          <w:szCs w:val="2"/>
        </w:rPr>
        <w:t>accumulate:</w:t>
      </w:r>
      <w:proofErr w:type="gramEnd"/>
      <w:r w:rsidRPr="00917E21">
        <w:rPr>
          <w:sz w:val="2"/>
          <w:szCs w:val="2"/>
        </w:rPr>
        <w:t xml:space="preserv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w:t>
      </w:r>
      <w:proofErr w:type="gramStart"/>
      <w:r w:rsidRPr="009572B9">
        <w:rPr>
          <w:sz w:val="16"/>
        </w:rPr>
        <w:t>resulted</w:t>
      </w:r>
      <w:proofErr w:type="gramEnd"/>
      <w:r w:rsidRPr="009572B9">
        <w:rPr>
          <w:sz w:val="16"/>
        </w:rPr>
        <w:t xml:space="preserve">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w:t>
      </w:r>
      <w:proofErr w:type="gramStart"/>
      <w:r w:rsidRPr="00917E21">
        <w:rPr>
          <w:rStyle w:val="StyleUnderline"/>
          <w:highlight w:val="green"/>
        </w:rPr>
        <w:t>as a whole to</w:t>
      </w:r>
      <w:proofErr w:type="gramEnd"/>
      <w:r w:rsidRPr="00917E21">
        <w:rPr>
          <w:rStyle w:val="StyleUnderline"/>
          <w:highlight w:val="green"/>
        </w:rPr>
        <w:t xml:space="preserve">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1F343519" w14:textId="77777777" w:rsidR="007F73B9" w:rsidRPr="004312F0" w:rsidRDefault="007F73B9" w:rsidP="007F73B9">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 xml:space="preserve">cycle of </w:t>
      </w:r>
      <w:proofErr w:type="spellStart"/>
      <w:r>
        <w:rPr>
          <w:u w:val="single"/>
        </w:rPr>
        <w:t>vulnerabilites</w:t>
      </w:r>
      <w:proofErr w:type="spellEnd"/>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30E5B01D" w14:textId="77777777" w:rsidR="007F73B9" w:rsidRPr="00C959DB" w:rsidRDefault="007F73B9" w:rsidP="007F73B9">
      <w:pPr>
        <w:rPr>
          <w:rStyle w:val="Style13ptBold"/>
        </w:rPr>
      </w:pPr>
      <w:proofErr w:type="spellStart"/>
      <w:r>
        <w:rPr>
          <w:rStyle w:val="Style13ptBold"/>
        </w:rPr>
        <w:t>Ishchuk</w:t>
      </w:r>
      <w:proofErr w:type="spellEnd"/>
      <w:r>
        <w:rPr>
          <w:rStyle w:val="Style13ptBold"/>
        </w:rPr>
        <w:t xml:space="preserve">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76A20C91" w14:textId="77777777" w:rsidR="007F73B9" w:rsidRDefault="007F73B9" w:rsidP="007F73B9">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41C9142E" w14:textId="77777777" w:rsidR="007F73B9" w:rsidRPr="007F5860" w:rsidRDefault="007F73B9" w:rsidP="007F73B9">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 xml:space="preserve">highlight </w:t>
      </w:r>
      <w:proofErr w:type="spellStart"/>
      <w:r w:rsidRPr="001B3142">
        <w:rPr>
          <w:rStyle w:val="StyleUnderline"/>
        </w:rPr>
        <w:t>precarization</w:t>
      </w:r>
      <w:proofErr w:type="spellEnd"/>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 xml:space="preserve">shifts in employment that affect a substantial part of the </w:t>
      </w:r>
      <w:proofErr w:type="spellStart"/>
      <w:r w:rsidRPr="001B3142">
        <w:rPr>
          <w:rStyle w:val="StyleUnderline"/>
        </w:rPr>
        <w:t>populat</w:t>
      </w:r>
      <w:proofErr w:type="spellEnd"/>
      <w:r w:rsidRPr="001B3142">
        <w:rPr>
          <w:rStyle w:val="StyleUnderline"/>
        </w:rPr>
        <w:t xml:space="preserve"> ion</w:t>
      </w:r>
      <w:r w:rsidRPr="007F5860">
        <w:rPr>
          <w:sz w:val="16"/>
        </w:rPr>
        <w:t xml:space="preserve">. Objective conditions and subjective factors, such as employer practices and existing legal laws, emphasizing obedience to those in power during economic and political management, play a crucial role in shaping </w:t>
      </w:r>
      <w:proofErr w:type="spellStart"/>
      <w:r w:rsidRPr="007F5860">
        <w:rPr>
          <w:sz w:val="16"/>
        </w:rPr>
        <w:t>precarization</w:t>
      </w:r>
      <w:proofErr w:type="spellEnd"/>
      <w:r w:rsidRPr="007F5860">
        <w:rPr>
          <w:sz w:val="16"/>
        </w:rPr>
        <w:t xml:space="preserve"> (Biriukov, 2015).</w:t>
      </w:r>
    </w:p>
    <w:p w14:paraId="5A180C24" w14:textId="77777777" w:rsidR="007F73B9" w:rsidRPr="007F5860" w:rsidRDefault="007F73B9" w:rsidP="007F73B9">
      <w:pPr>
        <w:rPr>
          <w:sz w:val="16"/>
        </w:rPr>
      </w:pPr>
      <w:r w:rsidRPr="007F5860">
        <w:rPr>
          <w:sz w:val="16"/>
        </w:rPr>
        <w:t xml:space="preserve">The precariat can be divided into three distinct groups, each contributing to its perceived danger. The first group comprises the ‘old’ proletariat, including migrants, minorities, and vulnerable individuals who lack the benefits enjoyed by previous genera </w:t>
      </w:r>
      <w:proofErr w:type="spellStart"/>
      <w:r w:rsidRPr="007F5860">
        <w:rPr>
          <w:sz w:val="16"/>
        </w:rPr>
        <w:t>tions</w:t>
      </w:r>
      <w:proofErr w:type="spellEnd"/>
      <w:r w:rsidRPr="007F5860">
        <w:rPr>
          <w:sz w:val="16"/>
        </w:rPr>
        <w:t>. The second group consists of disenfranchised individuals facing vulnerability, while the third group comprises educated youth disillusioned by their expensive education yielding limited career prospects.</w:t>
      </w:r>
    </w:p>
    <w:p w14:paraId="67969C57" w14:textId="77777777" w:rsidR="007F73B9" w:rsidRPr="007F5860" w:rsidRDefault="007F73B9" w:rsidP="007F73B9">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 xml:space="preserve">The </w:t>
      </w:r>
      <w:proofErr w:type="spellStart"/>
      <w:r w:rsidRPr="00E0274E">
        <w:rPr>
          <w:rStyle w:val="StyleUnderline"/>
          <w:highlight w:val="green"/>
        </w:rPr>
        <w:t>precarization</w:t>
      </w:r>
      <w:proofErr w:type="spellEnd"/>
      <w:r w:rsidRPr="00E0274E">
        <w:rPr>
          <w:rStyle w:val="StyleUnderline"/>
          <w:highlight w:val="green"/>
        </w:rPr>
        <w:t xml:space="preserve">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17F89897" w14:textId="77777777" w:rsidR="007F73B9" w:rsidRPr="007F5860" w:rsidRDefault="007F73B9" w:rsidP="007F73B9">
      <w:pPr>
        <w:rPr>
          <w:sz w:val="16"/>
        </w:rPr>
      </w:pPr>
      <w:r w:rsidRPr="007F5860">
        <w:rPr>
          <w:sz w:val="16"/>
        </w:rPr>
        <w:lastRenderedPageBreak/>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w:t>
      </w:r>
      <w:proofErr w:type="spellStart"/>
      <w:r w:rsidRPr="007F5860">
        <w:rPr>
          <w:sz w:val="16"/>
        </w:rPr>
        <w:t>Tolstov</w:t>
      </w:r>
      <w:proofErr w:type="spellEnd"/>
      <w:r w:rsidRPr="007F5860">
        <w:rPr>
          <w:sz w:val="16"/>
        </w:rPr>
        <w:t xml:space="preserve"> et al., 2018).</w:t>
      </w:r>
    </w:p>
    <w:p w14:paraId="37028A4F" w14:textId="77777777" w:rsidR="007F73B9" w:rsidRPr="007F5860" w:rsidRDefault="007F73B9" w:rsidP="007F73B9">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7780CE0A" w14:textId="77777777" w:rsidR="007F73B9" w:rsidRPr="007F5860" w:rsidRDefault="007F73B9" w:rsidP="007F73B9">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236D5191" w14:textId="77777777" w:rsidR="007F73B9" w:rsidRPr="007F5860" w:rsidRDefault="007F73B9" w:rsidP="007F73B9">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33DEEBC9" w14:textId="77777777" w:rsidR="007F73B9" w:rsidRPr="007F5860" w:rsidRDefault="007F73B9" w:rsidP="007F73B9">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w:t>
      </w:r>
      <w:proofErr w:type="spellStart"/>
      <w:r w:rsidRPr="007F5860">
        <w:rPr>
          <w:sz w:val="16"/>
        </w:rPr>
        <w:t>circu</w:t>
      </w:r>
      <w:proofErr w:type="spellEnd"/>
      <w:r w:rsidRPr="007F5860">
        <w:rPr>
          <w:sz w:val="16"/>
        </w:rPr>
        <w:t xml:space="preserve"> </w:t>
      </w:r>
      <w:proofErr w:type="spellStart"/>
      <w:r w:rsidRPr="007F5860">
        <w:rPr>
          <w:sz w:val="16"/>
        </w:rPr>
        <w:t>mstances</w:t>
      </w:r>
      <w:proofErr w:type="spellEnd"/>
      <w:r w:rsidRPr="007F5860">
        <w:rPr>
          <w:sz w:val="16"/>
        </w:rPr>
        <w:t xml:space="preserve">,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w:t>
      </w:r>
      <w:proofErr w:type="spellStart"/>
      <w:r w:rsidRPr="001B3142">
        <w:rPr>
          <w:rStyle w:val="StyleUnderline"/>
        </w:rPr>
        <w:t>exploitatio</w:t>
      </w:r>
      <w:proofErr w:type="spellEnd"/>
      <w:r w:rsidRPr="001B3142">
        <w:rPr>
          <w:rStyle w:val="StyleUnderline"/>
        </w:rPr>
        <w:t xml:space="preserve"> n,</w:t>
      </w:r>
      <w:r w:rsidRPr="007F5860">
        <w:rPr>
          <w:sz w:val="16"/>
        </w:rPr>
        <w:t xml:space="preserve"> with inadequate compensation for their efforts, further perpetuating the precariousness of their situation. In addition to these challenges, the phenomenon of </w:t>
      </w:r>
      <w:proofErr w:type="spellStart"/>
      <w:r w:rsidRPr="007F5860">
        <w:rPr>
          <w:sz w:val="16"/>
        </w:rPr>
        <w:t>precarization</w:t>
      </w:r>
      <w:proofErr w:type="spellEnd"/>
      <w:r w:rsidRPr="007F5860">
        <w:rPr>
          <w:sz w:val="16"/>
        </w:rPr>
        <w:t xml:space="preserve">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0A085C22" w14:textId="77777777" w:rsidR="007F73B9" w:rsidRPr="007F5860" w:rsidRDefault="007F73B9" w:rsidP="007F73B9">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w:t>
      </w:r>
      <w:r w:rsidRPr="00EC2953">
        <w:rPr>
          <w:rStyle w:val="StyleUnderline"/>
        </w:rPr>
        <w:t xml:space="preserve">may be </w:t>
      </w:r>
      <w:r w:rsidRPr="00E0274E">
        <w:rPr>
          <w:rStyle w:val="StyleUnderline"/>
          <w:highlight w:val="green"/>
        </w:rPr>
        <w:t xml:space="preserve">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t>
      </w:r>
      <w:r w:rsidRPr="00EC2953">
        <w:rPr>
          <w:rStyle w:val="StyleUnderline"/>
        </w:rPr>
        <w:t xml:space="preserve">working </w:t>
      </w:r>
      <w:r w:rsidRPr="00E0274E">
        <w:rPr>
          <w:rStyle w:val="Emphasis"/>
          <w:highlight w:val="green"/>
        </w:rPr>
        <w:t>hours</w:t>
      </w:r>
      <w:r w:rsidRPr="00E0274E">
        <w:rPr>
          <w:rStyle w:val="StyleUnderline"/>
          <w:highlight w:val="green"/>
        </w:rPr>
        <w:t xml:space="preserve">, and inadequate </w:t>
      </w:r>
      <w:r w:rsidRPr="00EC2953">
        <w:rPr>
          <w:rStyle w:val="StyleUnderline"/>
        </w:rPr>
        <w:t xml:space="preserve">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7DC33D38" w14:textId="77777777" w:rsidR="007F73B9" w:rsidRDefault="007F73B9" w:rsidP="007F73B9">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w:t>
      </w:r>
      <w:proofErr w:type="spellStart"/>
      <w:r w:rsidRPr="007D4398">
        <w:rPr>
          <w:sz w:val="16"/>
        </w:rPr>
        <w:t>decen</w:t>
      </w:r>
      <w:proofErr w:type="spellEnd"/>
      <w:r w:rsidRPr="007D4398">
        <w:rPr>
          <w:sz w:val="16"/>
        </w:rPr>
        <w:t xml:space="preserve"> </w:t>
      </w:r>
      <w:proofErr w:type="spellStart"/>
      <w:r w:rsidRPr="007D4398">
        <w:rPr>
          <w:sz w:val="16"/>
        </w:rPr>
        <w:t>t</w:t>
      </w:r>
      <w:proofErr w:type="spellEnd"/>
      <w:r w:rsidRPr="007D4398">
        <w:rPr>
          <w:sz w:val="16"/>
        </w:rPr>
        <w:t xml:space="preserve"> work, ensuring fair wages, providing social </w:t>
      </w:r>
      <w:r w:rsidRPr="007D4398">
        <w:rPr>
          <w:rStyle w:val="StyleUnderline"/>
        </w:rPr>
        <w:t>protection</w:t>
      </w:r>
      <w:r w:rsidRPr="007D4398">
        <w:rPr>
          <w:sz w:val="16"/>
        </w:rPr>
        <w:t>, and promoting opportunities for skill development and career advancement.</w:t>
      </w:r>
    </w:p>
    <w:p w14:paraId="0E9BB267" w14:textId="77777777" w:rsidR="00315164" w:rsidRDefault="00315164" w:rsidP="00315164"/>
    <w:p w14:paraId="68EF5869" w14:textId="0E41B437" w:rsidR="00315164" w:rsidRDefault="00315164" w:rsidP="00315164">
      <w:pPr>
        <w:pStyle w:val="Heading4"/>
      </w:pPr>
      <w:r>
        <w:t xml:space="preserve">Corporate control is </w:t>
      </w:r>
      <w:r w:rsidRPr="006F3500">
        <w:rPr>
          <w:u w:val="single"/>
        </w:rPr>
        <w:t>existential</w:t>
      </w:r>
      <w:r>
        <w:t>---</w:t>
      </w:r>
      <w:r w:rsidRPr="006F3500">
        <w:rPr>
          <w:u w:val="single"/>
        </w:rPr>
        <w:t>shortsightedness</w:t>
      </w:r>
      <w:r>
        <w:t xml:space="preserve"> and </w:t>
      </w:r>
      <w:r w:rsidRPr="006F3500">
        <w:rPr>
          <w:u w:val="single"/>
        </w:rPr>
        <w:t>prevents sustainable growth</w:t>
      </w:r>
      <w:r>
        <w:t xml:space="preserve"> </w:t>
      </w:r>
    </w:p>
    <w:p w14:paraId="1A8FF525" w14:textId="5FB652DE" w:rsidR="00315164" w:rsidRDefault="00315164" w:rsidP="00315164">
      <w:r w:rsidRPr="00315164">
        <w:rPr>
          <w:rStyle w:val="Style13ptBold"/>
        </w:rPr>
        <w:t>Lipton 24</w:t>
      </w:r>
      <w:r>
        <w:t xml:space="preserve"> - F</w:t>
      </w:r>
      <w:r w:rsidRPr="00315164">
        <w:t>ounding Partner at Wachtell, Lipton, Rosen &amp; Katz</w:t>
      </w:r>
    </w:p>
    <w:p w14:paraId="286ADB86" w14:textId="7F0AA21A" w:rsidR="00315164" w:rsidRDefault="00315164" w:rsidP="00315164">
      <w:r w:rsidRPr="00315164">
        <w:lastRenderedPageBreak/>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r>
        <w:t xml:space="preserve"> </w:t>
      </w:r>
    </w:p>
    <w:p w14:paraId="368ACD8E" w14:textId="2DB52D19" w:rsidR="00315164" w:rsidRPr="006F3500" w:rsidRDefault="00315164" w:rsidP="00315164">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wrapped their arms 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w:t>
      </w:r>
      <w:proofErr w:type="spellStart"/>
      <w:r w:rsidRPr="006F3500">
        <w:rPr>
          <w:rStyle w:val="Emphasis"/>
          <w:highlight w:val="green"/>
        </w:rPr>
        <w:t>termist</w:t>
      </w:r>
      <w:proofErr w:type="spellEnd"/>
      <w:r w:rsidRPr="006F3500">
        <w:rPr>
          <w:rStyle w:val="Emphasis"/>
          <w:highlight w:val="green"/>
        </w:rPr>
        <w:t xml:space="preserve">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notwithstanding the attendant harm to</w:t>
      </w:r>
      <w:r w:rsidRPr="00315164">
        <w:rPr>
          <w:rStyle w:val="StyleUnderline"/>
        </w:rPr>
        <w:t xml:space="preserve"> </w:t>
      </w:r>
      <w:r w:rsidRPr="006F3500">
        <w:rPr>
          <w:sz w:val="16"/>
        </w:rPr>
        <w:t>the health of</w:t>
      </w:r>
      <w:r w:rsidRPr="00315164">
        <w:rPr>
          <w:rStyle w:val="StyleUnderline"/>
        </w:rPr>
        <w:t xml:space="preserve"> </w:t>
      </w:r>
      <w:r w:rsidRPr="006F3500">
        <w:rPr>
          <w:rStyle w:val="Emphasis"/>
          <w:highlight w:val="green"/>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4760F1E6" w14:textId="0C4DC2F0" w:rsidR="00315164" w:rsidRPr="006F3500" w:rsidRDefault="00315164" w:rsidP="00315164">
      <w:pPr>
        <w:rPr>
          <w:sz w:val="16"/>
        </w:rPr>
      </w:pPr>
      <w:r w:rsidRPr="006F3500">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6F3500">
        <w:rPr>
          <w:sz w:val="16"/>
        </w:rPr>
        <w:t>termist</w:t>
      </w:r>
      <w:proofErr w:type="spellEnd"/>
      <w:r w:rsidRPr="006F3500">
        <w:rPr>
          <w:sz w:val="16"/>
        </w:rPr>
        <w:t xml:space="preserve">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 on a quarter-to-quarter basis</w:t>
      </w:r>
      <w:r w:rsidRPr="006F3500">
        <w:rPr>
          <w:sz w:val="16"/>
        </w:rPr>
        <w:t xml:space="preserve">, to engage in large share buybacks,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6C964349" w14:textId="2B7CBD87" w:rsidR="00315164" w:rsidRPr="006F3500" w:rsidRDefault="00315164" w:rsidP="00315164">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6EEB33C8" w14:textId="5BA030CB" w:rsidR="00315164" w:rsidRPr="006F3500" w:rsidRDefault="00315164" w:rsidP="00315164">
      <w:pPr>
        <w:rPr>
          <w:sz w:val="16"/>
        </w:rPr>
      </w:pPr>
      <w:r w:rsidRPr="006F3500">
        <w:rPr>
          <w:sz w:val="16"/>
        </w:rPr>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6F3500">
        <w:rPr>
          <w:sz w:val="16"/>
        </w:rPr>
        <w:t>all of</w:t>
      </w:r>
      <w:proofErr w:type="gramEnd"/>
      <w:r w:rsidRPr="006F3500">
        <w:rPr>
          <w:sz w:val="16"/>
        </w:rPr>
        <w:t xml:space="preserve">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w:t>
      </w:r>
      <w:proofErr w:type="gramStart"/>
      <w:r w:rsidRPr="006F3500">
        <w:rPr>
          <w:rStyle w:val="StyleUnderline"/>
        </w:rPr>
        <w:t>in particular about</w:t>
      </w:r>
      <w:proofErr w:type="gramEnd"/>
      <w:r w:rsidRPr="006F3500">
        <w:rPr>
          <w:rStyle w:val="StyleUnderline"/>
        </w:rPr>
        <w:t xml:space="preserve">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7B49C13B" w14:textId="77777777" w:rsidR="00315164" w:rsidRPr="0035583D" w:rsidRDefault="00315164" w:rsidP="00315164"/>
    <w:p w14:paraId="46108860" w14:textId="77777777" w:rsidR="007F73B9" w:rsidRDefault="007F73B9">
      <w:pPr>
        <w:pStyle w:val="Heading4"/>
        <w:rPr>
          <w:ins w:id="0" w:author="Aggarwal, Arnav  '25" w:date="2025-06-11T21:54:00Z" w16du:dateUtc="2025-06-12T04:54:00Z"/>
          <w:u w:val="single"/>
        </w:rPr>
        <w:pPrChange w:id="1" w:author="Aggarwal, Arnav  '25" w:date="2025-06-11T21:54:00Z" w16du:dateUtc="2025-06-12T04:54:00Z">
          <w:pPr/>
        </w:pPrChange>
      </w:pPr>
      <w:r>
        <w:t xml:space="preserve">Greater economic inequality translates </w:t>
      </w:r>
      <w:r>
        <w:rPr>
          <w:u w:val="single"/>
        </w:rPr>
        <w:t>directly</w:t>
      </w:r>
      <w:r>
        <w:t xml:space="preserve"> to </w:t>
      </w:r>
      <w:r>
        <w:rPr>
          <w:u w:val="single"/>
        </w:rPr>
        <w:t>reduced risk</w:t>
      </w:r>
      <w:r>
        <w:t xml:space="preserve"> of both </w:t>
      </w:r>
      <w:r>
        <w:rPr>
          <w:u w:val="single"/>
        </w:rPr>
        <w:t>intra-</w:t>
      </w:r>
      <w:r>
        <w:t xml:space="preserve"> and </w:t>
      </w:r>
      <w:r>
        <w:rPr>
          <w:u w:val="single"/>
        </w:rPr>
        <w:t>inter-</w:t>
      </w:r>
      <w:r>
        <w:t xml:space="preserve">state wars by </w:t>
      </w:r>
      <w:proofErr w:type="gramStart"/>
      <w:r>
        <w:t xml:space="preserve">fueling  </w:t>
      </w:r>
      <w:r w:rsidRPr="002E4456">
        <w:rPr>
          <w:u w:val="single"/>
          <w:rPrChange w:id="2" w:author="Brandon Kelley" w:date="2025-06-10T12:11:00Z" w16du:dateUtc="2025-06-10T17:11:00Z">
            <w:rPr>
              <w:b/>
            </w:rPr>
          </w:rPrChange>
        </w:rPr>
        <w:t>conservative</w:t>
      </w:r>
      <w:proofErr w:type="gramEnd"/>
      <w:r w:rsidRPr="002E4456">
        <w:rPr>
          <w:u w:val="single"/>
          <w:rPrChange w:id="3" w:author="Brandon Kelley" w:date="2025-06-10T12:11:00Z" w16du:dateUtc="2025-06-10T17:11:00Z">
            <w:rPr>
              <w:b/>
            </w:rPr>
          </w:rPrChange>
        </w:rPr>
        <w:t xml:space="preserve"> </w:t>
      </w:r>
      <w:r w:rsidRPr="002E4456">
        <w:rPr>
          <w:u w:val="single"/>
        </w:rPr>
        <w:t>populism</w:t>
      </w:r>
      <w:r>
        <w:t xml:space="preserve">. Those wars risk </w:t>
      </w:r>
      <w:r>
        <w:rPr>
          <w:u w:val="single"/>
        </w:rPr>
        <w:t>extinction</w:t>
      </w:r>
      <w:r>
        <w:t xml:space="preserve"> through </w:t>
      </w:r>
      <w:r>
        <w:rPr>
          <w:u w:val="single"/>
        </w:rPr>
        <w:t>multiple</w:t>
      </w:r>
      <w:r>
        <w:t xml:space="preserve"> pathways, sparking </w:t>
      </w:r>
      <w:r>
        <w:rPr>
          <w:u w:val="single"/>
        </w:rPr>
        <w:t>nuclear</w:t>
      </w:r>
      <w:r>
        <w:t xml:space="preserve"> and </w:t>
      </w:r>
      <w:r>
        <w:rPr>
          <w:u w:val="single"/>
        </w:rPr>
        <w:t>bio</w:t>
      </w:r>
      <w:r>
        <w:t xml:space="preserve"> wars, collapsing global </w:t>
      </w:r>
      <w:r>
        <w:rPr>
          <w:u w:val="single"/>
        </w:rPr>
        <w:t>cooperation</w:t>
      </w:r>
      <w:r>
        <w:t xml:space="preserve">, and driving </w:t>
      </w:r>
      <w:r>
        <w:rPr>
          <w:u w:val="single"/>
        </w:rPr>
        <w:t>arms racing</w:t>
      </w:r>
      <w:r>
        <w:t xml:space="preserve"> of harmful new </w:t>
      </w:r>
      <w:r>
        <w:rPr>
          <w:u w:val="single"/>
        </w:rPr>
        <w:t>technologies</w:t>
      </w:r>
      <w:r>
        <w:t xml:space="preserve"> including </w:t>
      </w:r>
      <w:r>
        <w:rPr>
          <w:u w:val="single"/>
        </w:rPr>
        <w:t>misaligned AI</w:t>
      </w:r>
      <w:ins w:id="4" w:author="Aggarwal, Arnav  '25" w:date="2025-06-11T21:54:00Z" w16du:dateUtc="2025-06-12T04:54:00Z">
        <w:r>
          <w:rPr>
            <w:u w:val="single"/>
          </w:rPr>
          <w:t>.</w:t>
        </w:r>
      </w:ins>
    </w:p>
    <w:p w14:paraId="034CAE75" w14:textId="77777777" w:rsidR="007F73B9" w:rsidRPr="00870D3D" w:rsidRDefault="007F73B9" w:rsidP="007F73B9">
      <w:r w:rsidRPr="00870D3D">
        <w:rPr>
          <w:rStyle w:val="Style13ptBold"/>
        </w:rPr>
        <w:t xml:space="preserve">Schmidt &amp; </w:t>
      </w:r>
      <w:proofErr w:type="spellStart"/>
      <w:r w:rsidRPr="00870D3D">
        <w:rPr>
          <w:rStyle w:val="Style13ptBold"/>
        </w:rPr>
        <w:t>Juijn</w:t>
      </w:r>
      <w:proofErr w:type="spellEnd"/>
      <w:r w:rsidRPr="00870D3D">
        <w:rPr>
          <w:rStyle w:val="Style13ptBold"/>
        </w:rPr>
        <w:t xml:space="preserve">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23AC3F72" w14:textId="3F79DEAF" w:rsidR="007F73B9" w:rsidRPr="00C639D0" w:rsidRDefault="007F73B9" w:rsidP="007F73B9">
      <w:pPr>
        <w:rPr>
          <w:u w:val="singl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684955">
        <w:rPr>
          <w:rStyle w:val="StyleUnderline"/>
          <w:highlight w:val="green"/>
          <w:rPrChange w:id="5" w:author="Brandon Kelley" w:date="2025-06-10T12:10:00Z" w16du:dateUtc="2025-06-10T17:10:00Z">
            <w:rPr>
              <w:rStyle w:val="StyleUnderline"/>
            </w:rPr>
          </w:rPrChange>
        </w:rPr>
        <w:t xml:space="preserve">, </w:t>
      </w:r>
      <w:r w:rsidRPr="00EC2953">
        <w:rPr>
          <w:rStyle w:val="StyleUnderline"/>
        </w:rPr>
        <w:t xml:space="preserve">both </w:t>
      </w:r>
      <w:r w:rsidRPr="00EC2953">
        <w:rPr>
          <w:rStyle w:val="Emphasis"/>
          <w:iCs w:val="0"/>
        </w:rPr>
        <w:t>intra-nationally</w:t>
      </w:r>
      <w:r w:rsidRPr="00EC2953">
        <w:rPr>
          <w:rStyle w:val="StyleUnderline"/>
        </w:rPr>
        <w:t xml:space="preserve"> and </w:t>
      </w:r>
      <w:r w:rsidRPr="00EC2953">
        <w:rPr>
          <w:rStyle w:val="Emphasis"/>
          <w:iCs w:val="0"/>
        </w:rPr>
        <w:t>internationally</w:t>
      </w:r>
      <w:r w:rsidRPr="00EC2953">
        <w:rPr>
          <w:sz w:val="16"/>
        </w:rPr>
        <w:t xml:space="preserve"> (Esteban</w:t>
      </w:r>
      <w:r w:rsidRPr="00870D3D">
        <w:rPr>
          <w:sz w:val="16"/>
        </w:rPr>
        <w:t xml:space="preserve">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w:t>
      </w:r>
      <w:proofErr w:type="gramStart"/>
      <w:r w:rsidRPr="00870D3D">
        <w:rPr>
          <w:sz w:val="16"/>
        </w:rPr>
        <w:t>rising up</w:t>
      </w:r>
      <w:proofErr w:type="gramEnd"/>
      <w:r w:rsidRPr="00870D3D">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w:t>
      </w:r>
      <w:r w:rsidRPr="00EC2953">
        <w:rPr>
          <w:sz w:val="16"/>
        </w:rPr>
        <w:t xml:space="preserve">. </w:t>
      </w:r>
      <w:r w:rsidRPr="00EC2953">
        <w:rPr>
          <w:rStyle w:val="Emphasis"/>
          <w:iCs w:val="0"/>
        </w:rPr>
        <w:t>Moreover</w:t>
      </w:r>
      <w:r w:rsidRPr="00EC2953">
        <w:rPr>
          <w:rStyle w:val="StyleUnderline"/>
        </w:rPr>
        <w:t xml:space="preserve">, inequality and </w:t>
      </w:r>
      <w:proofErr w:type="spellStart"/>
      <w:r w:rsidRPr="00EC2953">
        <w:rPr>
          <w:rStyle w:val="StyleUnderline"/>
        </w:rPr>
        <w:t>polarisation</w:t>
      </w:r>
      <w:proofErr w:type="spellEnd"/>
      <w:r w:rsidRPr="00EC2953">
        <w:rPr>
          <w:sz w:val="16"/>
        </w:rPr>
        <w:t xml:space="preserve"> might also </w:t>
      </w:r>
      <w:r w:rsidRPr="00EC2953">
        <w:rPr>
          <w:rStyle w:val="StyleUnderline"/>
        </w:rPr>
        <w:t xml:space="preserve">play some role in </w:t>
      </w:r>
      <w:r w:rsidRPr="00EC2953">
        <w:rPr>
          <w:rStyle w:val="Emphasis"/>
          <w:iCs w:val="0"/>
        </w:rPr>
        <w:t>getting</w:t>
      </w:r>
      <w:r w:rsidRPr="00EC2953">
        <w:rPr>
          <w:rStyle w:val="StyleUnderline"/>
        </w:rPr>
        <w:t xml:space="preserve"> </w:t>
      </w:r>
      <w:proofErr w:type="spellStart"/>
      <w:r w:rsidRPr="00EC2953">
        <w:rPr>
          <w:rStyle w:val="StyleUnderline"/>
        </w:rPr>
        <w:t>polarising</w:t>
      </w:r>
      <w:proofErr w:type="spellEnd"/>
      <w:r w:rsidRPr="00EC2953">
        <w:rPr>
          <w:rStyle w:val="StyleUnderline"/>
        </w:rPr>
        <w:t xml:space="preserve"> and </w:t>
      </w:r>
      <w:r w:rsidRPr="00EC2953">
        <w:rPr>
          <w:rStyle w:val="Emphasis"/>
          <w:iCs w:val="0"/>
        </w:rPr>
        <w:t>populist candidates elected</w:t>
      </w:r>
      <w:r w:rsidRPr="00EC2953">
        <w:rPr>
          <w:sz w:val="16"/>
        </w:rPr>
        <w:t xml:space="preserve"> (Piketty</w:t>
      </w:r>
      <w:r w:rsidRPr="00870D3D">
        <w:rPr>
          <w:sz w:val="16"/>
        </w:rPr>
        <w:t xml:space="preserve">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654803DF" w14:textId="77777777" w:rsidR="007F73B9" w:rsidRDefault="007F73B9" w:rsidP="007F73B9">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16C96452" w14:textId="77777777" w:rsidR="007F73B9" w:rsidRPr="008727A3" w:rsidRDefault="007F73B9" w:rsidP="007F73B9">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471A5D41" w14:textId="77777777" w:rsidR="007F73B9" w:rsidRPr="003D170B" w:rsidRDefault="007F73B9" w:rsidP="007F73B9">
      <w:r w:rsidRPr="008727A3">
        <w:lastRenderedPageBreak/>
        <w:t xml:space="preserve">Josh Bivens, </w:t>
      </w:r>
      <w:r>
        <w:t>“</w:t>
      </w:r>
      <w:r w:rsidRPr="008727A3">
        <w:t>Inequality’s drag on aggregate demand</w:t>
      </w:r>
      <w:r>
        <w:t xml:space="preserve">,” Economic Policy Institute, 5/24/22, </w:t>
      </w:r>
      <w:r w:rsidRPr="003D170B">
        <w:t>https://www.epi.org/publication/inequalitys-drag-on-aggregate-demand/</w:t>
      </w:r>
    </w:p>
    <w:p w14:paraId="59785AAE" w14:textId="77777777" w:rsidR="007F73B9" w:rsidRPr="003D170B" w:rsidRDefault="007F73B9" w:rsidP="007F73B9">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93BBDC4" w14:textId="77777777" w:rsidR="007F73B9" w:rsidRPr="007C4907" w:rsidRDefault="007F73B9" w:rsidP="007F73B9">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03EC1260" w14:textId="77777777" w:rsidR="007F73B9" w:rsidRPr="007C4907" w:rsidRDefault="007F73B9" w:rsidP="007F73B9">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proofErr w:type="gramStart"/>
      <w:r w:rsidRPr="00E0274E">
        <w:rPr>
          <w:rStyle w:val="Emphasis"/>
          <w:highlight w:val="green"/>
        </w:rPr>
        <w:t>further and further</w:t>
      </w:r>
      <w:proofErr w:type="gramEnd"/>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12899E41" w14:textId="77777777" w:rsidR="007F73B9" w:rsidRPr="007C4907" w:rsidRDefault="007F73B9" w:rsidP="007F73B9">
      <w:pPr>
        <w:rPr>
          <w:sz w:val="16"/>
        </w:rPr>
      </w:pPr>
      <w:r w:rsidRPr="007C4907">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7C4907">
        <w:rPr>
          <w:sz w:val="16"/>
        </w:rPr>
        <w:t>This competitive models</w:t>
      </w:r>
      <w:proofErr w:type="gramEnd"/>
      <w:r w:rsidRPr="007C4907">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w:t>
      </w:r>
      <w:proofErr w:type="gramStart"/>
      <w:r w:rsidRPr="007C4907">
        <w:rPr>
          <w:sz w:val="16"/>
        </w:rPr>
        <w:t>a number of</w:t>
      </w:r>
      <w:proofErr w:type="gramEnd"/>
      <w:r w:rsidRPr="007C4907">
        <w:rPr>
          <w:sz w:val="16"/>
        </w:rPr>
        <w:t xml:space="preserve"> salient facts about the U.S. labor market (Card and DiNardo 2002; Schmitt, </w:t>
      </w:r>
      <w:proofErr w:type="spellStart"/>
      <w:r w:rsidRPr="007C4907">
        <w:rPr>
          <w:sz w:val="16"/>
        </w:rPr>
        <w:t>Shierholz</w:t>
      </w:r>
      <w:proofErr w:type="spellEnd"/>
      <w:r w:rsidRPr="007C4907">
        <w:rPr>
          <w:sz w:val="16"/>
        </w:rPr>
        <w:t xml:space="preserve">,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7C4907">
        <w:rPr>
          <w:sz w:val="16"/>
        </w:rPr>
        <w:t>as a whole have</w:t>
      </w:r>
      <w:proofErr w:type="gramEnd"/>
      <w:r w:rsidRPr="007C4907">
        <w:rPr>
          <w:sz w:val="16"/>
        </w:rPr>
        <w:t xml:space="preserve"> grown anemically, while wages for the overall top 5%—and especially the top 1% of workers—have grown at an ever-accelerating rate.</w:t>
      </w:r>
    </w:p>
    <w:p w14:paraId="4488F1FD" w14:textId="77777777" w:rsidR="007F73B9" w:rsidRPr="007C4907" w:rsidRDefault="007F73B9" w:rsidP="007F73B9">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54B85099" w14:textId="77777777" w:rsidR="007F73B9" w:rsidRPr="007C4907" w:rsidRDefault="007F73B9" w:rsidP="007F73B9">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3DF8E7AE" w14:textId="77777777" w:rsidR="007F73B9" w:rsidRPr="007C4907" w:rsidRDefault="007F73B9" w:rsidP="007F73B9">
      <w:pPr>
        <w:rPr>
          <w:sz w:val="16"/>
        </w:rPr>
      </w:pPr>
      <w:r w:rsidRPr="007C4907">
        <w:rPr>
          <w:sz w:val="16"/>
        </w:rPr>
        <w:t>The turn to more-austere macroeconomic policy driven largely by a desire to keep inflation (rather than unemployment) very low at all times, but sometimes simply by partisan politics.2</w:t>
      </w:r>
    </w:p>
    <w:p w14:paraId="10DCDFD9" w14:textId="77777777" w:rsidR="007F73B9" w:rsidRPr="003D170B" w:rsidRDefault="007F73B9" w:rsidP="007F73B9">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4842EF3" w14:textId="77777777" w:rsidR="007F73B9" w:rsidRPr="007C4907" w:rsidRDefault="007F73B9" w:rsidP="007F73B9">
      <w:pPr>
        <w:rPr>
          <w:sz w:val="16"/>
        </w:rPr>
      </w:pPr>
      <w:r w:rsidRPr="007C4907">
        <w:rPr>
          <w:sz w:val="16"/>
        </w:rPr>
        <w:t>The integration of the U.S. economy and the much-poorer global economy on terms deeply disadvantageous to U.S. workers.</w:t>
      </w:r>
    </w:p>
    <w:p w14:paraId="5E09CCB5" w14:textId="77777777" w:rsidR="007F73B9" w:rsidRPr="007C4907" w:rsidRDefault="007F73B9" w:rsidP="007F73B9">
      <w:pPr>
        <w:rPr>
          <w:sz w:val="16"/>
        </w:rPr>
      </w:pPr>
      <w:r w:rsidRPr="007C4907">
        <w:rPr>
          <w:sz w:val="16"/>
        </w:rPr>
        <w:lastRenderedPageBreak/>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38FF30F1" w14:textId="77777777" w:rsidR="007F73B9" w:rsidRPr="007C4907" w:rsidRDefault="007F73B9" w:rsidP="007F73B9">
      <w:pPr>
        <w:rPr>
          <w:sz w:val="16"/>
        </w:rPr>
      </w:pPr>
      <w:r w:rsidRPr="007C4907">
        <w:rPr>
          <w:sz w:val="16"/>
        </w:rPr>
        <w:t>How inequality affects economic growth</w:t>
      </w:r>
    </w:p>
    <w:p w14:paraId="31056AB0" w14:textId="77777777" w:rsidR="007F73B9" w:rsidRPr="008342FB" w:rsidRDefault="007F73B9" w:rsidP="007F73B9">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7C4907">
        <w:rPr>
          <w:sz w:val="16"/>
        </w:rPr>
        <w:t>economy as a whole</w:t>
      </w:r>
      <w:proofErr w:type="gramEnd"/>
      <w:r w:rsidRPr="007C4907">
        <w:rPr>
          <w:sz w:val="16"/>
        </w:rPr>
        <w:t xml:space="preserve">. In addition to shunting </w:t>
      </w:r>
      <w:proofErr w:type="gramStart"/>
      <w:r w:rsidRPr="007C4907">
        <w:rPr>
          <w:sz w:val="16"/>
        </w:rPr>
        <w:t>more and more</w:t>
      </w:r>
      <w:proofErr w:type="gramEnd"/>
      <w:r w:rsidRPr="007C4907">
        <w:rPr>
          <w:sz w:val="16"/>
        </w:rPr>
        <w:t xml:space="preserv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37DAB34F" w14:textId="77777777" w:rsidR="007F73B9" w:rsidRPr="007C4907" w:rsidRDefault="007F73B9" w:rsidP="007F73B9">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w:t>
      </w:r>
      <w:proofErr w:type="spellStart"/>
      <w:r w:rsidRPr="007C4907">
        <w:rPr>
          <w:sz w:val="16"/>
        </w:rPr>
        <w:t>Cingano</w:t>
      </w:r>
      <w:proofErr w:type="spellEnd"/>
      <w:r w:rsidRPr="007C4907">
        <w:rPr>
          <w:sz w:val="16"/>
        </w:rPr>
        <w:t xml:space="preserve"> (2014), for example, has found that among nations of the </w:t>
      </w:r>
      <w:proofErr w:type="spellStart"/>
      <w:r w:rsidRPr="007C4907">
        <w:rPr>
          <w:sz w:val="16"/>
        </w:rPr>
        <w:t>Organisation</w:t>
      </w:r>
      <w:proofErr w:type="spellEnd"/>
      <w:r w:rsidRPr="007C4907">
        <w:rPr>
          <w:sz w:val="16"/>
        </w:rPr>
        <w:t xml:space="preserve"> for Economic Co-operation and Development (OECD), a </w:t>
      </w:r>
      <w:r w:rsidRPr="00064934">
        <w:rPr>
          <w:sz w:val="16"/>
        </w:rPr>
        <w:t xml:space="preserve">period of </w:t>
      </w:r>
      <w:r w:rsidRPr="00064934">
        <w:rPr>
          <w:rStyle w:val="StyleUnderline"/>
        </w:rPr>
        <w:t>an expanding gap</w:t>
      </w:r>
      <w:r w:rsidRPr="00064934">
        <w:rPr>
          <w:sz w:val="16"/>
        </w:rPr>
        <w:t xml:space="preserve"> between low-income households and the rest of the population </w:t>
      </w:r>
      <w:r w:rsidRPr="00064934">
        <w:rPr>
          <w:rStyle w:val="StyleUnderline"/>
        </w:rPr>
        <w:t xml:space="preserve">has a </w:t>
      </w:r>
      <w:r w:rsidRPr="00064934">
        <w:rPr>
          <w:rStyle w:val="Emphasis"/>
        </w:rPr>
        <w:t>negative impact</w:t>
      </w:r>
      <w:r w:rsidRPr="00064934">
        <w:rPr>
          <w:rStyle w:val="StyleUnderline"/>
        </w:rPr>
        <w:t xml:space="preserve"> on subsequent growth, specifically through the </w:t>
      </w:r>
      <w:r w:rsidRPr="00064934">
        <w:rPr>
          <w:rStyle w:val="Emphasis"/>
        </w:rPr>
        <w:t>channel of human capital.</w:t>
      </w:r>
      <w:r w:rsidRPr="00064934">
        <w:rPr>
          <w:sz w:val="16"/>
        </w:rPr>
        <w:t xml:space="preserve"> Specifically, </w:t>
      </w:r>
      <w:proofErr w:type="spellStart"/>
      <w:r w:rsidRPr="00064934">
        <w:rPr>
          <w:sz w:val="16"/>
        </w:rPr>
        <w:t>Cingano</w:t>
      </w:r>
      <w:proofErr w:type="spellEnd"/>
      <w:r w:rsidRPr="00064934">
        <w:rPr>
          <w:sz w:val="16"/>
        </w:rPr>
        <w:t xml:space="preserve"> (2014) finds that </w:t>
      </w:r>
      <w:r w:rsidRPr="00064934">
        <w:rPr>
          <w:rStyle w:val="StyleUnderline"/>
        </w:rPr>
        <w:t xml:space="preserve">the gap between low-income households and the rest of the population depresses </w:t>
      </w:r>
      <w:r w:rsidRPr="00064934">
        <w:rPr>
          <w:rStyle w:val="Emphasis"/>
        </w:rPr>
        <w:t>skill developments</w:t>
      </w:r>
      <w:r w:rsidRPr="007C4907">
        <w:rPr>
          <w:rStyle w:val="StyleUnderline"/>
        </w:rPr>
        <w:t xml:space="preserve"> </w:t>
      </w:r>
      <w:r w:rsidRPr="007C4907">
        <w:rPr>
          <w:sz w:val="16"/>
        </w:rPr>
        <w:t xml:space="preserve">for those with lower parental education background. </w:t>
      </w:r>
      <w:proofErr w:type="spellStart"/>
      <w:r w:rsidRPr="007C4907">
        <w:rPr>
          <w:sz w:val="16"/>
        </w:rPr>
        <w:t>Cingano</w:t>
      </w:r>
      <w:proofErr w:type="spellEnd"/>
      <w:r w:rsidRPr="007C4907">
        <w:rPr>
          <w:sz w:val="16"/>
        </w:rPr>
        <w:t xml:space="preserve"> (2014) concludes that redistribution policies in the tax and transfer system are critical to sustaining growth by making sure the benefits of growth are </w:t>
      </w:r>
      <w:proofErr w:type="gramStart"/>
      <w:r w:rsidRPr="007C4907">
        <w:rPr>
          <w:sz w:val="16"/>
        </w:rPr>
        <w:t>fairly distributed</w:t>
      </w:r>
      <w:proofErr w:type="gramEnd"/>
      <w:r w:rsidRPr="007C4907">
        <w:rPr>
          <w:sz w:val="16"/>
        </w:rPr>
        <w:t>.</w:t>
      </w:r>
    </w:p>
    <w:p w14:paraId="5C1DC194" w14:textId="1A33C4F8" w:rsidR="007F73B9" w:rsidRPr="009D28EF" w:rsidRDefault="007F73B9" w:rsidP="007F73B9">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7C982979" w14:textId="77777777" w:rsidR="007F73B9" w:rsidRDefault="007F73B9" w:rsidP="007F73B9">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747BF792" w14:textId="77777777" w:rsidR="007F73B9" w:rsidRPr="001513B2" w:rsidRDefault="007F73B9" w:rsidP="007F73B9">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proofErr w:type="spellStart"/>
      <w:r w:rsidRPr="00D8676F">
        <w:rPr>
          <w:rStyle w:val="Emphasis"/>
          <w:highlight w:val="green"/>
        </w:rPr>
        <w:t>supervolcano</w:t>
      </w:r>
      <w:proofErr w:type="spellEnd"/>
      <w:r w:rsidRPr="001513B2">
        <w:rPr>
          <w:sz w:val="16"/>
        </w:rPr>
        <w:t xml:space="preserve"> eruption could make the planet uninhabitable. But since that fateful first nuclear test in the New Mexico desert, the primary threat to the survival of human civilization has come from man himself.</w:t>
      </w:r>
    </w:p>
    <w:p w14:paraId="52D59C8A" w14:textId="77777777" w:rsidR="007F73B9" w:rsidRPr="001513B2" w:rsidRDefault="007F73B9" w:rsidP="007F73B9">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67E347C0" w14:textId="77777777" w:rsidR="007F73B9" w:rsidRPr="001513B2" w:rsidRDefault="007F73B9" w:rsidP="007F73B9">
      <w:pPr>
        <w:rPr>
          <w:sz w:val="16"/>
        </w:rPr>
      </w:pPr>
      <w:r w:rsidRPr="00D8676F">
        <w:rPr>
          <w:rStyle w:val="StyleUnderline"/>
        </w:rPr>
        <w:lastRenderedPageBreak/>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154486FD" w14:textId="77777777" w:rsidR="007F73B9" w:rsidRPr="001513B2" w:rsidRDefault="007F73B9" w:rsidP="007F73B9">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00FB6384" w14:textId="77777777" w:rsidR="007F73B9" w:rsidRPr="001513B2" w:rsidRDefault="007F73B9" w:rsidP="007F73B9">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47257CFE" w14:textId="77777777" w:rsidR="007F73B9" w:rsidRDefault="007F73B9" w:rsidP="007F73B9">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 xml:space="preserve">is </w:t>
      </w:r>
      <w:proofErr w:type="gramStart"/>
      <w:r w:rsidRPr="004C6B58">
        <w:rPr>
          <w:rStyle w:val="Emphasis"/>
          <w:sz w:val="28"/>
          <w:szCs w:val="28"/>
          <w:highlight w:val="green"/>
        </w:rPr>
        <w:t>risky</w:t>
      </w:r>
      <w:proofErr w:type="gramEnd"/>
      <w:r w:rsidRPr="00D8676F">
        <w:rPr>
          <w:rStyle w:val="StyleUnderline"/>
        </w:rPr>
        <w:t xml:space="preserve"> and it is </w:t>
      </w:r>
      <w:r w:rsidRPr="00D8676F">
        <w:rPr>
          <w:rStyle w:val="Emphasis"/>
        </w:rPr>
        <w:t>growth that leads to safety</w:t>
      </w:r>
      <w:r w:rsidRPr="00D8676F">
        <w:rPr>
          <w:rStyle w:val="StyleUnderline"/>
        </w:rPr>
        <w:t>.</w:t>
      </w:r>
    </w:p>
    <w:p w14:paraId="04390567" w14:textId="77777777" w:rsidR="007F73B9" w:rsidRPr="001513B2" w:rsidRDefault="007F73B9" w:rsidP="007F73B9">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1A90F94B" w14:textId="77777777" w:rsidR="007F73B9" w:rsidRPr="001513B2" w:rsidRDefault="007F73B9" w:rsidP="007F73B9">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6B8608D" w14:textId="77777777" w:rsidR="007F73B9" w:rsidRPr="005D388F" w:rsidRDefault="007F73B9" w:rsidP="007F73B9"/>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lastRenderedPageBreak/>
        <w:t xml:space="preserve">G Sankararaman, “Gig Economy's Impact </w:t>
      </w:r>
      <w:proofErr w:type="gramStart"/>
      <w:r w:rsidRPr="002F6453">
        <w:t>On</w:t>
      </w:r>
      <w:proofErr w:type="gramEnd"/>
      <w:r w:rsidRPr="002F6453">
        <w:t xml:space="preserve"> Workforce Dynamics </w:t>
      </w:r>
      <w:proofErr w:type="gramStart"/>
      <w:r w:rsidRPr="002F6453">
        <w:t>And</w:t>
      </w:r>
      <w:proofErr w:type="gramEnd"/>
      <w:r w:rsidRPr="002F6453">
        <w:t xml:space="preserve">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w:t>
      </w:r>
      <w:r w:rsidRPr="00064934">
        <w:rPr>
          <w:sz w:val="16"/>
        </w:rPr>
        <w:t xml:space="preserve">protections. </w:t>
      </w:r>
      <w:r w:rsidRPr="00064934">
        <w:rPr>
          <w:rStyle w:val="StyleUnderline"/>
        </w:rPr>
        <w:t xml:space="preserve">Many gig </w:t>
      </w:r>
      <w:r w:rsidRPr="00064934">
        <w:rPr>
          <w:rStyle w:val="StyleUnderline"/>
          <w:highlight w:val="green"/>
        </w:rPr>
        <w:t>workers</w:t>
      </w:r>
      <w:r w:rsidRPr="00064934">
        <w:rPr>
          <w:rStyle w:val="StyleUnderline"/>
        </w:rPr>
        <w:t xml:space="preserve"> experience </w:t>
      </w:r>
      <w:r w:rsidRPr="00064934">
        <w:rPr>
          <w:rStyle w:val="Emphasis"/>
        </w:rPr>
        <w:t>income instability</w:t>
      </w:r>
      <w:r w:rsidRPr="00064934">
        <w:rPr>
          <w:rStyle w:val="StyleUnderline"/>
        </w:rPr>
        <w:t>, lack access to essential benefits</w:t>
      </w:r>
      <w:r w:rsidRPr="00064934">
        <w:rPr>
          <w:sz w:val="16"/>
        </w:rPr>
        <w:t xml:space="preserve"> such as health insurance</w:t>
      </w:r>
      <w:r w:rsidRPr="00F5443A">
        <w:rPr>
          <w:sz w:val="16"/>
        </w:rPr>
        <w:t xml:space="preserve"> and retirement savings, </w:t>
      </w:r>
      <w:r w:rsidRPr="00064934">
        <w:rPr>
          <w:rStyle w:val="StyleUnderline"/>
        </w:rPr>
        <w:t xml:space="preserve">and </w:t>
      </w:r>
      <w:r w:rsidRPr="00E0274E">
        <w:rPr>
          <w:rStyle w:val="StyleUnderline"/>
          <w:highlight w:val="green"/>
        </w:rPr>
        <w:t xml:space="preserve">face 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E0274E">
        <w:rPr>
          <w:rStyle w:val="StyleUnderline"/>
          <w:highlight w:val="green"/>
        </w:rPr>
        <w:t xml:space="preserve">the gig economy's influence is contingent upon its capacity to </w:t>
      </w:r>
      <w:r w:rsidRPr="00E0274E">
        <w:rPr>
          <w:rStyle w:val="Emphasis"/>
          <w:highlight w:val="green"/>
        </w:rPr>
        <w:t xml:space="preserve">enhance </w:t>
      </w:r>
      <w:r w:rsidRPr="00720379">
        <w:rPr>
          <w:rStyle w:val="Emphasis"/>
        </w:rPr>
        <w:t xml:space="preserve">adaptive </w:t>
      </w:r>
      <w:r w:rsidRPr="00E0274E">
        <w:rPr>
          <w:rStyle w:val="Emphasis"/>
          <w:highlight w:val="green"/>
        </w:rPr>
        <w:t>capacity</w:t>
      </w:r>
      <w:r w:rsidRPr="00E0274E">
        <w:rPr>
          <w:rStyle w:val="StyleUnderline"/>
          <w:highlight w:val="green"/>
        </w:rPr>
        <w:t xml:space="preserve"> while </w:t>
      </w:r>
      <w:r w:rsidRPr="00E0274E">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064934" w:rsidRDefault="007F73B9" w:rsidP="007F73B9">
      <w:pPr>
        <w:rPr>
          <w:sz w:val="16"/>
        </w:rPr>
      </w:pPr>
      <w:r w:rsidRPr="00E0274E">
        <w:rPr>
          <w:rStyle w:val="StyleUnderline"/>
          <w:highlight w:val="green"/>
        </w:rPr>
        <w:lastRenderedPageBreak/>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E0274E">
        <w:rPr>
          <w:rStyle w:val="StyleUnderline"/>
          <w:highlight w:val="green"/>
        </w:rPr>
        <w:t xml:space="preserve">undermining </w:t>
      </w:r>
      <w:r w:rsidRPr="00E0274E">
        <w:rPr>
          <w:rStyle w:val="Emphasis"/>
          <w:highlight w:val="green"/>
        </w:rPr>
        <w:t>labor</w:t>
      </w:r>
      <w:r w:rsidRPr="00F5443A">
        <w:rPr>
          <w:rStyle w:val="StyleUnderline"/>
        </w:rPr>
        <w:t xml:space="preserve"> </w:t>
      </w:r>
      <w:r w:rsidRPr="00F5443A">
        <w:rPr>
          <w:sz w:val="16"/>
        </w:rPr>
        <w:t xml:space="preserve">standards, and eroding social </w:t>
      </w:r>
      <w:r w:rsidRPr="00E0274E">
        <w:rPr>
          <w:rStyle w:val="Emphasis"/>
          <w:highlight w:val="green"/>
        </w:rPr>
        <w:t>protections</w:t>
      </w:r>
      <w:r w:rsidRPr="00F5443A">
        <w:rPr>
          <w:sz w:val="16"/>
        </w:rPr>
        <w:t xml:space="preserve">. The reliance on gig work can </w:t>
      </w:r>
      <w:r w:rsidRPr="00720379">
        <w:rPr>
          <w:rStyle w:val="StyleUnderline"/>
          <w:highlight w:val="green"/>
        </w:rPr>
        <w:t xml:space="preserve">leave workers </w:t>
      </w:r>
      <w:r w:rsidRPr="00720379">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w:t>
      </w:r>
      <w:r w:rsidRPr="00064934">
        <w:rPr>
          <w:sz w:val="16"/>
        </w:rPr>
        <w:t xml:space="preserve">may </w:t>
      </w:r>
      <w:r w:rsidRPr="00064934">
        <w:rPr>
          <w:rStyle w:val="Emphasis"/>
        </w:rPr>
        <w:t>hinder investments</w:t>
      </w:r>
      <w:r w:rsidRPr="00064934">
        <w:rPr>
          <w:rStyle w:val="StyleUnderline"/>
        </w:rPr>
        <w:t xml:space="preserve"> in human capital</w:t>
      </w:r>
      <w:r w:rsidRPr="00064934">
        <w:rPr>
          <w:sz w:val="16"/>
        </w:rPr>
        <w:t xml:space="preserve"> and productivity-enhancing measures, thereby </w:t>
      </w:r>
      <w:r w:rsidRPr="00064934">
        <w:rPr>
          <w:rStyle w:val="StyleUnderline"/>
        </w:rPr>
        <w:t>impeding long-term</w:t>
      </w:r>
      <w:r w:rsidRPr="00064934">
        <w:rPr>
          <w:sz w:val="16"/>
        </w:rPr>
        <w:t xml:space="preserve"> economic </w:t>
      </w:r>
      <w:r w:rsidRPr="00064934">
        <w:rPr>
          <w:rStyle w:val="StyleUnderline"/>
        </w:rPr>
        <w:t>growth</w:t>
      </w:r>
      <w:r w:rsidRPr="00064934">
        <w:rPr>
          <w:sz w:val="16"/>
        </w:rPr>
        <w:t xml:space="preserve"> and resilience.</w:t>
      </w:r>
    </w:p>
    <w:p w14:paraId="564446B3" w14:textId="77777777" w:rsidR="00B80A0D" w:rsidRDefault="00B80A0D" w:rsidP="00B80A0D">
      <w:pPr>
        <w:pStyle w:val="Heading3"/>
      </w:pPr>
      <w:r>
        <w:lastRenderedPageBreak/>
        <w:t>Plan---1AC</w:t>
      </w:r>
    </w:p>
    <w:p w14:paraId="7B8D6F8B" w14:textId="1A694DB1" w:rsidR="007F73B9" w:rsidRDefault="00B80A0D" w:rsidP="00C639D0">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7BFD1ACF" w14:textId="7C02C478" w:rsidR="007F73B9" w:rsidRDefault="007F73B9" w:rsidP="007F73B9">
      <w:pPr>
        <w:pStyle w:val="Heading3"/>
      </w:pPr>
      <w:r>
        <w:lastRenderedPageBreak/>
        <w:t>Solvency---1AC</w:t>
      </w:r>
    </w:p>
    <w:p w14:paraId="66C55260" w14:textId="77777777" w:rsidR="00B51BB0" w:rsidRPr="00B51BB0" w:rsidRDefault="00B51BB0" w:rsidP="00B51BB0"/>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proofErr w:type="spellStart"/>
      <w:r w:rsidRPr="000F4E12">
        <w:rPr>
          <w:rStyle w:val="StyleUnderline"/>
          <w:highlight w:val="green"/>
        </w:rPr>
        <w:t>contrac</w:t>
      </w:r>
      <w:proofErr w:type="spellEnd"/>
      <w:r w:rsidRPr="000F4E12">
        <w:rPr>
          <w:rStyle w:val="StyleUnderline"/>
          <w:highlight w:val="green"/>
        </w:rPr>
        <w:t>-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w:t>
      </w:r>
      <w:proofErr w:type="spellStart"/>
      <w:r w:rsidRPr="000F4E12">
        <w:rPr>
          <w:rStyle w:val="StyleUnderline"/>
          <w:highlight w:val="green"/>
        </w:rPr>
        <w:t>incon</w:t>
      </w:r>
      <w:proofErr w:type="spellEnd"/>
      <w:r w:rsidRPr="000F4E12">
        <w:rPr>
          <w:rStyle w:val="StyleUnderline"/>
          <w:highlight w:val="green"/>
        </w:rPr>
        <w:t xml:space="preserve">- </w:t>
      </w:r>
      <w:proofErr w:type="spellStart"/>
      <w:r w:rsidRPr="000F4E12">
        <w:rPr>
          <w:rStyle w:val="StyleUnderline"/>
          <w:highlight w:val="green"/>
        </w:rPr>
        <w:t>gruency</w:t>
      </w:r>
      <w:proofErr w:type="spellEnd"/>
      <w:r w:rsidRPr="000F4E12">
        <w:rPr>
          <w:rStyle w:val="StyleUnderline"/>
          <w:highlight w:val="green"/>
        </w:rPr>
        <w:t xml:space="preserve">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 xml:space="preserve">in the gig </w:t>
      </w:r>
      <w:proofErr w:type="spellStart"/>
      <w:r w:rsidRPr="00720379">
        <w:rPr>
          <w:rStyle w:val="StyleUnderline"/>
        </w:rPr>
        <w:t>econo</w:t>
      </w:r>
      <w:proofErr w:type="spellEnd"/>
      <w:r w:rsidRPr="00720379">
        <w:rPr>
          <w:rStyle w:val="StyleUnderline"/>
        </w:rPr>
        <w:t>- my</w:t>
      </w:r>
      <w:r w:rsidRPr="000F4E12">
        <w:rPr>
          <w:sz w:val="16"/>
        </w:rPr>
        <w:t xml:space="preserve">.212 Although businesses and workers alike benefit from the flexible </w:t>
      </w:r>
      <w:proofErr w:type="spellStart"/>
      <w:r w:rsidRPr="000F4E12">
        <w:rPr>
          <w:sz w:val="16"/>
        </w:rPr>
        <w:t>busi</w:t>
      </w:r>
      <w:proofErr w:type="spellEnd"/>
      <w:r w:rsidRPr="000F4E12">
        <w:rPr>
          <w:sz w:val="16"/>
        </w:rPr>
        <w:t xml:space="preserve">- ness model developed by the gig economy, the system also creates significant instability for both workers and employers.213 </w:t>
      </w:r>
      <w:r w:rsidRPr="00EF4340">
        <w:rPr>
          <w:rStyle w:val="StyleUnderline"/>
        </w:rPr>
        <w:t xml:space="preserve">Currently, gig </w:t>
      </w:r>
      <w:r w:rsidRPr="000F4E12">
        <w:rPr>
          <w:rStyle w:val="StyleUnderline"/>
          <w:highlight w:val="green"/>
        </w:rPr>
        <w:t>workers lack</w:t>
      </w:r>
      <w:r w:rsidRPr="00EF4340">
        <w:rPr>
          <w:rStyle w:val="StyleUnderline"/>
        </w:rPr>
        <w:t xml:space="preserve"> </w:t>
      </w:r>
      <w:proofErr w:type="spellStart"/>
      <w:r w:rsidRPr="000F4E12">
        <w:rPr>
          <w:rStyle w:val="Emphasis"/>
          <w:highlight w:val="green"/>
        </w:rPr>
        <w:t>sta</w:t>
      </w:r>
      <w:proofErr w:type="spellEnd"/>
      <w:r w:rsidRPr="000F4E12">
        <w:rPr>
          <w:rStyle w:val="Emphasis"/>
          <w:highlight w:val="green"/>
        </w:rPr>
        <w:t xml:space="preserve">- </w:t>
      </w:r>
      <w:proofErr w:type="spellStart"/>
      <w:r w:rsidRPr="000F4E12">
        <w:rPr>
          <w:rStyle w:val="Emphasis"/>
          <w:highlight w:val="green"/>
        </w:rPr>
        <w:t>ble</w:t>
      </w:r>
      <w:proofErr w:type="spellEnd"/>
      <w:r w:rsidRPr="000F4E12">
        <w:rPr>
          <w:rStyle w:val="Emphasis"/>
          <w:highlight w:val="green"/>
        </w:rPr>
        <w:t xml:space="preserve"> pay</w:t>
      </w:r>
      <w:r w:rsidRPr="00EF4340">
        <w:rPr>
          <w:rStyle w:val="StyleUnderline"/>
        </w:rPr>
        <w:t xml:space="preserve">, protections for </w:t>
      </w:r>
      <w:r w:rsidRPr="000F4E12">
        <w:rPr>
          <w:rStyle w:val="Emphasis"/>
          <w:highlight w:val="green"/>
        </w:rPr>
        <w:t>unionization</w:t>
      </w:r>
      <w:r w:rsidRPr="000F4E12">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0F4E12">
        <w:rPr>
          <w:rStyle w:val="StyleUnderline"/>
          <w:highlight w:val="green"/>
        </w:rPr>
        <w:t xml:space="preserve">system for </w:t>
      </w:r>
      <w:r w:rsidRPr="00720379">
        <w:rPr>
          <w:rStyle w:val="StyleUnderline"/>
        </w:rPr>
        <w:t xml:space="preserve">re- porting </w:t>
      </w:r>
      <w:r w:rsidRPr="000F4E12">
        <w:rPr>
          <w:rStyle w:val="Emphasis"/>
          <w:highlight w:val="green"/>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0F4E12">
        <w:rPr>
          <w:rStyle w:val="StyleUnderline"/>
          <w:highlight w:val="green"/>
        </w:rPr>
        <w:t>These protections</w:t>
      </w:r>
      <w:r w:rsidRPr="00EF4340">
        <w:rPr>
          <w:rStyle w:val="StyleUnderline"/>
        </w:rPr>
        <w:t xml:space="preserve"> are all the </w:t>
      </w:r>
      <w:r w:rsidRPr="000F4E12">
        <w:rPr>
          <w:rStyle w:val="Emphasis"/>
          <w:highlight w:val="green"/>
        </w:rPr>
        <w:t>more important</w:t>
      </w:r>
      <w:r w:rsidRPr="000F4E12">
        <w:rPr>
          <w:rStyle w:val="StyleUnderline"/>
          <w:highlight w:val="green"/>
        </w:rPr>
        <w:t xml:space="preserve"> for gig workers who work precarious jobs</w:t>
      </w:r>
      <w:r w:rsidRPr="00EF4340">
        <w:rPr>
          <w:rStyle w:val="StyleUnderline"/>
        </w:rPr>
        <w:t xml:space="preserve">, </w:t>
      </w:r>
      <w:r w:rsidRPr="000F4E12">
        <w:rPr>
          <w:rStyle w:val="StyleUnderline"/>
          <w:highlight w:val="green"/>
        </w:rPr>
        <w:t>take on</w:t>
      </w:r>
      <w:r w:rsidRPr="00EF4340">
        <w:rPr>
          <w:rStyle w:val="StyleUnderline"/>
        </w:rPr>
        <w:t xml:space="preserve"> more </w:t>
      </w:r>
      <w:r w:rsidRPr="000F4E12">
        <w:rPr>
          <w:rStyle w:val="Emphasis"/>
          <w:highlight w:val="green"/>
        </w:rPr>
        <w:t>risk</w:t>
      </w:r>
      <w:r w:rsidRPr="000F4E12">
        <w:rPr>
          <w:rStyle w:val="StyleUnderline"/>
          <w:highlight w:val="green"/>
        </w:rPr>
        <w:t>, and work in</w:t>
      </w:r>
      <w:r w:rsidRPr="000F4E12">
        <w:rPr>
          <w:sz w:val="16"/>
        </w:rPr>
        <w:t xml:space="preserve"> more </w:t>
      </w:r>
      <w:r w:rsidRPr="000F4E12">
        <w:rPr>
          <w:rStyle w:val="Emphasis"/>
          <w:highlight w:val="green"/>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w:t>
      </w:r>
      <w:proofErr w:type="spellStart"/>
      <w:r w:rsidRPr="000F4E12">
        <w:rPr>
          <w:sz w:val="16"/>
        </w:rPr>
        <w:t>envi</w:t>
      </w:r>
      <w:proofErr w:type="spellEnd"/>
      <w:r w:rsidRPr="000F4E12">
        <w:rPr>
          <w:sz w:val="16"/>
        </w:rPr>
        <w:t xml:space="preserve">- </w:t>
      </w:r>
      <w:proofErr w:type="spellStart"/>
      <w:r w:rsidRPr="000F4E12">
        <w:rPr>
          <w:sz w:val="16"/>
        </w:rPr>
        <w:t>ronment</w:t>
      </w:r>
      <w:proofErr w:type="spellEnd"/>
      <w:r w:rsidRPr="000F4E12">
        <w:rPr>
          <w:sz w:val="16"/>
        </w:rPr>
        <w:t xml:space="preserve">,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w:t>
      </w:r>
      <w:proofErr w:type="spellStart"/>
      <w:r w:rsidRPr="000F4E12">
        <w:rPr>
          <w:sz w:val="16"/>
        </w:rPr>
        <w:t>pute</w:t>
      </w:r>
      <w:proofErr w:type="spellEnd"/>
      <w:r w:rsidRPr="000F4E12">
        <w:rPr>
          <w:sz w:val="16"/>
        </w:rPr>
        <w:t xml:space="preserv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lastRenderedPageBreak/>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w:t>
      </w:r>
      <w:proofErr w:type="spellStart"/>
      <w:r w:rsidRPr="000F4E12">
        <w:rPr>
          <w:sz w:val="16"/>
        </w:rPr>
        <w:t>designa</w:t>
      </w:r>
      <w:proofErr w:type="spellEnd"/>
      <w:r w:rsidRPr="000F4E12">
        <w:rPr>
          <w:sz w:val="16"/>
        </w:rPr>
        <w:t xml:space="preserve">-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w:t>
      </w:r>
      <w:proofErr w:type="spellStart"/>
      <w:r w:rsidRPr="000F4E12">
        <w:rPr>
          <w:sz w:val="16"/>
        </w:rPr>
        <w:t>tradi</w:t>
      </w:r>
      <w:proofErr w:type="spellEnd"/>
      <w:r w:rsidRPr="000F4E12">
        <w:rPr>
          <w:sz w:val="16"/>
        </w:rPr>
        <w:t xml:space="preserve">- </w:t>
      </w:r>
      <w:proofErr w:type="spellStart"/>
      <w:r w:rsidRPr="000F4E12">
        <w:rPr>
          <w:sz w:val="16"/>
        </w:rPr>
        <w:t>tional</w:t>
      </w:r>
      <w:proofErr w:type="spellEnd"/>
      <w:r w:rsidRPr="000F4E12">
        <w:rPr>
          <w:sz w:val="16"/>
        </w:rPr>
        <w:t xml:space="preserve">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w:t>
      </w:r>
      <w:proofErr w:type="spellStart"/>
      <w:r w:rsidRPr="000F4E12">
        <w:rPr>
          <w:sz w:val="16"/>
        </w:rPr>
        <w:t>ers</w:t>
      </w:r>
      <w:proofErr w:type="spellEnd"/>
      <w:r w:rsidRPr="000F4E12">
        <w:rPr>
          <w:sz w:val="16"/>
        </w:rPr>
        <w:t xml:space="preserve"> and employers by protecting rights to air workplace grievances, unionize, and engage in collective bargaining.231 In the context of the gig economy, </w:t>
      </w:r>
      <w:r w:rsidRPr="000F4E12">
        <w:rPr>
          <w:rStyle w:val="StyleUnderline"/>
          <w:highlight w:val="green"/>
        </w:rPr>
        <w:t>NLRA coverage</w:t>
      </w:r>
      <w:r w:rsidRPr="000F4E12">
        <w:rPr>
          <w:sz w:val="16"/>
        </w:rPr>
        <w:t xml:space="preserve"> will empower workers to bargain for better working </w:t>
      </w:r>
      <w:proofErr w:type="spellStart"/>
      <w:r w:rsidRPr="000F4E12">
        <w:rPr>
          <w:sz w:val="16"/>
        </w:rPr>
        <w:t>condi</w:t>
      </w:r>
      <w:proofErr w:type="spellEnd"/>
      <w:r w:rsidRPr="000F4E12">
        <w:rPr>
          <w:sz w:val="16"/>
        </w:rPr>
        <w:t xml:space="preserve">- </w:t>
      </w:r>
      <w:proofErr w:type="spellStart"/>
      <w:r w:rsidRPr="000F4E12">
        <w:rPr>
          <w:sz w:val="16"/>
        </w:rPr>
        <w:t>tions</w:t>
      </w:r>
      <w:proofErr w:type="spellEnd"/>
      <w:r w:rsidRPr="000F4E12">
        <w:rPr>
          <w:sz w:val="16"/>
        </w:rPr>
        <w:t xml:space="preserve"> and </w:t>
      </w:r>
      <w:r w:rsidRPr="000F4E12">
        <w:rPr>
          <w:rStyle w:val="StyleUnderline"/>
          <w:highlight w:val="green"/>
        </w:rPr>
        <w:t>will allow employers to offer improved</w:t>
      </w:r>
      <w:r w:rsidRPr="000F4E12">
        <w:rPr>
          <w:rStyle w:val="StyleUnderline"/>
        </w:rPr>
        <w:t xml:space="preserve">, but feasible, working </w:t>
      </w:r>
      <w:proofErr w:type="spellStart"/>
      <w:r w:rsidRPr="000F4E12">
        <w:rPr>
          <w:rStyle w:val="StyleUnderline"/>
          <w:highlight w:val="green"/>
        </w:rPr>
        <w:t>condi</w:t>
      </w:r>
      <w:proofErr w:type="spellEnd"/>
      <w:r w:rsidRPr="000F4E12">
        <w:rPr>
          <w:rStyle w:val="StyleUnderline"/>
          <w:highlight w:val="green"/>
        </w:rPr>
        <w:t xml:space="preserve">- </w:t>
      </w:r>
      <w:proofErr w:type="spellStart"/>
      <w:r w:rsidRPr="000F4E12">
        <w:rPr>
          <w:rStyle w:val="StyleUnderline"/>
          <w:highlight w:val="green"/>
        </w:rPr>
        <w:t>tions</w:t>
      </w:r>
      <w:proofErr w:type="spellEnd"/>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 xml:space="preserve">forced gov- </w:t>
      </w:r>
      <w:proofErr w:type="spellStart"/>
      <w:r w:rsidRPr="000F4E12">
        <w:rPr>
          <w:rStyle w:val="Emphasis"/>
          <w:highlight w:val="green"/>
        </w:rPr>
        <w:t>ernment</w:t>
      </w:r>
      <w:proofErr w:type="spellEnd"/>
      <w:r w:rsidRPr="000F4E12">
        <w:rPr>
          <w:rStyle w:val="Emphasis"/>
          <w:highlight w:val="green"/>
        </w:rPr>
        <w:t xml:space="preserve"> imposition</w:t>
      </w:r>
      <w:r w:rsidRPr="000F4E12">
        <w:rPr>
          <w:sz w:val="16"/>
        </w:rPr>
        <w:t xml:space="preserve">.232 By giving gig workers employee status under the NLRA, </w:t>
      </w:r>
      <w:r w:rsidRPr="000F4E12">
        <w:rPr>
          <w:rStyle w:val="StyleUnderline"/>
        </w:rPr>
        <w:t xml:space="preserve">the </w:t>
      </w:r>
      <w:r w:rsidRPr="000F4E12">
        <w:rPr>
          <w:rStyle w:val="StyleUnderline"/>
          <w:highlight w:val="green"/>
        </w:rPr>
        <w:t>ABC test</w:t>
      </w:r>
      <w:r w:rsidRPr="000F4E12">
        <w:rPr>
          <w:rStyle w:val="StyleUnderline"/>
        </w:rPr>
        <w:t xml:space="preserve"> would </w:t>
      </w:r>
      <w:r w:rsidRPr="000F4E12">
        <w:rPr>
          <w:rStyle w:val="StyleUnderline"/>
          <w:highlight w:val="green"/>
        </w:rPr>
        <w:t>grant</w:t>
      </w:r>
      <w:r w:rsidRPr="000F4E12">
        <w:rPr>
          <w:rStyle w:val="StyleUnderline"/>
        </w:rPr>
        <w:t xml:space="preserve"> workers and employers the </w:t>
      </w:r>
      <w:r w:rsidRPr="000F4E12">
        <w:rPr>
          <w:rStyle w:val="StyleUnderline"/>
          <w:highlight w:val="green"/>
        </w:rPr>
        <w:t>opportunity to negotiate</w:t>
      </w:r>
      <w:r>
        <w:rPr>
          <w:rStyle w:val="StyleUnderline"/>
        </w:rPr>
        <w:t xml:space="preserve"> </w:t>
      </w:r>
      <w:r w:rsidRPr="000F4E12">
        <w:rPr>
          <w:sz w:val="16"/>
        </w:rPr>
        <w:t xml:space="preserve">better working conditions for employees </w:t>
      </w:r>
      <w:r w:rsidRPr="000F4E12">
        <w:rPr>
          <w:rStyle w:val="StyleUnderline"/>
          <w:highlight w:val="green"/>
        </w:rPr>
        <w:t xml:space="preserve">through collective bargaining 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proofErr w:type="spellStart"/>
      <w:r>
        <w:rPr>
          <w:rStyle w:val="Style13ptBold"/>
        </w:rPr>
        <w:t>Pinsof</w:t>
      </w:r>
      <w:proofErr w:type="spellEnd"/>
      <w:r>
        <w:rPr>
          <w:rStyle w:val="Style13ptBold"/>
        </w:rPr>
        <w:t xml:space="preserve">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w:t>
      </w:r>
      <w:proofErr w:type="gramStart"/>
      <w:r w:rsidRPr="00B85F1C">
        <w:rPr>
          <w:sz w:val="14"/>
        </w:rPr>
        <w:t>test, and</w:t>
      </w:r>
      <w:proofErr w:type="gramEnd"/>
      <w:r w:rsidRPr="00B85F1C">
        <w:rPr>
          <w:sz w:val="14"/>
        </w:rPr>
        <w:t xml:space="preserve">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w:t>
      </w:r>
      <w:proofErr w:type="spellStart"/>
      <w:r w:rsidRPr="00B85F1C">
        <w:rPr>
          <w:rStyle w:val="StyleUnderline"/>
          <w:highlight w:val="green"/>
        </w:rPr>
        <w:t>classifica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xml:space="preserve"> </w:t>
      </w:r>
      <w:r w:rsidRPr="00127C74">
        <w:rPr>
          <w:rStyle w:val="StyleUnderline"/>
        </w:rPr>
        <w:t>reform</w:t>
      </w:r>
      <w:r w:rsidRPr="00B85F1C">
        <w:rPr>
          <w:sz w:val="14"/>
        </w:rPr>
        <w:t xml:space="preserve"> across states. 163 According to </w:t>
      </w:r>
      <w:proofErr w:type="spellStart"/>
      <w:r w:rsidRPr="00B85F1C">
        <w:rPr>
          <w:sz w:val="14"/>
        </w:rPr>
        <w:t>Deknatel</w:t>
      </w:r>
      <w:proofErr w:type="spellEnd"/>
      <w:r w:rsidRPr="00B85F1C">
        <w:rPr>
          <w:sz w:val="14"/>
        </w:rPr>
        <w:t xml:space="preserve"> &amp; Hoff-Downing’s as- </w:t>
      </w:r>
      <w:proofErr w:type="spellStart"/>
      <w:r w:rsidRPr="00B85F1C">
        <w:rPr>
          <w:sz w:val="14"/>
        </w:rPr>
        <w:t>sessment</w:t>
      </w:r>
      <w:proofErr w:type="spellEnd"/>
      <w:r w:rsidRPr="00B85F1C">
        <w:rPr>
          <w:sz w:val="14"/>
        </w:rPr>
        <w: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w:t>
      </w:r>
      <w:proofErr w:type="spellStart"/>
      <w:r w:rsidRPr="00B85F1C">
        <w:rPr>
          <w:rStyle w:val="StyleUnderline"/>
        </w:rPr>
        <w:t>af</w:t>
      </w:r>
      <w:proofErr w:type="spellEnd"/>
      <w:r w:rsidRPr="00B85F1C">
        <w:rPr>
          <w:rStyle w:val="StyleUnderline"/>
        </w:rPr>
        <w:t>-</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 xml:space="preserve">1. whether the worker is free from control or direction in the per- </w:t>
      </w:r>
      <w:proofErr w:type="spellStart"/>
      <w:r w:rsidRPr="00B85F1C">
        <w:rPr>
          <w:sz w:val="14"/>
        </w:rPr>
        <w:t>formance</w:t>
      </w:r>
      <w:proofErr w:type="spellEnd"/>
      <w:r w:rsidRPr="00B85F1C">
        <w:rPr>
          <w:sz w:val="14"/>
        </w:rPr>
        <w:t xml:space="preserv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xml:space="preserve">, such as intent, </w:t>
      </w:r>
      <w:proofErr w:type="spellStart"/>
      <w:r w:rsidRPr="00B85F1C">
        <w:rPr>
          <w:rStyle w:val="StyleUnderline"/>
          <w:highlight w:val="green"/>
        </w:rPr>
        <w:t>loca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and method of pay</w:t>
      </w:r>
      <w:r w:rsidRPr="00B85F1C">
        <w:rPr>
          <w:rStyle w:val="StyleUnderline"/>
        </w:rPr>
        <w:t>ment</w:t>
      </w:r>
    </w:p>
    <w:p w14:paraId="38BB0F91" w14:textId="31202FD3" w:rsidR="007F73B9" w:rsidRDefault="007F73B9" w:rsidP="007F73B9">
      <w:pPr>
        <w:pStyle w:val="Heading4"/>
      </w:pPr>
      <w:r>
        <w:t xml:space="preserve">While the gig economy </w:t>
      </w:r>
      <w:r>
        <w:rPr>
          <w:u w:val="single"/>
        </w:rPr>
        <w:t xml:space="preserve">is </w:t>
      </w:r>
      <w:proofErr w:type="spellStart"/>
      <w:proofErr w:type="gramStart"/>
      <w:r>
        <w:rPr>
          <w:u w:val="single"/>
        </w:rPr>
        <w:t>crushing</w:t>
      </w:r>
      <w:r w:rsidR="00127C74">
        <w:rPr>
          <w:u w:val="single"/>
        </w:rPr>
        <w:t>worker</w:t>
      </w:r>
      <w:proofErr w:type="spellEnd"/>
      <w:r w:rsidR="00127C74">
        <w:rPr>
          <w:u w:val="single"/>
        </w:rPr>
        <w:t xml:space="preserve"> </w:t>
      </w:r>
      <w:r>
        <w:rPr>
          <w:u w:val="single"/>
        </w:rPr>
        <w:t xml:space="preserve"> flexibility</w:t>
      </w:r>
      <w:proofErr w:type="gramEnd"/>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 xml:space="preserve">ECONOMY </w:t>
      </w:r>
      <w:r w:rsidRPr="0036727C">
        <w:lastRenderedPageBreak/>
        <w:t>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7E6E80C3" w14:textId="77777777" w:rsidR="00B51BB0" w:rsidRDefault="00B51BB0" w:rsidP="00B51BB0">
      <w:pPr>
        <w:pStyle w:val="Heading4"/>
      </w:pPr>
      <w:r w:rsidRPr="00577328">
        <w:t>Grappling with doctrinal legal scholarship in the context of labor is key, and believing the courts can play a valuable role is good BUT compatible with a perm/does not necessitate the Neg's impacts</w:t>
      </w:r>
    </w:p>
    <w:p w14:paraId="704EAB07" w14:textId="77777777" w:rsidR="00B51BB0" w:rsidRPr="00103361" w:rsidRDefault="00B51BB0" w:rsidP="00B51BB0">
      <w:pPr>
        <w:rPr>
          <w:rStyle w:val="Style13ptBold"/>
        </w:rPr>
      </w:pPr>
      <w:r>
        <w:rPr>
          <w:rStyle w:val="Style13ptBold"/>
        </w:rPr>
        <w:t xml:space="preserve">Bogg 22 </w:t>
      </w:r>
      <w:proofErr w:type="gramStart"/>
      <w:r w:rsidRPr="00870D3D">
        <w:t>–</w:t>
      </w:r>
      <w:r>
        <w:t xml:space="preserve">  </w:t>
      </w:r>
      <w:r w:rsidRPr="00103361">
        <w:t>Professor</w:t>
      </w:r>
      <w:proofErr w:type="gramEnd"/>
      <w:r w:rsidRPr="00103361">
        <w:t xml:space="preserve"> of </w:t>
      </w:r>
      <w:proofErr w:type="spellStart"/>
      <w:r w:rsidRPr="00103361">
        <w:t>Labour</w:t>
      </w:r>
      <w:proofErr w:type="spellEnd"/>
      <w:r w:rsidRPr="00103361">
        <w:t xml:space="preserve"> Law at the University of Bristol and a Barrister at Old Square Chambers</w:t>
      </w:r>
      <w:r>
        <w:t>.</w:t>
      </w:r>
    </w:p>
    <w:p w14:paraId="150424DB" w14:textId="77777777" w:rsidR="00B51BB0" w:rsidRDefault="00B51BB0" w:rsidP="00B51BB0">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https://kluwerlawonline.com/journalarticle/International+Journal+of+Comparative+Labour+Law+and+Industrial+Relations/38.2/IJCL2022011</w:t>
      </w:r>
    </w:p>
    <w:p w14:paraId="5B069C08" w14:textId="77777777" w:rsidR="00B51BB0" w:rsidRPr="0021322A" w:rsidRDefault="00B51BB0" w:rsidP="00B51BB0">
      <w:pPr>
        <w:rPr>
          <w:sz w:val="16"/>
        </w:rPr>
      </w:pPr>
      <w:r w:rsidRPr="0021322A">
        <w:rPr>
          <w:sz w:val="16"/>
        </w:rPr>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development of </w:t>
      </w:r>
      <w:proofErr w:type="spellStart"/>
      <w:r w:rsidRPr="0021322A">
        <w:rPr>
          <w:sz w:val="16"/>
        </w:rPr>
        <w:t>labour</w:t>
      </w:r>
      <w:proofErr w:type="spellEnd"/>
      <w:r w:rsidRPr="0021322A">
        <w:rPr>
          <w:sz w:val="16"/>
        </w:rPr>
        <w:t xml:space="preserve"> law. It is the inability of courts to consider the wider public interest in the balance of collective forces between employers and </w:t>
      </w:r>
      <w:proofErr w:type="spellStart"/>
      <w:r w:rsidRPr="0021322A">
        <w:rPr>
          <w:sz w:val="16"/>
        </w:rPr>
        <w:t>organised</w:t>
      </w:r>
      <w:proofErr w:type="spellEnd"/>
      <w:r w:rsidRPr="0021322A">
        <w:rPr>
          <w:sz w:val="16"/>
        </w:rPr>
        <w:t xml:space="preserve"> </w:t>
      </w:r>
      <w:proofErr w:type="spellStart"/>
      <w:r w:rsidRPr="0021322A">
        <w:rPr>
          <w:sz w:val="16"/>
        </w:rPr>
        <w:t>labour</w:t>
      </w:r>
      <w:proofErr w:type="spellEnd"/>
      <w:r w:rsidRPr="0021322A">
        <w:rPr>
          <w:sz w:val="16"/>
        </w:rPr>
        <w:t xml:space="preserve">. While Kahn-Freund does not use the terminology of ‘polycentricity’ in making this observation, this idea provides a powerful </w:t>
      </w:r>
      <w:proofErr w:type="spellStart"/>
      <w:r w:rsidRPr="0021322A">
        <w:rPr>
          <w:sz w:val="16"/>
        </w:rPr>
        <w:t>rationalisation</w:t>
      </w:r>
      <w:proofErr w:type="spellEnd"/>
      <w:r w:rsidRPr="0021322A">
        <w:rPr>
          <w:sz w:val="16"/>
        </w:rPr>
        <w:t xml:space="preserve"> of his view of the innate limits of civil litigation.37 </w:t>
      </w:r>
      <w:proofErr w:type="spellStart"/>
      <w:r w:rsidRPr="0069639C">
        <w:rPr>
          <w:rStyle w:val="StyleUnderline"/>
          <w:highlight w:val="green"/>
        </w:rPr>
        <w:t>Labour</w:t>
      </w:r>
      <w:proofErr w:type="spellEnd"/>
      <w:r w:rsidRPr="0069639C">
        <w:rPr>
          <w:rStyle w:val="StyleUnderline"/>
          <w:highlight w:val="green"/>
        </w:rPr>
        <w:t xml:space="preserve">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w:t>
      </w:r>
      <w:proofErr w:type="spellStart"/>
      <w:r w:rsidRPr="0021322A">
        <w:rPr>
          <w:sz w:val="16"/>
        </w:rPr>
        <w:t>labour</w:t>
      </w:r>
      <w:proofErr w:type="spellEnd"/>
      <w:r w:rsidRPr="0021322A">
        <w:rPr>
          <w:sz w:val="16"/>
        </w:rPr>
        <w:t xml:space="preserve"> cases would support a subsidiary role for common law as a regulatory technique, and a reason in </w:t>
      </w:r>
      <w:proofErr w:type="spellStart"/>
      <w:r w:rsidRPr="0021322A">
        <w:rPr>
          <w:sz w:val="16"/>
        </w:rPr>
        <w:t>favour</w:t>
      </w:r>
      <w:proofErr w:type="spellEnd"/>
      <w:r w:rsidRPr="0021322A">
        <w:rPr>
          <w:sz w:val="16"/>
        </w:rPr>
        <w:t xml:space="preserve">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w:t>
      </w:r>
      <w:proofErr w:type="spellStart"/>
      <w:r w:rsidRPr="0021322A">
        <w:rPr>
          <w:sz w:val="16"/>
        </w:rPr>
        <w:t>Labour</w:t>
      </w:r>
      <w:proofErr w:type="spellEnd"/>
      <w:r w:rsidRPr="0021322A">
        <w:rPr>
          <w:sz w:val="16"/>
        </w:rPr>
        <w:t xml:space="preserve"> and the Law was published, </w:t>
      </w:r>
      <w:r w:rsidRPr="0069639C">
        <w:rPr>
          <w:rStyle w:val="StyleUnderline"/>
          <w:highlight w:val="green"/>
        </w:rPr>
        <w:t xml:space="preserve">the </w:t>
      </w:r>
      <w:r w:rsidRPr="0069639C">
        <w:rPr>
          <w:rStyle w:val="Emphasis"/>
          <w:highlight w:val="green"/>
        </w:rPr>
        <w:t xml:space="preserve">principal </w:t>
      </w:r>
      <w:r w:rsidRPr="0069639C">
        <w:rPr>
          <w:rStyle w:val="Emphasis"/>
          <w:highlight w:val="green"/>
        </w:rPr>
        <w:lastRenderedPageBreak/>
        <w:t>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279CBAC5" w14:textId="77777777" w:rsidR="00B51BB0" w:rsidRPr="0021322A" w:rsidRDefault="00B51BB0" w:rsidP="00B51BB0">
      <w:pPr>
        <w:rPr>
          <w:sz w:val="16"/>
        </w:rPr>
      </w:pPr>
      <w:r w:rsidRPr="0021322A">
        <w:rPr>
          <w:sz w:val="16"/>
        </w:rPr>
        <w:t xml:space="preserve">Kahn-Freund’s theory of adjudication does not fit easily into Flanders’ </w:t>
      </w:r>
      <w:proofErr w:type="spellStart"/>
      <w:r w:rsidRPr="0021322A">
        <w:rPr>
          <w:sz w:val="16"/>
        </w:rPr>
        <w:t>generalised</w:t>
      </w:r>
      <w:proofErr w:type="spellEnd"/>
      <w:r w:rsidRPr="0021322A">
        <w:rPr>
          <w:sz w:val="16"/>
        </w:rPr>
        <w:t xml:space="preserve"> ‘distrust of courts’ thesis. This was far too categorical for Kahn-Freund. For all his </w:t>
      </w:r>
      <w:proofErr w:type="spellStart"/>
      <w:r w:rsidRPr="0021322A">
        <w:rPr>
          <w:sz w:val="16"/>
        </w:rPr>
        <w:t>scepticism</w:t>
      </w:r>
      <w:proofErr w:type="spellEnd"/>
      <w:r w:rsidRPr="0021322A">
        <w:rPr>
          <w:sz w:val="16"/>
        </w:rPr>
        <w:t xml:space="preserve"> about the effectiveness of law as an efficacious instrument in securing social and economic change, Kahn- Freund also had a deep admiration for the virtues of the English legal system. The primary contribution of the English judiciary to the orderly development of </w:t>
      </w:r>
      <w:proofErr w:type="spellStart"/>
      <w:r w:rsidRPr="0021322A">
        <w:rPr>
          <w:sz w:val="16"/>
        </w:rPr>
        <w:t>labour</w:t>
      </w:r>
      <w:proofErr w:type="spellEnd"/>
      <w:r w:rsidRPr="0021322A">
        <w:rPr>
          <w:sz w:val="16"/>
        </w:rPr>
        <w:t xml:space="preserve"> law would lie in the purposive interpretation of protective employment statutes, and the restrained development of the common law.</w:t>
      </w:r>
    </w:p>
    <w:p w14:paraId="25E211C0" w14:textId="625D61A4" w:rsidR="007F73B9" w:rsidRDefault="00B51BB0" w:rsidP="007F73B9">
      <w:pPr>
        <w:rPr>
          <w:sz w:val="12"/>
        </w:rPr>
      </w:pPr>
      <w:r w:rsidRPr="0021322A">
        <w:rPr>
          <w:sz w:val="16"/>
        </w:rPr>
        <w:t xml:space="preserve">Is this theory of adjudication still relevant today? In many respects, collective laissez-faire is no longer a useful framework for modern </w:t>
      </w:r>
      <w:proofErr w:type="spellStart"/>
      <w:r w:rsidRPr="0021322A">
        <w:rPr>
          <w:sz w:val="16"/>
        </w:rPr>
        <w:t>labour</w:t>
      </w:r>
      <w:proofErr w:type="spellEnd"/>
      <w:r w:rsidRPr="0021322A">
        <w:rPr>
          <w:sz w:val="16"/>
        </w:rPr>
        <w:t xml:space="preserve"> law given the seismic changes that have occurred in </w:t>
      </w:r>
      <w:proofErr w:type="spellStart"/>
      <w:r w:rsidRPr="0021322A">
        <w:rPr>
          <w:sz w:val="16"/>
        </w:rPr>
        <w:t>labour</w:t>
      </w:r>
      <w:proofErr w:type="spellEnd"/>
      <w:r w:rsidRPr="0021322A">
        <w:rPr>
          <w:sz w:val="16"/>
        </w:rPr>
        <w:t xml:space="preserve">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 xml:space="preserve">collective </w:t>
      </w:r>
      <w:proofErr w:type="spellStart"/>
      <w:r w:rsidRPr="0069639C">
        <w:rPr>
          <w:rStyle w:val="Emphasis"/>
          <w:highlight w:val="green"/>
        </w:rPr>
        <w:t>labour</w:t>
      </w:r>
      <w:proofErr w:type="spellEnd"/>
      <w:r w:rsidRPr="0069639C">
        <w:rPr>
          <w:rStyle w:val="Emphasis"/>
          <w:highlight w:val="green"/>
        </w:rPr>
        <w:t xml:space="preserve">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w:t>
      </w:r>
      <w:proofErr w:type="gramStart"/>
      <w:r w:rsidRPr="00D61315">
        <w:rPr>
          <w:sz w:val="12"/>
        </w:rPr>
        <w:t>ultimate goal</w:t>
      </w:r>
      <w:proofErr w:type="gramEnd"/>
      <w:r w:rsidRPr="00D61315">
        <w:rPr>
          <w:sz w:val="12"/>
        </w:rPr>
        <w:t xml:space="preserve"> of establishing democratic socialism. </w:t>
      </w:r>
    </w:p>
    <w:p w14:paraId="0861E493" w14:textId="246AA8E9" w:rsidR="00E8268B" w:rsidRDefault="00E8268B" w:rsidP="00E8268B">
      <w:pPr>
        <w:pStyle w:val="Heading1"/>
      </w:pPr>
      <w:r>
        <w:t>2AC</w:t>
      </w:r>
    </w:p>
    <w:p w14:paraId="6945BFEF" w14:textId="77777777" w:rsidR="00E8268B" w:rsidRPr="0006541D" w:rsidRDefault="00E8268B" w:rsidP="00E8268B">
      <w:pPr>
        <w:pStyle w:val="Heading3"/>
        <w:rPr>
          <w:rFonts w:asciiTheme="minorHAnsi" w:hAnsiTheme="minorHAnsi" w:cstheme="minorHAnsi"/>
        </w:rPr>
      </w:pPr>
      <w:r w:rsidRPr="0006541D">
        <w:rPr>
          <w:rFonts w:asciiTheme="minorHAnsi" w:hAnsiTheme="minorHAnsi" w:cstheme="minorHAnsi"/>
        </w:rPr>
        <w:t xml:space="preserve">2AC---Death Bad </w:t>
      </w:r>
    </w:p>
    <w:p w14:paraId="33E12544" w14:textId="77777777" w:rsidR="00E8268B" w:rsidRPr="0006541D" w:rsidRDefault="00E8268B" w:rsidP="00E8268B">
      <w:pPr>
        <w:pStyle w:val="Heading4"/>
        <w:rPr>
          <w:rFonts w:asciiTheme="minorHAnsi" w:hAnsiTheme="minorHAnsi" w:cstheme="minorHAnsi"/>
        </w:rPr>
      </w:pPr>
      <w:r w:rsidRPr="0006541D">
        <w:rPr>
          <w:rFonts w:asciiTheme="minorHAnsi" w:hAnsiTheme="minorHAnsi" w:cstheme="minorHAnsi"/>
        </w:rPr>
        <w:t>Biological death is the ultimate evil – it obliterates metaphysics and ontology, even if suffering is good death must be prevented</w:t>
      </w:r>
    </w:p>
    <w:p w14:paraId="5F5F7BB1" w14:textId="77777777" w:rsidR="00E8268B" w:rsidRPr="0006541D" w:rsidRDefault="00E8268B" w:rsidP="00E8268B">
      <w:pPr>
        <w:rPr>
          <w:rFonts w:asciiTheme="minorHAnsi" w:hAnsiTheme="minorHAnsi" w:cstheme="minorHAnsi"/>
        </w:rPr>
      </w:pPr>
      <w:r w:rsidRPr="0006541D">
        <w:rPr>
          <w:rStyle w:val="Style13ptBold"/>
          <w:rFonts w:asciiTheme="minorHAnsi" w:hAnsiTheme="minorHAnsi" w:cstheme="minorHAnsi"/>
        </w:rPr>
        <w:t>Paterson 3</w:t>
      </w:r>
      <w:r w:rsidRPr="0006541D">
        <w:rPr>
          <w:rFonts w:asciiTheme="minorHAnsi" w:hAnsiTheme="minorHAnsi" w:cstheme="minorHAnsi"/>
        </w:rPr>
        <w:t xml:space="preserve"> – Department of Philosophy, Providence College, Rhode Island </w:t>
      </w:r>
    </w:p>
    <w:p w14:paraId="6D1914E8" w14:textId="77777777" w:rsidR="00E8268B" w:rsidRPr="007856DD" w:rsidRDefault="00E8268B" w:rsidP="00E8268B">
      <w:pPr>
        <w:rPr>
          <w:rFonts w:asciiTheme="minorHAnsi" w:hAnsiTheme="minorHAnsi" w:cstheme="minorHAnsi"/>
          <w:sz w:val="16"/>
          <w:szCs w:val="32"/>
        </w:rPr>
      </w:pPr>
      <w:r w:rsidRPr="007856DD">
        <w:rPr>
          <w:rFonts w:asciiTheme="minorHAnsi" w:hAnsiTheme="minorHAnsi" w:cstheme="minorHAnsi"/>
          <w:sz w:val="16"/>
          <w:szCs w:val="32"/>
        </w:rPr>
        <w:t>Craig, “A Life Not Worth Living?”, Studies in Christian Ethics, SAGE</w:t>
      </w:r>
    </w:p>
    <w:p w14:paraId="7643FFCA" w14:textId="77777777" w:rsidR="00E8268B" w:rsidRPr="00DD527F" w:rsidRDefault="00E8268B" w:rsidP="00E8268B">
      <w:pPr>
        <w:rPr>
          <w:rFonts w:asciiTheme="minorHAnsi" w:hAnsiTheme="minorHAnsi" w:cstheme="minorHAnsi"/>
          <w:u w:val="single"/>
        </w:rPr>
      </w:pPr>
      <w:r w:rsidRPr="007856DD">
        <w:rPr>
          <w:rFonts w:asciiTheme="minorHAnsi" w:hAnsiTheme="minorHAnsi" w:cstheme="minorHAnsi"/>
          <w:sz w:val="16"/>
        </w:rPr>
        <w:t xml:space="preserve">Contrary to those accounts, I would argue that </w:t>
      </w:r>
      <w:r w:rsidRPr="00DD527F">
        <w:rPr>
          <w:rStyle w:val="StyleUnderline"/>
          <w:rFonts w:asciiTheme="minorHAnsi" w:hAnsiTheme="minorHAnsi" w:cstheme="minorHAnsi"/>
        </w:rPr>
        <w:t xml:space="preserve">it is </w:t>
      </w:r>
      <w:r w:rsidRPr="00DD527F">
        <w:rPr>
          <w:rStyle w:val="Emphasis"/>
          <w:rFonts w:asciiTheme="minorHAnsi" w:hAnsiTheme="minorHAnsi" w:cstheme="minorHAnsi"/>
        </w:rPr>
        <w:t>death</w:t>
      </w:r>
      <w:r w:rsidRPr="007856DD">
        <w:rPr>
          <w:rFonts w:asciiTheme="minorHAnsi" w:hAnsiTheme="minorHAnsi" w:cstheme="minorHAnsi"/>
          <w:sz w:val="16"/>
        </w:rPr>
        <w:t xml:space="preserve"> per se </w:t>
      </w:r>
      <w:r w:rsidRPr="00DD527F">
        <w:rPr>
          <w:rStyle w:val="StyleUnderline"/>
          <w:rFonts w:asciiTheme="minorHAnsi" w:hAnsiTheme="minorHAnsi" w:cstheme="minorHAnsi"/>
        </w:rPr>
        <w:t xml:space="preserve">that is really the </w:t>
      </w:r>
      <w:r w:rsidRPr="00DD527F">
        <w:rPr>
          <w:rStyle w:val="Emphasis"/>
          <w:rFonts w:asciiTheme="minorHAnsi" w:hAnsiTheme="minorHAnsi" w:cstheme="minorHAnsi"/>
        </w:rPr>
        <w:t>objective evil</w:t>
      </w:r>
      <w:r w:rsidRPr="007856DD">
        <w:rPr>
          <w:rFonts w:asciiTheme="minorHAnsi" w:hAnsiTheme="minorHAnsi" w:cstheme="minorHAnsi"/>
          <w:sz w:val="16"/>
        </w:rPr>
        <w:t xml:space="preserve"> for us, not because it deprives us of a prospective future of overall good judged better than the alternative of non-being. It cannot be about harm to a former person who has ceased to exist, for no person </w:t>
      </w:r>
      <w:proofErr w:type="gramStart"/>
      <w:r w:rsidRPr="007856DD">
        <w:rPr>
          <w:rFonts w:asciiTheme="minorHAnsi" w:hAnsiTheme="minorHAnsi" w:cstheme="minorHAnsi"/>
          <w:sz w:val="16"/>
        </w:rPr>
        <w:t>actually suffers</w:t>
      </w:r>
      <w:proofErr w:type="gramEnd"/>
      <w:r w:rsidRPr="007856DD">
        <w:rPr>
          <w:rFonts w:asciiTheme="minorHAnsi" w:hAnsiTheme="minorHAnsi" w:cstheme="minorHAnsi"/>
          <w:sz w:val="16"/>
        </w:rPr>
        <w:t xml:space="preserve"> from the sub-sequent non-participation. Rather</w:t>
      </w:r>
      <w:r w:rsidRPr="00DD527F">
        <w:rPr>
          <w:rFonts w:asciiTheme="minorHAnsi" w:hAnsiTheme="minorHAnsi" w:cstheme="minorHAnsi"/>
          <w:u w:val="single"/>
        </w:rPr>
        <w:t xml:space="preserve">, </w:t>
      </w:r>
      <w:r w:rsidRPr="0078572C">
        <w:rPr>
          <w:rStyle w:val="StyleUnderline"/>
          <w:rFonts w:asciiTheme="minorHAnsi" w:hAnsiTheme="minorHAnsi" w:cstheme="minorHAnsi"/>
          <w:highlight w:val="green"/>
        </w:rPr>
        <w:t>death</w:t>
      </w:r>
      <w:r w:rsidRPr="00DD527F">
        <w:rPr>
          <w:rStyle w:val="StyleUnderline"/>
          <w:rFonts w:asciiTheme="minorHAnsi" w:hAnsiTheme="minorHAnsi" w:cstheme="minorHAnsi"/>
        </w:rPr>
        <w:t xml:space="preserve"> </w:t>
      </w:r>
      <w:proofErr w:type="gramStart"/>
      <w:r w:rsidRPr="00DD527F">
        <w:rPr>
          <w:rStyle w:val="StyleUnderline"/>
          <w:rFonts w:asciiTheme="minorHAnsi" w:hAnsiTheme="minorHAnsi" w:cstheme="minorHAnsi"/>
        </w:rPr>
        <w:t>in itself is</w:t>
      </w:r>
      <w:proofErr w:type="gramEnd"/>
      <w:r w:rsidRPr="00DD527F">
        <w:rPr>
          <w:rStyle w:val="StyleUnderline"/>
          <w:rFonts w:asciiTheme="minorHAnsi" w:hAnsiTheme="minorHAnsi" w:cstheme="minorHAnsi"/>
        </w:rPr>
        <w:t xml:space="preserve"> an evil to us because it </w:t>
      </w:r>
      <w:r w:rsidRPr="0078572C">
        <w:rPr>
          <w:rStyle w:val="Emphasis"/>
          <w:rFonts w:asciiTheme="minorHAnsi" w:hAnsiTheme="minorHAnsi" w:cstheme="minorHAnsi"/>
          <w:highlight w:val="green"/>
        </w:rPr>
        <w:t>ontologically destroys</w:t>
      </w:r>
      <w:r w:rsidRPr="0078572C">
        <w:rPr>
          <w:rStyle w:val="StyleUnderline"/>
          <w:rFonts w:asciiTheme="minorHAnsi" w:hAnsiTheme="minorHAnsi" w:cstheme="minorHAnsi"/>
          <w:highlight w:val="green"/>
        </w:rPr>
        <w:t xml:space="preserve"> the</w:t>
      </w:r>
      <w:r w:rsidRPr="00DD527F">
        <w:rPr>
          <w:rStyle w:val="StyleUnderline"/>
          <w:rFonts w:asciiTheme="minorHAnsi" w:hAnsiTheme="minorHAnsi" w:cstheme="minorHAnsi"/>
        </w:rPr>
        <w:t xml:space="preserve"> current existent </w:t>
      </w:r>
      <w:r w:rsidRPr="0078572C">
        <w:rPr>
          <w:rStyle w:val="StyleUnderline"/>
          <w:rFonts w:asciiTheme="minorHAnsi" w:hAnsiTheme="minorHAnsi" w:cstheme="minorHAnsi"/>
          <w:highlight w:val="green"/>
        </w:rPr>
        <w:t>subject</w:t>
      </w:r>
      <w:r w:rsidRPr="00DD527F">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it is</w:t>
      </w:r>
      <w:r w:rsidRPr="00DD527F">
        <w:rPr>
          <w:rStyle w:val="StyleUnderline"/>
          <w:rFonts w:asciiTheme="minorHAnsi" w:hAnsiTheme="minorHAnsi" w:cstheme="minorHAnsi"/>
        </w:rPr>
        <w:t xml:space="preserve"> the ultimate in metaphysical </w:t>
      </w:r>
      <w:proofErr w:type="spellStart"/>
      <w:r w:rsidRPr="00DD527F">
        <w:rPr>
          <w:rStyle w:val="StyleUnderline"/>
          <w:rFonts w:asciiTheme="minorHAnsi" w:hAnsiTheme="minorHAnsi" w:cstheme="minorHAnsi"/>
        </w:rPr>
        <w:t>lightening</w:t>
      </w:r>
      <w:proofErr w:type="spellEnd"/>
      <w:r w:rsidRPr="00DD527F">
        <w:rPr>
          <w:rStyle w:val="StyleUnderline"/>
          <w:rFonts w:asciiTheme="minorHAnsi" w:hAnsiTheme="minorHAnsi" w:cstheme="minorHAnsi"/>
        </w:rPr>
        <w:t xml:space="preserve"> strikes.</w:t>
      </w:r>
      <w:r w:rsidRPr="00DD527F">
        <w:rPr>
          <w:rFonts w:asciiTheme="minorHAnsi" w:hAnsiTheme="minorHAnsi" w:cstheme="minorHAnsi"/>
          <w:u w:val="single"/>
        </w:rPr>
        <w:t xml:space="preserve"> </w:t>
      </w:r>
      <w:r w:rsidRPr="007856DD">
        <w:rPr>
          <w:rFonts w:asciiTheme="minorHAnsi" w:hAnsiTheme="minorHAnsi" w:cstheme="minorHAnsi"/>
          <w:sz w:val="16"/>
        </w:rPr>
        <w:t xml:space="preserve">80 The evil of </w:t>
      </w:r>
      <w:r w:rsidRPr="00DD527F">
        <w:rPr>
          <w:rStyle w:val="StyleUnderline"/>
          <w:rFonts w:asciiTheme="minorHAnsi" w:hAnsiTheme="minorHAnsi" w:cstheme="minorHAnsi"/>
        </w:rPr>
        <w:t xml:space="preserve">death is truly </w:t>
      </w:r>
      <w:r w:rsidRPr="0078572C">
        <w:rPr>
          <w:rStyle w:val="StyleUnderline"/>
          <w:rFonts w:asciiTheme="minorHAnsi" w:hAnsiTheme="minorHAnsi" w:cstheme="minorHAnsi"/>
          <w:highlight w:val="green"/>
        </w:rPr>
        <w:t xml:space="preserve">an </w:t>
      </w:r>
      <w:r w:rsidRPr="0078572C">
        <w:rPr>
          <w:rStyle w:val="Emphasis"/>
          <w:rFonts w:asciiTheme="minorHAnsi" w:hAnsiTheme="minorHAnsi" w:cstheme="minorHAnsi"/>
          <w:highlight w:val="green"/>
        </w:rPr>
        <w:t>ontological evil</w:t>
      </w:r>
      <w:r w:rsidRPr="00DD527F">
        <w:rPr>
          <w:rStyle w:val="StyleUnderline"/>
          <w:rFonts w:asciiTheme="minorHAnsi" w:hAnsiTheme="minorHAnsi" w:cstheme="minorHAnsi"/>
        </w:rPr>
        <w:t xml:space="preserve"> borne by the person who already exists, </w:t>
      </w:r>
      <w:r w:rsidRPr="0078572C">
        <w:rPr>
          <w:rStyle w:val="StyleUnderline"/>
          <w:rFonts w:asciiTheme="minorHAnsi" w:hAnsiTheme="minorHAnsi" w:cstheme="minorHAnsi"/>
          <w:highlight w:val="green"/>
        </w:rPr>
        <w:t>independent</w:t>
      </w:r>
      <w:r w:rsidRPr="00DD527F">
        <w:rPr>
          <w:rStyle w:val="StyleUnderline"/>
          <w:rFonts w:asciiTheme="minorHAnsi" w:hAnsiTheme="minorHAnsi" w:cstheme="minorHAnsi"/>
        </w:rPr>
        <w:t xml:space="preserve">ly </w:t>
      </w:r>
      <w:r w:rsidRPr="0078572C">
        <w:rPr>
          <w:rStyle w:val="StyleUnderline"/>
          <w:rFonts w:asciiTheme="minorHAnsi" w:hAnsiTheme="minorHAnsi" w:cstheme="minorHAnsi"/>
          <w:highlight w:val="green"/>
        </w:rPr>
        <w:t>of calculations about better or worse</w:t>
      </w:r>
      <w:r w:rsidRPr="00DD527F">
        <w:rPr>
          <w:rStyle w:val="StyleUnderline"/>
          <w:rFonts w:asciiTheme="minorHAnsi" w:hAnsiTheme="minorHAnsi" w:cstheme="minorHAnsi"/>
        </w:rPr>
        <w:t xml:space="preserve"> possible </w:t>
      </w:r>
      <w:r w:rsidRPr="0078572C">
        <w:rPr>
          <w:rStyle w:val="StyleUnderline"/>
          <w:rFonts w:asciiTheme="minorHAnsi" w:hAnsiTheme="minorHAnsi" w:cstheme="minorHAnsi"/>
          <w:highlight w:val="green"/>
        </w:rPr>
        <w:t>lives</w:t>
      </w:r>
      <w:r w:rsidRPr="00DD527F">
        <w:rPr>
          <w:rStyle w:val="StyleUnderline"/>
          <w:rFonts w:asciiTheme="minorHAnsi" w:hAnsiTheme="minorHAnsi" w:cstheme="minorHAnsi"/>
        </w:rPr>
        <w:t xml:space="preserve">. Such an evil need not be consciously experienced </w:t>
      </w:r>
      <w:proofErr w:type="gramStart"/>
      <w:r w:rsidRPr="00DD527F">
        <w:rPr>
          <w:rStyle w:val="StyleUnderline"/>
          <w:rFonts w:asciiTheme="minorHAnsi" w:hAnsiTheme="minorHAnsi" w:cstheme="minorHAnsi"/>
        </w:rPr>
        <w:t>in order to</w:t>
      </w:r>
      <w:proofErr w:type="gramEnd"/>
      <w:r w:rsidRPr="00DD527F">
        <w:rPr>
          <w:rStyle w:val="StyleUnderline"/>
          <w:rFonts w:asciiTheme="minorHAnsi" w:hAnsiTheme="minorHAnsi" w:cstheme="minorHAnsi"/>
        </w:rPr>
        <w:t xml:space="preserve"> be an evil for the kind of being a human person is. </w:t>
      </w:r>
      <w:r w:rsidRPr="0078572C">
        <w:rPr>
          <w:rStyle w:val="StyleUnderline"/>
          <w:rFonts w:asciiTheme="minorHAnsi" w:hAnsiTheme="minorHAnsi" w:cstheme="minorHAnsi"/>
          <w:highlight w:val="green"/>
        </w:rPr>
        <w:t>Death</w:t>
      </w:r>
      <w:r w:rsidRPr="00DD527F">
        <w:rPr>
          <w:rStyle w:val="StyleUnderline"/>
          <w:rFonts w:asciiTheme="minorHAnsi" w:hAnsiTheme="minorHAnsi" w:cstheme="minorHAnsi"/>
        </w:rPr>
        <w:t xml:space="preserve"> is an evil because of the change in kind it </w:t>
      </w:r>
      <w:r w:rsidRPr="0078572C">
        <w:rPr>
          <w:rStyle w:val="StyleUnderline"/>
          <w:rFonts w:asciiTheme="minorHAnsi" w:hAnsiTheme="minorHAnsi" w:cstheme="minorHAnsi"/>
          <w:highlight w:val="green"/>
        </w:rPr>
        <w:t>brings about</w:t>
      </w:r>
      <w:r w:rsidRPr="00DD527F">
        <w:rPr>
          <w:rStyle w:val="StyleUnderline"/>
          <w:rFonts w:asciiTheme="minorHAnsi" w:hAnsiTheme="minorHAnsi" w:cstheme="minorHAnsi"/>
        </w:rPr>
        <w:t xml:space="preserve">, a change that is </w:t>
      </w:r>
      <w:r w:rsidRPr="0078572C">
        <w:rPr>
          <w:rStyle w:val="StyleUnderline"/>
          <w:rFonts w:asciiTheme="minorHAnsi" w:hAnsiTheme="minorHAnsi" w:cstheme="minorHAnsi"/>
          <w:highlight w:val="green"/>
        </w:rPr>
        <w:t>destructive</w:t>
      </w:r>
      <w:r w:rsidRPr="00DD527F">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the</w:t>
      </w:r>
      <w:r w:rsidRPr="00DD527F">
        <w:rPr>
          <w:rStyle w:val="StyleUnderline"/>
          <w:rFonts w:asciiTheme="minorHAnsi" w:hAnsiTheme="minorHAnsi" w:cstheme="minorHAnsi"/>
        </w:rPr>
        <w:t xml:space="preserve"> type of </w:t>
      </w:r>
      <w:r w:rsidRPr="0078572C">
        <w:rPr>
          <w:rStyle w:val="StyleUnderline"/>
          <w:rFonts w:asciiTheme="minorHAnsi" w:hAnsiTheme="minorHAnsi" w:cstheme="minorHAnsi"/>
          <w:highlight w:val="green"/>
        </w:rPr>
        <w:t>entity</w:t>
      </w:r>
      <w:r w:rsidRPr="00DD527F">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we</w:t>
      </w:r>
      <w:r w:rsidRPr="00DD527F">
        <w:rPr>
          <w:rStyle w:val="StyleUnderline"/>
          <w:rFonts w:asciiTheme="minorHAnsi" w:hAnsiTheme="minorHAnsi" w:cstheme="minorHAnsi"/>
        </w:rPr>
        <w:t xml:space="preserve"> essentially </w:t>
      </w:r>
      <w:r w:rsidRPr="0078572C">
        <w:rPr>
          <w:rStyle w:val="StyleUnderline"/>
          <w:rFonts w:asciiTheme="minorHAnsi" w:hAnsiTheme="minorHAnsi" w:cstheme="minorHAnsi"/>
          <w:highlight w:val="green"/>
        </w:rPr>
        <w:t xml:space="preserve">are. </w:t>
      </w:r>
      <w:r w:rsidRPr="00DD527F">
        <w:rPr>
          <w:rStyle w:val="StyleUnderline"/>
          <w:rFonts w:asciiTheme="minorHAnsi" w:hAnsiTheme="minorHAnsi" w:cstheme="minorHAnsi"/>
        </w:rPr>
        <w:t>Anything</w:t>
      </w:r>
      <w:r w:rsidRPr="007856DD">
        <w:rPr>
          <w:rFonts w:asciiTheme="minorHAnsi" w:hAnsiTheme="minorHAnsi" w:cstheme="minorHAnsi"/>
          <w:sz w:val="16"/>
        </w:rPr>
        <w:t xml:space="preserve">, whether caused naturally or caused by human intervention (intentional or unintentional) </w:t>
      </w:r>
      <w:r w:rsidRPr="00DD527F">
        <w:rPr>
          <w:rStyle w:val="StyleUnderline"/>
          <w:rFonts w:asciiTheme="minorHAnsi" w:hAnsiTheme="minorHAnsi" w:cstheme="minorHAnsi"/>
        </w:rPr>
        <w:t xml:space="preserve">that drastically interferes in the process of maintaining the person in existence is an </w:t>
      </w:r>
      <w:r w:rsidRPr="00DD527F">
        <w:rPr>
          <w:rStyle w:val="Emphasis"/>
          <w:rFonts w:asciiTheme="minorHAnsi" w:hAnsiTheme="minorHAnsi" w:cstheme="minorHAnsi"/>
        </w:rPr>
        <w:t>objective evil</w:t>
      </w:r>
      <w:r w:rsidRPr="00DD527F">
        <w:rPr>
          <w:rStyle w:val="StyleUnderline"/>
          <w:rFonts w:asciiTheme="minorHAnsi" w:hAnsiTheme="minorHAnsi" w:cstheme="minorHAnsi"/>
        </w:rPr>
        <w:t xml:space="preserve"> for the person</w:t>
      </w:r>
      <w:r w:rsidRPr="007856DD">
        <w:rPr>
          <w:rFonts w:asciiTheme="minorHAnsi" w:hAnsiTheme="minorHAnsi" w:cstheme="minorHAnsi"/>
          <w:sz w:val="16"/>
        </w:rPr>
        <w:t xml:space="preserve">. What is crucially at stake </w:t>
      </w:r>
      <w:proofErr w:type="gramStart"/>
      <w:r w:rsidRPr="007856DD">
        <w:rPr>
          <w:rFonts w:asciiTheme="minorHAnsi" w:hAnsiTheme="minorHAnsi" w:cstheme="minorHAnsi"/>
          <w:sz w:val="16"/>
        </w:rPr>
        <w:t>here, and</w:t>
      </w:r>
      <w:proofErr w:type="gramEnd"/>
      <w:r w:rsidRPr="007856DD">
        <w:rPr>
          <w:rFonts w:asciiTheme="minorHAnsi" w:hAnsiTheme="minorHAnsi" w:cstheme="minorHAnsi"/>
          <w:sz w:val="16"/>
        </w:rPr>
        <w:t xml:space="preserve"> is dialectically supportive of the self-</w:t>
      </w:r>
      <w:proofErr w:type="spellStart"/>
      <w:r w:rsidRPr="007856DD">
        <w:rPr>
          <w:rFonts w:asciiTheme="minorHAnsi" w:hAnsiTheme="minorHAnsi" w:cstheme="minorHAnsi"/>
          <w:sz w:val="16"/>
        </w:rPr>
        <w:t>evidency</w:t>
      </w:r>
      <w:proofErr w:type="spellEnd"/>
      <w:r w:rsidRPr="007856DD">
        <w:rPr>
          <w:rFonts w:asciiTheme="minorHAnsi" w:hAnsiTheme="minorHAnsi" w:cstheme="minorHAnsi"/>
          <w:sz w:val="16"/>
        </w:rPr>
        <w:t xml:space="preserve"> of the basic good of human life, is that </w:t>
      </w:r>
      <w:r w:rsidRPr="0078572C">
        <w:rPr>
          <w:rStyle w:val="StyleUnderline"/>
          <w:rFonts w:asciiTheme="minorHAnsi" w:hAnsiTheme="minorHAnsi" w:cstheme="minorHAnsi"/>
          <w:highlight w:val="green"/>
        </w:rPr>
        <w:t>death is a</w:t>
      </w:r>
      <w:r w:rsidRPr="00DD527F">
        <w:rPr>
          <w:rStyle w:val="StyleUnderline"/>
          <w:rFonts w:asciiTheme="minorHAnsi" w:hAnsiTheme="minorHAnsi" w:cstheme="minorHAnsi"/>
        </w:rPr>
        <w:t xml:space="preserve"> radical </w:t>
      </w:r>
      <w:r w:rsidRPr="0078572C">
        <w:rPr>
          <w:rStyle w:val="StyleUnderline"/>
          <w:rFonts w:asciiTheme="minorHAnsi" w:hAnsiTheme="minorHAnsi" w:cstheme="minorHAnsi"/>
          <w:highlight w:val="green"/>
        </w:rPr>
        <w:t>interference with the</w:t>
      </w:r>
      <w:r w:rsidRPr="00DD527F">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life process</w:t>
      </w:r>
      <w:r w:rsidRPr="00DD527F">
        <w:rPr>
          <w:rStyle w:val="StyleUnderline"/>
          <w:rFonts w:asciiTheme="minorHAnsi" w:hAnsiTheme="minorHAnsi" w:cstheme="minorHAnsi"/>
        </w:rPr>
        <w:t xml:space="preserve"> of the kind of being that we are</w:t>
      </w:r>
      <w:r w:rsidRPr="007856DD">
        <w:rPr>
          <w:rFonts w:asciiTheme="minorHAnsi" w:hAnsiTheme="minorHAnsi" w:cstheme="minorHAnsi"/>
          <w:sz w:val="16"/>
        </w:rPr>
        <w:t xml:space="preserve">. In consequence, </w:t>
      </w:r>
      <w:r w:rsidRPr="00DD527F">
        <w:rPr>
          <w:rStyle w:val="StyleUnderline"/>
          <w:rFonts w:asciiTheme="minorHAnsi" w:hAnsiTheme="minorHAnsi" w:cstheme="minorHAnsi"/>
        </w:rPr>
        <w:t xml:space="preserve">death itself can be credibly thought of as a ‘primitive </w:t>
      </w:r>
      <w:r w:rsidRPr="0078572C">
        <w:rPr>
          <w:rStyle w:val="StyleUnderline"/>
          <w:rFonts w:asciiTheme="minorHAnsi" w:hAnsiTheme="minorHAnsi" w:cstheme="minorHAnsi"/>
          <w:highlight w:val="green"/>
        </w:rPr>
        <w:t>evil</w:t>
      </w:r>
      <w:r w:rsidRPr="00DD527F">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for all persons, regardless</w:t>
      </w:r>
      <w:r w:rsidRPr="00DD527F">
        <w:rPr>
          <w:rStyle w:val="StyleUnderline"/>
          <w:rFonts w:asciiTheme="minorHAnsi" w:hAnsiTheme="minorHAnsi" w:cstheme="minorHAnsi"/>
        </w:rPr>
        <w:t xml:space="preserve"> of the extent </w:t>
      </w:r>
      <w:r w:rsidRPr="0078572C">
        <w:rPr>
          <w:rStyle w:val="StyleUnderline"/>
          <w:rFonts w:asciiTheme="minorHAnsi" w:hAnsiTheme="minorHAnsi" w:cstheme="minorHAnsi"/>
          <w:highlight w:val="green"/>
        </w:rPr>
        <w:t>to which they are</w:t>
      </w:r>
      <w:r w:rsidRPr="00DD527F">
        <w:rPr>
          <w:rStyle w:val="StyleUnderline"/>
          <w:rFonts w:asciiTheme="minorHAnsi" w:hAnsiTheme="minorHAnsi" w:cstheme="minorHAnsi"/>
        </w:rPr>
        <w:t xml:space="preserve"> currently or prospectively </w:t>
      </w:r>
      <w:r w:rsidRPr="0078572C">
        <w:rPr>
          <w:rStyle w:val="StyleUnderline"/>
          <w:rFonts w:asciiTheme="minorHAnsi" w:hAnsiTheme="minorHAnsi" w:cstheme="minorHAnsi"/>
          <w:highlight w:val="green"/>
        </w:rPr>
        <w:t xml:space="preserve">capable of participating in </w:t>
      </w:r>
      <w:r w:rsidRPr="00DD527F">
        <w:rPr>
          <w:rStyle w:val="StyleUnderline"/>
          <w:rFonts w:asciiTheme="minorHAnsi" w:hAnsiTheme="minorHAnsi" w:cstheme="minorHAnsi"/>
        </w:rPr>
        <w:t xml:space="preserve">a full array of the </w:t>
      </w:r>
      <w:r w:rsidRPr="0078572C">
        <w:rPr>
          <w:rStyle w:val="StyleUnderline"/>
          <w:rFonts w:asciiTheme="minorHAnsi" w:hAnsiTheme="minorHAnsi" w:cstheme="minorHAnsi"/>
          <w:highlight w:val="green"/>
        </w:rPr>
        <w:t>goods of life</w:t>
      </w:r>
      <w:r w:rsidRPr="00DD527F">
        <w:rPr>
          <w:rStyle w:val="StyleUnderline"/>
          <w:rFonts w:asciiTheme="minorHAnsi" w:hAnsiTheme="minorHAnsi" w:cstheme="minorHAnsi"/>
        </w:rPr>
        <w:t>.</w:t>
      </w:r>
      <w:r w:rsidRPr="00DD527F">
        <w:rPr>
          <w:rFonts w:asciiTheme="minorHAnsi" w:hAnsiTheme="minorHAnsi" w:cstheme="minorHAnsi"/>
          <w:u w:val="single"/>
        </w:rPr>
        <w:t xml:space="preserve"> </w:t>
      </w:r>
      <w:r w:rsidRPr="007856DD">
        <w:rPr>
          <w:rFonts w:asciiTheme="minorHAnsi" w:hAnsiTheme="minorHAnsi" w:cstheme="minorHAnsi"/>
          <w:sz w:val="16"/>
        </w:rPr>
        <w:t xml:space="preserve">81 In conclusion, </w:t>
      </w:r>
      <w:r w:rsidRPr="00DD527F">
        <w:rPr>
          <w:rStyle w:val="StyleUnderline"/>
          <w:rFonts w:asciiTheme="minorHAnsi" w:hAnsiTheme="minorHAnsi" w:cstheme="minorHAnsi"/>
        </w:rPr>
        <w:t>concerning willed human actions</w:t>
      </w:r>
      <w:r w:rsidRPr="007856DD">
        <w:rPr>
          <w:rFonts w:asciiTheme="minorHAnsi" w:hAnsiTheme="minorHAnsi" w:cstheme="minorHAnsi"/>
          <w:sz w:val="16"/>
        </w:rPr>
        <w:t>, it is justifiable to state that</w:t>
      </w:r>
      <w:r w:rsidRPr="00DD527F">
        <w:rPr>
          <w:rFonts w:asciiTheme="minorHAnsi" w:hAnsiTheme="minorHAnsi" w:cstheme="minorHAnsi"/>
          <w:u w:val="single"/>
        </w:rPr>
        <w:t xml:space="preserve"> </w:t>
      </w:r>
      <w:r w:rsidRPr="00DD527F">
        <w:rPr>
          <w:rStyle w:val="Emphasis"/>
          <w:rFonts w:asciiTheme="minorHAnsi" w:hAnsiTheme="minorHAnsi" w:cstheme="minorHAnsi"/>
        </w:rPr>
        <w:t xml:space="preserve">any </w:t>
      </w:r>
      <w:r w:rsidRPr="0078572C">
        <w:rPr>
          <w:rStyle w:val="Emphasis"/>
          <w:rFonts w:asciiTheme="minorHAnsi" w:hAnsiTheme="minorHAnsi" w:cstheme="minorHAnsi"/>
          <w:highlight w:val="green"/>
        </w:rPr>
        <w:t>intentional rejection of</w:t>
      </w:r>
      <w:r w:rsidRPr="00DD527F">
        <w:rPr>
          <w:rStyle w:val="Emphasis"/>
          <w:rFonts w:asciiTheme="minorHAnsi" w:hAnsiTheme="minorHAnsi" w:cstheme="minorHAnsi"/>
        </w:rPr>
        <w:t xml:space="preserve"> human </w:t>
      </w:r>
      <w:r w:rsidRPr="0078572C">
        <w:rPr>
          <w:rStyle w:val="Emphasis"/>
          <w:rFonts w:asciiTheme="minorHAnsi" w:hAnsiTheme="minorHAnsi" w:cstheme="minorHAnsi"/>
          <w:highlight w:val="green"/>
        </w:rPr>
        <w:t>life</w:t>
      </w:r>
      <w:r w:rsidRPr="007856DD">
        <w:rPr>
          <w:rFonts w:asciiTheme="minorHAnsi" w:hAnsiTheme="minorHAnsi" w:cstheme="minorHAnsi"/>
          <w:sz w:val="16"/>
        </w:rPr>
        <w:t xml:space="preserve"> itself </w:t>
      </w:r>
      <w:r w:rsidRPr="0078572C">
        <w:rPr>
          <w:rStyle w:val="Emphasis"/>
          <w:rFonts w:asciiTheme="minorHAnsi" w:hAnsiTheme="minorHAnsi" w:cstheme="minorHAnsi"/>
          <w:highlight w:val="green"/>
        </w:rPr>
        <w:t>cannot</w:t>
      </w:r>
      <w:r w:rsidRPr="00DD527F">
        <w:rPr>
          <w:rStyle w:val="Emphasis"/>
          <w:rFonts w:asciiTheme="minorHAnsi" w:hAnsiTheme="minorHAnsi" w:cstheme="minorHAnsi"/>
        </w:rPr>
        <w:t xml:space="preserve"> </w:t>
      </w:r>
      <w:r w:rsidRPr="00DD527F">
        <w:rPr>
          <w:rStyle w:val="StyleUnderline"/>
          <w:rFonts w:asciiTheme="minorHAnsi" w:hAnsiTheme="minorHAnsi" w:cstheme="minorHAnsi"/>
        </w:rPr>
        <w:t xml:space="preserve">therefore </w:t>
      </w:r>
      <w:r w:rsidRPr="0078572C">
        <w:rPr>
          <w:rStyle w:val="Emphasis"/>
          <w:rFonts w:asciiTheme="minorHAnsi" w:hAnsiTheme="minorHAnsi" w:cstheme="minorHAnsi"/>
          <w:highlight w:val="green"/>
        </w:rPr>
        <w:t>be warranted</w:t>
      </w:r>
      <w:r w:rsidRPr="00DD527F">
        <w:rPr>
          <w:rStyle w:val="Emphasis"/>
          <w:rFonts w:asciiTheme="minorHAnsi" w:hAnsiTheme="minorHAnsi" w:cstheme="minorHAnsi"/>
        </w:rPr>
        <w:t xml:space="preserve"> </w:t>
      </w:r>
      <w:r w:rsidRPr="00DD527F">
        <w:rPr>
          <w:rStyle w:val="StyleUnderline"/>
          <w:rFonts w:asciiTheme="minorHAnsi" w:hAnsiTheme="minorHAnsi" w:cstheme="minorHAnsi"/>
        </w:rPr>
        <w:t xml:space="preserve">since </w:t>
      </w:r>
      <w:r w:rsidRPr="0078572C">
        <w:rPr>
          <w:rStyle w:val="StyleUnderline"/>
          <w:rFonts w:asciiTheme="minorHAnsi" w:hAnsiTheme="minorHAnsi" w:cstheme="minorHAnsi"/>
          <w:highlight w:val="green"/>
        </w:rPr>
        <w:t>it is an expression of</w:t>
      </w:r>
      <w:r w:rsidRPr="00DD527F">
        <w:rPr>
          <w:rStyle w:val="StyleUnderline"/>
          <w:rFonts w:asciiTheme="minorHAnsi" w:hAnsiTheme="minorHAnsi" w:cstheme="minorHAnsi"/>
        </w:rPr>
        <w:t xml:space="preserve"> an ultimate </w:t>
      </w:r>
      <w:r w:rsidRPr="0078572C">
        <w:rPr>
          <w:rStyle w:val="StyleUnderline"/>
          <w:rFonts w:asciiTheme="minorHAnsi" w:hAnsiTheme="minorHAnsi" w:cstheme="minorHAnsi"/>
          <w:highlight w:val="green"/>
        </w:rPr>
        <w:t>disvalue for the subject</w:t>
      </w:r>
      <w:r w:rsidRPr="00DD527F">
        <w:rPr>
          <w:rStyle w:val="StyleUnderline"/>
          <w:rFonts w:asciiTheme="minorHAnsi" w:hAnsiTheme="minorHAnsi" w:cstheme="minorHAnsi"/>
        </w:rPr>
        <w:t>,</w:t>
      </w:r>
      <w:r w:rsidRPr="007856DD">
        <w:rPr>
          <w:rFonts w:asciiTheme="minorHAnsi" w:hAnsiTheme="minorHAnsi" w:cstheme="minorHAnsi"/>
          <w:sz w:val="16"/>
        </w:rPr>
        <w:t xml:space="preserve"> namely, </w:t>
      </w:r>
      <w:r w:rsidRPr="00DD527F">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7856DD">
        <w:rPr>
          <w:rFonts w:asciiTheme="minorHAnsi" w:hAnsiTheme="minorHAnsi" w:cstheme="minorHAnsi"/>
          <w:sz w:val="16"/>
        </w:rPr>
        <w:t xml:space="preserve"> (pain, suffering, etc.) </w:t>
      </w:r>
      <w:r w:rsidRPr="0078572C">
        <w:rPr>
          <w:rStyle w:val="StyleUnderline"/>
          <w:rFonts w:asciiTheme="minorHAnsi" w:hAnsiTheme="minorHAnsi" w:cstheme="minorHAnsi"/>
          <w:highlight w:val="green"/>
        </w:rPr>
        <w:t xml:space="preserve">we should </w:t>
      </w:r>
      <w:r w:rsidRPr="0078572C">
        <w:rPr>
          <w:rStyle w:val="Emphasis"/>
          <w:rFonts w:asciiTheme="minorHAnsi" w:hAnsiTheme="minorHAnsi" w:cstheme="minorHAnsi"/>
          <w:highlight w:val="green"/>
        </w:rPr>
        <w:t xml:space="preserve">not seek </w:t>
      </w:r>
      <w:r w:rsidRPr="00DD527F">
        <w:rPr>
          <w:rStyle w:val="Emphasis"/>
          <w:rFonts w:asciiTheme="minorHAnsi" w:hAnsiTheme="minorHAnsi" w:cstheme="minorHAnsi"/>
        </w:rPr>
        <w:t xml:space="preserve">to </w:t>
      </w:r>
      <w:r w:rsidRPr="0078572C">
        <w:rPr>
          <w:rStyle w:val="Emphasis"/>
          <w:rFonts w:asciiTheme="minorHAnsi" w:hAnsiTheme="minorHAnsi" w:cstheme="minorHAnsi"/>
          <w:highlight w:val="green"/>
        </w:rPr>
        <w:t>irrationally destroy the person</w:t>
      </w:r>
      <w:r w:rsidRPr="0078572C">
        <w:rPr>
          <w:rStyle w:val="StyleUnderline"/>
          <w:rFonts w:asciiTheme="minorHAnsi" w:hAnsiTheme="minorHAnsi" w:cstheme="minorHAnsi"/>
          <w:highlight w:val="green"/>
        </w:rPr>
        <w:t>, the</w:t>
      </w:r>
      <w:r w:rsidRPr="00DD527F">
        <w:rPr>
          <w:rStyle w:val="StyleUnderline"/>
          <w:rFonts w:asciiTheme="minorHAnsi" w:hAnsiTheme="minorHAnsi" w:cstheme="minorHAnsi"/>
        </w:rPr>
        <w:t xml:space="preserve"> very </w:t>
      </w:r>
      <w:r w:rsidRPr="0078572C">
        <w:rPr>
          <w:rStyle w:val="StyleUnderline"/>
          <w:rFonts w:asciiTheme="minorHAnsi" w:hAnsiTheme="minorHAnsi" w:cstheme="minorHAnsi"/>
          <w:highlight w:val="green"/>
        </w:rPr>
        <w:t>source</w:t>
      </w:r>
      <w:r w:rsidRPr="00DD527F">
        <w:rPr>
          <w:rStyle w:val="StyleUnderline"/>
          <w:rFonts w:asciiTheme="minorHAnsi" w:hAnsiTheme="minorHAnsi" w:cstheme="minorHAnsi"/>
        </w:rPr>
        <w:t xml:space="preserve"> and condition </w:t>
      </w:r>
      <w:r w:rsidRPr="0078572C">
        <w:rPr>
          <w:rStyle w:val="StyleUnderline"/>
          <w:rFonts w:asciiTheme="minorHAnsi" w:hAnsiTheme="minorHAnsi" w:cstheme="minorHAnsi"/>
          <w:highlight w:val="green"/>
        </w:rPr>
        <w:t>of all</w:t>
      </w:r>
      <w:r w:rsidRPr="00DD527F">
        <w:rPr>
          <w:rStyle w:val="StyleUnderline"/>
          <w:rFonts w:asciiTheme="minorHAnsi" w:hAnsiTheme="minorHAnsi" w:cstheme="minorHAnsi"/>
        </w:rPr>
        <w:t xml:space="preserve"> human </w:t>
      </w:r>
      <w:r w:rsidRPr="0078572C">
        <w:rPr>
          <w:rStyle w:val="StyleUnderline"/>
          <w:rFonts w:asciiTheme="minorHAnsi" w:hAnsiTheme="minorHAnsi" w:cstheme="minorHAnsi"/>
          <w:highlight w:val="green"/>
        </w:rPr>
        <w:t>possibility</w:t>
      </w:r>
      <w:r w:rsidRPr="00DD527F">
        <w:rPr>
          <w:rFonts w:asciiTheme="minorHAnsi" w:hAnsiTheme="minorHAnsi" w:cstheme="minorHAnsi"/>
          <w:u w:val="single"/>
        </w:rPr>
        <w:t>.</w:t>
      </w:r>
    </w:p>
    <w:p w14:paraId="29B8DDCC" w14:textId="77777777" w:rsidR="00E8268B" w:rsidRPr="0006541D" w:rsidRDefault="00E8268B" w:rsidP="00E8268B">
      <w:pPr>
        <w:pStyle w:val="Heading3"/>
        <w:rPr>
          <w:rFonts w:asciiTheme="minorHAnsi" w:hAnsiTheme="minorHAnsi" w:cstheme="minorHAnsi"/>
        </w:rPr>
      </w:pPr>
      <w:r w:rsidRPr="0006541D">
        <w:rPr>
          <w:rFonts w:asciiTheme="minorHAnsi" w:hAnsiTheme="minorHAnsi" w:cstheme="minorHAnsi"/>
        </w:rPr>
        <w:t>2AC---Yes VTL</w:t>
      </w:r>
    </w:p>
    <w:p w14:paraId="3421A6DD" w14:textId="77777777" w:rsidR="00E8268B" w:rsidRPr="0006541D" w:rsidRDefault="00E8268B" w:rsidP="00E8268B">
      <w:pPr>
        <w:pStyle w:val="Heading4"/>
        <w:rPr>
          <w:rFonts w:asciiTheme="minorHAnsi" w:hAnsiTheme="minorHAnsi" w:cstheme="minorHAnsi"/>
        </w:rPr>
      </w:pPr>
      <w:r w:rsidRPr="0006541D">
        <w:rPr>
          <w:rFonts w:asciiTheme="minorHAnsi" w:hAnsiTheme="minorHAnsi" w:cstheme="minorHAnsi"/>
        </w:rPr>
        <w:t xml:space="preserve">Yes, there is </w:t>
      </w:r>
      <w:r w:rsidRPr="0006541D">
        <w:rPr>
          <w:rFonts w:asciiTheme="minorHAnsi" w:hAnsiTheme="minorHAnsi" w:cstheme="minorHAnsi"/>
          <w:u w:val="single"/>
        </w:rPr>
        <w:t>value</w:t>
      </w:r>
      <w:r w:rsidRPr="0006541D">
        <w:rPr>
          <w:rFonts w:asciiTheme="minorHAnsi" w:hAnsiTheme="minorHAnsi" w:cstheme="minorHAnsi"/>
        </w:rPr>
        <w:t xml:space="preserve"> to life---even if suffering exists, biological death is bad, and you should reject it. </w:t>
      </w:r>
    </w:p>
    <w:p w14:paraId="0A0B3844" w14:textId="77777777" w:rsidR="00E8268B" w:rsidRPr="0006541D" w:rsidRDefault="00E8268B" w:rsidP="00E8268B">
      <w:pPr>
        <w:rPr>
          <w:rFonts w:asciiTheme="minorHAnsi" w:hAnsiTheme="minorHAnsi" w:cstheme="minorHAnsi"/>
        </w:rPr>
      </w:pPr>
      <w:proofErr w:type="spellStart"/>
      <w:r w:rsidRPr="0006541D">
        <w:rPr>
          <w:rStyle w:val="Style13ptBold"/>
          <w:rFonts w:asciiTheme="minorHAnsi" w:hAnsiTheme="minorHAnsi" w:cstheme="minorHAnsi"/>
        </w:rPr>
        <w:t>Fassin</w:t>
      </w:r>
      <w:proofErr w:type="spellEnd"/>
      <w:r w:rsidRPr="0006541D">
        <w:rPr>
          <w:rFonts w:asciiTheme="minorHAnsi" w:hAnsiTheme="minorHAnsi" w:cstheme="minorHAnsi"/>
        </w:rPr>
        <w:t xml:space="preserve">, James D. Wolfensohn Professor in the School of Social Science at the Institute for Advanced Study, Princeton, as well as </w:t>
      </w:r>
      <w:proofErr w:type="spellStart"/>
      <w:r w:rsidRPr="0006541D">
        <w:rPr>
          <w:rFonts w:asciiTheme="minorHAnsi" w:hAnsiTheme="minorHAnsi" w:cstheme="minorHAnsi"/>
        </w:rPr>
        <w:t>directeur</w:t>
      </w:r>
      <w:proofErr w:type="spellEnd"/>
      <w:r w:rsidRPr="0006541D">
        <w:rPr>
          <w:rFonts w:asciiTheme="minorHAnsi" w:hAnsiTheme="minorHAnsi" w:cstheme="minorHAnsi"/>
        </w:rPr>
        <w:t xml:space="preserve"> </w:t>
      </w:r>
      <w:proofErr w:type="spellStart"/>
      <w:r w:rsidRPr="0006541D">
        <w:rPr>
          <w:rFonts w:asciiTheme="minorHAnsi" w:hAnsiTheme="minorHAnsi" w:cstheme="minorHAnsi"/>
        </w:rPr>
        <w:t>d’études</w:t>
      </w:r>
      <w:proofErr w:type="spellEnd"/>
      <w:r w:rsidRPr="0006541D">
        <w:rPr>
          <w:rFonts w:asciiTheme="minorHAnsi" w:hAnsiTheme="minorHAnsi" w:cstheme="minorHAnsi"/>
        </w:rPr>
        <w:t xml:space="preserve"> at the École des Hautes Études </w:t>
      </w:r>
      <w:proofErr w:type="spellStart"/>
      <w:r w:rsidRPr="0006541D">
        <w:rPr>
          <w:rFonts w:asciiTheme="minorHAnsi" w:hAnsiTheme="minorHAnsi" w:cstheme="minorHAnsi"/>
        </w:rPr>
        <w:t>en</w:t>
      </w:r>
      <w:proofErr w:type="spellEnd"/>
      <w:r w:rsidRPr="0006541D">
        <w:rPr>
          <w:rFonts w:asciiTheme="minorHAnsi" w:hAnsiTheme="minorHAnsi" w:cstheme="minorHAnsi"/>
        </w:rPr>
        <w:t xml:space="preserve"> Sciences </w:t>
      </w:r>
      <w:proofErr w:type="spellStart"/>
      <w:r w:rsidRPr="0006541D">
        <w:rPr>
          <w:rFonts w:asciiTheme="minorHAnsi" w:hAnsiTheme="minorHAnsi" w:cstheme="minorHAnsi"/>
        </w:rPr>
        <w:t>Sociales</w:t>
      </w:r>
      <w:proofErr w:type="spellEnd"/>
      <w:r w:rsidRPr="0006541D">
        <w:rPr>
          <w:rFonts w:asciiTheme="minorHAnsi" w:hAnsiTheme="minorHAnsi" w:cstheme="minorHAnsi"/>
        </w:rPr>
        <w:t xml:space="preserve">, Paris, </w:t>
      </w:r>
      <w:r w:rsidRPr="0006541D">
        <w:rPr>
          <w:rStyle w:val="Style13ptBold"/>
          <w:rFonts w:asciiTheme="minorHAnsi" w:hAnsiTheme="minorHAnsi" w:cstheme="minorHAnsi"/>
        </w:rPr>
        <w:t>‘10</w:t>
      </w:r>
    </w:p>
    <w:p w14:paraId="6B7A4338" w14:textId="77777777" w:rsidR="00E8268B" w:rsidRPr="0006541D" w:rsidRDefault="00E8268B" w:rsidP="00E8268B">
      <w:pPr>
        <w:rPr>
          <w:rFonts w:asciiTheme="minorHAnsi" w:hAnsiTheme="minorHAnsi" w:cstheme="minorHAnsi"/>
        </w:rPr>
      </w:pPr>
      <w:r w:rsidRPr="0006541D">
        <w:rPr>
          <w:rFonts w:asciiTheme="minorHAnsi" w:hAnsiTheme="minorHAnsi" w:cstheme="minorHAnsi"/>
        </w:rPr>
        <w:t>(Didier, “Ethics of Survival: A Democratic Approach to the Politics of Life,” http://www.humanityjournal.org/humanity-volume-1-issue-1/ethics-survival-democratic-approach-politics-life)</w:t>
      </w:r>
    </w:p>
    <w:p w14:paraId="4C71B63A" w14:textId="77777777" w:rsidR="00E8268B" w:rsidRPr="0006541D" w:rsidRDefault="00E8268B" w:rsidP="00E8268B">
      <w:pPr>
        <w:rPr>
          <w:rFonts w:asciiTheme="minorHAnsi" w:hAnsiTheme="minorHAnsi" w:cstheme="minorHAnsi"/>
          <w:sz w:val="16"/>
        </w:rPr>
      </w:pPr>
      <w:r w:rsidRPr="0078572C">
        <w:rPr>
          <w:rFonts w:asciiTheme="minorHAnsi" w:hAnsiTheme="minorHAnsi" w:cstheme="minorHAnsi"/>
          <w:highlight w:val="green"/>
          <w:u w:val="single"/>
        </w:rPr>
        <w:t>Survival</w:t>
      </w:r>
      <w:r w:rsidRPr="0006541D">
        <w:rPr>
          <w:rFonts w:asciiTheme="minorHAnsi" w:hAnsiTheme="minorHAnsi" w:cstheme="minorHAnsi"/>
          <w:u w:val="single"/>
        </w:rPr>
        <w:t xml:space="preserve">, in the sense Jacques Derrida attributed to the concept in his last interview, not only </w:t>
      </w:r>
      <w:r w:rsidRPr="0006541D">
        <w:rPr>
          <w:rFonts w:asciiTheme="minorHAnsi" w:hAnsiTheme="minorHAnsi" w:cstheme="minorHAnsi"/>
          <w:b/>
          <w:u w:val="single"/>
        </w:rPr>
        <w:t>shifts lines that are too often hardened between biological and political lives</w:t>
      </w:r>
      <w:r w:rsidRPr="0006541D">
        <w:rPr>
          <w:rFonts w:asciiTheme="minorHAnsi" w:hAnsiTheme="minorHAnsi" w:cstheme="minorHAnsi"/>
          <w:u w:val="single"/>
        </w:rPr>
        <w:t xml:space="preserve">: </w:t>
      </w:r>
      <w:r w:rsidRPr="0006541D">
        <w:rPr>
          <w:rFonts w:asciiTheme="minorHAnsi" w:hAnsiTheme="minorHAnsi" w:cstheme="minorHAnsi"/>
          <w:b/>
          <w:u w:val="single"/>
        </w:rPr>
        <w:t xml:space="preserve">it </w:t>
      </w:r>
      <w:r w:rsidRPr="0078572C">
        <w:rPr>
          <w:rFonts w:asciiTheme="minorHAnsi" w:hAnsiTheme="minorHAnsi" w:cstheme="minorHAnsi"/>
          <w:b/>
          <w:highlight w:val="green"/>
          <w:u w:val="single"/>
        </w:rPr>
        <w:t>opens</w:t>
      </w:r>
      <w:r w:rsidRPr="0006541D">
        <w:rPr>
          <w:rFonts w:asciiTheme="minorHAnsi" w:hAnsiTheme="minorHAnsi" w:cstheme="minorHAnsi"/>
          <w:b/>
          <w:u w:val="single"/>
        </w:rPr>
        <w:t xml:space="preserve"> an ethical </w:t>
      </w:r>
      <w:r w:rsidRPr="0078572C">
        <w:rPr>
          <w:rFonts w:asciiTheme="minorHAnsi" w:hAnsiTheme="minorHAnsi" w:cstheme="minorHAnsi"/>
          <w:b/>
          <w:highlight w:val="green"/>
          <w:u w:val="single"/>
        </w:rPr>
        <w:t xml:space="preserve">space for </w:t>
      </w:r>
      <w:r w:rsidRPr="0078572C">
        <w:rPr>
          <w:rStyle w:val="Emphasis"/>
          <w:rFonts w:asciiTheme="minorHAnsi" w:hAnsiTheme="minorHAnsi" w:cstheme="minorHAnsi"/>
          <w:highlight w:val="green"/>
        </w:rPr>
        <w:t>reflection and action</w:t>
      </w:r>
      <w:r w:rsidRPr="0006541D">
        <w:rPr>
          <w:rFonts w:asciiTheme="minorHAnsi" w:hAnsiTheme="minorHAnsi" w:cstheme="minorHAnsi"/>
          <w:sz w:val="16"/>
        </w:rPr>
        <w:t>. Critical thinking in the past decade has often taken biopolitics and the politics of life as its objects. It has thus unveiled the way in which individuals and groups, even entire nations, have been treated by powers, the market, or the state, during the colonial period as well as in the contemporary era.</w:t>
      </w:r>
    </w:p>
    <w:p w14:paraId="4168A4B7" w14:textId="77777777" w:rsidR="00E8268B" w:rsidRPr="0006541D" w:rsidRDefault="00E8268B" w:rsidP="00E8268B">
      <w:pPr>
        <w:rPr>
          <w:rFonts w:asciiTheme="minorHAnsi" w:hAnsiTheme="minorHAnsi" w:cstheme="minorHAnsi"/>
          <w:sz w:val="16"/>
        </w:rPr>
      </w:pPr>
      <w:r w:rsidRPr="0006541D">
        <w:rPr>
          <w:rFonts w:asciiTheme="minorHAnsi" w:hAnsiTheme="minorHAnsi" w:cstheme="minorHAnsi"/>
          <w:sz w:val="16"/>
        </w:rPr>
        <w:t xml:space="preserve">However, </w:t>
      </w:r>
      <w:r w:rsidRPr="0006541D">
        <w:rPr>
          <w:rFonts w:asciiTheme="minorHAnsi" w:hAnsiTheme="minorHAnsi" w:cstheme="minorHAnsi"/>
          <w:u w:val="single"/>
        </w:rPr>
        <w:t>through indiscriminate extension, this powerful instrument has lost some of its analytical sharpness and heuristic potentiality.</w:t>
      </w:r>
      <w:r w:rsidRPr="0006541D">
        <w:rPr>
          <w:rFonts w:asciiTheme="minorHAnsi" w:hAnsiTheme="minorHAnsi" w:cstheme="minorHAnsi"/>
          <w:sz w:val="16"/>
        </w:rPr>
        <w:t xml:space="preserve"> On the one hand, </w:t>
      </w:r>
      <w:r w:rsidRPr="0006541D">
        <w:rPr>
          <w:rFonts w:asciiTheme="minorHAnsi" w:hAnsiTheme="minorHAnsi" w:cstheme="minorHAnsi"/>
          <w:u w:val="single"/>
        </w:rPr>
        <w:t xml:space="preserve">the </w:t>
      </w:r>
      <w:r w:rsidRPr="0078572C">
        <w:rPr>
          <w:rStyle w:val="Emphasis"/>
          <w:rFonts w:asciiTheme="minorHAnsi" w:hAnsiTheme="minorHAnsi" w:cstheme="minorHAnsi"/>
          <w:highlight w:val="green"/>
        </w:rPr>
        <w:t>binary reduction</w:t>
      </w:r>
      <w:r w:rsidRPr="0078572C">
        <w:rPr>
          <w:rFonts w:asciiTheme="minorHAnsi" w:hAnsiTheme="minorHAnsi" w:cstheme="minorHAnsi"/>
          <w:highlight w:val="green"/>
          <w:u w:val="single"/>
        </w:rPr>
        <w:t xml:space="preserve"> of life</w:t>
      </w:r>
      <w:r w:rsidRPr="0006541D">
        <w:rPr>
          <w:rFonts w:asciiTheme="minorHAnsi" w:hAnsiTheme="minorHAnsi" w:cstheme="minorHAnsi"/>
          <w:u w:val="single"/>
        </w:rPr>
        <w:t xml:space="preserve"> to the opposition </w:t>
      </w:r>
      <w:r w:rsidRPr="0078572C">
        <w:rPr>
          <w:rFonts w:asciiTheme="minorHAnsi" w:hAnsiTheme="minorHAnsi" w:cstheme="minorHAnsi"/>
          <w:highlight w:val="green"/>
          <w:u w:val="single"/>
        </w:rPr>
        <w:t>between</w:t>
      </w:r>
      <w:r w:rsidRPr="0006541D">
        <w:rPr>
          <w:rFonts w:asciiTheme="minorHAnsi" w:hAnsiTheme="minorHAnsi" w:cstheme="minorHAnsi"/>
          <w:u w:val="single"/>
        </w:rPr>
        <w:t xml:space="preserve"> </w:t>
      </w:r>
      <w:r w:rsidRPr="0006541D">
        <w:rPr>
          <w:rFonts w:asciiTheme="minorHAnsi" w:hAnsiTheme="minorHAnsi" w:cstheme="minorHAnsi"/>
          <w:b/>
          <w:u w:val="single"/>
        </w:rPr>
        <w:t xml:space="preserve">nature and history, </w:t>
      </w:r>
      <w:r w:rsidRPr="0078572C">
        <w:rPr>
          <w:rFonts w:asciiTheme="minorHAnsi" w:hAnsiTheme="minorHAnsi" w:cstheme="minorHAnsi"/>
          <w:b/>
          <w:highlight w:val="green"/>
          <w:u w:val="single"/>
        </w:rPr>
        <w:t>bare</w:t>
      </w:r>
      <w:r w:rsidRPr="0006541D">
        <w:rPr>
          <w:rFonts w:asciiTheme="minorHAnsi" w:hAnsiTheme="minorHAnsi" w:cstheme="minorHAnsi"/>
          <w:b/>
          <w:u w:val="single"/>
        </w:rPr>
        <w:t xml:space="preserve"> life </w:t>
      </w:r>
      <w:r w:rsidRPr="0078572C">
        <w:rPr>
          <w:rFonts w:asciiTheme="minorHAnsi" w:hAnsiTheme="minorHAnsi" w:cstheme="minorHAnsi"/>
          <w:b/>
          <w:highlight w:val="green"/>
          <w:u w:val="single"/>
        </w:rPr>
        <w:t xml:space="preserve">and qualified </w:t>
      </w:r>
      <w:r w:rsidRPr="0006541D">
        <w:rPr>
          <w:rFonts w:asciiTheme="minorHAnsi" w:hAnsiTheme="minorHAnsi" w:cstheme="minorHAnsi"/>
          <w:b/>
          <w:u w:val="single"/>
        </w:rPr>
        <w:t>life</w:t>
      </w:r>
      <w:r w:rsidRPr="0006541D">
        <w:rPr>
          <w:rFonts w:asciiTheme="minorHAnsi" w:hAnsiTheme="minorHAnsi" w:cstheme="minorHAnsi"/>
          <w:sz w:val="16"/>
        </w:rPr>
        <w:t xml:space="preserve">, when systematically applied from philosophical inquiry in sociological or anthropological study, </w:t>
      </w:r>
      <w:r w:rsidRPr="0078572C">
        <w:rPr>
          <w:rStyle w:val="Emphasis"/>
          <w:rFonts w:asciiTheme="minorHAnsi" w:hAnsiTheme="minorHAnsi" w:cstheme="minorHAnsi"/>
          <w:highlight w:val="green"/>
        </w:rPr>
        <w:t>erases</w:t>
      </w:r>
      <w:r w:rsidRPr="0006541D">
        <w:rPr>
          <w:rFonts w:asciiTheme="minorHAnsi" w:hAnsiTheme="minorHAnsi" w:cstheme="minorHAnsi"/>
          <w:u w:val="single"/>
        </w:rPr>
        <w:t xml:space="preserve"> much of the </w:t>
      </w:r>
      <w:r w:rsidRPr="0078572C">
        <w:rPr>
          <w:rFonts w:asciiTheme="minorHAnsi" w:hAnsiTheme="minorHAnsi" w:cstheme="minorHAnsi"/>
          <w:b/>
          <w:highlight w:val="green"/>
          <w:u w:val="single"/>
        </w:rPr>
        <w:t xml:space="preserve">complexity and richness </w:t>
      </w:r>
      <w:r w:rsidRPr="0006541D">
        <w:rPr>
          <w:rFonts w:asciiTheme="minorHAnsi" w:hAnsiTheme="minorHAnsi" w:cstheme="minorHAnsi"/>
          <w:b/>
          <w:u w:val="single"/>
        </w:rPr>
        <w:t>of life in society</w:t>
      </w:r>
      <w:r w:rsidRPr="0006541D">
        <w:rPr>
          <w:rFonts w:asciiTheme="minorHAnsi" w:hAnsiTheme="minorHAnsi" w:cstheme="minorHAnsi"/>
          <w:sz w:val="16"/>
        </w:rPr>
        <w:t xml:space="preserve"> as it is in fact observed. On the other hand, the </w:t>
      </w:r>
      <w:r w:rsidRPr="0006541D">
        <w:rPr>
          <w:rFonts w:asciiTheme="minorHAnsi" w:hAnsiTheme="minorHAnsi" w:cstheme="minorHAnsi"/>
          <w:u w:val="single"/>
        </w:rPr>
        <w:t xml:space="preserve">normative </w:t>
      </w:r>
      <w:r w:rsidRPr="0078572C">
        <w:rPr>
          <w:rFonts w:asciiTheme="minorHAnsi" w:hAnsiTheme="minorHAnsi" w:cstheme="minorHAnsi"/>
          <w:highlight w:val="green"/>
          <w:u w:val="single"/>
        </w:rPr>
        <w:t>prejudices</w:t>
      </w:r>
      <w:r w:rsidRPr="0006541D">
        <w:rPr>
          <w:rFonts w:asciiTheme="minorHAnsi" w:hAnsiTheme="minorHAnsi" w:cstheme="minorHAnsi"/>
          <w:u w:val="single"/>
        </w:rPr>
        <w:t xml:space="preserve"> which underlie the evaluation of the forms of life and of the politics of life, </w:t>
      </w:r>
      <w:r w:rsidRPr="0078572C">
        <w:rPr>
          <w:rFonts w:asciiTheme="minorHAnsi" w:hAnsiTheme="minorHAnsi" w:cstheme="minorHAnsi"/>
          <w:highlight w:val="green"/>
          <w:u w:val="single"/>
        </w:rPr>
        <w:t>when generalized to an undifferentiated collection of</w:t>
      </w:r>
      <w:r w:rsidRPr="0006541D">
        <w:rPr>
          <w:rFonts w:asciiTheme="minorHAnsi" w:hAnsiTheme="minorHAnsi" w:cstheme="minorHAnsi"/>
          <w:u w:val="single"/>
        </w:rPr>
        <w:t xml:space="preserve"> social </w:t>
      </w:r>
      <w:r w:rsidRPr="0078572C">
        <w:rPr>
          <w:rFonts w:asciiTheme="minorHAnsi" w:hAnsiTheme="minorHAnsi" w:cstheme="minorHAnsi"/>
          <w:highlight w:val="green"/>
          <w:u w:val="single"/>
        </w:rPr>
        <w:t>facts</w:t>
      </w:r>
      <w:r w:rsidRPr="0006541D">
        <w:rPr>
          <w:rFonts w:asciiTheme="minorHAnsi" w:hAnsiTheme="minorHAnsi" w:cstheme="minorHAnsi"/>
          <w:u w:val="single"/>
        </w:rPr>
        <w:t xml:space="preserve">, end up by </w:t>
      </w:r>
      <w:r w:rsidRPr="0078572C">
        <w:rPr>
          <w:rFonts w:asciiTheme="minorHAnsi" w:hAnsiTheme="minorHAnsi" w:cstheme="minorHAnsi"/>
          <w:highlight w:val="green"/>
          <w:u w:val="single"/>
        </w:rPr>
        <w:t>depriv</w:t>
      </w:r>
      <w:r w:rsidRPr="0006541D">
        <w:rPr>
          <w:rFonts w:asciiTheme="minorHAnsi" w:hAnsiTheme="minorHAnsi" w:cstheme="minorHAnsi"/>
          <w:u w:val="single"/>
        </w:rPr>
        <w:t xml:space="preserve">ing social </w:t>
      </w:r>
      <w:r w:rsidRPr="0078572C">
        <w:rPr>
          <w:rFonts w:asciiTheme="minorHAnsi" w:hAnsiTheme="minorHAnsi" w:cstheme="minorHAnsi"/>
          <w:highlight w:val="green"/>
          <w:u w:val="single"/>
        </w:rPr>
        <w:t>agents of</w:t>
      </w:r>
      <w:r w:rsidRPr="0006541D">
        <w:rPr>
          <w:rFonts w:asciiTheme="minorHAnsi" w:hAnsiTheme="minorHAnsi" w:cstheme="minorHAnsi"/>
          <w:u w:val="single"/>
        </w:rPr>
        <w:t xml:space="preserve"> legitimacy, </w:t>
      </w:r>
      <w:r w:rsidRPr="0078572C">
        <w:rPr>
          <w:rFonts w:asciiTheme="minorHAnsi" w:hAnsiTheme="minorHAnsi" w:cstheme="minorHAnsi"/>
          <w:highlight w:val="green"/>
          <w:u w:val="single"/>
        </w:rPr>
        <w:t>voice</w:t>
      </w:r>
      <w:r w:rsidRPr="0006541D">
        <w:rPr>
          <w:rFonts w:asciiTheme="minorHAnsi" w:hAnsiTheme="minorHAnsi" w:cstheme="minorHAnsi"/>
          <w:u w:val="single"/>
        </w:rPr>
        <w:t xml:space="preserve">, </w:t>
      </w:r>
      <w:r w:rsidRPr="0078572C">
        <w:rPr>
          <w:rFonts w:asciiTheme="minorHAnsi" w:hAnsiTheme="minorHAnsi" w:cstheme="minorHAnsi"/>
          <w:highlight w:val="green"/>
          <w:u w:val="single"/>
        </w:rPr>
        <w:t>and</w:t>
      </w:r>
      <w:r w:rsidRPr="0006541D">
        <w:rPr>
          <w:rFonts w:asciiTheme="minorHAnsi" w:hAnsiTheme="minorHAnsi" w:cstheme="minorHAnsi"/>
          <w:u w:val="single"/>
        </w:rPr>
        <w:t xml:space="preserve"> </w:t>
      </w:r>
      <w:r w:rsidRPr="0078572C">
        <w:rPr>
          <w:rFonts w:asciiTheme="minorHAnsi" w:hAnsiTheme="minorHAnsi" w:cstheme="minorHAnsi"/>
          <w:highlight w:val="green"/>
          <w:u w:val="single"/>
        </w:rPr>
        <w:t>action</w:t>
      </w:r>
      <w:r w:rsidRPr="0006541D">
        <w:rPr>
          <w:rFonts w:asciiTheme="minorHAnsi" w:hAnsiTheme="minorHAnsi" w:cstheme="minorHAnsi"/>
          <w:sz w:val="16"/>
        </w:rPr>
        <w:t xml:space="preserve">. </w:t>
      </w:r>
      <w:r w:rsidRPr="0006541D">
        <w:rPr>
          <w:rFonts w:asciiTheme="minorHAnsi" w:hAnsiTheme="minorHAnsi" w:cstheme="minorHAnsi"/>
          <w:b/>
          <w:u w:val="single"/>
        </w:rPr>
        <w:t>The risk is therefore both scholarly and political.</w:t>
      </w:r>
      <w:r w:rsidRPr="0006541D">
        <w:rPr>
          <w:rFonts w:asciiTheme="minorHAnsi" w:hAnsiTheme="minorHAnsi" w:cstheme="minorHAnsi"/>
          <w:sz w:val="16"/>
        </w:rPr>
        <w:t xml:space="preserve"> It calls for ethical attention.</w:t>
      </w:r>
    </w:p>
    <w:p w14:paraId="6683CB8E" w14:textId="77777777" w:rsidR="00E8268B" w:rsidRPr="0006541D" w:rsidRDefault="00E8268B" w:rsidP="00E8268B">
      <w:pPr>
        <w:rPr>
          <w:rFonts w:asciiTheme="minorHAnsi" w:hAnsiTheme="minorHAnsi" w:cstheme="minorHAnsi"/>
          <w:sz w:val="16"/>
        </w:rPr>
      </w:pPr>
      <w:r w:rsidRPr="0006541D">
        <w:rPr>
          <w:rFonts w:asciiTheme="minorHAnsi" w:hAnsiTheme="minorHAnsi" w:cstheme="minorHAnsi"/>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w:t>
      </w:r>
      <w:proofErr w:type="gramStart"/>
      <w:r w:rsidRPr="0006541D">
        <w:rPr>
          <w:rFonts w:asciiTheme="minorHAnsi" w:hAnsiTheme="minorHAnsi" w:cstheme="minorHAnsi"/>
          <w:sz w:val="16"/>
        </w:rPr>
        <w:t>also</w:t>
      </w:r>
      <w:proofErr w:type="gramEnd"/>
      <w:r w:rsidRPr="0006541D">
        <w:rPr>
          <w:rFonts w:asciiTheme="minorHAnsi" w:hAnsiTheme="minorHAnsi" w:cstheme="minorHAnsi"/>
          <w:sz w:val="16"/>
        </w:rPr>
        <w:t xml:space="preserve"> </w:t>
      </w:r>
      <w:r w:rsidRPr="0006541D">
        <w:rPr>
          <w:rFonts w:asciiTheme="minorHAnsi" w:hAnsiTheme="minorHAnsi" w:cstheme="minorHAnsi"/>
          <w:u w:val="single"/>
        </w:rPr>
        <w:t>biographies, here limited to fragments from South African lives that I have described and analyzed</w:t>
      </w:r>
      <w:r w:rsidRPr="0006541D">
        <w:rPr>
          <w:rFonts w:asciiTheme="minorHAnsi" w:hAnsiTheme="minorHAnsi" w:cstheme="minorHAnsi"/>
          <w:sz w:val="16"/>
        </w:rPr>
        <w:t xml:space="preserve"> in more detail elsewhere, </w:t>
      </w:r>
      <w:r w:rsidRPr="0006541D">
        <w:rPr>
          <w:rFonts w:asciiTheme="minorHAnsi" w:hAnsiTheme="minorHAnsi" w:cstheme="minorHAnsi"/>
          <w:u w:val="single"/>
        </w:rPr>
        <w:t xml:space="preserve">suggest the </w:t>
      </w:r>
      <w:r w:rsidRPr="0006541D">
        <w:rPr>
          <w:rFonts w:asciiTheme="minorHAnsi" w:hAnsiTheme="minorHAnsi" w:cstheme="minorHAnsi"/>
          <w:b/>
          <w:u w:val="single"/>
        </w:rPr>
        <w:t xml:space="preserve">necessity of </w:t>
      </w:r>
      <w:r w:rsidRPr="0006541D">
        <w:rPr>
          <w:rStyle w:val="Emphasis"/>
          <w:rFonts w:asciiTheme="minorHAnsi" w:hAnsiTheme="minorHAnsi" w:cstheme="minorHAnsi"/>
        </w:rPr>
        <w:t>complicating the dualistic models</w:t>
      </w:r>
      <w:r w:rsidRPr="0006541D">
        <w:rPr>
          <w:rFonts w:asciiTheme="minorHAnsi" w:hAnsiTheme="minorHAnsi" w:cstheme="minorHAnsi"/>
          <w:b/>
          <w:u w:val="single"/>
        </w:rPr>
        <w:t xml:space="preserve"> that oppose biological and political lives</w:t>
      </w:r>
      <w:r w:rsidRPr="0006541D">
        <w:rPr>
          <w:rFonts w:asciiTheme="minorHAnsi" w:hAnsiTheme="minorHAnsi" w:cstheme="minorHAnsi"/>
          <w:sz w:val="16"/>
        </w:rPr>
        <w:t xml:space="preserve">. Certainly, </w:t>
      </w:r>
      <w:r w:rsidRPr="0006541D">
        <w:rPr>
          <w:rFonts w:asciiTheme="minorHAnsi" w:hAnsiTheme="minorHAnsi" w:cstheme="minorHAnsi"/>
          <w:u w:val="single"/>
        </w:rPr>
        <w:t xml:space="preserve">powers like the market and the state do act sometimes as if human beings could be reduced to “mere life,” but democratic </w:t>
      </w:r>
      <w:r w:rsidRPr="0078572C">
        <w:rPr>
          <w:rFonts w:asciiTheme="minorHAnsi" w:hAnsiTheme="minorHAnsi" w:cstheme="minorHAnsi"/>
          <w:highlight w:val="green"/>
          <w:u w:val="single"/>
        </w:rPr>
        <w:t>forces</w:t>
      </w:r>
      <w:r w:rsidRPr="0006541D">
        <w:rPr>
          <w:rFonts w:asciiTheme="minorHAnsi" w:hAnsiTheme="minorHAnsi" w:cstheme="minorHAnsi"/>
          <w:u w:val="single"/>
        </w:rPr>
        <w:t xml:space="preserve">, including </w:t>
      </w:r>
      <w:r w:rsidRPr="0078572C">
        <w:rPr>
          <w:rFonts w:asciiTheme="minorHAnsi" w:hAnsiTheme="minorHAnsi" w:cstheme="minorHAnsi"/>
          <w:highlight w:val="green"/>
          <w:u w:val="single"/>
        </w:rPr>
        <w:t>from within</w:t>
      </w:r>
      <w:r w:rsidRPr="0006541D">
        <w:rPr>
          <w:rFonts w:asciiTheme="minorHAnsi" w:hAnsiTheme="minorHAnsi" w:cstheme="minorHAnsi"/>
          <w:u w:val="single"/>
        </w:rPr>
        <w:t xml:space="preserve"> the structure of </w:t>
      </w:r>
      <w:r w:rsidRPr="0078572C">
        <w:rPr>
          <w:rFonts w:asciiTheme="minorHAnsi" w:hAnsiTheme="minorHAnsi" w:cstheme="minorHAnsi"/>
          <w:highlight w:val="green"/>
          <w:u w:val="single"/>
        </w:rPr>
        <w:t>power</w:t>
      </w:r>
      <w:r w:rsidRPr="0006541D">
        <w:rPr>
          <w:rFonts w:asciiTheme="minorHAnsi" w:hAnsiTheme="minorHAnsi" w:cstheme="minorHAnsi"/>
          <w:u w:val="single"/>
        </w:rPr>
        <w:t xml:space="preserve">, tend to </w:t>
      </w:r>
      <w:r w:rsidRPr="0078572C">
        <w:rPr>
          <w:rFonts w:asciiTheme="minorHAnsi" w:hAnsiTheme="minorHAnsi" w:cstheme="minorHAnsi"/>
          <w:highlight w:val="green"/>
          <w:u w:val="single"/>
        </w:rPr>
        <w:t xml:space="preserve">produce </w:t>
      </w:r>
      <w:r w:rsidRPr="0078572C">
        <w:rPr>
          <w:rStyle w:val="Emphasis"/>
          <w:rFonts w:asciiTheme="minorHAnsi" w:hAnsiTheme="minorHAnsi" w:cstheme="minorHAnsi"/>
          <w:highlight w:val="green"/>
        </w:rPr>
        <w:t>alternative strategies</w:t>
      </w:r>
      <w:r w:rsidRPr="0078572C">
        <w:rPr>
          <w:rFonts w:asciiTheme="minorHAnsi" w:hAnsiTheme="minorHAnsi" w:cstheme="minorHAnsi"/>
          <w:highlight w:val="green"/>
          <w:u w:val="single"/>
        </w:rPr>
        <w:t xml:space="preserve"> that </w:t>
      </w:r>
      <w:r w:rsidRPr="0078572C">
        <w:rPr>
          <w:rStyle w:val="Emphasis"/>
          <w:rFonts w:asciiTheme="minorHAnsi" w:hAnsiTheme="minorHAnsi" w:cstheme="minorHAnsi"/>
          <w:highlight w:val="green"/>
        </w:rPr>
        <w:t xml:space="preserve">escape </w:t>
      </w:r>
      <w:r w:rsidRPr="0006541D">
        <w:rPr>
          <w:rStyle w:val="Emphasis"/>
          <w:rFonts w:asciiTheme="minorHAnsi" w:hAnsiTheme="minorHAnsi" w:cstheme="minorHAnsi"/>
        </w:rPr>
        <w:t xml:space="preserve">this </w:t>
      </w:r>
      <w:r w:rsidRPr="0078572C">
        <w:rPr>
          <w:rStyle w:val="Emphasis"/>
          <w:rFonts w:asciiTheme="minorHAnsi" w:hAnsiTheme="minorHAnsi" w:cstheme="minorHAnsi"/>
          <w:highlight w:val="green"/>
        </w:rPr>
        <w:t>reduction</w:t>
      </w:r>
      <w:r w:rsidRPr="0006541D">
        <w:rPr>
          <w:rFonts w:asciiTheme="minorHAnsi" w:hAnsiTheme="minorHAnsi" w:cstheme="minorHAnsi"/>
          <w:sz w:val="16"/>
        </w:rPr>
        <w:t xml:space="preserve">. And </w:t>
      </w:r>
      <w:r w:rsidRPr="0078572C">
        <w:rPr>
          <w:rFonts w:asciiTheme="minorHAnsi" w:hAnsiTheme="minorHAnsi" w:cstheme="minorHAnsi"/>
          <w:highlight w:val="green"/>
          <w:u w:val="single"/>
        </w:rPr>
        <w:t xml:space="preserve">people </w:t>
      </w:r>
      <w:r w:rsidRPr="0006541D">
        <w:rPr>
          <w:rFonts w:asciiTheme="minorHAnsi" w:hAnsiTheme="minorHAnsi" w:cstheme="minorHAnsi"/>
          <w:u w:val="single"/>
        </w:rPr>
        <w:t xml:space="preserve">themselves, even under conditions of domination, </w:t>
      </w:r>
      <w:r w:rsidRPr="0078572C">
        <w:rPr>
          <w:rFonts w:asciiTheme="minorHAnsi" w:hAnsiTheme="minorHAnsi" w:cstheme="minorHAnsi"/>
          <w:highlight w:val="green"/>
          <w:u w:val="single"/>
        </w:rPr>
        <w:t xml:space="preserve">manage </w:t>
      </w:r>
      <w:r w:rsidRPr="0078572C">
        <w:rPr>
          <w:rStyle w:val="Emphasis"/>
          <w:rFonts w:asciiTheme="minorHAnsi" w:hAnsiTheme="minorHAnsi" w:cstheme="minorHAnsi"/>
          <w:highlight w:val="green"/>
        </w:rPr>
        <w:t>subtle tactics</w:t>
      </w:r>
      <w:r w:rsidRPr="0078572C">
        <w:rPr>
          <w:rFonts w:asciiTheme="minorHAnsi" w:hAnsiTheme="minorHAnsi" w:cstheme="minorHAnsi"/>
          <w:highlight w:val="green"/>
          <w:u w:val="single"/>
        </w:rPr>
        <w:t xml:space="preserve"> that transform </w:t>
      </w:r>
      <w:r w:rsidRPr="0006541D">
        <w:rPr>
          <w:rFonts w:asciiTheme="minorHAnsi" w:hAnsiTheme="minorHAnsi" w:cstheme="minorHAnsi"/>
          <w:u w:val="single"/>
        </w:rPr>
        <w:t xml:space="preserve">their physical </w:t>
      </w:r>
      <w:r w:rsidRPr="0078572C">
        <w:rPr>
          <w:rFonts w:asciiTheme="minorHAnsi" w:hAnsiTheme="minorHAnsi" w:cstheme="minorHAnsi"/>
          <w:highlight w:val="green"/>
          <w:u w:val="single"/>
        </w:rPr>
        <w:t>life into a</w:t>
      </w:r>
      <w:r w:rsidRPr="0006541D">
        <w:rPr>
          <w:rFonts w:asciiTheme="minorHAnsi" w:hAnsiTheme="minorHAnsi" w:cstheme="minorHAnsi"/>
          <w:u w:val="single"/>
        </w:rPr>
        <w:t xml:space="preserve"> political </w:t>
      </w:r>
      <w:r w:rsidRPr="0078572C">
        <w:rPr>
          <w:rFonts w:asciiTheme="minorHAnsi" w:hAnsiTheme="minorHAnsi" w:cstheme="minorHAnsi"/>
          <w:highlight w:val="green"/>
          <w:u w:val="single"/>
        </w:rPr>
        <w:t>instrument or</w:t>
      </w:r>
      <w:r w:rsidRPr="0006541D">
        <w:rPr>
          <w:rFonts w:asciiTheme="minorHAnsi" w:hAnsiTheme="minorHAnsi" w:cstheme="minorHAnsi"/>
          <w:u w:val="single"/>
        </w:rPr>
        <w:t xml:space="preserve"> a </w:t>
      </w:r>
      <w:r w:rsidRPr="0078572C">
        <w:rPr>
          <w:rFonts w:asciiTheme="minorHAnsi" w:hAnsiTheme="minorHAnsi" w:cstheme="minorHAnsi"/>
          <w:highlight w:val="green"/>
          <w:u w:val="single"/>
        </w:rPr>
        <w:t>moral resource</w:t>
      </w:r>
      <w:r w:rsidRPr="0006541D">
        <w:rPr>
          <w:rFonts w:asciiTheme="minorHAnsi" w:hAnsiTheme="minorHAnsi" w:cstheme="minorHAnsi"/>
          <w:u w:val="single"/>
        </w:rPr>
        <w:t xml:space="preserve"> </w:t>
      </w:r>
      <w:r w:rsidRPr="0078572C">
        <w:rPr>
          <w:rFonts w:asciiTheme="minorHAnsi" w:hAnsiTheme="minorHAnsi" w:cstheme="minorHAnsi"/>
          <w:highlight w:val="green"/>
          <w:u w:val="single"/>
        </w:rPr>
        <w:t>or</w:t>
      </w:r>
      <w:r w:rsidRPr="0006541D">
        <w:rPr>
          <w:rFonts w:asciiTheme="minorHAnsi" w:hAnsiTheme="minorHAnsi" w:cstheme="minorHAnsi"/>
          <w:u w:val="single"/>
        </w:rPr>
        <w:t xml:space="preserve"> an </w:t>
      </w:r>
      <w:r w:rsidRPr="0078572C">
        <w:rPr>
          <w:rFonts w:asciiTheme="minorHAnsi" w:hAnsiTheme="minorHAnsi" w:cstheme="minorHAnsi"/>
          <w:highlight w:val="green"/>
          <w:u w:val="single"/>
        </w:rPr>
        <w:t>affective expression</w:t>
      </w:r>
      <w:r w:rsidRPr="0006541D">
        <w:rPr>
          <w:rFonts w:asciiTheme="minorHAnsi" w:hAnsiTheme="minorHAnsi" w:cstheme="minorHAnsi"/>
          <w:sz w:val="16"/>
        </w:rPr>
        <w:t>.</w:t>
      </w:r>
    </w:p>
    <w:p w14:paraId="692506F0" w14:textId="77777777" w:rsidR="00E8268B" w:rsidRPr="0006541D" w:rsidRDefault="00E8268B" w:rsidP="00E8268B">
      <w:pPr>
        <w:rPr>
          <w:rFonts w:asciiTheme="minorHAnsi" w:hAnsiTheme="minorHAnsi" w:cstheme="minorHAnsi"/>
          <w:sz w:val="16"/>
        </w:rPr>
      </w:pPr>
      <w:r w:rsidRPr="0006541D">
        <w:rPr>
          <w:rFonts w:asciiTheme="minorHAnsi" w:hAnsiTheme="minorHAnsi" w:cstheme="minorHAnsi"/>
          <w:sz w:val="16"/>
        </w:rPr>
        <w:t xml:space="preserve">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w:t>
      </w:r>
      <w:r w:rsidRPr="0006541D">
        <w:rPr>
          <w:rFonts w:asciiTheme="minorHAnsi" w:hAnsiTheme="minorHAnsi" w:cstheme="minorHAnsi"/>
          <w:u w:val="single"/>
        </w:rPr>
        <w:t>the usual manner in which we think of forms of life “not only obscures the mutual absorption of the natural and the social but also emphasizes form at the expense of life</w:t>
      </w:r>
      <w:r w:rsidRPr="0006541D">
        <w:rPr>
          <w:rFonts w:asciiTheme="minorHAnsi" w:hAnsiTheme="minorHAnsi" w:cstheme="minorHAnsi"/>
          <w:sz w:val="16"/>
        </w:rPr>
        <w:t>.”</w:t>
      </w:r>
      <w:r w:rsidRPr="0006541D">
        <w:rPr>
          <w:rFonts w:asciiTheme="minorHAnsi" w:hAnsiTheme="minorHAnsi" w:cstheme="minorHAnsi"/>
          <w:sz w:val="16"/>
          <w:vertAlign w:val="superscript"/>
        </w:rPr>
        <w:t>22</w:t>
      </w:r>
      <w:r w:rsidRPr="0006541D">
        <w:rPr>
          <w:rStyle w:val="apple-converted-space"/>
          <w:rFonts w:asciiTheme="minorHAnsi" w:hAnsiTheme="minorHAnsi" w:cstheme="minorHAnsi"/>
          <w:color w:val="000000"/>
          <w:sz w:val="16"/>
          <w:szCs w:val="23"/>
        </w:rPr>
        <w:t> </w:t>
      </w:r>
      <w:r w:rsidRPr="0006541D">
        <w:rPr>
          <w:rFonts w:asciiTheme="minorHAnsi" w:hAnsiTheme="minorHAnsi" w:cstheme="minorHAnsi"/>
          <w:sz w:val="16"/>
        </w:rPr>
        <w:t>It should be the incessant effort of social scientists to return to this inquiry about life in its multiple forms but also in its everyday expression of the human.</w:t>
      </w:r>
    </w:p>
    <w:p w14:paraId="1B6699AB" w14:textId="77777777" w:rsidR="00E8268B" w:rsidRPr="004839B8" w:rsidRDefault="00E8268B" w:rsidP="00E8268B">
      <w:pPr>
        <w:pStyle w:val="Heading3"/>
        <w:rPr>
          <w:rFonts w:cs="Arial"/>
        </w:rPr>
      </w:pPr>
      <w:r>
        <w:rPr>
          <w:rFonts w:cs="Arial"/>
        </w:rPr>
        <w:t>2AC---</w:t>
      </w:r>
      <w:r w:rsidRPr="004839B8">
        <w:rPr>
          <w:rFonts w:cs="Arial"/>
        </w:rPr>
        <w:t>Progress Possible</w:t>
      </w:r>
      <w:r>
        <w:rPr>
          <w:rFonts w:cs="Arial"/>
        </w:rPr>
        <w:t>---Ableism</w:t>
      </w:r>
    </w:p>
    <w:p w14:paraId="4A220871" w14:textId="77777777" w:rsidR="00E8268B" w:rsidRPr="004839B8" w:rsidRDefault="00E8268B" w:rsidP="00E8268B">
      <w:pPr>
        <w:pStyle w:val="Heading4"/>
        <w:rPr>
          <w:rFonts w:cs="Arial"/>
        </w:rPr>
      </w:pP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16AAB04B" w14:textId="77777777" w:rsidR="00E8268B" w:rsidRPr="004839B8" w:rsidRDefault="00E8268B" w:rsidP="00E8268B">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2D39ED89" w14:textId="77777777" w:rsidR="00E8268B" w:rsidRPr="004839B8" w:rsidRDefault="00E8268B" w:rsidP="00E8268B">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225A74C4" w14:textId="77777777" w:rsidR="00E8268B" w:rsidRPr="00B43C7C" w:rsidRDefault="00E8268B" w:rsidP="00E8268B">
      <w:pPr>
        <w:rPr>
          <w:sz w:val="16"/>
        </w:rPr>
      </w:pPr>
    </w:p>
    <w:p w14:paraId="033E4E6F" w14:textId="77777777" w:rsidR="00E8268B" w:rsidRPr="00B43C7C" w:rsidRDefault="00E8268B" w:rsidP="00E8268B">
      <w:pPr>
        <w:rPr>
          <w:sz w:val="16"/>
        </w:rPr>
      </w:pPr>
    </w:p>
    <w:p w14:paraId="0853B9E4" w14:textId="77777777" w:rsidR="00E8268B" w:rsidRPr="004839B8" w:rsidRDefault="00E8268B" w:rsidP="00E8268B">
      <w:pPr>
        <w:pStyle w:val="Heading3"/>
        <w:rPr>
          <w:rFonts w:cs="Arial"/>
        </w:rPr>
      </w:pPr>
      <w:r>
        <w:rPr>
          <w:rFonts w:cs="Arial"/>
        </w:rPr>
        <w:t>2AC---</w:t>
      </w:r>
      <w:r w:rsidRPr="004839B8">
        <w:rPr>
          <w:rFonts w:cs="Arial"/>
        </w:rPr>
        <w:t>Ontology Offense</w:t>
      </w:r>
    </w:p>
    <w:p w14:paraId="0F0F10D6" w14:textId="77777777" w:rsidR="00E8268B" w:rsidRPr="004839B8" w:rsidRDefault="00E8268B" w:rsidP="00E8268B">
      <w:pPr>
        <w:pStyle w:val="Heading4"/>
        <w:rPr>
          <w:rFonts w:cs="Arial"/>
        </w:rPr>
      </w:pPr>
      <w:bookmarkStart w:id="6" w:name="_Hlk91272283"/>
      <w:r w:rsidRPr="004839B8">
        <w:rPr>
          <w:rFonts w:cs="Arial"/>
        </w:rPr>
        <w:t xml:space="preserve">The disability drive theory reifies the idea that disability is something that should be “cured” or abandoned and relies on a vision of psychoanalysis that abstracts from disabled </w:t>
      </w:r>
      <w:proofErr w:type="gramStart"/>
      <w:r w:rsidRPr="004839B8">
        <w:rPr>
          <w:rFonts w:cs="Arial"/>
        </w:rPr>
        <w:t>people’s</w:t>
      </w:r>
      <w:proofErr w:type="gramEnd"/>
      <w:r w:rsidRPr="004839B8">
        <w:rPr>
          <w:rFonts w:cs="Arial"/>
        </w:rPr>
        <w:t xml:space="preserve"> lived experiences and resistance</w:t>
      </w:r>
    </w:p>
    <w:p w14:paraId="5005A445" w14:textId="77777777" w:rsidR="00E8268B" w:rsidRPr="004839B8" w:rsidRDefault="00E8268B" w:rsidP="00E8268B">
      <w:r w:rsidRPr="004839B8">
        <w:rPr>
          <w:rStyle w:val="Style13ptBold"/>
        </w:rPr>
        <w:t>Bailey 19</w:t>
      </w:r>
      <w:r w:rsidRPr="004839B8">
        <w:t xml:space="preserve"> – Associate Professor of Communication Arts at Allegheny College. She specializes in rhetorical studies, media studies, and feminist/queer theory.</w:t>
      </w:r>
    </w:p>
    <w:p w14:paraId="037BC10D" w14:textId="77777777" w:rsidR="00E8268B" w:rsidRPr="004839B8" w:rsidRDefault="00E8268B" w:rsidP="00E8268B">
      <w:r w:rsidRPr="004839B8">
        <w:t xml:space="preserve">Courtney W. Bailey, “On the Impossible: Disability Studies, Queer Theory, and the Surviving Crip,” </w:t>
      </w:r>
      <w:r w:rsidRPr="004839B8">
        <w:rPr>
          <w:i/>
          <w:iCs/>
        </w:rPr>
        <w:t>Disability Studies Quarterly</w:t>
      </w:r>
      <w:r w:rsidRPr="004839B8">
        <w:t>, vol. 39, no. 4, 2019, https://dsq-sds.org/article/view/6580/5463</w:t>
      </w:r>
    </w:p>
    <w:p w14:paraId="3DA9C0A7" w14:textId="77777777" w:rsidR="00E8268B" w:rsidRPr="004839B8" w:rsidRDefault="00E8268B" w:rsidP="00E8268B">
      <w:pPr>
        <w:rPr>
          <w:sz w:val="16"/>
          <w:szCs w:val="16"/>
        </w:rPr>
      </w:pPr>
      <w:r w:rsidRPr="0078572C">
        <w:rPr>
          <w:rStyle w:val="Emphasis"/>
          <w:highlight w:val="green"/>
        </w:rPr>
        <w:t>My critique of anti-cure politics arises from my personal experiences</w:t>
      </w:r>
      <w:r w:rsidRPr="004839B8">
        <w:rPr>
          <w:sz w:val="16"/>
          <w:szCs w:val="16"/>
        </w:rPr>
        <w:t xml:space="preserve"> described in other parts of this essay. </w:t>
      </w:r>
      <w:r w:rsidRPr="0078572C">
        <w:rPr>
          <w:rStyle w:val="StyleUnderline"/>
          <w:highlight w:val="green"/>
        </w:rPr>
        <w:t>Those</w:t>
      </w:r>
      <w:r w:rsidRPr="004839B8">
        <w:rPr>
          <w:rStyle w:val="StyleUnderline"/>
        </w:rPr>
        <w:t xml:space="preserve"> experiences </w:t>
      </w:r>
      <w:r w:rsidRPr="0078572C">
        <w:rPr>
          <w:rStyle w:val="Emphasis"/>
          <w:highlight w:val="green"/>
        </w:rPr>
        <w:t>include chronic pain, depression, and abuse</w:t>
      </w:r>
      <w:r w:rsidRPr="004839B8">
        <w:rPr>
          <w:rStyle w:val="StyleUnderline"/>
        </w:rPr>
        <w:t xml:space="preserve"> and participation in feminism, anti-racism, queer theory, disability studies, and other critical-political projects</w:t>
      </w:r>
      <w:r w:rsidRPr="004839B8">
        <w:rPr>
          <w:sz w:val="16"/>
          <w:szCs w:val="16"/>
        </w:rPr>
        <w:t xml:space="preserve">. Drawing on my experiences assists me in engaging analytic concepts, and vice versa. The personal and theoretical are thus inseparable from, if not reducible to, each other. Yet </w:t>
      </w:r>
      <w:r w:rsidRPr="004839B8">
        <w:rPr>
          <w:rStyle w:val="Emphasis"/>
        </w:rPr>
        <w:t>academia</w:t>
      </w:r>
      <w:r w:rsidRPr="004839B8">
        <w:rPr>
          <w:rStyle w:val="StyleUnderline"/>
        </w:rPr>
        <w:t>, with its love of the View from Nowhere</w:t>
      </w:r>
      <w:r w:rsidRPr="004839B8">
        <w:rPr>
          <w:sz w:val="16"/>
          <w:szCs w:val="16"/>
        </w:rPr>
        <w:t xml:space="preserve">, typically </w:t>
      </w:r>
      <w:r w:rsidRPr="004839B8">
        <w:rPr>
          <w:rStyle w:val="Emphasis"/>
        </w:rPr>
        <w:t>treats personal experience with suspicion</w:t>
      </w:r>
      <w:r w:rsidRPr="004839B8">
        <w:rPr>
          <w:sz w:val="16"/>
          <w:szCs w:val="16"/>
        </w:rPr>
        <w:t>. It purportedly cannot meet academic criteria for adequate evidence because it is imagined as too particular, too embodied, and too subjective. Even critical-political fields often view personal experience with skepticism and wariness, a defensive reflex against attempts to discredit them by conflating them with the personal alone. Indeed, appeals to personal experience sometimes shut down critique, especially within a confessional and therapeutic culture that demands performances of authenticity to justify the exercise of power (</w:t>
      </w:r>
      <w:proofErr w:type="spellStart"/>
      <w:r w:rsidRPr="004839B8">
        <w:rPr>
          <w:sz w:val="16"/>
          <w:szCs w:val="16"/>
        </w:rPr>
        <w:t>Mollow</w:t>
      </w:r>
      <w:proofErr w:type="spellEnd"/>
      <w:r w:rsidRPr="004839B8">
        <w:rPr>
          <w:sz w:val="16"/>
          <w:szCs w:val="16"/>
        </w:rPr>
        <w:t xml:space="preserve"> and </w:t>
      </w:r>
      <w:proofErr w:type="spellStart"/>
      <w:r w:rsidRPr="004839B8">
        <w:rPr>
          <w:sz w:val="16"/>
          <w:szCs w:val="16"/>
        </w:rPr>
        <w:t>McRuer</w:t>
      </w:r>
      <w:proofErr w:type="spellEnd"/>
      <w:r w:rsidRPr="004839B8">
        <w:rPr>
          <w:sz w:val="16"/>
          <w:szCs w:val="16"/>
        </w:rPr>
        <w:t xml:space="preserve"> 8). Although personal experience never speaks for itself and must always be theorized, this discomfort risks cordoning the two off from one another, rather than teasing out their entanglements.</w:t>
      </w:r>
    </w:p>
    <w:p w14:paraId="34509199" w14:textId="77777777" w:rsidR="00E8268B" w:rsidRPr="004839B8" w:rsidRDefault="00E8268B" w:rsidP="00E8268B">
      <w:pPr>
        <w:rPr>
          <w:sz w:val="16"/>
          <w:szCs w:val="16"/>
        </w:rPr>
      </w:pPr>
      <w:r w:rsidRPr="004839B8">
        <w:rPr>
          <w:sz w:val="16"/>
          <w:szCs w:val="16"/>
        </w:rPr>
        <w:t xml:space="preserve">Although this suspicion of personal experience is endemic to most academic fields, </w:t>
      </w:r>
      <w:r w:rsidRPr="0078572C">
        <w:rPr>
          <w:rStyle w:val="Emphasis"/>
          <w:highlight w:val="green"/>
        </w:rPr>
        <w:t>I turn</w:t>
      </w:r>
      <w:r w:rsidRPr="004839B8">
        <w:rPr>
          <w:rStyle w:val="StyleUnderline"/>
        </w:rPr>
        <w:t xml:space="preserve"> here </w:t>
      </w:r>
      <w:r w:rsidRPr="0078572C">
        <w:rPr>
          <w:rStyle w:val="Emphasis"/>
          <w:highlight w:val="green"/>
        </w:rPr>
        <w:t>to a</w:t>
      </w:r>
      <w:r w:rsidRPr="004839B8">
        <w:rPr>
          <w:rStyle w:val="Emphasis"/>
        </w:rPr>
        <w:t xml:space="preserve"> particular </w:t>
      </w:r>
      <w:r w:rsidRPr="0078572C">
        <w:rPr>
          <w:rStyle w:val="Emphasis"/>
          <w:highlight w:val="green"/>
        </w:rPr>
        <w:t>preference for the abstract</w:t>
      </w:r>
      <w:r w:rsidRPr="004839B8">
        <w:rPr>
          <w:rStyle w:val="Emphasis"/>
        </w:rPr>
        <w:t xml:space="preserve"> and the theoretical </w:t>
      </w:r>
      <w:r w:rsidRPr="0078572C">
        <w:rPr>
          <w:rStyle w:val="Emphasis"/>
          <w:highlight w:val="green"/>
        </w:rPr>
        <w:t>at the expense of the material</w:t>
      </w:r>
      <w:r w:rsidRPr="004839B8">
        <w:rPr>
          <w:rStyle w:val="Emphasis"/>
        </w:rPr>
        <w:t xml:space="preserve"> and experiential: the anti-relational strand of queer theory influenced by psychoanalysis</w:t>
      </w:r>
      <w:r w:rsidRPr="004839B8">
        <w:rPr>
          <w:sz w:val="16"/>
          <w:szCs w:val="16"/>
        </w:rPr>
        <w:t xml:space="preserve"> and represented by work like Lee Edelman's No Future and Leo Bersani's "Is the Rectum a Grave?" Unlike the work of Halberstam, Warner, Ahmed, and Muñoz, </w:t>
      </w:r>
      <w:r w:rsidRPr="004839B8">
        <w:rPr>
          <w:rStyle w:val="StyleUnderline"/>
        </w:rPr>
        <w:t>this strand gives up on the tension between positivity and negativity</w:t>
      </w:r>
      <w:r w:rsidRPr="004839B8">
        <w:rPr>
          <w:sz w:val="16"/>
          <w:szCs w:val="16"/>
        </w:rPr>
        <w:t xml:space="preserve"> altogether </w:t>
      </w:r>
      <w:r w:rsidRPr="004839B8">
        <w:rPr>
          <w:rStyle w:val="StyleUnderline"/>
        </w:rPr>
        <w:t>in favor of the strictly negative</w:t>
      </w:r>
      <w:r w:rsidRPr="004839B8">
        <w:rPr>
          <w:sz w:val="16"/>
          <w:szCs w:val="16"/>
        </w:rPr>
        <w:t xml:space="preserve"> (as one might gather from the titles of Edelman's and Bersani's pieces). I read Bersani's piece in graduate school and Edelman's book when it was originally published, but I became reacquainted with them through Anna Mollow's essay "Is Sex Disability? Queer Theory and the Disability Drive" in the anthology Sex and Disability. Reading them now, with experiences like those chronicled in this essay under my belt, </w:t>
      </w:r>
      <w:r w:rsidRPr="004839B8">
        <w:rPr>
          <w:rStyle w:val="StyleUnderline"/>
        </w:rPr>
        <w:t>their complicity with the View from Nowhere comes sharply into view</w:t>
      </w:r>
      <w:r w:rsidRPr="004839B8">
        <w:rPr>
          <w:sz w:val="16"/>
          <w:szCs w:val="16"/>
        </w:rPr>
        <w:t xml:space="preserve">. Just as the disabled </w:t>
      </w:r>
      <w:proofErr w:type="spellStart"/>
      <w:r w:rsidRPr="004839B8">
        <w:rPr>
          <w:sz w:val="16"/>
          <w:szCs w:val="16"/>
        </w:rPr>
        <w:t>normate</w:t>
      </w:r>
      <w:proofErr w:type="spellEnd"/>
      <w:r w:rsidRPr="004839B8">
        <w:rPr>
          <w:sz w:val="16"/>
          <w:szCs w:val="16"/>
        </w:rPr>
        <w:t xml:space="preserve"> haunts Brilliant Imperfection, a desire for the "purity of sexuality as a singular trope of difference," not contaminated by "race, gender, and other particularities," haunts anti-relational work (Muñoz 11).</w:t>
      </w:r>
    </w:p>
    <w:p w14:paraId="11EE66A3" w14:textId="77777777" w:rsidR="00E8268B" w:rsidRPr="004839B8" w:rsidRDefault="00E8268B" w:rsidP="00E8268B">
      <w:pPr>
        <w:rPr>
          <w:rStyle w:val="StyleUnderline"/>
        </w:rPr>
      </w:pPr>
      <w:r w:rsidRPr="004839B8">
        <w:rPr>
          <w:rStyle w:val="Emphasis"/>
        </w:rPr>
        <w:t>Edelman's book critiques reproductive futurism</w:t>
      </w:r>
      <w:r w:rsidRPr="004839B8">
        <w:rPr>
          <w:sz w:val="16"/>
          <w:szCs w:val="16"/>
        </w:rPr>
        <w:t xml:space="preserve">, a pro-natalist ideology that conflates futurity with procreation, upholds heteronormativity, and </w:t>
      </w:r>
      <w:proofErr w:type="spellStart"/>
      <w:r w:rsidRPr="004839B8">
        <w:rPr>
          <w:sz w:val="16"/>
          <w:szCs w:val="16"/>
        </w:rPr>
        <w:t>abjects</w:t>
      </w:r>
      <w:proofErr w:type="spellEnd"/>
      <w:r w:rsidRPr="004839B8">
        <w:rPr>
          <w:sz w:val="16"/>
          <w:szCs w:val="16"/>
        </w:rPr>
        <w:t xml:space="preserve"> queerness in the name of the Child (2). </w:t>
      </w:r>
      <w:r w:rsidRPr="004839B8">
        <w:rPr>
          <w:rStyle w:val="Emphasis"/>
        </w:rPr>
        <w:t xml:space="preserve">Following Edelman, </w:t>
      </w:r>
      <w:proofErr w:type="spellStart"/>
      <w:r w:rsidRPr="004839B8">
        <w:rPr>
          <w:rStyle w:val="Emphasis"/>
        </w:rPr>
        <w:t>Mollow</w:t>
      </w:r>
      <w:proofErr w:type="spellEnd"/>
      <w:r w:rsidRPr="004839B8">
        <w:rPr>
          <w:rStyle w:val="Emphasis"/>
        </w:rPr>
        <w:t xml:space="preserve"> critiques rehabilitative futurism, a pro-cure ideology that conflates futurity with the eradication of disability</w:t>
      </w:r>
      <w:r w:rsidRPr="004839B8">
        <w:rPr>
          <w:sz w:val="16"/>
          <w:szCs w:val="16"/>
        </w:rPr>
        <w:t xml:space="preserve"> and upholds compulsory able-bodied/mindedness in the name of the Child (288). </w:t>
      </w:r>
      <w:proofErr w:type="spellStart"/>
      <w:r w:rsidRPr="004839B8">
        <w:rPr>
          <w:rStyle w:val="Emphasis"/>
        </w:rPr>
        <w:t>Mollow</w:t>
      </w:r>
      <w:proofErr w:type="spellEnd"/>
      <w:r w:rsidRPr="004839B8">
        <w:rPr>
          <w:rStyle w:val="Emphasis"/>
        </w:rPr>
        <w:t xml:space="preserve"> draws on</w:t>
      </w:r>
      <w:r w:rsidRPr="004839B8">
        <w:rPr>
          <w:rStyle w:val="StyleUnderline"/>
        </w:rPr>
        <w:t xml:space="preserve"> Bersani's and </w:t>
      </w:r>
      <w:r w:rsidRPr="004839B8">
        <w:rPr>
          <w:rStyle w:val="Emphasis"/>
        </w:rPr>
        <w:t>Edelman's</w:t>
      </w:r>
      <w:r w:rsidRPr="004839B8">
        <w:rPr>
          <w:rStyle w:val="StyleUnderline"/>
        </w:rPr>
        <w:t xml:space="preserve"> articulations of the </w:t>
      </w:r>
      <w:r w:rsidRPr="004839B8">
        <w:rPr>
          <w:rStyle w:val="Emphasis"/>
        </w:rPr>
        <w:t>death drive to theorize</w:t>
      </w:r>
      <w:r w:rsidRPr="004839B8">
        <w:rPr>
          <w:sz w:val="16"/>
          <w:szCs w:val="16"/>
        </w:rPr>
        <w:t xml:space="preserve"> what she calls </w:t>
      </w:r>
      <w:r w:rsidRPr="004839B8">
        <w:rPr>
          <w:rStyle w:val="Emphasis"/>
        </w:rPr>
        <w:t>the disability drive</w:t>
      </w:r>
      <w:r w:rsidRPr="004839B8">
        <w:rPr>
          <w:sz w:val="16"/>
          <w:szCs w:val="16"/>
        </w:rPr>
        <w:t xml:space="preserve">. She contends, "to foreground associations between disability and the death drive means theorizing disability in terms of identity disintegration, lack, and suffering… I critique politics of disability that emphasize identity formation and pride, exploring instead the benefits of highlighting those aspects of sex and disability that undercut and perhaps even preclude assertions of humanity" (287). In some ways, then, </w:t>
      </w:r>
      <w:proofErr w:type="spellStart"/>
      <w:r w:rsidRPr="0078572C">
        <w:rPr>
          <w:rStyle w:val="Emphasis"/>
          <w:highlight w:val="green"/>
        </w:rPr>
        <w:t>Mollow</w:t>
      </w:r>
      <w:proofErr w:type="spellEnd"/>
      <w:r w:rsidRPr="004839B8">
        <w:rPr>
          <w:rStyle w:val="StyleUnderline"/>
        </w:rPr>
        <w:t>, Edelman, and Bersani</w:t>
      </w:r>
      <w:r w:rsidRPr="004839B8">
        <w:rPr>
          <w:sz w:val="16"/>
          <w:szCs w:val="16"/>
        </w:rPr>
        <w:t xml:space="preserve"> argue for an embrace of negativity not entirely different from what I call for in the above section. However, their work </w:t>
      </w:r>
      <w:r w:rsidRPr="0078572C">
        <w:rPr>
          <w:rStyle w:val="Emphasis"/>
          <w:highlight w:val="green"/>
        </w:rPr>
        <w:t>relies on</w:t>
      </w:r>
      <w:r w:rsidRPr="004839B8">
        <w:rPr>
          <w:rStyle w:val="Emphasis"/>
        </w:rPr>
        <w:t xml:space="preserve"> the ahistorical language of </w:t>
      </w:r>
      <w:r w:rsidRPr="0078572C">
        <w:rPr>
          <w:rStyle w:val="Emphasis"/>
          <w:highlight w:val="green"/>
        </w:rPr>
        <w:t>psychoanalysis</w:t>
      </w:r>
      <w:r w:rsidRPr="00EA03F6">
        <w:rPr>
          <w:rStyle w:val="Emphasis"/>
        </w:rPr>
        <w:t xml:space="preserve">, </w:t>
      </w:r>
      <w:r w:rsidRPr="0078572C">
        <w:rPr>
          <w:rStyle w:val="Emphasis"/>
          <w:highlight w:val="green"/>
        </w:rPr>
        <w:t>a closed symbol system that feigns universality and casts material</w:t>
      </w:r>
      <w:r w:rsidRPr="004839B8">
        <w:rPr>
          <w:rStyle w:val="Emphasis"/>
        </w:rPr>
        <w:t xml:space="preserve"> and personal </w:t>
      </w:r>
      <w:r w:rsidRPr="0078572C">
        <w:rPr>
          <w:rStyle w:val="Emphasis"/>
          <w:highlight w:val="green"/>
        </w:rPr>
        <w:t>experience as irrelevant</w:t>
      </w:r>
      <w:r w:rsidRPr="004839B8">
        <w:rPr>
          <w:rStyle w:val="Emphasis"/>
        </w:rPr>
        <w:t xml:space="preserve"> to abstract theorizing.</w:t>
      </w:r>
    </w:p>
    <w:p w14:paraId="01E43CB5" w14:textId="77777777" w:rsidR="00E8268B" w:rsidRPr="004839B8" w:rsidRDefault="00E8268B" w:rsidP="00E8268B">
      <w:pPr>
        <w:rPr>
          <w:sz w:val="16"/>
          <w:szCs w:val="16"/>
        </w:rPr>
      </w:pPr>
      <w:r w:rsidRPr="004839B8">
        <w:rPr>
          <w:rStyle w:val="StyleUnderline"/>
        </w:rPr>
        <w:t xml:space="preserve">I call queer theory's anti-relational strand </w:t>
      </w:r>
      <w:r w:rsidRPr="004839B8">
        <w:rPr>
          <w:rStyle w:val="Emphasis"/>
        </w:rPr>
        <w:t xml:space="preserve">"a closed system" because of </w:t>
      </w:r>
      <w:r w:rsidRPr="00EA03F6">
        <w:rPr>
          <w:rStyle w:val="Emphasis"/>
        </w:rPr>
        <w:t>its</w:t>
      </w:r>
      <w:r w:rsidRPr="004839B8">
        <w:rPr>
          <w:rStyle w:val="Emphasis"/>
        </w:rPr>
        <w:t xml:space="preserve"> explicit rejection of </w:t>
      </w:r>
      <w:r w:rsidRPr="00EA03F6">
        <w:rPr>
          <w:rStyle w:val="Emphasis"/>
        </w:rPr>
        <w:t>both politics and history.</w:t>
      </w:r>
      <w:r w:rsidRPr="00EA03F6">
        <w:rPr>
          <w:rStyle w:val="StyleUnderline"/>
        </w:rPr>
        <w:t xml:space="preserve"> </w:t>
      </w:r>
      <w:r w:rsidRPr="0078572C">
        <w:rPr>
          <w:rStyle w:val="Emphasis"/>
          <w:highlight w:val="green"/>
        </w:rPr>
        <w:t>Edelman contends</w:t>
      </w:r>
      <w:r w:rsidRPr="004839B8">
        <w:rPr>
          <w:rStyle w:val="Emphasis"/>
        </w:rPr>
        <w:t xml:space="preserve"> that </w:t>
      </w:r>
      <w:r w:rsidRPr="0078572C">
        <w:rPr>
          <w:rStyle w:val="Emphasis"/>
          <w:highlight w:val="green"/>
        </w:rPr>
        <w:t>queer theory</w:t>
      </w:r>
      <w:r w:rsidRPr="004839B8">
        <w:rPr>
          <w:rStyle w:val="Emphasis"/>
        </w:rPr>
        <w:t xml:space="preserve"> </w:t>
      </w:r>
      <w:r w:rsidRPr="0078572C">
        <w:rPr>
          <w:rStyle w:val="Emphasis"/>
          <w:highlight w:val="green"/>
        </w:rPr>
        <w:t>represents "the 'side' outside</w:t>
      </w:r>
      <w:r w:rsidRPr="004839B8">
        <w:rPr>
          <w:rStyle w:val="Emphasis"/>
        </w:rPr>
        <w:t xml:space="preserve"> all</w:t>
      </w:r>
      <w:r w:rsidRPr="0078572C">
        <w:rPr>
          <w:rStyle w:val="Emphasis"/>
          <w:highlight w:val="green"/>
        </w:rPr>
        <w:t xml:space="preserve"> politic</w:t>
      </w:r>
      <w:r w:rsidRPr="004839B8">
        <w:rPr>
          <w:rStyle w:val="Emphasis"/>
        </w:rPr>
        <w:t>al side</w:t>
      </w:r>
      <w:r w:rsidRPr="0078572C">
        <w:rPr>
          <w:rStyle w:val="Emphasis"/>
          <w:highlight w:val="green"/>
        </w:rPr>
        <w:t>s</w:t>
      </w:r>
      <w:r w:rsidRPr="004839B8">
        <w:rPr>
          <w:rStyle w:val="Emphasis"/>
        </w:rPr>
        <w:t>"</w:t>
      </w:r>
      <w:r w:rsidRPr="004839B8">
        <w:rPr>
          <w:sz w:val="16"/>
          <w:szCs w:val="16"/>
        </w:rPr>
        <w:t xml:space="preserve"> (7). </w:t>
      </w:r>
      <w:proofErr w:type="spellStart"/>
      <w:r w:rsidRPr="0078572C">
        <w:rPr>
          <w:rStyle w:val="Emphasis"/>
          <w:highlight w:val="green"/>
        </w:rPr>
        <w:t>Mollow</w:t>
      </w:r>
      <w:proofErr w:type="spellEnd"/>
      <w:r w:rsidRPr="004839B8">
        <w:rPr>
          <w:sz w:val="16"/>
          <w:szCs w:val="16"/>
        </w:rPr>
        <w:t xml:space="preserve"> nuances such </w:t>
      </w:r>
      <w:proofErr w:type="gramStart"/>
      <w:r w:rsidRPr="004839B8">
        <w:rPr>
          <w:sz w:val="16"/>
          <w:szCs w:val="16"/>
        </w:rPr>
        <w:t>sentiments, but</w:t>
      </w:r>
      <w:proofErr w:type="gramEnd"/>
      <w:r w:rsidRPr="004839B8">
        <w:rPr>
          <w:sz w:val="16"/>
          <w:szCs w:val="16"/>
        </w:rPr>
        <w:t xml:space="preserve"> </w:t>
      </w:r>
      <w:r w:rsidRPr="004839B8">
        <w:rPr>
          <w:rStyle w:val="StyleUnderline"/>
        </w:rPr>
        <w:t xml:space="preserve">ultimately </w:t>
      </w:r>
      <w:r w:rsidRPr="0078572C">
        <w:rPr>
          <w:rStyle w:val="Emphasis"/>
          <w:highlight w:val="green"/>
        </w:rPr>
        <w:t>agrees</w:t>
      </w:r>
      <w:r w:rsidRPr="004839B8">
        <w:rPr>
          <w:sz w:val="16"/>
          <w:szCs w:val="16"/>
        </w:rPr>
        <w:t xml:space="preserve"> with Edelman that reproductive and rehabilitative futurism structure the "only politics we're permitted to know" (134). </w:t>
      </w:r>
      <w:r w:rsidRPr="0078572C">
        <w:rPr>
          <w:rStyle w:val="Emphasis"/>
          <w:highlight w:val="green"/>
        </w:rPr>
        <w:t>This</w:t>
      </w:r>
      <w:r w:rsidRPr="004839B8">
        <w:rPr>
          <w:rStyle w:val="Emphasis"/>
        </w:rPr>
        <w:t xml:space="preserve"> sweeping claim </w:t>
      </w:r>
      <w:r w:rsidRPr="0078572C">
        <w:rPr>
          <w:rStyle w:val="Emphasis"/>
          <w:highlight w:val="green"/>
        </w:rPr>
        <w:t>ignores</w:t>
      </w:r>
      <w:r w:rsidRPr="004839B8">
        <w:rPr>
          <w:rStyle w:val="StyleUnderline"/>
        </w:rPr>
        <w:t xml:space="preserve"> feminist, queer, antiracist, and crip </w:t>
      </w:r>
      <w:r w:rsidRPr="0078572C">
        <w:rPr>
          <w:rStyle w:val="Emphasis"/>
          <w:highlight w:val="green"/>
        </w:rPr>
        <w:t>critical-political projects, dismissing them as</w:t>
      </w:r>
      <w:r w:rsidRPr="004839B8">
        <w:rPr>
          <w:rStyle w:val="Emphasis"/>
        </w:rPr>
        <w:t xml:space="preserve"> mere identity politics</w:t>
      </w:r>
      <w:r w:rsidRPr="004839B8">
        <w:rPr>
          <w:rStyle w:val="StyleUnderline"/>
        </w:rPr>
        <w:t>, too wrapped up in dominant notions of the human and</w:t>
      </w:r>
      <w:r w:rsidRPr="004839B8">
        <w:rPr>
          <w:sz w:val="16"/>
          <w:szCs w:val="16"/>
        </w:rPr>
        <w:t xml:space="preserve"> therefore </w:t>
      </w:r>
      <w:r w:rsidRPr="0078572C">
        <w:rPr>
          <w:rStyle w:val="Emphasis"/>
          <w:highlight w:val="green"/>
        </w:rPr>
        <w:t>not ideologically pure enough</w:t>
      </w:r>
      <w:r w:rsidRPr="004839B8">
        <w:rPr>
          <w:rStyle w:val="StyleUnderline"/>
        </w:rPr>
        <w:t xml:space="preserve"> to provide a real alternative to futurism. </w:t>
      </w:r>
      <w:r w:rsidRPr="004839B8">
        <w:rPr>
          <w:rStyle w:val="Emphasis"/>
        </w:rPr>
        <w:t>What is that "real" alternative</w:t>
      </w:r>
      <w:r w:rsidRPr="004839B8">
        <w:rPr>
          <w:sz w:val="16"/>
          <w:szCs w:val="16"/>
        </w:rPr>
        <w:t xml:space="preserve"> that only queer theory and psychoanalysis can offer</w:t>
      </w:r>
      <w:r w:rsidRPr="004839B8">
        <w:rPr>
          <w:rStyle w:val="Emphasis"/>
        </w:rPr>
        <w:t xml:space="preserve">? </w:t>
      </w:r>
      <w:r w:rsidRPr="0078572C">
        <w:rPr>
          <w:rStyle w:val="Emphasis"/>
          <w:highlight w:val="green"/>
        </w:rPr>
        <w:t>The implosion</w:t>
      </w:r>
      <w:r w:rsidRPr="004839B8">
        <w:rPr>
          <w:rStyle w:val="StyleUnderline"/>
        </w:rPr>
        <w:t xml:space="preserve">/explosion </w:t>
      </w:r>
      <w:r w:rsidRPr="0078572C">
        <w:rPr>
          <w:rStyle w:val="Emphasis"/>
          <w:highlight w:val="green"/>
        </w:rPr>
        <w:t>of the self</w:t>
      </w:r>
      <w:r w:rsidRPr="004839B8">
        <w:rPr>
          <w:rStyle w:val="StyleUnderline"/>
        </w:rPr>
        <w:t xml:space="preserve"> into nothingness. </w:t>
      </w:r>
      <w:r w:rsidRPr="004839B8">
        <w:rPr>
          <w:rStyle w:val="Emphasis"/>
        </w:rPr>
        <w:t>This</w:t>
      </w:r>
      <w:r w:rsidRPr="004839B8">
        <w:rPr>
          <w:sz w:val="16"/>
          <w:szCs w:val="16"/>
        </w:rPr>
        <w:t xml:space="preserve"> type of </w:t>
      </w:r>
      <w:r w:rsidRPr="004839B8">
        <w:rPr>
          <w:rStyle w:val="StyleUnderline"/>
        </w:rPr>
        <w:t xml:space="preserve">self-annihilation </w:t>
      </w:r>
      <w:r w:rsidRPr="004839B8">
        <w:rPr>
          <w:rStyle w:val="Emphasis"/>
        </w:rPr>
        <w:t xml:space="preserve">also </w:t>
      </w:r>
      <w:r w:rsidRPr="0078572C">
        <w:rPr>
          <w:rStyle w:val="Emphasis"/>
          <w:highlight w:val="green"/>
        </w:rPr>
        <w:t>requires a detachment from history</w:t>
      </w:r>
      <w:r w:rsidRPr="004839B8">
        <w:rPr>
          <w:rStyle w:val="Emphasis"/>
        </w:rPr>
        <w:t>.</w:t>
      </w:r>
      <w:r w:rsidRPr="004839B8">
        <w:rPr>
          <w:rStyle w:val="StyleUnderline"/>
        </w:rPr>
        <w:t xml:space="preserve"> Edelman</w:t>
      </w:r>
      <w:r w:rsidRPr="004839B8">
        <w:rPr>
          <w:sz w:val="16"/>
          <w:szCs w:val="16"/>
        </w:rPr>
        <w:t xml:space="preserve">, for instance, </w:t>
      </w:r>
      <w:r w:rsidRPr="004839B8">
        <w:rPr>
          <w:rStyle w:val="StyleUnderline"/>
        </w:rPr>
        <w:t>distinguishes the rhetorical figure of the Child from "</w:t>
      </w:r>
      <w:proofErr w:type="spellStart"/>
      <w:r w:rsidRPr="004839B8">
        <w:rPr>
          <w:rStyle w:val="StyleUnderline"/>
        </w:rPr>
        <w:t>the</w:t>
      </w:r>
      <w:proofErr w:type="spellEnd"/>
      <w:r w:rsidRPr="004839B8">
        <w:rPr>
          <w:rStyle w:val="StyleUnderline"/>
        </w:rPr>
        <w:t xml:space="preserve"> lived experiences of any historical children" (11). He makes a comparable move with the death drive, arguing that it</w:t>
      </w:r>
      <w:r w:rsidRPr="004839B8">
        <w:rPr>
          <w:sz w:val="16"/>
          <w:szCs w:val="16"/>
        </w:rPr>
        <w:t xml:space="preserve"> does not </w:t>
      </w:r>
      <w:r w:rsidRPr="004839B8">
        <w:rPr>
          <w:rStyle w:val="StyleUnderline"/>
        </w:rPr>
        <w:t>denote</w:t>
      </w:r>
      <w:r w:rsidRPr="004839B8">
        <w:rPr>
          <w:sz w:val="16"/>
          <w:szCs w:val="16"/>
        </w:rPr>
        <w:t xml:space="preserve"> literal death, but rather a metaphoric or </w:t>
      </w:r>
      <w:r w:rsidRPr="004839B8">
        <w:rPr>
          <w:rStyle w:val="StyleUnderline"/>
        </w:rPr>
        <w:t>symbolic death</w:t>
      </w:r>
      <w:r w:rsidRPr="004839B8">
        <w:rPr>
          <w:sz w:val="16"/>
          <w:szCs w:val="16"/>
        </w:rPr>
        <w:t xml:space="preserve"> of the sovereign subject via the self-shattering nature of sex.</w:t>
      </w:r>
    </w:p>
    <w:p w14:paraId="2BF995CA" w14:textId="77777777" w:rsidR="00E8268B" w:rsidRPr="004839B8" w:rsidRDefault="00E8268B" w:rsidP="00E8268B">
      <w:pPr>
        <w:rPr>
          <w:sz w:val="16"/>
          <w:szCs w:val="16"/>
        </w:rPr>
      </w:pPr>
      <w:r w:rsidRPr="004839B8">
        <w:rPr>
          <w:sz w:val="16"/>
          <w:szCs w:val="16"/>
        </w:rPr>
        <w:t>Similarly, Bersani's famous piece "Is the Rectum a Grave?" redeems penetrative (anal) sex as the space for the destruction of the sovereign subject, revels in its "anti-communal, anti-egalitarian, anti-nurturing, and anti-loving" qualities, and praises the metaphoric "suicidal ecstasy of being a woman" (22; 18). It's important to note that this recuperation only applies to penetrative sex, leaving other forms of sexual intimacy unaccounted for and bereft of any radical potential. Although I understand Bersani's piece as an intervention in homophobic discourses around gay men and the AIDS epidemic, he comes perilously close to reinforcing the vision of sex at the heart of U.S. rape culture. He argues for the appeal of "powerlessness" and "loss of control" during sex, a white masculinist fantasy given that Western culture always already positions femininity and black/brownness in these very terms (23-24).</w:t>
      </w:r>
    </w:p>
    <w:p w14:paraId="20F43C68" w14:textId="77777777" w:rsidR="00E8268B" w:rsidRPr="004839B8" w:rsidRDefault="00E8268B" w:rsidP="00E8268B">
      <w:pPr>
        <w:rPr>
          <w:sz w:val="16"/>
          <w:szCs w:val="16"/>
        </w:rPr>
      </w:pPr>
      <w:r w:rsidRPr="004839B8">
        <w:rPr>
          <w:sz w:val="16"/>
          <w:szCs w:val="16"/>
        </w:rPr>
        <w:t>My own experiences illustrate how a sexual breach of subjecthood can play out differently for members of marginalized groups than they might for those with more privilege. On one level, I get the appeal of the sort of surrender discussed by Bersani. In fact, I once asked my partner to tie me up on my stomach and blindfold me. In the process, she violated me via unwanted anal penetration, an "anti-loving" breach of trust and interdependence on both physical and emotional levels. On Bersani's view, this breach is the whole point of sex, the moment when the self loses autonomy, integrity, and control (as if I ever enjoyed such subjecthood in the first place). If we take this line of thinking to its logical conclusion, we come dangerously close to the familiar heteropatriarchal apology for rape, buttressed by a theoretical apparatus that claims universality: regardless of my explicitly stated wishes, I subconsciously wanted to be violated. Situating the self-annihilating queer as the site of revolution obscures these kinds of problematic echoes, dismissing them from the start as too personal</w:t>
      </w:r>
      <w:proofErr w:type="gramStart"/>
      <w:r w:rsidRPr="004839B8">
        <w:rPr>
          <w:sz w:val="16"/>
          <w:szCs w:val="16"/>
        </w:rPr>
        <w:t>, particular, and</w:t>
      </w:r>
      <w:proofErr w:type="gramEnd"/>
      <w:r w:rsidRPr="004839B8">
        <w:rPr>
          <w:sz w:val="16"/>
          <w:szCs w:val="16"/>
        </w:rPr>
        <w:t xml:space="preserve"> material.</w:t>
      </w:r>
    </w:p>
    <w:p w14:paraId="54BE19FA" w14:textId="77777777" w:rsidR="00E8268B" w:rsidRPr="004839B8" w:rsidRDefault="00E8268B" w:rsidP="00E8268B">
      <w:pPr>
        <w:rPr>
          <w:sz w:val="16"/>
          <w:szCs w:val="16"/>
        </w:rPr>
      </w:pPr>
      <w:r w:rsidRPr="004839B8">
        <w:rPr>
          <w:rStyle w:val="Emphasis"/>
        </w:rPr>
        <w:t xml:space="preserve">The turn to the self-annihilating queer animates </w:t>
      </w:r>
      <w:proofErr w:type="spellStart"/>
      <w:r w:rsidRPr="004839B8">
        <w:rPr>
          <w:rStyle w:val="Emphasis"/>
        </w:rPr>
        <w:t>Mollow</w:t>
      </w:r>
      <w:r w:rsidRPr="004839B8">
        <w:rPr>
          <w:sz w:val="16"/>
          <w:szCs w:val="16"/>
        </w:rPr>
        <w:t>'s</w:t>
      </w:r>
      <w:proofErr w:type="spellEnd"/>
      <w:r w:rsidRPr="004839B8">
        <w:rPr>
          <w:sz w:val="16"/>
          <w:szCs w:val="16"/>
        </w:rPr>
        <w:t xml:space="preserve"> essay, as well. </w:t>
      </w:r>
      <w:r w:rsidRPr="004839B8">
        <w:rPr>
          <w:rStyle w:val="StyleUnderline"/>
        </w:rPr>
        <w:t>She postulates queerness and disability as structuring positions that raise</w:t>
      </w:r>
      <w:r w:rsidRPr="004839B8">
        <w:rPr>
          <w:sz w:val="16"/>
          <w:szCs w:val="16"/>
        </w:rPr>
        <w:t xml:space="preserve"> important </w:t>
      </w:r>
      <w:r w:rsidRPr="004839B8">
        <w:rPr>
          <w:rStyle w:val="StyleUnderline"/>
        </w:rPr>
        <w:t>questions about "self-disintegration"</w:t>
      </w:r>
      <w:r w:rsidRPr="004839B8">
        <w:rPr>
          <w:sz w:val="16"/>
          <w:szCs w:val="16"/>
        </w:rPr>
        <w:t xml:space="preserve"> (305). Far more attentive to history and lived experiences, her piece grapples directly with challenges to the anti-relational strand, much like Clare reckons with challenges to anti-cure politics in Brilliant Imperfection. Yet, also like Clare's book, </w:t>
      </w:r>
      <w:r w:rsidRPr="0078572C">
        <w:rPr>
          <w:rStyle w:val="StyleUnderline"/>
          <w:highlight w:val="green"/>
        </w:rPr>
        <w:t>her essay is haunted by</w:t>
      </w:r>
      <w:r w:rsidRPr="004839B8">
        <w:rPr>
          <w:rStyle w:val="StyleUnderline"/>
        </w:rPr>
        <w:t xml:space="preserve"> the disabled </w:t>
      </w:r>
      <w:proofErr w:type="spellStart"/>
      <w:r w:rsidRPr="004839B8">
        <w:rPr>
          <w:rStyle w:val="StyleUnderline"/>
        </w:rPr>
        <w:t>normate</w:t>
      </w:r>
      <w:proofErr w:type="spellEnd"/>
      <w:r w:rsidRPr="004839B8">
        <w:rPr>
          <w:rStyle w:val="StyleUnderline"/>
        </w:rPr>
        <w:t xml:space="preserve"> and </w:t>
      </w:r>
      <w:r w:rsidRPr="0078572C">
        <w:rPr>
          <w:rStyle w:val="StyleUnderline"/>
          <w:highlight w:val="green"/>
        </w:rPr>
        <w:t>the naturally impaired body-mind</w:t>
      </w:r>
      <w:r w:rsidRPr="004839B8">
        <w:rPr>
          <w:sz w:val="16"/>
          <w:szCs w:val="16"/>
        </w:rPr>
        <w:t xml:space="preserve">; instead of celebrating it, she wants to destroy </w:t>
      </w:r>
      <w:proofErr w:type="gramStart"/>
      <w:r w:rsidRPr="004839B8">
        <w:rPr>
          <w:sz w:val="16"/>
          <w:szCs w:val="16"/>
        </w:rPr>
        <w:t>it, but</w:t>
      </w:r>
      <w:proofErr w:type="gramEnd"/>
      <w:r w:rsidRPr="004839B8">
        <w:rPr>
          <w:sz w:val="16"/>
          <w:szCs w:val="16"/>
        </w:rPr>
        <w:t xml:space="preserve"> still remains within its terms. </w:t>
      </w:r>
      <w:r w:rsidRPr="0078572C">
        <w:rPr>
          <w:rStyle w:val="Emphasis"/>
          <w:highlight w:val="green"/>
        </w:rPr>
        <w:t>She notes</w:t>
      </w:r>
      <w:r w:rsidRPr="004839B8">
        <w:rPr>
          <w:rStyle w:val="Emphasis"/>
        </w:rPr>
        <w:t xml:space="preserve"> that </w:t>
      </w:r>
      <w:r w:rsidRPr="0078572C">
        <w:rPr>
          <w:rStyle w:val="Emphasis"/>
          <w:highlight w:val="green"/>
        </w:rPr>
        <w:t>"disability is fantasized in terms of a loss of self</w:t>
      </w:r>
      <w:r w:rsidRPr="004839B8">
        <w:rPr>
          <w:sz w:val="16"/>
          <w:szCs w:val="16"/>
        </w:rPr>
        <w:t xml:space="preserve">, of mastery, integrity, and control, a loss that … is </w:t>
      </w:r>
      <w:r w:rsidRPr="004839B8">
        <w:rPr>
          <w:rStyle w:val="StyleUnderline"/>
        </w:rPr>
        <w:t>indissociable from sexuality</w:t>
      </w:r>
      <w:r w:rsidRPr="004839B8">
        <w:rPr>
          <w:sz w:val="16"/>
          <w:szCs w:val="16"/>
        </w:rPr>
        <w:t xml:space="preserve">" (297; emphasis in original). </w:t>
      </w:r>
      <w:r w:rsidRPr="0078572C">
        <w:rPr>
          <w:rStyle w:val="Emphasis"/>
          <w:highlight w:val="green"/>
        </w:rPr>
        <w:t>She wants us to lean into this fantasy</w:t>
      </w:r>
      <w:r w:rsidRPr="004839B8">
        <w:rPr>
          <w:rStyle w:val="StyleUnderline"/>
        </w:rPr>
        <w:t>, which requires that we accept the conflation of the self with mastery, integrity, and control</w:t>
      </w:r>
      <w:r w:rsidRPr="004839B8">
        <w:rPr>
          <w:sz w:val="16"/>
          <w:szCs w:val="16"/>
        </w:rPr>
        <w:t xml:space="preserve"> in the first place.</w:t>
      </w:r>
    </w:p>
    <w:p w14:paraId="1BF76E81" w14:textId="77777777" w:rsidR="00E8268B" w:rsidRPr="004839B8" w:rsidRDefault="00E8268B" w:rsidP="00E8268B">
      <w:pPr>
        <w:rPr>
          <w:sz w:val="16"/>
          <w:szCs w:val="16"/>
        </w:rPr>
      </w:pPr>
      <w:r w:rsidRPr="004839B8">
        <w:rPr>
          <w:sz w:val="16"/>
          <w:szCs w:val="16"/>
        </w:rPr>
        <w:t xml:space="preserve">Through the grammatical slippage of the dependent clause, </w:t>
      </w:r>
      <w:r w:rsidRPr="004839B8">
        <w:rPr>
          <w:rStyle w:val="Emphasis"/>
        </w:rPr>
        <w:t>any other visions of the self</w:t>
      </w:r>
      <w:r w:rsidRPr="004839B8">
        <w:rPr>
          <w:sz w:val="16"/>
          <w:szCs w:val="16"/>
        </w:rPr>
        <w:t xml:space="preserve"> (e.g., </w:t>
      </w:r>
      <w:r w:rsidRPr="004839B8">
        <w:rPr>
          <w:rStyle w:val="StyleUnderline"/>
        </w:rPr>
        <w:t xml:space="preserve">based on interdependence, care, or empathy) </w:t>
      </w:r>
      <w:r w:rsidRPr="004839B8">
        <w:rPr>
          <w:rStyle w:val="Emphasis"/>
        </w:rPr>
        <w:t>vanish</w:t>
      </w:r>
      <w:r w:rsidRPr="004839B8">
        <w:rPr>
          <w:rStyle w:val="StyleUnderline"/>
        </w:rPr>
        <w:t>. If we accept the sovereign self, then</w:t>
      </w:r>
      <w:r w:rsidRPr="004839B8">
        <w:rPr>
          <w:sz w:val="16"/>
          <w:szCs w:val="16"/>
        </w:rPr>
        <w:t xml:space="preserve">, yes, the </w:t>
      </w:r>
      <w:r w:rsidRPr="004839B8">
        <w:rPr>
          <w:rStyle w:val="StyleUnderline"/>
        </w:rPr>
        <w:t>death and disability drives might be resources</w:t>
      </w:r>
      <w:r w:rsidRPr="004839B8">
        <w:rPr>
          <w:sz w:val="16"/>
          <w:szCs w:val="16"/>
        </w:rPr>
        <w:t xml:space="preserve"> for exploding or imploding it and the systems of oppression it enables. </w:t>
      </w:r>
      <w:r w:rsidRPr="004839B8">
        <w:rPr>
          <w:rStyle w:val="StyleUnderline"/>
        </w:rPr>
        <w:t>But</w:t>
      </w:r>
      <w:r w:rsidRPr="004839B8">
        <w:rPr>
          <w:sz w:val="16"/>
          <w:szCs w:val="16"/>
        </w:rPr>
        <w:t xml:space="preserve"> such explosions and implosions need not lead to </w:t>
      </w:r>
      <w:r w:rsidRPr="0078572C">
        <w:rPr>
          <w:rStyle w:val="Emphasis"/>
          <w:highlight w:val="green"/>
        </w:rPr>
        <w:t>self-annihilation</w:t>
      </w:r>
      <w:r w:rsidRPr="004839B8">
        <w:rPr>
          <w:sz w:val="16"/>
          <w:szCs w:val="16"/>
        </w:rPr>
        <w:t xml:space="preserve">, which </w:t>
      </w:r>
      <w:r w:rsidRPr="0078572C">
        <w:rPr>
          <w:rStyle w:val="Emphasis"/>
          <w:highlight w:val="green"/>
        </w:rPr>
        <w:t>seems</w:t>
      </w:r>
      <w:r w:rsidRPr="004839B8">
        <w:rPr>
          <w:rStyle w:val="Emphasis"/>
        </w:rPr>
        <w:t xml:space="preserve"> to me just </w:t>
      </w:r>
      <w:r w:rsidRPr="0078572C">
        <w:rPr>
          <w:rStyle w:val="Emphasis"/>
          <w:highlight w:val="green"/>
        </w:rPr>
        <w:t>another instantiation of the</w:t>
      </w:r>
      <w:r w:rsidRPr="004839B8">
        <w:rPr>
          <w:rStyle w:val="Emphasis"/>
        </w:rPr>
        <w:t xml:space="preserve"> disembodied </w:t>
      </w:r>
      <w:r w:rsidRPr="0078572C">
        <w:rPr>
          <w:rStyle w:val="Emphasis"/>
          <w:highlight w:val="green"/>
        </w:rPr>
        <w:t>View from Nowhere wherein death represents</w:t>
      </w:r>
      <w:r w:rsidRPr="004839B8">
        <w:rPr>
          <w:rStyle w:val="Emphasis"/>
        </w:rPr>
        <w:t xml:space="preserve"> transformation</w:t>
      </w:r>
      <w:r w:rsidRPr="004839B8">
        <w:rPr>
          <w:sz w:val="16"/>
          <w:szCs w:val="16"/>
        </w:rPr>
        <w:t xml:space="preserve"> into pure soul </w:t>
      </w:r>
      <w:r w:rsidRPr="004839B8">
        <w:rPr>
          <w:rStyle w:val="Emphasis"/>
        </w:rPr>
        <w:t>and</w:t>
      </w:r>
      <w:r w:rsidRPr="004839B8">
        <w:rPr>
          <w:sz w:val="16"/>
          <w:szCs w:val="16"/>
        </w:rPr>
        <w:t xml:space="preserve"> thus ultimate </w:t>
      </w:r>
      <w:r w:rsidRPr="0078572C">
        <w:rPr>
          <w:rStyle w:val="Emphasis"/>
          <w:highlight w:val="green"/>
        </w:rPr>
        <w:t>freedom from the</w:t>
      </w:r>
      <w:r w:rsidRPr="004839B8">
        <w:rPr>
          <w:sz w:val="16"/>
          <w:szCs w:val="16"/>
        </w:rPr>
        <w:t xml:space="preserve"> located-ness of the </w:t>
      </w:r>
      <w:r w:rsidRPr="0078572C">
        <w:rPr>
          <w:rStyle w:val="Emphasis"/>
          <w:highlight w:val="green"/>
        </w:rPr>
        <w:t>body</w:t>
      </w:r>
      <w:r w:rsidRPr="004839B8">
        <w:rPr>
          <w:sz w:val="16"/>
          <w:szCs w:val="16"/>
        </w:rPr>
        <w:t xml:space="preserve">. If we're going to explode or implode sovereign subjectivity, then </w:t>
      </w:r>
      <w:r w:rsidRPr="0078572C">
        <w:rPr>
          <w:rStyle w:val="Emphasis"/>
          <w:highlight w:val="green"/>
        </w:rPr>
        <w:t>let's clear space for other notions of the self, rather than glorifying nothingness</w:t>
      </w:r>
      <w:r w:rsidRPr="004839B8">
        <w:rPr>
          <w:rStyle w:val="Emphasis"/>
        </w:rPr>
        <w:t>.</w:t>
      </w:r>
    </w:p>
    <w:p w14:paraId="7E5706CD" w14:textId="77777777" w:rsidR="00E8268B" w:rsidRPr="004839B8" w:rsidRDefault="00E8268B" w:rsidP="00E8268B">
      <w:pPr>
        <w:rPr>
          <w:sz w:val="16"/>
          <w:szCs w:val="16"/>
        </w:rPr>
      </w:pPr>
      <w:r w:rsidRPr="004839B8">
        <w:rPr>
          <w:sz w:val="16"/>
          <w:szCs w:val="16"/>
        </w:rPr>
        <w:t>Moreover, what happens if we take literal death (biological and/or social) seriously? What happens if we take material violence, which can and does end lives, seriously? In that case, it should become clear that reproductive futurism is the domain of only some children. This ideology values children only insofar as they themselves can further reproduce whiteness, heterosexuality, the gender binary, able-bodied/mindedness, and so forth. In Muñoz's words, in a world where queer youths of color too often do not get a chance to grow up, "racialized kids, queer kids, are not the sovereign princes of futurity" (95-96). The fact that the anti-relational strand pretends such questions can or should be set aside speaks to the normative positions it upholds.</w:t>
      </w:r>
    </w:p>
    <w:p w14:paraId="6BACF2A9" w14:textId="77777777" w:rsidR="00E8268B" w:rsidRPr="004839B8" w:rsidRDefault="00E8268B" w:rsidP="00E8268B">
      <w:pPr>
        <w:rPr>
          <w:sz w:val="16"/>
          <w:szCs w:val="16"/>
        </w:rPr>
      </w:pPr>
      <w:r w:rsidRPr="004839B8">
        <w:rPr>
          <w:rStyle w:val="Emphasis"/>
        </w:rPr>
        <w:t>I</w:t>
      </w:r>
      <w:r w:rsidRPr="004839B8">
        <w:rPr>
          <w:sz w:val="16"/>
          <w:szCs w:val="16"/>
        </w:rPr>
        <w:t xml:space="preserve"> therefore </w:t>
      </w:r>
      <w:r w:rsidRPr="004839B8">
        <w:rPr>
          <w:rStyle w:val="Emphasis"/>
        </w:rPr>
        <w:t>read these</w:t>
      </w:r>
      <w:r w:rsidRPr="004839B8">
        <w:rPr>
          <w:sz w:val="16"/>
          <w:szCs w:val="16"/>
        </w:rPr>
        <w:t xml:space="preserve"> anti-relational </w:t>
      </w:r>
      <w:r w:rsidRPr="004839B8">
        <w:rPr>
          <w:rStyle w:val="Emphasis"/>
        </w:rPr>
        <w:t>pieces</w:t>
      </w:r>
      <w:r w:rsidRPr="004839B8">
        <w:rPr>
          <w:sz w:val="16"/>
          <w:szCs w:val="16"/>
        </w:rPr>
        <w:t xml:space="preserve"> with interest, but also </w:t>
      </w:r>
      <w:r w:rsidRPr="004839B8">
        <w:rPr>
          <w:rStyle w:val="Emphasis"/>
        </w:rPr>
        <w:t>with growing anger.</w:t>
      </w:r>
      <w:r w:rsidRPr="004839B8">
        <w:rPr>
          <w:rStyle w:val="StyleUnderline"/>
        </w:rPr>
        <w:t xml:space="preserve"> </w:t>
      </w:r>
      <w:r w:rsidRPr="004839B8">
        <w:rPr>
          <w:rStyle w:val="Emphasis"/>
        </w:rPr>
        <w:t>I am in the process of healing from over a decade's worth of chronic pain, depression, and abuse</w:t>
      </w:r>
      <w:r w:rsidRPr="004839B8">
        <w:rPr>
          <w:sz w:val="16"/>
          <w:szCs w:val="16"/>
        </w:rPr>
        <w:t xml:space="preserve">. I am not over these things. </w:t>
      </w:r>
      <w:r w:rsidRPr="004839B8">
        <w:rPr>
          <w:rStyle w:val="Emphasis"/>
        </w:rPr>
        <w:t>I learn to survive with them</w:t>
      </w:r>
      <w:r w:rsidRPr="004839B8">
        <w:rPr>
          <w:sz w:val="16"/>
          <w:szCs w:val="16"/>
        </w:rPr>
        <w:t xml:space="preserve">, maybe even learn from them and integrate them into my self-perception, </w:t>
      </w:r>
      <w:r w:rsidRPr="004839B8">
        <w:rPr>
          <w:rStyle w:val="StyleUnderline"/>
        </w:rPr>
        <w:t>even as I refuse to romanticize or celebrate them as keys to</w:t>
      </w:r>
      <w:r w:rsidRPr="004839B8">
        <w:rPr>
          <w:sz w:val="16"/>
          <w:szCs w:val="16"/>
        </w:rPr>
        <w:t xml:space="preserve"> enlightenment and </w:t>
      </w:r>
      <w:r w:rsidRPr="004839B8">
        <w:rPr>
          <w:rStyle w:val="StyleUnderline"/>
        </w:rPr>
        <w:t xml:space="preserve">transcendence. </w:t>
      </w:r>
      <w:r w:rsidRPr="0078572C">
        <w:rPr>
          <w:rStyle w:val="Emphasis"/>
          <w:highlight w:val="green"/>
        </w:rPr>
        <w:t>I haven't overcome my disabilities in some</w:t>
      </w:r>
      <w:r w:rsidRPr="004839B8">
        <w:rPr>
          <w:rStyle w:val="StyleUnderline"/>
        </w:rPr>
        <w:t xml:space="preserve"> Herculean </w:t>
      </w:r>
      <w:r w:rsidRPr="0078572C">
        <w:rPr>
          <w:rStyle w:val="Emphasis"/>
          <w:highlight w:val="green"/>
        </w:rPr>
        <w:t>display of</w:t>
      </w:r>
      <w:r w:rsidRPr="004839B8">
        <w:rPr>
          <w:rStyle w:val="StyleUnderline"/>
        </w:rPr>
        <w:t xml:space="preserve"> willpower and </w:t>
      </w:r>
      <w:r w:rsidRPr="0078572C">
        <w:rPr>
          <w:rStyle w:val="Emphasis"/>
          <w:highlight w:val="green"/>
        </w:rPr>
        <w:t>sovereign subjecthood</w:t>
      </w:r>
      <w:r w:rsidRPr="004839B8">
        <w:rPr>
          <w:rStyle w:val="StyleUnderline"/>
        </w:rPr>
        <w:t>. I haven't overcome them at all, but I do embrace the value of my own survival</w:t>
      </w:r>
      <w:r w:rsidRPr="004839B8">
        <w:rPr>
          <w:sz w:val="16"/>
          <w:szCs w:val="16"/>
        </w:rPr>
        <w:t xml:space="preserve"> as part of my critical-political orientation toward the world.</w:t>
      </w:r>
    </w:p>
    <w:p w14:paraId="64E637E6" w14:textId="77777777" w:rsidR="00E8268B" w:rsidRPr="004839B8" w:rsidRDefault="00E8268B" w:rsidP="00E8268B">
      <w:pPr>
        <w:rPr>
          <w:sz w:val="16"/>
          <w:szCs w:val="16"/>
        </w:rPr>
      </w:pPr>
      <w:r w:rsidRPr="004839B8">
        <w:rPr>
          <w:sz w:val="16"/>
          <w:szCs w:val="16"/>
        </w:rPr>
        <w:t xml:space="preserve">I respect attempts to identify the excessive, the very thing that cannot be resolved, captured, or made to signify in any coherent way, and to think beyond the human. Yet </w:t>
      </w:r>
      <w:r w:rsidRPr="0078572C">
        <w:rPr>
          <w:rStyle w:val="Emphasis"/>
          <w:highlight w:val="green"/>
        </w:rPr>
        <w:t>the anti-relational strain</w:t>
      </w:r>
      <w:r w:rsidRPr="004839B8">
        <w:rPr>
          <w:sz w:val="16"/>
          <w:szCs w:val="16"/>
        </w:rPr>
        <w:t xml:space="preserve"> reads very differently now that I have emerged from a kind of living death. It </w:t>
      </w:r>
      <w:r w:rsidRPr="0078572C">
        <w:rPr>
          <w:rStyle w:val="Emphasis"/>
          <w:highlight w:val="green"/>
        </w:rPr>
        <w:t>angers me given how hard I fight to believe in my right to survive</w:t>
      </w:r>
      <w:r w:rsidRPr="004839B8">
        <w:rPr>
          <w:rStyle w:val="Emphasis"/>
        </w:rPr>
        <w:t xml:space="preserve"> and exist</w:t>
      </w:r>
      <w:r w:rsidRPr="004839B8">
        <w:rPr>
          <w:rStyle w:val="StyleUnderline"/>
        </w:rPr>
        <w:t xml:space="preserve">, not as a lone self with mastery and control, but as an interdependent </w:t>
      </w:r>
      <w:proofErr w:type="spellStart"/>
      <w:r w:rsidRPr="004839B8">
        <w:rPr>
          <w:rStyle w:val="StyleUnderline"/>
        </w:rPr>
        <w:t>self fumbling</w:t>
      </w:r>
      <w:proofErr w:type="spellEnd"/>
      <w:r w:rsidRPr="004839B8">
        <w:rPr>
          <w:rStyle w:val="StyleUnderline"/>
        </w:rPr>
        <w:t xml:space="preserve"> towards compassion, justice, and care. </w:t>
      </w:r>
      <w:r w:rsidRPr="0078572C">
        <w:rPr>
          <w:rStyle w:val="Emphasis"/>
          <w:highlight w:val="green"/>
        </w:rPr>
        <w:t>I'm not interested in being a figurehead for</w:t>
      </w:r>
      <w:r w:rsidRPr="004839B8">
        <w:rPr>
          <w:sz w:val="16"/>
          <w:szCs w:val="16"/>
        </w:rPr>
        <w:t xml:space="preserve"> the revolution if that revolution depends on my </w:t>
      </w:r>
      <w:r w:rsidRPr="004839B8">
        <w:rPr>
          <w:rStyle w:val="Emphasis"/>
        </w:rPr>
        <w:t xml:space="preserve">erasure, absence, and </w:t>
      </w:r>
      <w:r w:rsidRPr="0078572C">
        <w:rPr>
          <w:rStyle w:val="Emphasis"/>
          <w:highlight w:val="green"/>
        </w:rPr>
        <w:t>self-sacrifice</w:t>
      </w:r>
      <w:r w:rsidRPr="004839B8">
        <w:rPr>
          <w:sz w:val="16"/>
          <w:szCs w:val="16"/>
        </w:rPr>
        <w:t xml:space="preserve">. I've come too close to actual suicide to see anything ecstatic about it; </w:t>
      </w:r>
      <w:r w:rsidRPr="004839B8">
        <w:rPr>
          <w:rStyle w:val="Emphasis"/>
        </w:rPr>
        <w:t>I've existed too long in chronic pain to see anything liberatory about that</w:t>
      </w:r>
      <w:r w:rsidRPr="004839B8">
        <w:rPr>
          <w:rStyle w:val="StyleUnderline"/>
        </w:rPr>
        <w:t>, either.</w:t>
      </w:r>
    </w:p>
    <w:p w14:paraId="6EFB7228" w14:textId="77777777" w:rsidR="00E8268B" w:rsidRPr="004839B8" w:rsidRDefault="00E8268B" w:rsidP="00E8268B">
      <w:pPr>
        <w:rPr>
          <w:sz w:val="16"/>
          <w:szCs w:val="16"/>
        </w:rPr>
      </w:pPr>
      <w:r w:rsidRPr="004839B8">
        <w:rPr>
          <w:sz w:val="16"/>
          <w:szCs w:val="16"/>
        </w:rPr>
        <w:t xml:space="preserve">I know that psychoanalysis often takes bodily pain and pleasure as one of its starting points, typically imagined as the acute, extraordinary experience of orgasm. It is not the daily slog of chronic pain that inhibits not only mastery and control, but also care, compassion, and survival. </w:t>
      </w:r>
      <w:r w:rsidRPr="004839B8">
        <w:rPr>
          <w:rStyle w:val="StyleUnderline"/>
        </w:rPr>
        <w:t xml:space="preserve">Queer versions of </w:t>
      </w:r>
      <w:r w:rsidRPr="0078572C">
        <w:rPr>
          <w:rStyle w:val="Emphasis"/>
          <w:highlight w:val="green"/>
        </w:rPr>
        <w:t>psychoanalysis</w:t>
      </w:r>
      <w:r w:rsidRPr="004839B8">
        <w:rPr>
          <w:rStyle w:val="StyleUnderline"/>
        </w:rPr>
        <w:t xml:space="preserve"> claim to pay attention to sexual pain and pleasure, but then </w:t>
      </w:r>
      <w:r w:rsidRPr="0078572C">
        <w:rPr>
          <w:rStyle w:val="Emphasis"/>
          <w:highlight w:val="green"/>
        </w:rPr>
        <w:t>do their best to</w:t>
      </w:r>
      <w:r w:rsidRPr="004839B8">
        <w:rPr>
          <w:sz w:val="16"/>
          <w:szCs w:val="16"/>
        </w:rPr>
        <w:t xml:space="preserve"> escape and </w:t>
      </w:r>
      <w:r w:rsidRPr="0078572C">
        <w:rPr>
          <w:rStyle w:val="Emphasis"/>
          <w:highlight w:val="green"/>
        </w:rPr>
        <w:t>transcend material embodiment. They focus so narrowly on</w:t>
      </w:r>
      <w:r w:rsidRPr="004839B8">
        <w:rPr>
          <w:rStyle w:val="Emphasis"/>
        </w:rPr>
        <w:t xml:space="preserve"> the </w:t>
      </w:r>
      <w:r w:rsidRPr="0078572C">
        <w:rPr>
          <w:rStyle w:val="Emphasis"/>
          <w:highlight w:val="green"/>
        </w:rPr>
        <w:t>symbolic destruction</w:t>
      </w:r>
      <w:r w:rsidRPr="004839B8">
        <w:rPr>
          <w:rStyle w:val="Emphasis"/>
        </w:rPr>
        <w:t xml:space="preserve"> of the sovereign self </w:t>
      </w:r>
      <w:r w:rsidRPr="0078572C">
        <w:rPr>
          <w:rStyle w:val="Emphasis"/>
          <w:highlight w:val="green"/>
        </w:rPr>
        <w:t>that they</w:t>
      </w:r>
      <w:r w:rsidRPr="004839B8">
        <w:rPr>
          <w:rStyle w:val="Emphasis"/>
        </w:rPr>
        <w:t xml:space="preserve"> end up </w:t>
      </w:r>
      <w:r w:rsidRPr="0078572C">
        <w:rPr>
          <w:rStyle w:val="Emphasis"/>
          <w:highlight w:val="green"/>
        </w:rPr>
        <w:t>treat</w:t>
      </w:r>
      <w:r w:rsidRPr="004839B8">
        <w:rPr>
          <w:sz w:val="16"/>
          <w:szCs w:val="16"/>
        </w:rPr>
        <w:t xml:space="preserve">ing </w:t>
      </w:r>
      <w:r w:rsidRPr="0078572C">
        <w:rPr>
          <w:rStyle w:val="Emphasis"/>
          <w:highlight w:val="green"/>
        </w:rPr>
        <w:t>it</w:t>
      </w:r>
      <w:r w:rsidRPr="004839B8">
        <w:rPr>
          <w:sz w:val="16"/>
          <w:szCs w:val="16"/>
        </w:rPr>
        <w:t xml:space="preserve"> as if it's detached from the body, </w:t>
      </w:r>
      <w:r w:rsidRPr="0078572C">
        <w:rPr>
          <w:rStyle w:val="Emphasis"/>
          <w:highlight w:val="green"/>
        </w:rPr>
        <w:t>as</w:t>
      </w:r>
      <w:r w:rsidRPr="004839B8">
        <w:rPr>
          <w:rStyle w:val="Emphasis"/>
        </w:rPr>
        <w:t xml:space="preserve"> if it's "</w:t>
      </w:r>
      <w:r w:rsidRPr="0078572C">
        <w:rPr>
          <w:rStyle w:val="Emphasis"/>
          <w:highlight w:val="green"/>
        </w:rPr>
        <w:t>just" metaphor</w:t>
      </w:r>
      <w:r w:rsidRPr="004839B8">
        <w:rPr>
          <w:rStyle w:val="StyleUnderline"/>
        </w:rPr>
        <w:t xml:space="preserve">. But </w:t>
      </w:r>
      <w:r w:rsidRPr="0078572C">
        <w:rPr>
          <w:rStyle w:val="Emphasis"/>
          <w:highlight w:val="green"/>
        </w:rPr>
        <w:t>metaphors live in actual suicidal women; they are more than abstracted playthings</w:t>
      </w:r>
      <w:r w:rsidRPr="004839B8">
        <w:rPr>
          <w:rStyle w:val="StyleUnderline"/>
        </w:rPr>
        <w:t xml:space="preserve"> for academic bad boys, their closed symbolic systems, and their "white gay male crypto-identity politics" that reproduce the mind/body dualism</w:t>
      </w:r>
      <w:r w:rsidRPr="004839B8">
        <w:rPr>
          <w:sz w:val="16"/>
          <w:szCs w:val="16"/>
        </w:rPr>
        <w:t xml:space="preserve"> (Muñoz 95).</w:t>
      </w:r>
    </w:p>
    <w:bookmarkEnd w:id="6"/>
    <w:p w14:paraId="3F574F2F" w14:textId="77777777" w:rsidR="00E8268B" w:rsidRPr="004839B8" w:rsidRDefault="00E8268B" w:rsidP="00E8268B">
      <w:pPr>
        <w:pStyle w:val="Heading3"/>
        <w:rPr>
          <w:rFonts w:cs="Arial"/>
        </w:rPr>
      </w:pPr>
      <w:r w:rsidRPr="004839B8">
        <w:rPr>
          <w:rFonts w:cs="Arial"/>
        </w:rPr>
        <w:t>2A</w:t>
      </w:r>
      <w:r>
        <w:rPr>
          <w:rFonts w:cs="Arial"/>
        </w:rPr>
        <w:t>C---</w:t>
      </w:r>
      <w:r w:rsidRPr="004839B8">
        <w:rPr>
          <w:rFonts w:cs="Arial"/>
        </w:rPr>
        <w:t>Legal Engagement Key</w:t>
      </w:r>
    </w:p>
    <w:p w14:paraId="13859212" w14:textId="77777777" w:rsidR="00E8268B" w:rsidRPr="004839B8" w:rsidRDefault="00E8268B" w:rsidP="00E8268B">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064187C5" w14:textId="77777777" w:rsidR="00E8268B" w:rsidRPr="004839B8" w:rsidRDefault="00E8268B" w:rsidP="00E8268B">
      <w:pPr>
        <w:rPr>
          <w:rStyle w:val="Style13ptBold"/>
          <w:u w:val="single"/>
        </w:rPr>
      </w:pPr>
      <w:r w:rsidRPr="004839B8">
        <w:rPr>
          <w:rStyle w:val="Style13ptBold"/>
          <w:u w:val="single"/>
        </w:rPr>
        <w:t xml:space="preserve">Abrams 18 </w:t>
      </w:r>
    </w:p>
    <w:p w14:paraId="1B025222" w14:textId="77777777" w:rsidR="00E8268B" w:rsidRPr="004839B8" w:rsidRDefault="00E8268B" w:rsidP="00E8268B">
      <w:r w:rsidRPr="004839B8">
        <w:t>Abigail Abrams, Politics writer for TIME, “'Our Lives Are at Stake.' How Donald Trump Inadvertently Sparked a New Disability Rights Movement,” TIME. February 26, 2018</w:t>
      </w:r>
      <w:r>
        <w:t>. http://time.com/5168472/disability-activism-trump/</w:t>
      </w:r>
    </w:p>
    <w:p w14:paraId="4315935B" w14:textId="77777777" w:rsidR="00E8268B" w:rsidRPr="009372F3" w:rsidRDefault="00E8268B" w:rsidP="00E8268B">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2DC2DBF5" w14:textId="77777777" w:rsidR="00E8268B" w:rsidRPr="009372F3" w:rsidRDefault="00E8268B" w:rsidP="00E8268B">
      <w:pPr>
        <w:rPr>
          <w:sz w:val="16"/>
        </w:rPr>
      </w:pPr>
      <w:r w:rsidRPr="009372F3">
        <w:rPr>
          <w:sz w:val="16"/>
        </w:rPr>
        <w:t xml:space="preserve">At first Floyd, 23, did a double take. </w:t>
      </w:r>
      <w:r w:rsidRPr="0078572C">
        <w:rPr>
          <w:rStyle w:val="StyleUnderline"/>
          <w:highlight w:val="green"/>
        </w:rPr>
        <w:t>Floyd has</w:t>
      </w:r>
      <w:r w:rsidRPr="004839B8">
        <w:rPr>
          <w:rStyle w:val="StyleUnderline"/>
        </w:rPr>
        <w:t xml:space="preserve"> muscular dystrophy and </w:t>
      </w:r>
      <w:proofErr w:type="gramStart"/>
      <w:r w:rsidRPr="004839B8">
        <w:rPr>
          <w:rStyle w:val="StyleUnderline"/>
        </w:rPr>
        <w:t>worked</w:t>
      </w:r>
      <w:proofErr w:type="gramEnd"/>
      <w:r w:rsidRPr="004839B8">
        <w:rPr>
          <w:rStyle w:val="StyleUnderline"/>
        </w:rPr>
        <w:t xml:space="preserve"> at an organization that advocates for people with </w:t>
      </w:r>
      <w:proofErr w:type="gramStart"/>
      <w:r w:rsidRPr="0078572C">
        <w:rPr>
          <w:rStyle w:val="StyleUnderline"/>
          <w:highlight w:val="green"/>
        </w:rPr>
        <w:t>disabilities, but</w:t>
      </w:r>
      <w:proofErr w:type="gramEnd"/>
      <w:r w:rsidRPr="0078572C">
        <w:rPr>
          <w:rStyle w:val="StyleUnderline"/>
          <w:highlight w:val="green"/>
        </w:rPr>
        <w:t xml:space="preserve"> had never been</w:t>
      </w:r>
      <w:r w:rsidRPr="004839B8">
        <w:rPr>
          <w:rStyle w:val="StyleUnderline"/>
        </w:rPr>
        <w:t xml:space="preserve"> very </w:t>
      </w:r>
      <w:r w:rsidRPr="0078572C">
        <w:rPr>
          <w:rStyle w:val="StyleUnderline"/>
          <w:highlight w:val="green"/>
        </w:rPr>
        <w:t>political</w:t>
      </w:r>
      <w:r w:rsidRPr="009372F3">
        <w:rPr>
          <w:sz w:val="16"/>
        </w:rPr>
        <w:t xml:space="preserve">. But </w:t>
      </w:r>
      <w:r w:rsidRPr="0078572C">
        <w:rPr>
          <w:rStyle w:val="StyleUnderline"/>
          <w:highlight w:val="green"/>
        </w:rPr>
        <w:t>when she learned about the Republican</w:t>
      </w:r>
      <w:r w:rsidRPr="004839B8">
        <w:rPr>
          <w:rStyle w:val="StyleUnderline"/>
        </w:rPr>
        <w:t xml:space="preserve"> health care bill that would </w:t>
      </w:r>
      <w:r w:rsidRPr="0078572C">
        <w:rPr>
          <w:rStyle w:val="StyleUnderline"/>
          <w:highlight w:val="green"/>
        </w:rPr>
        <w:t>repeal</w:t>
      </w:r>
      <w:r w:rsidRPr="004839B8">
        <w:rPr>
          <w:rStyle w:val="StyleUnderline"/>
        </w:rPr>
        <w:t xml:space="preserve"> parts </w:t>
      </w:r>
      <w:r w:rsidRPr="0078572C">
        <w:rPr>
          <w:rStyle w:val="StyleUnderline"/>
          <w:highlight w:val="green"/>
        </w:rPr>
        <w:t>of the</w:t>
      </w:r>
      <w:r w:rsidRPr="004839B8">
        <w:rPr>
          <w:rStyle w:val="StyleUnderline"/>
        </w:rPr>
        <w:t xml:space="preserve"> </w:t>
      </w:r>
      <w:r w:rsidRPr="0078572C">
        <w:rPr>
          <w:rStyle w:val="StyleUnderline"/>
          <w:highlight w:val="green"/>
        </w:rPr>
        <w:t>A</w:t>
      </w:r>
      <w:r w:rsidRPr="004839B8">
        <w:rPr>
          <w:rStyle w:val="StyleUnderline"/>
        </w:rPr>
        <w:t xml:space="preserve">ffordable </w:t>
      </w:r>
      <w:r w:rsidRPr="0078572C">
        <w:rPr>
          <w:rStyle w:val="StyleUnderline"/>
          <w:highlight w:val="green"/>
        </w:rPr>
        <w:t>C</w:t>
      </w:r>
      <w:r w:rsidRPr="004839B8">
        <w:rPr>
          <w:rStyle w:val="StyleUnderline"/>
        </w:rPr>
        <w:t xml:space="preserve">are </w:t>
      </w:r>
      <w:r w:rsidRPr="0078572C">
        <w:rPr>
          <w:rStyle w:val="StyleUnderline"/>
          <w:highlight w:val="green"/>
        </w:rPr>
        <w:t>A</w:t>
      </w:r>
      <w:r w:rsidRPr="004839B8">
        <w:rPr>
          <w:rStyle w:val="StyleUnderline"/>
        </w:rPr>
        <w:t>c</w:t>
      </w:r>
      <w:r w:rsidRPr="009372F3">
        <w:rPr>
          <w:sz w:val="16"/>
        </w:rPr>
        <w:t xml:space="preserve">t and make cuts to Medicaid, </w:t>
      </w:r>
      <w:r w:rsidRPr="0078572C">
        <w:rPr>
          <w:rStyle w:val="Emphasis"/>
          <w:highlight w:val="green"/>
        </w:rPr>
        <w:t>she decided to</w:t>
      </w:r>
      <w:r w:rsidRPr="004839B8">
        <w:rPr>
          <w:rStyle w:val="Emphasis"/>
        </w:rPr>
        <w:t xml:space="preserve"> join more than 50 disability-rights activists in a </w:t>
      </w:r>
      <w:r w:rsidRPr="0078572C">
        <w:rPr>
          <w:rStyle w:val="Emphasis"/>
          <w:highlight w:val="green"/>
        </w:rPr>
        <w:t>protest in the</w:t>
      </w:r>
      <w:r w:rsidRPr="004839B8">
        <w:rPr>
          <w:rStyle w:val="Emphasis"/>
        </w:rPr>
        <w:t xml:space="preserve"> </w:t>
      </w:r>
      <w:r w:rsidRPr="0078572C">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277D0DF0" w14:textId="77777777" w:rsidR="00E8268B" w:rsidRPr="009372F3" w:rsidRDefault="00E8268B" w:rsidP="00E8268B">
      <w:pPr>
        <w:rPr>
          <w:sz w:val="16"/>
        </w:rPr>
      </w:pPr>
      <w:r w:rsidRPr="009372F3">
        <w:rPr>
          <w:sz w:val="16"/>
        </w:rPr>
        <w:t>“That event changed everything,” she says. “</w:t>
      </w:r>
      <w:r w:rsidRPr="004839B8">
        <w:rPr>
          <w:rStyle w:val="Emphasis"/>
        </w:rPr>
        <w:t xml:space="preserve">I realized </w:t>
      </w:r>
      <w:r w:rsidRPr="0078572C">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038C720E" w14:textId="77777777" w:rsidR="00E8268B" w:rsidRPr="009372F3" w:rsidRDefault="00E8268B" w:rsidP="00E8268B">
      <w:pPr>
        <w:rPr>
          <w:sz w:val="16"/>
        </w:rPr>
      </w:pPr>
      <w:r w:rsidRPr="009372F3">
        <w:rPr>
          <w:sz w:val="16"/>
        </w:rPr>
        <w:t xml:space="preserve">Floyd is </w:t>
      </w:r>
      <w:r w:rsidRPr="0078572C">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78572C">
        <w:rPr>
          <w:rStyle w:val="StyleUnderline"/>
          <w:highlight w:val="green"/>
        </w:rPr>
        <w:t>policies</w:t>
      </w:r>
      <w:r w:rsidRPr="004839B8">
        <w:rPr>
          <w:rStyle w:val="StyleUnderline"/>
        </w:rPr>
        <w:t xml:space="preserve"> they feel are </w:t>
      </w:r>
      <w:r w:rsidRPr="0078572C">
        <w:rPr>
          <w:rStyle w:val="StyleUnderline"/>
          <w:highlight w:val="green"/>
        </w:rPr>
        <w:t>threatening their community on</w:t>
      </w:r>
      <w:r w:rsidRPr="004839B8">
        <w:rPr>
          <w:rStyle w:val="StyleUnderline"/>
        </w:rPr>
        <w:t xml:space="preserve"> issues from </w:t>
      </w:r>
      <w:r w:rsidRPr="0078572C">
        <w:rPr>
          <w:rStyle w:val="StyleUnderline"/>
          <w:highlight w:val="green"/>
        </w:rPr>
        <w:t>healthcare to education to</w:t>
      </w:r>
      <w:r w:rsidRPr="004839B8">
        <w:rPr>
          <w:rStyle w:val="StyleUnderline"/>
        </w:rPr>
        <w:t xml:space="preserve"> fundamental </w:t>
      </w:r>
      <w:r w:rsidRPr="0078572C">
        <w:rPr>
          <w:rStyle w:val="StyleUnderline"/>
          <w:highlight w:val="green"/>
        </w:rPr>
        <w:t>civil</w:t>
      </w:r>
      <w:r w:rsidRPr="004839B8">
        <w:rPr>
          <w:rStyle w:val="StyleUnderline"/>
        </w:rPr>
        <w:t xml:space="preserve"> </w:t>
      </w:r>
      <w:r w:rsidRPr="0078572C">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3E002999" w14:textId="77777777" w:rsidR="00E8268B" w:rsidRPr="009372F3" w:rsidRDefault="00E8268B" w:rsidP="00E8268B">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78572C">
        <w:rPr>
          <w:rStyle w:val="StyleUnderline"/>
          <w:highlight w:val="green"/>
        </w:rPr>
        <w:t>activism surged during</w:t>
      </w:r>
      <w:r w:rsidRPr="004839B8">
        <w:rPr>
          <w:rStyle w:val="StyleUnderline"/>
        </w:rPr>
        <w:t xml:space="preserve"> </w:t>
      </w:r>
      <w:r w:rsidRPr="0078572C">
        <w:rPr>
          <w:rStyle w:val="StyleUnderline"/>
          <w:highlight w:val="green"/>
        </w:rPr>
        <w:t>the</w:t>
      </w:r>
      <w:r w:rsidRPr="004839B8">
        <w:rPr>
          <w:rStyle w:val="StyleUnderline"/>
        </w:rPr>
        <w:t xml:space="preserve"> first year of</w:t>
      </w:r>
      <w:r w:rsidRPr="009372F3">
        <w:rPr>
          <w:sz w:val="16"/>
        </w:rPr>
        <w:t xml:space="preserve"> Donald </w:t>
      </w:r>
      <w:r w:rsidRPr="0078572C">
        <w:rPr>
          <w:rStyle w:val="StyleUnderline"/>
          <w:highlight w:val="green"/>
        </w:rPr>
        <w:t>Trump</w:t>
      </w:r>
      <w:r w:rsidRPr="004839B8">
        <w:rPr>
          <w:rStyle w:val="StyleUnderline"/>
        </w:rPr>
        <w:t xml:space="preserve">’s </w:t>
      </w:r>
      <w:r w:rsidRPr="0078572C">
        <w:rPr>
          <w:rStyle w:val="StyleUnderline"/>
          <w:highlight w:val="green"/>
        </w:rPr>
        <w:t>presidency</w:t>
      </w:r>
      <w:r w:rsidRPr="009372F3">
        <w:rPr>
          <w:sz w:val="16"/>
        </w:rPr>
        <w:t>. “</w:t>
      </w:r>
      <w:r w:rsidRPr="0078572C">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78572C">
        <w:rPr>
          <w:rStyle w:val="Emphasis"/>
          <w:sz w:val="24"/>
          <w:highlight w:val="green"/>
        </w:rPr>
        <w:t>We</w:t>
      </w:r>
      <w:r w:rsidRPr="004839B8">
        <w:rPr>
          <w:rStyle w:val="Emphasis"/>
          <w:sz w:val="24"/>
        </w:rPr>
        <w:t xml:space="preserve"> really </w:t>
      </w:r>
      <w:r w:rsidRPr="0078572C">
        <w:rPr>
          <w:rStyle w:val="Emphasis"/>
          <w:sz w:val="24"/>
          <w:highlight w:val="green"/>
        </w:rPr>
        <w:t>feel our lives are stake</w:t>
      </w:r>
      <w:r w:rsidRPr="009372F3">
        <w:rPr>
          <w:sz w:val="16"/>
        </w:rPr>
        <w:t>.”</w:t>
      </w:r>
    </w:p>
    <w:p w14:paraId="2748BA5C" w14:textId="77777777" w:rsidR="00E8268B" w:rsidRPr="009372F3" w:rsidRDefault="00E8268B" w:rsidP="00E8268B">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8"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78572C">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9" w:tgtFrame="_blank" w:history="1">
        <w:r w:rsidRPr="004839B8">
          <w:rPr>
            <w:rStyle w:val="Hyperlink"/>
          </w:rPr>
          <w:t>experts say</w:t>
        </w:r>
      </w:hyperlink>
      <w:r w:rsidRPr="009372F3">
        <w:rPr>
          <w:sz w:val="16"/>
        </w:rPr>
        <w:t> will likely result in many disabled people losing coverage.</w:t>
      </w:r>
    </w:p>
    <w:p w14:paraId="2C2224DA" w14:textId="77777777" w:rsidR="00E8268B" w:rsidRPr="009372F3" w:rsidRDefault="00E8268B" w:rsidP="00E8268B">
      <w:pPr>
        <w:rPr>
          <w:sz w:val="16"/>
        </w:rPr>
      </w:pPr>
      <w:r w:rsidRPr="009372F3">
        <w:rPr>
          <w:sz w:val="16"/>
        </w:rPr>
        <w:t>Affordable Care Act repeal attempts drove activism</w:t>
      </w:r>
    </w:p>
    <w:p w14:paraId="34EC9956" w14:textId="77777777" w:rsidR="00E8268B" w:rsidRPr="009372F3" w:rsidRDefault="00E8268B" w:rsidP="00E8268B">
      <w:pPr>
        <w:rPr>
          <w:sz w:val="16"/>
        </w:rPr>
      </w:pPr>
      <w:r w:rsidRPr="004839B8">
        <w:rPr>
          <w:rStyle w:val="Emphasis"/>
          <w:sz w:val="24"/>
        </w:rPr>
        <w:t xml:space="preserve">The </w:t>
      </w:r>
      <w:r w:rsidRPr="0078572C">
        <w:rPr>
          <w:rStyle w:val="Emphasis"/>
          <w:sz w:val="24"/>
          <w:highlight w:val="green"/>
        </w:rPr>
        <w:t>backlash from the disabled community was fierce</w:t>
      </w:r>
      <w:r w:rsidRPr="009372F3">
        <w:rPr>
          <w:sz w:val="16"/>
        </w:rPr>
        <w:t xml:space="preserve">. </w:t>
      </w:r>
      <w:r w:rsidRPr="0078572C">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78572C">
        <w:rPr>
          <w:rStyle w:val="StyleUnderline"/>
          <w:highlight w:val="green"/>
        </w:rPr>
        <w:t>while members of ADAPT</w:t>
      </w:r>
      <w:r w:rsidRPr="004839B8">
        <w:rPr>
          <w:rStyle w:val="StyleUnderline"/>
        </w:rPr>
        <w:t xml:space="preserve"> organized an average of </w:t>
      </w:r>
      <w:r w:rsidRPr="0078572C">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73C33F6C" w14:textId="77777777" w:rsidR="00E8268B" w:rsidRPr="009372F3" w:rsidRDefault="00E8268B" w:rsidP="00E8268B">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xml:space="preserve">. Campaigns like #CripTheVote, started in 2016 by </w:t>
      </w:r>
      <w:proofErr w:type="spellStart"/>
      <w:r w:rsidRPr="009372F3">
        <w:rPr>
          <w:sz w:val="16"/>
        </w:rPr>
        <w:t>Beratan</w:t>
      </w:r>
      <w:proofErr w:type="spellEnd"/>
      <w:r w:rsidRPr="009372F3">
        <w:rPr>
          <w:sz w:val="16"/>
        </w:rPr>
        <w:t xml:space="preserve"> and activists Alice Wong and Andrew Pulrang, have encouraged disabled people to become politically active and sparked conversations about topics ranging from opioids and chronic pain to disability and identity under Trump.</w:t>
      </w:r>
    </w:p>
    <w:p w14:paraId="24650181" w14:textId="77777777" w:rsidR="00E8268B" w:rsidRPr="009372F3" w:rsidRDefault="00E8268B" w:rsidP="00E8268B">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51F781A9" w14:textId="77777777" w:rsidR="00E8268B" w:rsidRPr="009372F3" w:rsidRDefault="00E8268B" w:rsidP="00E8268B">
      <w:pPr>
        <w:rPr>
          <w:sz w:val="16"/>
        </w:rPr>
      </w:pPr>
      <w:r w:rsidRPr="004839B8">
        <w:rPr>
          <w:rStyle w:val="Emphasis"/>
        </w:rPr>
        <w:t>Others are channeling their energy into running for office</w:t>
      </w:r>
      <w:r w:rsidRPr="009372F3">
        <w:rPr>
          <w:sz w:val="16"/>
        </w:rPr>
        <w:t xml:space="preserve">.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w:t>
      </w:r>
      <w:proofErr w:type="spellStart"/>
      <w:r w:rsidRPr="009372F3">
        <w:rPr>
          <w:sz w:val="16"/>
        </w:rPr>
        <w:t>Reyma</w:t>
      </w:r>
      <w:proofErr w:type="spellEnd"/>
      <w:r w:rsidRPr="009372F3">
        <w:rPr>
          <w:sz w:val="16"/>
        </w:rPr>
        <w:t xml:space="preserve"> McCoy McDeid, a non-profit executive who is autistic and running for a seat in Iowa’s House of Representatives.</w:t>
      </w:r>
    </w:p>
    <w:p w14:paraId="1F361B65" w14:textId="77777777" w:rsidR="00E8268B" w:rsidRPr="009372F3" w:rsidRDefault="00E8268B" w:rsidP="00E8268B">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78572C">
        <w:rPr>
          <w:rStyle w:val="Emphasis"/>
          <w:sz w:val="24"/>
          <w:highlight w:val="green"/>
        </w:rPr>
        <w:t>advocates are proud of</w:t>
      </w:r>
      <w:r w:rsidRPr="004839B8">
        <w:rPr>
          <w:rStyle w:val="Emphasis"/>
          <w:sz w:val="24"/>
        </w:rPr>
        <w:t xml:space="preserve"> their </w:t>
      </w:r>
      <w:r w:rsidRPr="0078572C">
        <w:rPr>
          <w:rStyle w:val="Emphasis"/>
          <w:sz w:val="24"/>
          <w:highlight w:val="green"/>
        </w:rPr>
        <w:t>disabilities</w:t>
      </w:r>
      <w:r w:rsidRPr="0078572C">
        <w:rPr>
          <w:rStyle w:val="Emphasis"/>
          <w:highlight w:val="green"/>
        </w:rPr>
        <w:t xml:space="preserve"> and view them as</w:t>
      </w:r>
      <w:r w:rsidRPr="004839B8">
        <w:rPr>
          <w:rStyle w:val="Emphasis"/>
        </w:rPr>
        <w:t xml:space="preserve"> </w:t>
      </w:r>
      <w:r w:rsidRPr="0078572C">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78572C">
        <w:rPr>
          <w:rStyle w:val="StyleUnderline"/>
          <w:highlight w:val="green"/>
        </w:rPr>
        <w:t>When someone attends a protest</w:t>
      </w:r>
      <w:r w:rsidRPr="004839B8">
        <w:rPr>
          <w:rStyle w:val="StyleUnderline"/>
        </w:rPr>
        <w:t xml:space="preserve"> or joins an activist group for the first time, </w:t>
      </w:r>
      <w:r w:rsidRPr="0078572C">
        <w:rPr>
          <w:rStyle w:val="StyleUnderline"/>
          <w:highlight w:val="green"/>
        </w:rPr>
        <w:t>they</w:t>
      </w:r>
      <w:r w:rsidRPr="004839B8">
        <w:rPr>
          <w:rStyle w:val="StyleUnderline"/>
        </w:rPr>
        <w:t xml:space="preserve"> </w:t>
      </w:r>
      <w:r w:rsidRPr="0078572C">
        <w:rPr>
          <w:rStyle w:val="StyleUnderline"/>
          <w:highlight w:val="green"/>
        </w:rPr>
        <w:t>are</w:t>
      </w:r>
      <w:r w:rsidRPr="004839B8">
        <w:rPr>
          <w:rStyle w:val="StyleUnderline"/>
        </w:rPr>
        <w:t xml:space="preserve"> likely </w:t>
      </w:r>
      <w:r w:rsidRPr="0078572C">
        <w:rPr>
          <w:rStyle w:val="Emphasis"/>
          <w:highlight w:val="green"/>
        </w:rPr>
        <w:t>exposed to ideas they hadn’t previously encountered</w:t>
      </w:r>
      <w:r w:rsidRPr="004839B8">
        <w:rPr>
          <w:rStyle w:val="Emphasis"/>
        </w:rPr>
        <w:t>, which can make them </w:t>
      </w:r>
      <w:hyperlink r:id="rId10"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1" w:tgtFrame="_blank" w:history="1">
        <w:r w:rsidRPr="004839B8">
          <w:rPr>
            <w:rStyle w:val="Hyperlink"/>
          </w:rPr>
          <w:t>studies disabilities</w:t>
        </w:r>
      </w:hyperlink>
      <w:r w:rsidRPr="009372F3">
        <w:rPr>
          <w:sz w:val="16"/>
        </w:rPr>
        <w:t> and political advocacy.</w:t>
      </w:r>
    </w:p>
    <w:p w14:paraId="79C5B3DA" w14:textId="77777777" w:rsidR="00E8268B" w:rsidRPr="004839B8" w:rsidRDefault="00E8268B" w:rsidP="00E8268B">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2"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30919AF2" w14:textId="77777777" w:rsidR="00E8268B" w:rsidRPr="009372F3" w:rsidRDefault="00E8268B" w:rsidP="00E8268B">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 xml:space="preserve">once the Trump administration began proposing legislation he saw as an explicit threat to his </w:t>
      </w:r>
      <w:proofErr w:type="gramStart"/>
      <w:r w:rsidRPr="004839B8">
        <w:rPr>
          <w:rStyle w:val="StyleUnderline"/>
        </w:rPr>
        <w:t>community</w:t>
      </w:r>
      <w:proofErr w:type="gramEnd"/>
      <w:r w:rsidRPr="004839B8">
        <w:rPr>
          <w:rStyle w:val="StyleUnderline"/>
        </w:rPr>
        <w:t xml:space="preserve">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5CF20D34" w14:textId="77777777" w:rsidR="00E8268B" w:rsidRPr="009372F3" w:rsidRDefault="00E8268B" w:rsidP="00E8268B">
      <w:pPr>
        <w:rPr>
          <w:sz w:val="16"/>
        </w:rPr>
      </w:pPr>
      <w:r w:rsidRPr="009372F3">
        <w:rPr>
          <w:sz w:val="16"/>
        </w:rPr>
        <w:t>Disability rights groups push for systemic change</w:t>
      </w:r>
    </w:p>
    <w:p w14:paraId="4CF1752F" w14:textId="77777777" w:rsidR="00E8268B" w:rsidRPr="009372F3" w:rsidRDefault="00E8268B" w:rsidP="00E8268B">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xml:space="preserve">. “Now we’re all forced to pay attention to what </w:t>
      </w:r>
      <w:proofErr w:type="spellStart"/>
      <w:r w:rsidRPr="009372F3">
        <w:rPr>
          <w:sz w:val="16"/>
        </w:rPr>
        <w:t>each others’</w:t>
      </w:r>
      <w:proofErr w:type="spellEnd"/>
      <w:r w:rsidRPr="009372F3">
        <w:rPr>
          <w:sz w:val="16"/>
        </w:rPr>
        <w:t xml:space="preserve"> individual groups have been doing so that we can come together and be this coalition,” says </w:t>
      </w:r>
      <w:proofErr w:type="spellStart"/>
      <w:r w:rsidRPr="009372F3">
        <w:rPr>
          <w:sz w:val="16"/>
        </w:rPr>
        <w:t>Vilissa</w:t>
      </w:r>
      <w:proofErr w:type="spellEnd"/>
      <w:r w:rsidRPr="009372F3">
        <w:rPr>
          <w:sz w:val="16"/>
        </w:rPr>
        <w:t xml:space="preserve"> Thompson, a social worker and disability consultant in South Carolina who founded an initiative called Ramp Your Voice! to highlight the experiences of black disabled women.</w:t>
      </w:r>
    </w:p>
    <w:p w14:paraId="66295820" w14:textId="77777777" w:rsidR="00E8268B" w:rsidRPr="009372F3" w:rsidRDefault="00E8268B" w:rsidP="00E8268B">
      <w:pPr>
        <w:rPr>
          <w:sz w:val="16"/>
        </w:rPr>
      </w:pPr>
      <w:r w:rsidRPr="0078572C">
        <w:rPr>
          <w:rStyle w:val="Emphasis"/>
          <w:highlight w:val="green"/>
        </w:rPr>
        <w:t>The next step</w:t>
      </w:r>
      <w:r w:rsidRPr="009372F3">
        <w:rPr>
          <w:sz w:val="16"/>
        </w:rPr>
        <w:t xml:space="preserve">, activists say, </w:t>
      </w:r>
      <w:r w:rsidRPr="0078572C">
        <w:rPr>
          <w:rStyle w:val="Emphasis"/>
          <w:highlight w:val="green"/>
        </w:rPr>
        <w:t>is to capitalize on</w:t>
      </w:r>
      <w:r w:rsidRPr="004839B8">
        <w:rPr>
          <w:rStyle w:val="Emphasis"/>
        </w:rPr>
        <w:t xml:space="preserve"> the </w:t>
      </w:r>
      <w:r w:rsidRPr="0078572C">
        <w:rPr>
          <w:rStyle w:val="Emphasis"/>
          <w:highlight w:val="green"/>
        </w:rPr>
        <w:t xml:space="preserve">conversations around identity and </w:t>
      </w:r>
      <w:r w:rsidRPr="0078572C">
        <w:rPr>
          <w:rStyle w:val="Emphasis"/>
          <w:sz w:val="24"/>
          <w:highlight w:val="green"/>
        </w:rPr>
        <w:t>turn</w:t>
      </w:r>
      <w:r w:rsidRPr="004839B8">
        <w:rPr>
          <w:rStyle w:val="Emphasis"/>
          <w:sz w:val="24"/>
        </w:rPr>
        <w:t xml:space="preserve"> their </w:t>
      </w:r>
      <w:r w:rsidRPr="0078572C">
        <w:rPr>
          <w:rStyle w:val="Emphasis"/>
          <w:sz w:val="24"/>
          <w:highlight w:val="green"/>
        </w:rPr>
        <w:t>community</w:t>
      </w:r>
      <w:r w:rsidRPr="004839B8">
        <w:rPr>
          <w:rStyle w:val="Emphasis"/>
          <w:sz w:val="24"/>
        </w:rPr>
        <w:t xml:space="preserve">’s </w:t>
      </w:r>
      <w:r w:rsidRPr="0078572C">
        <w:rPr>
          <w:rStyle w:val="Emphasis"/>
          <w:sz w:val="24"/>
          <w:highlight w:val="green"/>
        </w:rPr>
        <w:t>passion into</w:t>
      </w:r>
      <w:r w:rsidRPr="004839B8">
        <w:rPr>
          <w:rStyle w:val="Emphasis"/>
          <w:sz w:val="24"/>
        </w:rPr>
        <w:t xml:space="preserve"> </w:t>
      </w:r>
      <w:r w:rsidRPr="0078572C">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3"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5B26AB79" w14:textId="77777777" w:rsidR="00E8268B" w:rsidRPr="009372F3" w:rsidRDefault="00E8268B" w:rsidP="00E8268B">
      <w:pPr>
        <w:rPr>
          <w:sz w:val="16"/>
        </w:rPr>
      </w:pPr>
      <w:r w:rsidRPr="009372F3">
        <w:rPr>
          <w:sz w:val="16"/>
        </w:rPr>
        <w:t xml:space="preserve">But </w:t>
      </w:r>
      <w:r w:rsidRPr="0078572C">
        <w:rPr>
          <w:rStyle w:val="Emphasis"/>
          <w:highlight w:val="green"/>
        </w:rPr>
        <w:t xml:space="preserve">the potential is there </w:t>
      </w:r>
      <w:r w:rsidRPr="004839B8">
        <w:rPr>
          <w:rStyle w:val="Emphasis"/>
        </w:rPr>
        <w:t xml:space="preserve">for the disability community </w:t>
      </w:r>
      <w:r w:rsidRPr="0078572C">
        <w:rPr>
          <w:rStyle w:val="Emphasis"/>
          <w:highlight w:val="green"/>
        </w:rPr>
        <w:t>to be</w:t>
      </w:r>
      <w:r w:rsidRPr="004839B8">
        <w:rPr>
          <w:rStyle w:val="Emphasis"/>
        </w:rPr>
        <w:t>come</w:t>
      </w:r>
      <w:r w:rsidRPr="0078572C">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78572C">
        <w:rPr>
          <w:rStyle w:val="StyleUnderline"/>
          <w:highlight w:val="green"/>
        </w:rPr>
        <w:t>57 million</w:t>
      </w:r>
      <w:r w:rsidRPr="004839B8">
        <w:rPr>
          <w:rStyle w:val="StyleUnderline"/>
        </w:rPr>
        <w:t xml:space="preserve"> Americans </w:t>
      </w:r>
      <w:r w:rsidRPr="0078572C">
        <w:rPr>
          <w:rStyle w:val="StyleUnderline"/>
          <w:highlight w:val="green"/>
        </w:rPr>
        <w:t>have a disability</w:t>
      </w:r>
      <w:r w:rsidRPr="009372F3">
        <w:rPr>
          <w:sz w:val="16"/>
        </w:rPr>
        <w:t xml:space="preserve">, according to the Census Bureau, </w:t>
      </w:r>
      <w:r w:rsidRPr="0078572C">
        <w:rPr>
          <w:rStyle w:val="Emphasis"/>
          <w:highlight w:val="green"/>
        </w:rPr>
        <w:t>making the group the country’s largest minority</w:t>
      </w:r>
      <w:r w:rsidRPr="009372F3">
        <w:rPr>
          <w:sz w:val="16"/>
        </w:rPr>
        <w:t xml:space="preserve">. And despite the groundswell of </w:t>
      </w:r>
      <w:proofErr w:type="gramStart"/>
      <w:r w:rsidRPr="009372F3">
        <w:rPr>
          <w:sz w:val="16"/>
        </w:rPr>
        <w:t>protest against</w:t>
      </w:r>
      <w:proofErr w:type="gramEnd"/>
      <w:r w:rsidRPr="009372F3">
        <w:rPr>
          <w:sz w:val="16"/>
        </w:rPr>
        <w:t xml:space="preserve"> Trump and the GOP this year, disabled people do not especially favor one political party. Roughly 50% lean Democratic, according to the </w:t>
      </w:r>
      <w:hyperlink r:id="rId14"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76C2D3D6" w14:textId="77777777" w:rsidR="00E8268B" w:rsidRPr="004839B8" w:rsidRDefault="00E8268B" w:rsidP="00E8268B">
      <w:pPr>
        <w:pStyle w:val="Heading3"/>
        <w:rPr>
          <w:rFonts w:cs="Arial"/>
        </w:rPr>
      </w:pPr>
      <w:r>
        <w:rPr>
          <w:rFonts w:cs="Arial"/>
        </w:rPr>
        <w:t>2AC---</w:t>
      </w:r>
      <w:r w:rsidRPr="004839B8">
        <w:rPr>
          <w:rFonts w:cs="Arial"/>
        </w:rPr>
        <w:t>Institutions Key</w:t>
      </w:r>
    </w:p>
    <w:p w14:paraId="2B459E7F" w14:textId="77777777" w:rsidR="00E8268B" w:rsidRPr="004839B8" w:rsidRDefault="00E8268B" w:rsidP="00E8268B">
      <w:pPr>
        <w:pStyle w:val="Heading4"/>
        <w:rPr>
          <w:rFonts w:cs="Arial"/>
        </w:rPr>
      </w:pPr>
      <w:r w:rsidRPr="004839B8">
        <w:rPr>
          <w:rFonts w:cs="Arial"/>
        </w:rPr>
        <w:t xml:space="preserve">Normative discussion of disability in relation to institutions and policy are essential to </w:t>
      </w:r>
      <w:r w:rsidRPr="004839B8">
        <w:rPr>
          <w:rFonts w:cs="Arial"/>
          <w:u w:val="single"/>
        </w:rPr>
        <w:t>advocacy</w:t>
      </w:r>
      <w:r w:rsidRPr="004839B8">
        <w:rPr>
          <w:rFonts w:cs="Arial"/>
        </w:rPr>
        <w:t xml:space="preserve"> and to </w:t>
      </w:r>
      <w:r w:rsidRPr="004839B8">
        <w:rPr>
          <w:rFonts w:cs="Arial"/>
          <w:u w:val="single"/>
        </w:rPr>
        <w:t>descriptive accuracy</w:t>
      </w:r>
      <w:r w:rsidRPr="004839B8">
        <w:rPr>
          <w:rFonts w:cs="Arial"/>
        </w:rPr>
        <w:t xml:space="preserve"> – deconstructing disabled identity and rejecting ableist policies/institutions is insufficient </w:t>
      </w:r>
    </w:p>
    <w:p w14:paraId="28DE3B3D" w14:textId="77777777" w:rsidR="00E8268B" w:rsidRPr="004839B8" w:rsidRDefault="00E8268B" w:rsidP="00E8268B">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7093697A" w14:textId="77777777" w:rsidR="00E8268B" w:rsidRPr="004839B8" w:rsidRDefault="00E8268B" w:rsidP="00E8268B">
      <w:r w:rsidRPr="004839B8">
        <w:t xml:space="preserve">(“Moral wrongs, disadvantages, and disability: a critique of critical disability studies,” Disability &amp; Society Volume 29, Issue 4, 2014) </w:t>
      </w:r>
    </w:p>
    <w:p w14:paraId="624250C0" w14:textId="77777777" w:rsidR="00E8268B" w:rsidRPr="004839B8" w:rsidRDefault="00E8268B" w:rsidP="00E8268B"/>
    <w:p w14:paraId="2520B117" w14:textId="77777777" w:rsidR="00E8268B" w:rsidRPr="004839B8" w:rsidRDefault="00E8268B" w:rsidP="00E8268B">
      <w:pPr>
        <w:rPr>
          <w:b/>
          <w:u w:val="single"/>
        </w:rPr>
      </w:pPr>
      <w:r w:rsidRPr="004839B8">
        <w:t xml:space="preserve">The </w:t>
      </w:r>
      <w:r w:rsidRPr="004839B8">
        <w:rPr>
          <w:u w:val="single"/>
        </w:rPr>
        <w:t>ideas developed within CDS draw heavily on concepts</w:t>
      </w:r>
      <w:r w:rsidRPr="004839B8">
        <w:t xml:space="preserve"> developed </w:t>
      </w:r>
      <w:r w:rsidRPr="004839B8">
        <w:rPr>
          <w:u w:val="single"/>
        </w:rPr>
        <w:t>in other areas of difference</w:t>
      </w:r>
      <w:r w:rsidRPr="004839B8">
        <w:t xml:space="preserve"> including ethnicity, sexuality and gender. </w:t>
      </w:r>
      <w:r w:rsidRPr="004839B8">
        <w:rPr>
          <w:u w:val="single"/>
        </w:rPr>
        <w:t>Whilst it is not simply about conflating different approach</w:t>
      </w:r>
      <w:r w:rsidRPr="004839B8">
        <w:t xml:space="preserve">es together with that of disability studies, </w:t>
      </w:r>
      <w:r w:rsidRPr="004839B8">
        <w:rPr>
          <w:u w:val="single"/>
        </w:rPr>
        <w:t xml:space="preserve">the case for similarities </w:t>
      </w:r>
      <w:proofErr w:type="gramStart"/>
      <w:r w:rsidRPr="004839B8">
        <w:rPr>
          <w:u w:val="single"/>
        </w:rPr>
        <w:t>are</w:t>
      </w:r>
      <w:proofErr w:type="gramEnd"/>
      <w:r w:rsidRPr="004839B8">
        <w:rPr>
          <w:u w:val="single"/>
        </w:rPr>
        <w:t xml:space="preserve"> readily made </w:t>
      </w:r>
      <w:r w:rsidRPr="004839B8">
        <w:t>(</w:t>
      </w:r>
      <w:proofErr w:type="spellStart"/>
      <w:r w:rsidRPr="004839B8">
        <w:t>Shildrick</w:t>
      </w:r>
      <w:proofErr w:type="spellEnd"/>
      <w:r w:rsidRPr="004839B8">
        <w:t xml:space="preserve"> 2012). </w:t>
      </w:r>
      <w:proofErr w:type="spellStart"/>
      <w:r w:rsidRPr="004839B8">
        <w:t>McCruer</w:t>
      </w:r>
      <w:proofErr w:type="spellEnd"/>
      <w:r w:rsidRPr="004839B8">
        <w:t xml:space="preserve"> (2010), for example, drawing on the ideas of Judith Butler juxtaposes compulsory heterosexuality with compulsory </w:t>
      </w:r>
      <w:proofErr w:type="spellStart"/>
      <w:r w:rsidRPr="004839B8">
        <w:t>ablebodiedness</w:t>
      </w:r>
      <w:proofErr w:type="spellEnd"/>
      <w:r w:rsidRPr="004839B8">
        <w:t xml:space="preserve">, arguing that privileging heterosexuality and </w:t>
      </w:r>
      <w:proofErr w:type="spellStart"/>
      <w:r w:rsidRPr="004839B8">
        <w:t>ablebodiedness</w:t>
      </w:r>
      <w:proofErr w:type="spellEnd"/>
      <w:r w:rsidRPr="004839B8">
        <w:t xml:space="preserve"> acts to the detriment of others</w:t>
      </w:r>
      <w:r w:rsidRPr="004839B8">
        <w:rPr>
          <w:b/>
          <w:u w:val="single"/>
        </w:rPr>
        <w:t>. The argument is that by disrupting the categories disabled/non-disabled, the discrimination experienced by disabled people can be challenged.</w:t>
      </w:r>
    </w:p>
    <w:p w14:paraId="723682F0" w14:textId="77777777" w:rsidR="00E8268B" w:rsidRPr="004839B8" w:rsidRDefault="00E8268B" w:rsidP="00E8268B">
      <w:r w:rsidRPr="004839B8">
        <w:t xml:space="preserve">This attempt at what Sayer (2011) has called normative disorientation found in </w:t>
      </w:r>
      <w:r w:rsidRPr="0078572C">
        <w:rPr>
          <w:b/>
          <w:highlight w:val="green"/>
          <w:u w:val="single"/>
        </w:rPr>
        <w:t>much of the theorizing around ableism creates problems</w:t>
      </w:r>
      <w:r w:rsidRPr="004839B8">
        <w:rPr>
          <w:b/>
          <w:u w:val="single"/>
        </w:rPr>
        <w:t>.</w:t>
      </w:r>
      <w:r w:rsidRPr="004839B8">
        <w:t xml:space="preserve"> For example, </w:t>
      </w:r>
      <w:r w:rsidRPr="004839B8">
        <w:rPr>
          <w:rStyle w:val="Emphasis"/>
        </w:rPr>
        <w:t>how can we discuss or debate</w:t>
      </w:r>
      <w:r w:rsidRPr="004839B8">
        <w:rPr>
          <w:u w:val="single"/>
        </w:rPr>
        <w:t xml:space="preserve"> prevention when a feature of ableism is described as a ‘belief that impairment</w:t>
      </w:r>
      <w:r w:rsidRPr="004839B8">
        <w:t xml:space="preserve"> (irrespective of “type</w:t>
      </w:r>
      <w:r w:rsidRPr="004839B8">
        <w:rPr>
          <w:b/>
          <w:u w:val="single"/>
        </w:rPr>
        <w:t>”) is inherently negative</w:t>
      </w:r>
      <w:r w:rsidRPr="004839B8">
        <w:t xml:space="preserve"> which should, if the opportunity presents itself, be ameliorated, cured or indeed eliminated’ (Campbell 2009b, 23)? Is the promotion of the use of folic acid before and during pregnancy based on an anti-disablist or perhaps ableist viewpoint; and if so, should CDS be campaigning against those who seek to promote these views? This gap is acknowledged by </w:t>
      </w:r>
      <w:proofErr w:type="spellStart"/>
      <w:r w:rsidRPr="004839B8">
        <w:t>Meekosha</w:t>
      </w:r>
      <w:proofErr w:type="spellEnd"/>
      <w:r w:rsidRPr="004839B8">
        <w:t xml:space="preserve"> (2011), but it has not been examined or unpacked. Whilst we may be accused </w:t>
      </w:r>
      <w:proofErr w:type="spellStart"/>
      <w:r w:rsidRPr="004839B8">
        <w:t>here</w:t>
      </w:r>
      <w:proofErr w:type="spellEnd"/>
      <w:r w:rsidRPr="004839B8">
        <w:t xml:space="preserve"> of constructing a ‘straw person argument’ it is consistent with Campbell’s claim.</w:t>
      </w:r>
    </w:p>
    <w:p w14:paraId="304A2B3F" w14:textId="77777777" w:rsidR="00E8268B" w:rsidRPr="004839B8" w:rsidRDefault="00E8268B" w:rsidP="00E8268B">
      <w:r w:rsidRPr="004839B8">
        <w:rPr>
          <w:u w:val="single"/>
        </w:rPr>
        <w:t>This challenge to normativity, of what is good or bad, or right or wrong, characterizes much of the CDS literature</w:t>
      </w:r>
      <w:r w:rsidRPr="004839B8">
        <w:t xml:space="preserve">. </w:t>
      </w:r>
      <w:r w:rsidRPr="004839B8">
        <w:rPr>
          <w:u w:val="single"/>
        </w:rPr>
        <w:t xml:space="preserve">Whilst CDS often makes normative </w:t>
      </w:r>
      <w:r w:rsidRPr="0078572C">
        <w:rPr>
          <w:highlight w:val="green"/>
          <w:u w:val="single"/>
        </w:rPr>
        <w:t>judgements about</w:t>
      </w:r>
      <w:r w:rsidRPr="004839B8">
        <w:rPr>
          <w:u w:val="single"/>
        </w:rPr>
        <w:t xml:space="preserve"> policies</w:t>
      </w:r>
      <w:r w:rsidRPr="004839B8">
        <w:t xml:space="preserve"> </w:t>
      </w:r>
      <w:r w:rsidRPr="004839B8">
        <w:rPr>
          <w:b/>
          <w:u w:val="single"/>
        </w:rPr>
        <w:t xml:space="preserve">or about </w:t>
      </w:r>
      <w:r w:rsidRPr="0078572C">
        <w:rPr>
          <w:b/>
          <w:highlight w:val="green"/>
          <w:u w:val="single"/>
        </w:rPr>
        <w:t>the current understanding of disability</w:t>
      </w:r>
      <w:r w:rsidRPr="004839B8">
        <w:t xml:space="preserve"> or how contemporary social organization is morally wrong, </w:t>
      </w:r>
      <w:r w:rsidRPr="004839B8">
        <w:rPr>
          <w:u w:val="single"/>
        </w:rPr>
        <w:t xml:space="preserve">it </w:t>
      </w:r>
      <w:r w:rsidRPr="0078572C">
        <w:rPr>
          <w:highlight w:val="green"/>
          <w:u w:val="single"/>
        </w:rPr>
        <w:t xml:space="preserve">offers </w:t>
      </w:r>
      <w:r w:rsidRPr="0078572C">
        <w:rPr>
          <w:rStyle w:val="Emphasis"/>
          <w:highlight w:val="green"/>
        </w:rPr>
        <w:t>no</w:t>
      </w:r>
      <w:r w:rsidRPr="004839B8">
        <w:rPr>
          <w:rStyle w:val="Emphasis"/>
        </w:rPr>
        <w:t xml:space="preserve"> </w:t>
      </w:r>
      <w:r w:rsidRPr="0078572C">
        <w:rPr>
          <w:rStyle w:val="Emphasis"/>
          <w:highlight w:val="green"/>
        </w:rPr>
        <w:t>evaluative arguments</w:t>
      </w:r>
      <w:r w:rsidRPr="004839B8">
        <w:rPr>
          <w:u w:val="single"/>
        </w:rPr>
        <w:t xml:space="preserve"> on impairments or on the implications of living with an impairment</w:t>
      </w:r>
      <w:r w:rsidRPr="004839B8">
        <w:t xml:space="preserve">. </w:t>
      </w:r>
      <w:proofErr w:type="spellStart"/>
      <w:r w:rsidRPr="004839B8">
        <w:rPr>
          <w:u w:val="single"/>
        </w:rPr>
        <w:t>Shildrick</w:t>
      </w:r>
      <w:proofErr w:type="spellEnd"/>
      <w:r w:rsidRPr="004839B8">
        <w:t xml:space="preserve"> (2012, 40), for example, has </w:t>
      </w:r>
      <w:r w:rsidRPr="004839B8">
        <w:rPr>
          <w:u w:val="single"/>
        </w:rPr>
        <w:t>argued</w:t>
      </w:r>
      <w:r w:rsidRPr="004839B8">
        <w:t xml:space="preserve"> that ‘</w:t>
      </w:r>
      <w:r w:rsidRPr="004839B8">
        <w:rPr>
          <w:u w:val="single"/>
        </w:rPr>
        <w:t>all bodies are unstable and vulnerable’</w:t>
      </w:r>
      <w:r w:rsidRPr="004839B8">
        <w:t xml:space="preserve"> </w:t>
      </w:r>
      <w:r w:rsidRPr="004839B8">
        <w:rPr>
          <w:u w:val="single"/>
        </w:rPr>
        <w:t>and that there is ‘no single acceptable mode of embodiment’</w:t>
      </w:r>
      <w:r w:rsidRPr="004839B8">
        <w:t xml:space="preserve">. </w:t>
      </w:r>
      <w:proofErr w:type="spellStart"/>
      <w:r w:rsidRPr="004839B8">
        <w:rPr>
          <w:u w:val="single"/>
        </w:rPr>
        <w:t>Shildrick</w:t>
      </w:r>
      <w:proofErr w:type="spellEnd"/>
      <w:r w:rsidRPr="004839B8">
        <w:rPr>
          <w:u w:val="single"/>
        </w:rPr>
        <w:t xml:space="preserve"> attempts a move to an ethical realm by posing what she describes as ‘an </w:t>
      </w:r>
      <w:r w:rsidRPr="004839B8">
        <w:rPr>
          <w:b/>
          <w:u w:val="single"/>
        </w:rPr>
        <w:t>important ethical question</w:t>
      </w:r>
      <w:r w:rsidRPr="004839B8">
        <w:t xml:space="preserve">: </w:t>
      </w:r>
      <w:r w:rsidRPr="004839B8">
        <w:rPr>
          <w:b/>
          <w:u w:val="single"/>
        </w:rPr>
        <w:t xml:space="preserve">how can we engage with morphological difference </w:t>
      </w:r>
      <w:r w:rsidRPr="004839B8">
        <w:t>that is not reducible to the binary of either sameness or difference?’ And, in line with this rather leading question, she continues: ‘If we are to have an ethically responsible encounter with corporeal difference, then, we need a strategy of queering the norms of embodiment, a commitment to deconstruct the apparent stability of distinct and bounded categories’ (</w:t>
      </w:r>
      <w:proofErr w:type="spellStart"/>
      <w:r w:rsidRPr="004839B8">
        <w:t>Shildrick</w:t>
      </w:r>
      <w:proofErr w:type="spellEnd"/>
      <w:r w:rsidRPr="004839B8">
        <w:t xml:space="preserve"> 2012, 40). </w:t>
      </w:r>
      <w:r w:rsidRPr="004839B8">
        <w:rPr>
          <w:u w:val="single"/>
        </w:rPr>
        <w:t xml:space="preserve">In </w:t>
      </w:r>
      <w:proofErr w:type="spellStart"/>
      <w:r w:rsidRPr="004839B8">
        <w:rPr>
          <w:u w:val="single"/>
        </w:rPr>
        <w:t>Shildrick’s</w:t>
      </w:r>
      <w:proofErr w:type="spellEnd"/>
      <w:r w:rsidRPr="004839B8">
        <w:rPr>
          <w:u w:val="single"/>
        </w:rPr>
        <w:t xml:space="preserve"> view, any strategy, political arrangement, or ethical conceptualization</w:t>
      </w:r>
      <w:r w:rsidRPr="004839B8">
        <w:t xml:space="preserve"> that is </w:t>
      </w:r>
      <w:r w:rsidRPr="004839B8">
        <w:rPr>
          <w:u w:val="single"/>
        </w:rPr>
        <w:t>based on a group identity built upon a binary distinction or difference,</w:t>
      </w:r>
      <w:r w:rsidRPr="004839B8">
        <w:t xml:space="preserve"> </w:t>
      </w:r>
      <w:r w:rsidRPr="004839B8">
        <w:rPr>
          <w:u w:val="single"/>
        </w:rPr>
        <w:t>is ethically</w:t>
      </w:r>
      <w:r w:rsidRPr="004839B8">
        <w:t xml:space="preserve"> wrong. This is an interesting suggestion but unfortunately </w:t>
      </w:r>
      <w:proofErr w:type="spellStart"/>
      <w:r w:rsidRPr="004839B8">
        <w:t>Shildrick</w:t>
      </w:r>
      <w:proofErr w:type="spellEnd"/>
      <w:r w:rsidRPr="004839B8">
        <w:t xml:space="preserve"> does not provide any ethical argument to support it or a practical example of how it may be enacted.</w:t>
      </w:r>
    </w:p>
    <w:p w14:paraId="2869E5AE" w14:textId="77777777" w:rsidR="00E8268B" w:rsidRPr="004839B8" w:rsidRDefault="00E8268B" w:rsidP="00E8268B">
      <w:r w:rsidRPr="004839B8">
        <w:t xml:space="preserve">It is, as </w:t>
      </w:r>
      <w:proofErr w:type="spellStart"/>
      <w:r w:rsidRPr="004839B8">
        <w:t>Shildrick</w:t>
      </w:r>
      <w:proofErr w:type="spellEnd"/>
      <w:r w:rsidRPr="004839B8">
        <w:t xml:space="preserve"> argues, safe to suggest that there is no ‘single acceptable mode of embodiment’, but at the same time </w:t>
      </w:r>
      <w:r w:rsidRPr="004839B8">
        <w:rPr>
          <w:b/>
          <w:u w:val="single"/>
        </w:rPr>
        <w:t>it seems equally safe to suggest that there are a lot of people who would argue that some forms of embodiment are preferential to others</w:t>
      </w:r>
      <w:r w:rsidRPr="004839B8">
        <w:t xml:space="preserve">. </w:t>
      </w:r>
      <w:r w:rsidRPr="004839B8">
        <w:rPr>
          <w:b/>
          <w:u w:val="single"/>
        </w:rPr>
        <w:t xml:space="preserve">Seeing impairments as </w:t>
      </w:r>
      <w:r w:rsidRPr="004839B8">
        <w:rPr>
          <w:rStyle w:val="Emphasis"/>
        </w:rPr>
        <w:t>acceptable forms of human diversity</w:t>
      </w:r>
      <w:r w:rsidRPr="004839B8">
        <w:rPr>
          <w:b/>
          <w:u w:val="single"/>
        </w:rPr>
        <w:t xml:space="preserve"> is not the same as seeing them as neutral or insignificant</w:t>
      </w:r>
      <w:r w:rsidRPr="004839B8">
        <w:t>. When people say that some forms of embodiment are preferential to others, they are ultimately referring to ideas about human well-being. In other words, one reason why people generally prefer not to have impairments is ethical; they believe that some impairments may in and of themselves prevent people from acting and moving as they wish, from doing valued activities, or faring well in general. Thomas (1999) coined the term ‘impairment effects’ to define these limitations and to separate them from those that arise from disablement. CDS is normative as well, albeit its normative focus is on social factors instead of individuals’ abilities. CDS, like the social model, contains a strong normative dimension that implies what is right or wrong as regards social arrangements, but neither model takes a clear normative approach to the lived, embodied and visceral experiences of having an impairment (</w:t>
      </w:r>
      <w:proofErr w:type="spellStart"/>
      <w:r w:rsidRPr="004839B8">
        <w:t>Vehmas</w:t>
      </w:r>
      <w:proofErr w:type="spellEnd"/>
      <w:r w:rsidRPr="004839B8">
        <w:t xml:space="preserve"> 2004).</w:t>
      </w:r>
    </w:p>
    <w:p w14:paraId="019D1D3B" w14:textId="77777777" w:rsidR="00E8268B" w:rsidRPr="004839B8" w:rsidRDefault="00E8268B" w:rsidP="00E8268B">
      <w:r w:rsidRPr="004839B8">
        <w:rPr>
          <w:b/>
          <w:u w:val="single"/>
        </w:rPr>
        <w:t xml:space="preserve">Human beings are </w:t>
      </w:r>
      <w:r w:rsidRPr="004839B8">
        <w:rPr>
          <w:rStyle w:val="Emphasis"/>
        </w:rPr>
        <w:t>dialogical beings</w:t>
      </w:r>
      <w:r w:rsidRPr="004839B8">
        <w:rPr>
          <w:b/>
          <w:u w:val="single"/>
        </w:rPr>
        <w:t xml:space="preserve"> and the significance of disability or impairment and their impact on well-being will tend to be comparative</w:t>
      </w:r>
      <w:r w:rsidRPr="004839B8">
        <w:t xml:space="preserve">. As Sayer argues: ‘we measure ourselves not so much against absolute standards but against what others are like, particularly those with whom we associate the most’ (2011, 122). </w:t>
      </w:r>
      <w:r w:rsidRPr="004839B8">
        <w:rPr>
          <w:b/>
          <w:u w:val="single"/>
        </w:rPr>
        <w:t>Evaluative judgements</w:t>
      </w:r>
      <w:r w:rsidRPr="004839B8">
        <w:rPr>
          <w:u w:val="single"/>
        </w:rPr>
        <w:t xml:space="preserve"> in relation to the individual experience</w:t>
      </w:r>
      <w:r w:rsidRPr="004839B8">
        <w:t xml:space="preserve"> </w:t>
      </w:r>
      <w:r w:rsidRPr="004839B8">
        <w:rPr>
          <w:u w:val="single"/>
        </w:rPr>
        <w:t xml:space="preserve">of both disability and impairment are important. If we are to properly understand social phenomena, such as disability, we </w:t>
      </w:r>
      <w:proofErr w:type="gramStart"/>
      <w:r w:rsidRPr="004839B8">
        <w:rPr>
          <w:u w:val="single"/>
        </w:rPr>
        <w:t>have to</w:t>
      </w:r>
      <w:proofErr w:type="gramEnd"/>
      <w:r w:rsidRPr="004839B8">
        <w:rPr>
          <w:u w:val="single"/>
        </w:rPr>
        <w:t xml:space="preserve"> </w:t>
      </w:r>
      <w:r w:rsidRPr="004839B8">
        <w:rPr>
          <w:b/>
          <w:u w:val="single"/>
        </w:rPr>
        <w:t>recognize their normative dimensions and the values attached to them</w:t>
      </w:r>
      <w:r w:rsidRPr="004839B8">
        <w:t xml:space="preserve">. </w:t>
      </w:r>
      <w:r w:rsidRPr="004839B8">
        <w:rPr>
          <w:b/>
          <w:u w:val="single"/>
        </w:rPr>
        <w:t>Value-laden statements</w:t>
      </w:r>
      <w:r w:rsidRPr="004839B8">
        <w:t xml:space="preserve">, as Sayer (2011) argues, </w:t>
      </w:r>
      <w:r w:rsidRPr="004839B8">
        <w:rPr>
          <w:b/>
          <w:u w:val="single"/>
        </w:rPr>
        <w:t>can strengthen the descriptive adequacy of accounts</w:t>
      </w:r>
      <w:r w:rsidRPr="004839B8">
        <w:t xml:space="preserve">. Sayer demonstrates this by using the example of the Holocaust. This, he says, can be represented in two ways: ‘thousands died in the Nazi concentration camps’ and ‘thousands were systematically exterminated in the Nazi concentration </w:t>
      </w:r>
      <w:proofErr w:type="gramStart"/>
      <w:r w:rsidRPr="004839B8">
        <w:t>camps’</w:t>
      </w:r>
      <w:proofErr w:type="gramEnd"/>
      <w:r w:rsidRPr="004839B8">
        <w:t xml:space="preserve">. The latter sentence is not only more value-laden than the first, but more accurate as well (Sayer 2011, 45). We would argue that </w:t>
      </w:r>
      <w:r w:rsidRPr="0078572C">
        <w:rPr>
          <w:b/>
          <w:highlight w:val="green"/>
          <w:u w:val="single"/>
        </w:rPr>
        <w:t>talking about ableism</w:t>
      </w:r>
      <w:r w:rsidRPr="004839B8">
        <w:rPr>
          <w:b/>
          <w:u w:val="single"/>
        </w:rPr>
        <w:t>,</w:t>
      </w:r>
      <w:r w:rsidRPr="004839B8">
        <w:t xml:space="preserve"> disablism or oppression </w:t>
      </w:r>
      <w:r w:rsidRPr="0078572C">
        <w:rPr>
          <w:rStyle w:val="Emphasis"/>
          <w:highlight w:val="green"/>
        </w:rPr>
        <w:t>does not make sense</w:t>
      </w:r>
      <w:r w:rsidRPr="0078572C">
        <w:rPr>
          <w:b/>
          <w:highlight w:val="green"/>
          <w:u w:val="single"/>
        </w:rPr>
        <w:t xml:space="preserve"> without</w:t>
      </w:r>
      <w:r w:rsidRPr="004839B8">
        <w:rPr>
          <w:b/>
          <w:u w:val="single"/>
        </w:rPr>
        <w:t xml:space="preserve"> reference to </w:t>
      </w:r>
      <w:r w:rsidRPr="0078572C">
        <w:rPr>
          <w:b/>
          <w:highlight w:val="green"/>
          <w:u w:val="single"/>
        </w:rPr>
        <w:t>normative judgements</w:t>
      </w:r>
      <w:r w:rsidRPr="004839B8">
        <w:t xml:space="preserve"> about people’s well-being, </w:t>
      </w:r>
      <w:r w:rsidRPr="004839B8">
        <w:rPr>
          <w:u w:val="single"/>
        </w:rPr>
        <w:t xml:space="preserve">as </w:t>
      </w:r>
      <w:r w:rsidRPr="0078572C">
        <w:rPr>
          <w:highlight w:val="green"/>
          <w:u w:val="single"/>
        </w:rPr>
        <w:t>without such</w:t>
      </w:r>
      <w:r w:rsidRPr="004839B8">
        <w:rPr>
          <w:u w:val="single"/>
        </w:rPr>
        <w:t xml:space="preserve"> a </w:t>
      </w:r>
      <w:r w:rsidRPr="0078572C">
        <w:rPr>
          <w:highlight w:val="green"/>
          <w:u w:val="single"/>
        </w:rPr>
        <w:t>discussion only a partial picture will emerge</w:t>
      </w:r>
      <w:r w:rsidRPr="004839B8">
        <w:t>. The same may also apply to judgements about fair social arrangements.</w:t>
      </w:r>
    </w:p>
    <w:p w14:paraId="03770BD2" w14:textId="77777777" w:rsidR="00E8268B" w:rsidRPr="004839B8" w:rsidRDefault="00E8268B" w:rsidP="00E8268B">
      <w:r w:rsidRPr="004839B8">
        <w:rPr>
          <w:u w:val="single"/>
        </w:rPr>
        <w:t>CDS does not engage with ethical issues</w:t>
      </w:r>
      <w:r w:rsidRPr="004839B8">
        <w:t xml:space="preserve"> </w:t>
      </w:r>
      <w:r w:rsidRPr="004839B8">
        <w:rPr>
          <w:u w:val="single"/>
        </w:rPr>
        <w:t>to do with the role of impairment</w:t>
      </w:r>
      <w:r w:rsidRPr="004839B8">
        <w:t xml:space="preserve"> and disability </w:t>
      </w:r>
      <w:r w:rsidRPr="0078572C">
        <w:rPr>
          <w:highlight w:val="green"/>
          <w:u w:val="single"/>
        </w:rPr>
        <w:t>in people’s well-being and</w:t>
      </w:r>
      <w:r w:rsidRPr="004839B8">
        <w:rPr>
          <w:u w:val="single"/>
        </w:rPr>
        <w:t xml:space="preserve"> the </w:t>
      </w:r>
      <w:r w:rsidRPr="0078572C">
        <w:rPr>
          <w:b/>
          <w:highlight w:val="green"/>
          <w:u w:val="single"/>
        </w:rPr>
        <w:t>pragmatic and mundane issues</w:t>
      </w:r>
      <w:r w:rsidRPr="0078572C">
        <w:rPr>
          <w:highlight w:val="green"/>
          <w:u w:val="single"/>
        </w:rPr>
        <w:t xml:space="preserve"> of</w:t>
      </w:r>
      <w:r w:rsidRPr="004839B8">
        <w:rPr>
          <w:u w:val="single"/>
        </w:rPr>
        <w:t xml:space="preserve"> </w:t>
      </w:r>
      <w:r w:rsidRPr="0078572C">
        <w:rPr>
          <w:highlight w:val="green"/>
          <w:u w:val="single"/>
        </w:rPr>
        <w:t>day-to-day living</w:t>
      </w:r>
      <w:r w:rsidRPr="004839B8">
        <w:t xml:space="preserve">. </w:t>
      </w:r>
      <w:r w:rsidRPr="004839B8">
        <w:rPr>
          <w:u w:val="single"/>
        </w:rPr>
        <w:t>Imagine</w:t>
      </w:r>
      <w:r w:rsidRPr="004839B8">
        <w:t xml:space="preserve">, for example, </w:t>
      </w:r>
      <w:r w:rsidRPr="004839B8">
        <w:rPr>
          <w:u w:val="single"/>
        </w:rPr>
        <w:t>a pregnant woman</w:t>
      </w:r>
      <w:r w:rsidRPr="004839B8">
        <w:t xml:space="preserve"> who has agreed, possibly with very little thought, to the routine of prenatal diagnostics, and who </w:t>
      </w:r>
      <w:r w:rsidRPr="004839B8">
        <w:rPr>
          <w:u w:val="single"/>
        </w:rPr>
        <w:t xml:space="preserve">has been informed that the </w:t>
      </w:r>
      <w:proofErr w:type="spellStart"/>
      <w:r w:rsidRPr="004839B8">
        <w:rPr>
          <w:u w:val="single"/>
        </w:rPr>
        <w:t>foetus</w:t>
      </w:r>
      <w:proofErr w:type="spellEnd"/>
      <w:r w:rsidRPr="004839B8">
        <w:rPr>
          <w:u w:val="single"/>
        </w:rPr>
        <w:t xml:space="preserve"> she is carrying has Tay-Sachs disease</w:t>
      </w:r>
      <w:r w:rsidRPr="004839B8">
        <w:t xml:space="preserve">. </w:t>
      </w:r>
      <w:r w:rsidRPr="004839B8">
        <w:rPr>
          <w:u w:val="single"/>
        </w:rPr>
        <w:t xml:space="preserve">She now </w:t>
      </w:r>
      <w:proofErr w:type="gramStart"/>
      <w:r w:rsidRPr="004839B8">
        <w:rPr>
          <w:u w:val="single"/>
        </w:rPr>
        <w:t>has to</w:t>
      </w:r>
      <w:proofErr w:type="gramEnd"/>
      <w:r w:rsidRPr="004839B8">
        <w:rPr>
          <w:u w:val="single"/>
        </w:rPr>
        <w:t xml:space="preserve"> make the decision over whether to terminate the pregnancy or carry it to term. </w:t>
      </w:r>
      <w:r w:rsidRPr="004839B8">
        <w:t xml:space="preserve">The value judgements that surround Tay-Sachs include the fact that it will cause pain and suffering to the child and he or she will probably die before the age of four. These are morally relevant considerations to the mother. </w:t>
      </w:r>
      <w:r w:rsidRPr="004839B8">
        <w:rPr>
          <w:u w:val="single"/>
        </w:rPr>
        <w:t>Whilst CDS would probably guide her to confront ableist assumptions and challenge her beliefs about the condition</w:t>
      </w:r>
      <w:r w:rsidRPr="004839B8">
        <w:t xml:space="preserve">, </w:t>
      </w:r>
      <w:r w:rsidRPr="0078572C">
        <w:rPr>
          <w:b/>
          <w:highlight w:val="green"/>
          <w:u w:val="single"/>
        </w:rPr>
        <w:t>considerations having to do with pain and suffering are</w:t>
      </w:r>
      <w:r w:rsidRPr="004839B8">
        <w:rPr>
          <w:b/>
          <w:u w:val="single"/>
        </w:rPr>
        <w:t xml:space="preserve"> nevertheless </w:t>
      </w:r>
      <w:r w:rsidRPr="0078572C">
        <w:rPr>
          <w:rStyle w:val="Emphasis"/>
          <w:highlight w:val="green"/>
        </w:rPr>
        <w:t>morally significant</w:t>
      </w:r>
      <w:r w:rsidRPr="004839B8">
        <w:rPr>
          <w:b/>
          <w:u w:val="single"/>
        </w:rPr>
        <w:t>.</w:t>
      </w:r>
      <w:r w:rsidRPr="004839B8">
        <w:t xml:space="preserve"> The way people see things, and the language that is used to describe certain conditions, can affect how they react to them, but freeing oneself from ableist assumptions may not in some cases be enough. </w:t>
      </w:r>
      <w:r w:rsidRPr="004839B8">
        <w:rPr>
          <w:b/>
          <w:u w:val="single"/>
        </w:rPr>
        <w:t xml:space="preserve">There may be </w:t>
      </w:r>
      <w:r w:rsidRPr="004839B8">
        <w:rPr>
          <w:rStyle w:val="Emphasis"/>
        </w:rPr>
        <w:t>insurmountable realities</w:t>
      </w:r>
      <w:r w:rsidRPr="004839B8">
        <w:rPr>
          <w:b/>
          <w:u w:val="single"/>
        </w:rPr>
        <w:t xml:space="preserve"> attached to some impairments</w:t>
      </w:r>
      <w:r w:rsidRPr="004839B8">
        <w:t xml:space="preserve"> where parents feel that their personal and social circumstances would not enable them to provide the child or themselves with a satisfactory life (</w:t>
      </w:r>
      <w:proofErr w:type="spellStart"/>
      <w:r w:rsidRPr="004839B8">
        <w:t>Vehmas</w:t>
      </w:r>
      <w:proofErr w:type="spellEnd"/>
      <w:r w:rsidRPr="004839B8">
        <w:t xml:space="preserve"> 2003).</w:t>
      </w:r>
    </w:p>
    <w:p w14:paraId="090D314A" w14:textId="77777777" w:rsidR="00E8268B" w:rsidRPr="004839B8" w:rsidRDefault="00E8268B" w:rsidP="00E8268B">
      <w:r w:rsidRPr="004839B8">
        <w:rPr>
          <w:u w:val="single"/>
        </w:rPr>
        <w:t>Impairment sometimes produces practical</w:t>
      </w:r>
      <w:r w:rsidRPr="004839B8">
        <w:t xml:space="preserve">, </w:t>
      </w:r>
      <w:r w:rsidRPr="004839B8">
        <w:rPr>
          <w:u w:val="single"/>
        </w:rPr>
        <w:t>difficult ethical choices</w:t>
      </w:r>
      <w:r w:rsidRPr="004839B8">
        <w:t xml:space="preserve"> </w:t>
      </w:r>
      <w:r w:rsidRPr="004839B8">
        <w:rPr>
          <w:b/>
          <w:u w:val="single"/>
        </w:rPr>
        <w:t xml:space="preserve">and </w:t>
      </w:r>
      <w:r w:rsidRPr="0078572C">
        <w:rPr>
          <w:b/>
          <w:highlight w:val="green"/>
          <w:u w:val="single"/>
        </w:rPr>
        <w:t>we need more concrete viewpoints than</w:t>
      </w:r>
      <w:r w:rsidRPr="004839B8">
        <w:rPr>
          <w:b/>
          <w:u w:val="single"/>
        </w:rPr>
        <w:t xml:space="preserve"> the </w:t>
      </w:r>
      <w:r w:rsidRPr="0078572C">
        <w:rPr>
          <w:b/>
          <w:highlight w:val="green"/>
          <w:u w:val="single"/>
        </w:rPr>
        <w:t>ideas provided through ableism,</w:t>
      </w:r>
      <w:r w:rsidRPr="004839B8">
        <w:t xml:space="preserve"> which offers very little practical moral guidance. </w:t>
      </w:r>
      <w:r w:rsidRPr="004839B8">
        <w:rPr>
          <w:u w:val="single"/>
        </w:rPr>
        <w:t>It is questionable whether the notion of ableism</w:t>
      </w:r>
      <w:r w:rsidRPr="004839B8">
        <w:t xml:space="preserve"> </w:t>
      </w:r>
      <w:r w:rsidRPr="004839B8">
        <w:rPr>
          <w:u w:val="single"/>
        </w:rPr>
        <w:t xml:space="preserve">would help the parents in deciding whether to have a child who has a degenerative condition </w:t>
      </w:r>
      <w:r w:rsidRPr="004839B8">
        <w:t>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w:t>
      </w:r>
    </w:p>
    <w:p w14:paraId="5A289320" w14:textId="77777777" w:rsidR="00E8268B" w:rsidRPr="004839B8" w:rsidRDefault="00E8268B" w:rsidP="00E8268B">
      <w:r w:rsidRPr="004839B8">
        <w:t>Under the anti-dualistic stance adopted by CDS, even the well-being/ill-being dualism becomes an arbitrary and nonsensical construct. Under ableism it can be constructed as merely maintaining the dominance of those seemingly faring well (supposedly, ‘non-disabled’ people), and labels those faring less well as having lesser value.</w:t>
      </w:r>
    </w:p>
    <w:p w14:paraId="61A10D66" w14:textId="77777777" w:rsidR="00E8268B" w:rsidRPr="004839B8" w:rsidRDefault="00E8268B" w:rsidP="00E8268B">
      <w:pPr>
        <w:rPr>
          <w:b/>
          <w:u w:val="single"/>
        </w:rPr>
      </w:pPr>
      <w:r w:rsidRPr="004839B8">
        <w:rPr>
          <w:u w:val="single"/>
        </w:rPr>
        <w:t xml:space="preserve">There may not be a clear answer to what constitutes human well-being or flourishing, </w:t>
      </w:r>
      <w:r w:rsidRPr="004839B8">
        <w:rPr>
          <w:b/>
          <w:u w:val="single"/>
        </w:rPr>
        <w:t xml:space="preserve">but in general </w:t>
      </w:r>
      <w:r w:rsidRPr="0078572C">
        <w:rPr>
          <w:b/>
          <w:highlight w:val="green"/>
          <w:u w:val="single"/>
        </w:rPr>
        <w:t xml:space="preserve">we </w:t>
      </w:r>
      <w:proofErr w:type="gramStart"/>
      <w:r w:rsidRPr="0078572C">
        <w:rPr>
          <w:b/>
          <w:highlight w:val="green"/>
          <w:u w:val="single"/>
        </w:rPr>
        <w:t>can</w:t>
      </w:r>
      <w:proofErr w:type="gramEnd"/>
      <w:r w:rsidRPr="004839B8">
        <w:rPr>
          <w:b/>
          <w:u w:val="single"/>
        </w:rPr>
        <w:t xml:space="preserve"> and we need to </w:t>
      </w:r>
      <w:r w:rsidRPr="0078572C">
        <w:rPr>
          <w:b/>
          <w:highlight w:val="green"/>
          <w:u w:val="single"/>
        </w:rPr>
        <w:t>agree about</w:t>
      </w:r>
      <w:r w:rsidRPr="004839B8">
        <w:rPr>
          <w:b/>
          <w:u w:val="single"/>
        </w:rPr>
        <w:t xml:space="preserve"> some </w:t>
      </w:r>
      <w:r w:rsidRPr="0078572C">
        <w:rPr>
          <w:b/>
          <w:highlight w:val="green"/>
          <w:u w:val="single"/>
        </w:rPr>
        <w:t>necessary</w:t>
      </w:r>
      <w:r w:rsidRPr="004839B8">
        <w:rPr>
          <w:b/>
          <w:u w:val="single"/>
        </w:rPr>
        <w:t xml:space="preserve"> </w:t>
      </w:r>
      <w:r w:rsidRPr="0078572C">
        <w:rPr>
          <w:b/>
          <w:highlight w:val="green"/>
          <w:u w:val="single"/>
        </w:rPr>
        <w:t>elements required for well-being</w:t>
      </w:r>
      <w:r w:rsidRPr="004839B8">
        <w:rPr>
          <w:b/>
        </w:rPr>
        <w:t>.</w:t>
      </w:r>
      <w:r w:rsidRPr="004839B8">
        <w:t xml:space="preserve"> Also, </w:t>
      </w:r>
      <w:r w:rsidRPr="004839B8">
        <w:rPr>
          <w:u w:val="single"/>
        </w:rPr>
        <w:t>as moral agents we have an obligation to make judgements about people’s well-being and act in ways that their well-being is enhanced (</w:t>
      </w:r>
      <w:r w:rsidRPr="004839B8">
        <w:t xml:space="preserve">Eshleman 2009). </w:t>
      </w:r>
      <w:r w:rsidRPr="0078572C">
        <w:rPr>
          <w:highlight w:val="green"/>
          <w:u w:val="single"/>
        </w:rPr>
        <w:t>This is why we have</w:t>
      </w:r>
      <w:r w:rsidRPr="004839B8">
        <w:rPr>
          <w:u w:val="single"/>
        </w:rPr>
        <w:t xml:space="preserve">, for example, coronary </w:t>
      </w:r>
      <w:r w:rsidRPr="0078572C">
        <w:rPr>
          <w:highlight w:val="green"/>
          <w:u w:val="single"/>
        </w:rPr>
        <w:t>heart disease prevention</w:t>
      </w:r>
      <w:r w:rsidRPr="004839B8">
        <w:t xml:space="preserve"> </w:t>
      </w:r>
      <w:proofErr w:type="spellStart"/>
      <w:r w:rsidRPr="004839B8">
        <w:t>programmes</w:t>
      </w:r>
      <w:proofErr w:type="spellEnd"/>
      <w:r w:rsidRPr="004839B8">
        <w:t xml:space="preserve"> </w:t>
      </w:r>
      <w:r w:rsidRPr="0078572C">
        <w:rPr>
          <w:b/>
          <w:highlight w:val="green"/>
          <w:u w:val="single"/>
        </w:rPr>
        <w:t>because the possible death or</w:t>
      </w:r>
      <w:r w:rsidRPr="004839B8">
        <w:rPr>
          <w:b/>
          <w:u w:val="single"/>
        </w:rPr>
        <w:t xml:space="preserve"> </w:t>
      </w:r>
      <w:r w:rsidRPr="0078572C">
        <w:rPr>
          <w:b/>
          <w:highlight w:val="green"/>
          <w:u w:val="single"/>
        </w:rPr>
        <w:t>associated health problems are</w:t>
      </w:r>
      <w:r w:rsidRPr="004839B8">
        <w:rPr>
          <w:b/>
          <w:u w:val="single"/>
        </w:rPr>
        <w:t xml:space="preserve"> seen as </w:t>
      </w:r>
      <w:r w:rsidRPr="0078572C">
        <w:rPr>
          <w:b/>
          <w:highlight w:val="green"/>
          <w:u w:val="single"/>
        </w:rPr>
        <w:t>harms.</w:t>
      </w:r>
      <w:r w:rsidRPr="0078572C">
        <w:rPr>
          <w:highlight w:val="green"/>
        </w:rPr>
        <w:t xml:space="preserve"> </w:t>
      </w:r>
      <w:r w:rsidRPr="0078572C">
        <w:rPr>
          <w:highlight w:val="green"/>
          <w:u w:val="single"/>
        </w:rPr>
        <w:t>Possibly these</w:t>
      </w:r>
      <w:r w:rsidRPr="004839B8">
        <w:rPr>
          <w:u w:val="single"/>
        </w:rPr>
        <w:t xml:space="preserve"> policies </w:t>
      </w:r>
      <w:r w:rsidRPr="0078572C">
        <w:rPr>
          <w:highlight w:val="green"/>
          <w:u w:val="single"/>
        </w:rPr>
        <w:t>are based on ableist perspective, but if that is the case then the normative use of</w:t>
      </w:r>
      <w:r w:rsidRPr="004839B8">
        <w:rPr>
          <w:u w:val="single"/>
        </w:rPr>
        <w:t xml:space="preserve"> </w:t>
      </w:r>
      <w:r w:rsidRPr="0078572C">
        <w:rPr>
          <w:highlight w:val="green"/>
          <w:u w:val="single"/>
        </w:rPr>
        <w:t>ableism is null;</w:t>
      </w:r>
      <w:r w:rsidRPr="0078572C">
        <w:rPr>
          <w:highlight w:val="green"/>
        </w:rPr>
        <w:t xml:space="preserve"> </w:t>
      </w:r>
      <w:r w:rsidRPr="0078572C">
        <w:rPr>
          <w:b/>
          <w:highlight w:val="green"/>
          <w:u w:val="single"/>
        </w:rPr>
        <w:t>eradicating supposedly ableist enterprises such as</w:t>
      </w:r>
      <w:r w:rsidRPr="004839B8">
        <w:rPr>
          <w:b/>
          <w:u w:val="single"/>
        </w:rPr>
        <w:t xml:space="preserve"> coronary </w:t>
      </w:r>
      <w:r w:rsidRPr="0078572C">
        <w:rPr>
          <w:b/>
          <w:highlight w:val="green"/>
          <w:u w:val="single"/>
        </w:rPr>
        <w:t>heart disease prevention would be</w:t>
      </w:r>
      <w:r w:rsidRPr="004839B8">
        <w:rPr>
          <w:b/>
          <w:u w:val="single"/>
        </w:rPr>
        <w:t xml:space="preserve"> an example of </w:t>
      </w:r>
      <w:r w:rsidRPr="0078572C">
        <w:rPr>
          <w:rStyle w:val="Emphasis"/>
          <w:highlight w:val="green"/>
        </w:rPr>
        <w:t>reductio ad</w:t>
      </w:r>
      <w:r w:rsidRPr="004839B8">
        <w:rPr>
          <w:rStyle w:val="Emphasis"/>
        </w:rPr>
        <w:t xml:space="preserve"> </w:t>
      </w:r>
      <w:r w:rsidRPr="0078572C">
        <w:rPr>
          <w:rStyle w:val="Emphasis"/>
          <w:highlight w:val="green"/>
        </w:rPr>
        <w:t>absurdum</w:t>
      </w:r>
      <w:r w:rsidRPr="004839B8">
        <w:t xml:space="preserve">. </w:t>
      </w:r>
      <w:r w:rsidRPr="004839B8">
        <w:rPr>
          <w:b/>
          <w:u w:val="single"/>
        </w:rPr>
        <w:t xml:space="preserve">Denying some aspects of well-being are so clear that </w:t>
      </w:r>
      <w:r w:rsidRPr="0078572C">
        <w:rPr>
          <w:b/>
          <w:highlight w:val="green"/>
          <w:u w:val="single"/>
        </w:rPr>
        <w:t xml:space="preserve">their denial would be </w:t>
      </w:r>
      <w:r w:rsidRPr="0078572C">
        <w:rPr>
          <w:rStyle w:val="Emphasis"/>
          <w:highlight w:val="green"/>
        </w:rPr>
        <w:t>absurd</w:t>
      </w:r>
      <w:r w:rsidRPr="0078572C">
        <w:rPr>
          <w:b/>
          <w:highlight w:val="green"/>
          <w:u w:val="single"/>
        </w:rPr>
        <w:t>, and</w:t>
      </w:r>
      <w:r w:rsidRPr="004839B8">
        <w:rPr>
          <w:b/>
          <w:u w:val="single"/>
        </w:rPr>
        <w:t xml:space="preserve"> simply </w:t>
      </w:r>
      <w:r w:rsidRPr="0078572C">
        <w:rPr>
          <w:b/>
          <w:highlight w:val="green"/>
          <w:u w:val="single"/>
        </w:rPr>
        <w:t>morally wrong.</w:t>
      </w:r>
    </w:p>
    <w:p w14:paraId="7A8BF152" w14:textId="77777777" w:rsidR="00E8268B" w:rsidRPr="004839B8" w:rsidRDefault="00E8268B" w:rsidP="00E8268B">
      <w:r w:rsidRPr="004839B8">
        <w:rPr>
          <w:u w:val="single"/>
        </w:rPr>
        <w:t xml:space="preserve">CDS raises </w:t>
      </w:r>
      <w:r w:rsidRPr="0078572C">
        <w:rPr>
          <w:highlight w:val="green"/>
          <w:u w:val="single"/>
        </w:rPr>
        <w:t>ethical issues</w:t>
      </w:r>
      <w:r w:rsidRPr="004839B8">
        <w:t xml:space="preserve"> </w:t>
      </w:r>
      <w:r w:rsidRPr="004839B8">
        <w:rPr>
          <w:u w:val="single"/>
        </w:rPr>
        <w:t>and insinuates normative judgements</w:t>
      </w:r>
      <w:r w:rsidRPr="004839B8">
        <w:t xml:space="preserve"> </w:t>
      </w:r>
      <w:r w:rsidRPr="004839B8">
        <w:rPr>
          <w:b/>
          <w:u w:val="single"/>
        </w:rPr>
        <w:t xml:space="preserve">but does not provide supporting ethical arguments. This </w:t>
      </w:r>
      <w:r w:rsidRPr="0078572C">
        <w:rPr>
          <w:b/>
          <w:highlight w:val="green"/>
          <w:u w:val="single"/>
        </w:rPr>
        <w:t xml:space="preserve">is a way of </w:t>
      </w:r>
      <w:r w:rsidRPr="0078572C">
        <w:rPr>
          <w:rStyle w:val="Emphasis"/>
          <w:highlight w:val="green"/>
        </w:rPr>
        <w:t>shirking</w:t>
      </w:r>
      <w:r w:rsidRPr="004839B8">
        <w:rPr>
          <w:b/>
          <w:u w:val="single"/>
        </w:rPr>
        <w:t xml:space="preserve"> from </w:t>
      </w:r>
      <w:r w:rsidRPr="0078572C">
        <w:rPr>
          <w:b/>
          <w:highlight w:val="green"/>
          <w:u w:val="single"/>
        </w:rPr>
        <w:t>intellectual and ethical responsibility</w:t>
      </w:r>
      <w:r w:rsidRPr="004839B8">
        <w:t xml:space="preserve"> to provide sound arguments </w:t>
      </w:r>
      <w:r w:rsidRPr="004839B8">
        <w:rPr>
          <w:u w:val="single"/>
        </w:rPr>
        <w:t>and conceptual tools for ethical decision-making that would benefit disabled people</w:t>
      </w:r>
      <w:r w:rsidRPr="004839B8">
        <w:t xml:space="preserve">. </w:t>
      </w:r>
      <w:r w:rsidRPr="004839B8">
        <w:rPr>
          <w:u w:val="single"/>
        </w:rPr>
        <w:t>If we are to describe disability</w:t>
      </w:r>
      <w:r w:rsidRPr="004839B8">
        <w:t>, disablism, and oppression properly</w:t>
      </w:r>
      <w:r w:rsidRPr="004839B8">
        <w:rPr>
          <w:u w:val="single"/>
        </w:rPr>
        <w:t xml:space="preserve">, we </w:t>
      </w:r>
      <w:proofErr w:type="gramStart"/>
      <w:r w:rsidRPr="004839B8">
        <w:rPr>
          <w:u w:val="single"/>
        </w:rPr>
        <w:t>have to</w:t>
      </w:r>
      <w:proofErr w:type="gramEnd"/>
      <w:r w:rsidRPr="004839B8">
        <w:rPr>
          <w:u w:val="single"/>
        </w:rPr>
        <w:t xml:space="preserve"> explicate the moral and political wrong related to these phenomena</w:t>
      </w:r>
      <w:r w:rsidRPr="004839B8">
        <w:t>. Whilst CDS has produced useful analyses, for example, of the cultural reproduction of disability, it needs to engage more closely with the evaluative issues inherently related to disability. As Sayer has argued (against Foucault):</w:t>
      </w:r>
    </w:p>
    <w:p w14:paraId="65B5CCE0" w14:textId="77777777" w:rsidR="00E8268B" w:rsidRPr="004839B8" w:rsidRDefault="00E8268B" w:rsidP="00E8268B">
      <w:r w:rsidRPr="004839B8">
        <w:rPr>
          <w:u w:val="single"/>
        </w:rPr>
        <w:t>while one could hardly disagree that we should seek to uncover the hidden and unconsidered ideas on which practices are based</w:t>
      </w:r>
      <w:r w:rsidRPr="004839B8">
        <w:t xml:space="preserve">, </w:t>
      </w:r>
      <w:r w:rsidRPr="004839B8">
        <w:rPr>
          <w:b/>
          <w:u w:val="single"/>
        </w:rPr>
        <w:t>I would argue that critique is indeed exactly about identifying what things ‘are not right as they are’, and why</w:t>
      </w:r>
      <w:r w:rsidRPr="004839B8">
        <w:t>. (Sayer 2011, 244)</w:t>
      </w:r>
    </w:p>
    <w:p w14:paraId="0A819168" w14:textId="77777777" w:rsidR="00E8268B" w:rsidRPr="004839B8" w:rsidRDefault="00E8268B" w:rsidP="00E8268B">
      <w:r w:rsidRPr="004839B8">
        <w:rPr>
          <w:u w:val="single"/>
        </w:rPr>
        <w:t>By settling almost exclusively to analyses of ableism without engaging properly with the ethical issues involved</w:t>
      </w:r>
      <w:r w:rsidRPr="004839B8">
        <w:t xml:space="preserve">, </w:t>
      </w:r>
      <w:r w:rsidRPr="004839B8">
        <w:rPr>
          <w:rStyle w:val="Emphasis"/>
        </w:rPr>
        <w:t>CDS analyses are deficient</w:t>
      </w:r>
      <w:r w:rsidRPr="004839B8">
        <w:t xml:space="preserve">. The moral wrongs related to </w:t>
      </w:r>
      <w:proofErr w:type="gramStart"/>
      <w:r w:rsidRPr="004839B8">
        <w:t>disablism</w:t>
      </w:r>
      <w:proofErr w:type="gramEnd"/>
      <w:r w:rsidRPr="004839B8">
        <w:t xml:space="preserve"> or ableism are matters of great concern to disabled people, and CDS should in its own part take the responsibility of remedying current wrongs disabled people suffer from.</w:t>
      </w:r>
    </w:p>
    <w:p w14:paraId="27B40911" w14:textId="77777777" w:rsidR="00E8268B" w:rsidRPr="004839B8" w:rsidRDefault="00E8268B" w:rsidP="00E8268B"/>
    <w:p w14:paraId="40CC9330" w14:textId="77777777" w:rsidR="00E8268B" w:rsidRPr="004839B8" w:rsidRDefault="00E8268B" w:rsidP="00E8268B">
      <w:pPr>
        <w:pStyle w:val="Heading4"/>
        <w:rPr>
          <w:rFonts w:cs="Arial"/>
        </w:rPr>
      </w:pPr>
      <w:r w:rsidRPr="004839B8">
        <w:rPr>
          <w:rFonts w:cs="Arial"/>
        </w:rPr>
        <w:t xml:space="preserve">Simply acknowledging ableism is insufficient and disempowering – there are practical steps that should be taken to increase disabled </w:t>
      </w:r>
      <w:proofErr w:type="gramStart"/>
      <w:r w:rsidRPr="004839B8">
        <w:rPr>
          <w:rFonts w:cs="Arial"/>
        </w:rPr>
        <w:t>folks</w:t>
      </w:r>
      <w:proofErr w:type="gramEnd"/>
      <w:r w:rsidRPr="004839B8">
        <w:rPr>
          <w:rFonts w:cs="Arial"/>
        </w:rPr>
        <w:t xml:space="preserve"> participation in debate and society, but forcing debaters to negate embodied advocacies is the worst solution</w:t>
      </w:r>
    </w:p>
    <w:p w14:paraId="03377341" w14:textId="77777777" w:rsidR="00E8268B" w:rsidRPr="004839B8" w:rsidRDefault="00E8268B" w:rsidP="00E8268B">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0B481234" w14:textId="7B45C769" w:rsidR="00E8268B" w:rsidRPr="004839B8" w:rsidRDefault="00E8268B" w:rsidP="00E8268B">
      <w:r w:rsidRPr="004839B8">
        <w:t xml:space="preserve">(“Moral wrongs, disadvantages, and disability: a critique of critical disability studies,” Disability &amp; Society Volume 29, Issue 4, 2014) </w:t>
      </w:r>
    </w:p>
    <w:p w14:paraId="66EF189E" w14:textId="77777777" w:rsidR="00E8268B" w:rsidRPr="004839B8" w:rsidRDefault="00E8268B" w:rsidP="00E8268B">
      <w:r w:rsidRPr="004839B8">
        <w:t>Critical disability studies and justice</w:t>
      </w:r>
    </w:p>
    <w:p w14:paraId="7D905A44" w14:textId="77777777" w:rsidR="00E8268B" w:rsidRPr="004839B8" w:rsidRDefault="00E8268B" w:rsidP="00E8268B">
      <w:pPr>
        <w:rPr>
          <w:b/>
          <w:u w:val="single"/>
        </w:rPr>
      </w:pPr>
      <w:r w:rsidRPr="004839B8">
        <w:t xml:space="preserve">The influence of </w:t>
      </w:r>
      <w:r w:rsidRPr="004839B8">
        <w:rPr>
          <w:u w:val="single"/>
        </w:rPr>
        <w:t>CDS</w:t>
      </w:r>
      <w:r w:rsidRPr="004839B8">
        <w:t xml:space="preserve"> and its challenge to the assumption that disability is a uniform condition have enabled the emergence of new ideas on disability. </w:t>
      </w:r>
      <w:proofErr w:type="gramStart"/>
      <w:r w:rsidRPr="004839B8">
        <w:t>In particular, this</w:t>
      </w:r>
      <w:proofErr w:type="gramEnd"/>
      <w:r w:rsidRPr="004839B8">
        <w:t xml:space="preserve"> has enabled the development of a theory that can take account of not only impairment effects but also can include class, ethnicity, sexual orientation or cultural identities. It has also </w:t>
      </w:r>
      <w:r w:rsidRPr="004839B8">
        <w:rPr>
          <w:u w:val="single"/>
        </w:rPr>
        <w:t>argued for the re-emergence of a new political identity,</w:t>
      </w:r>
      <w:r w:rsidRPr="004839B8">
        <w:t xml:space="preserve"> </w:t>
      </w:r>
      <w:r w:rsidRPr="004839B8">
        <w:rPr>
          <w:u w:val="single"/>
        </w:rPr>
        <w:t xml:space="preserve">one where </w:t>
      </w:r>
      <w:r w:rsidRPr="004839B8">
        <w:t xml:space="preserve">a </w:t>
      </w:r>
      <w:r w:rsidRPr="004839B8">
        <w:rPr>
          <w:u w:val="single"/>
        </w:rPr>
        <w:t>solidarity</w:t>
      </w:r>
      <w:r w:rsidRPr="004839B8">
        <w:t xml:space="preserve"> that was previously built on a common single identity </w:t>
      </w:r>
      <w:r w:rsidRPr="004839B8">
        <w:rPr>
          <w:u w:val="single"/>
        </w:rPr>
        <w:t>is replaced by one that incorporates multiple voices</w:t>
      </w:r>
      <w:r w:rsidRPr="004839B8">
        <w:t xml:space="preserve">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78572C">
        <w:rPr>
          <w:highlight w:val="green"/>
          <w:u w:val="single"/>
        </w:rPr>
        <w:t>if disability</w:t>
      </w:r>
      <w:r w:rsidRPr="004839B8">
        <w:rPr>
          <w:u w:val="single"/>
        </w:rPr>
        <w:t xml:space="preserve"> and impairment </w:t>
      </w:r>
      <w:r w:rsidRPr="0078572C">
        <w:rPr>
          <w:highlight w:val="green"/>
          <w:u w:val="single"/>
        </w:rPr>
        <w:t xml:space="preserve">are </w:t>
      </w:r>
      <w:r w:rsidRPr="0078572C">
        <w:rPr>
          <w:rStyle w:val="Emphasis"/>
          <w:highlight w:val="green"/>
        </w:rPr>
        <w:t xml:space="preserve">simply </w:t>
      </w:r>
      <w:r w:rsidRPr="004839B8">
        <w:rPr>
          <w:rStyle w:val="Emphasis"/>
        </w:rPr>
        <w:t>to be ‘</w:t>
      </w:r>
      <w:r w:rsidRPr="0078572C">
        <w:rPr>
          <w:rStyle w:val="Emphasis"/>
          <w:highlight w:val="green"/>
        </w:rPr>
        <w:t>deconstructed into a kaleidoscope</w:t>
      </w:r>
      <w:r w:rsidRPr="0078572C">
        <w:rPr>
          <w:highlight w:val="green"/>
          <w:u w:val="single"/>
        </w:rPr>
        <w:t xml:space="preserve"> of shifting</w:t>
      </w:r>
      <w:r w:rsidRPr="004839B8">
        <w:rPr>
          <w:u w:val="single"/>
        </w:rPr>
        <w:t xml:space="preserve"> </w:t>
      </w:r>
      <w:r w:rsidRPr="0078572C">
        <w:rPr>
          <w:highlight w:val="green"/>
          <w:u w:val="single"/>
        </w:rPr>
        <w:t>identities’</w:t>
      </w:r>
      <w:r w:rsidRPr="004839B8">
        <w:t xml:space="preserve"> and ableist discourses, </w:t>
      </w:r>
      <w:r w:rsidRPr="0078572C">
        <w:rPr>
          <w:b/>
          <w:highlight w:val="green"/>
          <w:u w:val="single"/>
        </w:rPr>
        <w:t>there will be no disabled people left to</w:t>
      </w:r>
      <w:r w:rsidRPr="004839B8">
        <w:rPr>
          <w:b/>
          <w:u w:val="single"/>
        </w:rPr>
        <w:t xml:space="preserve"> either </w:t>
      </w:r>
      <w:r w:rsidRPr="0078572C">
        <w:rPr>
          <w:b/>
          <w:highlight w:val="green"/>
          <w:u w:val="single"/>
        </w:rPr>
        <w:t>fight for the right to be,</w:t>
      </w:r>
      <w:r w:rsidRPr="004839B8">
        <w:rPr>
          <w:b/>
          <w:u w:val="single"/>
        </w:rPr>
        <w:t xml:space="preserve"> or to be </w:t>
      </w:r>
      <w:r w:rsidRPr="0078572C">
        <w:rPr>
          <w:b/>
          <w:highlight w:val="green"/>
          <w:u w:val="single"/>
        </w:rPr>
        <w:t>a citizen.</w:t>
      </w:r>
    </w:p>
    <w:p w14:paraId="25E3D233" w14:textId="77777777" w:rsidR="00E8268B" w:rsidRPr="004839B8" w:rsidRDefault="00E8268B" w:rsidP="00E8268B">
      <w:r w:rsidRPr="004839B8">
        <w:rPr>
          <w:u w:val="single"/>
        </w:rPr>
        <w:t xml:space="preserve">If </w:t>
      </w:r>
      <w:r w:rsidRPr="0078572C">
        <w:rPr>
          <w:highlight w:val="green"/>
          <w:u w:val="single"/>
        </w:rPr>
        <w:t>the principles</w:t>
      </w:r>
      <w:r w:rsidRPr="004839B8">
        <w:rPr>
          <w:u w:val="single"/>
        </w:rPr>
        <w:t xml:space="preserve"> of CDS are evaluated critically in</w:t>
      </w:r>
      <w:r w:rsidRPr="004839B8">
        <w:t xml:space="preserve"> </w:t>
      </w:r>
      <w:r w:rsidRPr="004839B8">
        <w:rPr>
          <w:u w:val="single"/>
        </w:rPr>
        <w:t xml:space="preserve">the light of disadvantage, </w:t>
      </w:r>
      <w:r w:rsidRPr="004839B8">
        <w:rPr>
          <w:b/>
          <w:u w:val="single"/>
        </w:rPr>
        <w:t xml:space="preserve">its </w:t>
      </w:r>
      <w:r w:rsidRPr="0078572C">
        <w:rPr>
          <w:b/>
          <w:highlight w:val="green"/>
          <w:u w:val="single"/>
        </w:rPr>
        <w:t>analytical and political value becomes questionable</w:t>
      </w:r>
      <w:r w:rsidRPr="004839B8">
        <w:t xml:space="preserve">. </w:t>
      </w:r>
      <w:r w:rsidRPr="004839B8">
        <w:rPr>
          <w:u w:val="single"/>
        </w:rPr>
        <w:t xml:space="preserve">Its relativism and its suggestions that impairments are ethically </w:t>
      </w:r>
      <w:r w:rsidRPr="004839B8">
        <w:t xml:space="preserve">and politically merely </w:t>
      </w:r>
      <w:r w:rsidRPr="004839B8">
        <w:rPr>
          <w:u w:val="single"/>
        </w:rPr>
        <w:t>neutral differences are false</w:t>
      </w:r>
      <w:r w:rsidRPr="004839B8">
        <w:t xml:space="preserve">. </w:t>
      </w:r>
      <w:r w:rsidRPr="0078572C">
        <w:rPr>
          <w:highlight w:val="green"/>
          <w:u w:val="single"/>
        </w:rPr>
        <w:t>Impairments</w:t>
      </w:r>
      <w:r w:rsidRPr="004839B8">
        <w:rPr>
          <w:u w:val="single"/>
        </w:rPr>
        <w:t xml:space="preserve"> often </w:t>
      </w:r>
      <w:r w:rsidRPr="0078572C">
        <w:rPr>
          <w:highlight w:val="green"/>
          <w:u w:val="single"/>
        </w:rPr>
        <w:t>have very tangible effects on people’s well</w:t>
      </w:r>
      <w:r w:rsidRPr="004839B8">
        <w:rPr>
          <w:u w:val="single"/>
        </w:rPr>
        <w:t>-</w:t>
      </w:r>
      <w:r w:rsidRPr="0078572C">
        <w:rPr>
          <w:highlight w:val="green"/>
          <w:u w:val="single"/>
        </w:rPr>
        <w:t>being</w:t>
      </w:r>
      <w:r w:rsidRPr="004839B8">
        <w:rPr>
          <w:u w:val="single"/>
        </w:rPr>
        <w:t>,</w:t>
      </w:r>
      <w:r w:rsidRPr="004839B8">
        <w:t xml:space="preserve"> </w:t>
      </w:r>
      <w:r w:rsidRPr="004839B8">
        <w:rPr>
          <w:b/>
          <w:u w:val="single"/>
        </w:rPr>
        <w:t xml:space="preserve">many of </w:t>
      </w:r>
      <w:r w:rsidRPr="0078572C">
        <w:rPr>
          <w:b/>
          <w:highlight w:val="green"/>
          <w:u w:val="single"/>
        </w:rPr>
        <w:t xml:space="preserve">which </w:t>
      </w:r>
      <w:r w:rsidRPr="0078572C">
        <w:rPr>
          <w:rStyle w:val="Emphasis"/>
          <w:highlight w:val="green"/>
        </w:rPr>
        <w:t>cannot be explained</w:t>
      </w:r>
      <w:r w:rsidRPr="004839B8">
        <w:rPr>
          <w:rStyle w:val="Emphasis"/>
        </w:rPr>
        <w:t xml:space="preserve"> away </w:t>
      </w:r>
      <w:r w:rsidRPr="0078572C">
        <w:rPr>
          <w:rStyle w:val="Emphasis"/>
          <w:highlight w:val="green"/>
        </w:rPr>
        <w:t>by deconstruction</w:t>
      </w:r>
      <w:r w:rsidRPr="004839B8">
        <w:t xml:space="preserve"> (for example, Shakespeare 2006; Thomas 1999). </w:t>
      </w:r>
      <w:r w:rsidRPr="004839B8">
        <w:rPr>
          <w:u w:val="single"/>
        </w:rPr>
        <w:t>Recognizing impairment effects is necessary</w:t>
      </w:r>
      <w:r w:rsidRPr="004839B8">
        <w:t xml:space="preserve"> </w:t>
      </w:r>
      <w:proofErr w:type="gramStart"/>
      <w:r w:rsidRPr="004839B8">
        <w:t xml:space="preserve">in order </w:t>
      </w:r>
      <w:r w:rsidRPr="004839B8">
        <w:rPr>
          <w:u w:val="single"/>
        </w:rPr>
        <w:t>to</w:t>
      </w:r>
      <w:proofErr w:type="gramEnd"/>
      <w:r w:rsidRPr="004839B8">
        <w:rPr>
          <w:u w:val="single"/>
        </w:rPr>
        <w:t xml:space="preserve"> secure</w:t>
      </w:r>
      <w:r w:rsidRPr="004839B8">
        <w:t xml:space="preserve"> proper treatment and social </w:t>
      </w:r>
      <w:r w:rsidRPr="004839B8">
        <w:rPr>
          <w:u w:val="single"/>
        </w:rPr>
        <w:t>arrangements that enhance disabled people’s well-being</w:t>
      </w:r>
      <w:r w:rsidRPr="004839B8">
        <w:t xml:space="preserve"> and social participation. </w:t>
      </w:r>
      <w:r w:rsidRPr="004839B8">
        <w:rPr>
          <w:u w:val="single"/>
        </w:rPr>
        <w:t xml:space="preserve">CDS runs the risk of </w:t>
      </w:r>
      <w:r w:rsidRPr="004839B8">
        <w:rPr>
          <w:rStyle w:val="Emphasis"/>
        </w:rPr>
        <w:t>dismissing</w:t>
      </w:r>
      <w:r w:rsidRPr="004839B8">
        <w:rPr>
          <w:u w:val="single"/>
        </w:rPr>
        <w:t xml:space="preserve"> not only the </w:t>
      </w:r>
      <w:r w:rsidRPr="004839B8">
        <w:rPr>
          <w:rStyle w:val="Emphasis"/>
        </w:rPr>
        <w:t>personal experiences</w:t>
      </w:r>
      <w:r w:rsidRPr="004839B8">
        <w:rPr>
          <w:u w:val="single"/>
        </w:rPr>
        <w:t xml:space="preserve"> of living with impairment</w:t>
      </w:r>
      <w:r w:rsidRPr="004839B8">
        <w:t xml:space="preserve">, </w:t>
      </w:r>
      <w:r w:rsidRPr="004839B8">
        <w:rPr>
          <w:u w:val="single"/>
        </w:rPr>
        <w:t>but also the significance of the differences between socially created disadvantages</w:t>
      </w:r>
      <w:r w:rsidRPr="004839B8">
        <w:t>. These disadvantages that often result from oppressive social arrangements, are very much real and take place in different ways for different disadvantaged groups.</w:t>
      </w:r>
    </w:p>
    <w:p w14:paraId="3003ACCB" w14:textId="77777777" w:rsidR="00E8268B" w:rsidRPr="004839B8" w:rsidRDefault="00E8268B" w:rsidP="00E8268B">
      <w:pPr>
        <w:rPr>
          <w:b/>
          <w:u w:val="single"/>
        </w:rPr>
      </w:pPr>
      <w:r w:rsidRPr="004839B8">
        <w:t xml:space="preserve">Disabled people typically experience disadvantage in relation to the market and capitalism, and they </w:t>
      </w:r>
      <w:proofErr w:type="gramStart"/>
      <w:r w:rsidRPr="004839B8">
        <w:t>have to a large extent</w:t>
      </w:r>
      <w:proofErr w:type="gramEnd"/>
      <w:r w:rsidRPr="004839B8">
        <w:t xml:space="preserve"> been excluded from employment and from equal social participation, respect and wealth (Wolff and De-Shalit 2007, 26). </w:t>
      </w:r>
      <w:r w:rsidRPr="004839B8">
        <w:rPr>
          <w:u w:val="single"/>
        </w:rPr>
        <w:t>On top of</w:t>
      </w:r>
      <w:r w:rsidRPr="004839B8">
        <w:t xml:space="preserve"> these </w:t>
      </w:r>
      <w:r w:rsidRPr="004839B8">
        <w:rPr>
          <w:u w:val="single"/>
        </w:rPr>
        <w:t>materialist disadvantages</w:t>
      </w:r>
      <w:r w:rsidRPr="004839B8">
        <w:t xml:space="preserve">, </w:t>
      </w:r>
      <w:r w:rsidRPr="004839B8">
        <w:rPr>
          <w:u w:val="single"/>
        </w:rPr>
        <w:t>disabled people are stigmatized</w:t>
      </w:r>
      <w:r w:rsidRPr="004839B8">
        <w:t xml:space="preserve"> as deviant and </w:t>
      </w:r>
      <w:proofErr w:type="gramStart"/>
      <w:r w:rsidRPr="004839B8">
        <w:t>undesirable, and</w:t>
      </w:r>
      <w:proofErr w:type="gramEnd"/>
      <w:r w:rsidRPr="004839B8">
        <w:t xml:space="preserve"> also subordinated to various oppressive hierarchical relations. </w:t>
      </w:r>
      <w:r w:rsidRPr="004839B8">
        <w:rPr>
          <w:u w:val="single"/>
        </w:rPr>
        <w:t xml:space="preserve">For disabled people to achieve </w:t>
      </w:r>
      <w:r w:rsidRPr="0078572C">
        <w:rPr>
          <w:highlight w:val="green"/>
          <w:u w:val="single"/>
        </w:rPr>
        <w:t>participatory parity,</w:t>
      </w:r>
      <w:r w:rsidRPr="004839B8">
        <w:rPr>
          <w:u w:val="single"/>
        </w:rPr>
        <w:t xml:space="preserve"> </w:t>
      </w:r>
      <w:r w:rsidRPr="004839B8">
        <w:rPr>
          <w:b/>
          <w:u w:val="single"/>
        </w:rPr>
        <w:t xml:space="preserve">they </w:t>
      </w:r>
      <w:r w:rsidRPr="0078572C">
        <w:rPr>
          <w:b/>
          <w:highlight w:val="green"/>
          <w:u w:val="single"/>
        </w:rPr>
        <w:t>require more than recognition; they need material help, targeted resource enhancement</w:t>
      </w:r>
      <w:r w:rsidRPr="004839B8">
        <w:rPr>
          <w:b/>
          <w:u w:val="single"/>
        </w:rPr>
        <w:t xml:space="preserve">, </w:t>
      </w:r>
      <w:r w:rsidRPr="004839B8">
        <w:t xml:space="preserve">and personal enhancement (Wolff and De-Shalit 2007). Disability is rooted in the economic structures of society and demands redistribution of goods and wealth. In contrast to some other oppressed groups, disabled people require more than the removal of barriers if they are to achieve social justice. </w:t>
      </w:r>
      <w:r w:rsidRPr="004839B8">
        <w:rPr>
          <w:u w:val="single"/>
        </w:rPr>
        <w:t>This extra help might be small – for example, allowing a student with dyslexia extra time in an examinatio</w:t>
      </w:r>
      <w:r w:rsidRPr="004839B8">
        <w:t xml:space="preserve">n </w:t>
      </w:r>
      <w:r w:rsidRPr="004839B8">
        <w:rPr>
          <w:u w:val="single"/>
        </w:rPr>
        <w:t>– through to complex interventions such as facilitated communication, a job support worker or 24-hour personal assistance</w:t>
      </w:r>
      <w:r w:rsidRPr="004839B8">
        <w:t xml:space="preserve">. Whatever the size, it is an extra cost both to employers and to the state. </w:t>
      </w:r>
      <w:r w:rsidRPr="0078572C">
        <w:rPr>
          <w:b/>
          <w:highlight w:val="green"/>
          <w:u w:val="single"/>
        </w:rPr>
        <w:t>These are real needs and represent real differences</w:t>
      </w:r>
      <w:r w:rsidRPr="004839B8">
        <w:t xml:space="preserve">. Without an acceptance of these </w:t>
      </w:r>
      <w:proofErr w:type="gramStart"/>
      <w:r w:rsidRPr="004839B8">
        <w:t>differences</w:t>
      </w:r>
      <w:proofErr w:type="gramEnd"/>
      <w:r w:rsidRPr="004839B8">
        <w:t xml:space="preserve"> it is hard to see how we could move forward. </w:t>
      </w:r>
      <w:r w:rsidRPr="004839B8">
        <w:rPr>
          <w:u w:val="single"/>
        </w:rPr>
        <w:t xml:space="preserve">Whilst these ‘real </w:t>
      </w:r>
      <w:r w:rsidRPr="0078572C">
        <w:rPr>
          <w:highlight w:val="green"/>
          <w:u w:val="single"/>
        </w:rPr>
        <w:t>differences’</w:t>
      </w:r>
      <w:r w:rsidRPr="004839B8">
        <w:rPr>
          <w:u w:val="single"/>
        </w:rPr>
        <w:t xml:space="preserve"> </w:t>
      </w:r>
      <w:r w:rsidRPr="004839B8">
        <w:rPr>
          <w:b/>
          <w:u w:val="single"/>
        </w:rPr>
        <w:t xml:space="preserve">can be </w:t>
      </w:r>
      <w:r w:rsidRPr="0078572C">
        <w:rPr>
          <w:b/>
          <w:highlight w:val="green"/>
          <w:u w:val="single"/>
        </w:rPr>
        <w:t>presented as</w:t>
      </w:r>
      <w:r w:rsidRPr="004839B8">
        <w:rPr>
          <w:b/>
          <w:u w:val="single"/>
        </w:rPr>
        <w:t xml:space="preserve"> the result of </w:t>
      </w:r>
      <w:r w:rsidRPr="0078572C">
        <w:rPr>
          <w:b/>
          <w:highlight w:val="green"/>
          <w:u w:val="single"/>
        </w:rPr>
        <w:t>dominant</w:t>
      </w:r>
      <w:r w:rsidRPr="004839B8">
        <w:rPr>
          <w:b/>
          <w:u w:val="single"/>
        </w:rPr>
        <w:t xml:space="preserve"> </w:t>
      </w:r>
      <w:r w:rsidRPr="0078572C">
        <w:rPr>
          <w:b/>
          <w:highlight w:val="green"/>
          <w:u w:val="single"/>
        </w:rPr>
        <w:t>ableist discourses</w:t>
      </w:r>
      <w:r w:rsidRPr="004839B8">
        <w:t xml:space="preserve"> where disabled people’s needs are regarded as extra cost, </w:t>
      </w:r>
      <w:r w:rsidRPr="0078572C">
        <w:rPr>
          <w:rStyle w:val="Emphasis"/>
          <w:highlight w:val="green"/>
        </w:rPr>
        <w:t>this does not solve</w:t>
      </w:r>
      <w:r w:rsidRPr="004839B8">
        <w:rPr>
          <w:rStyle w:val="Emphasis"/>
        </w:rPr>
        <w:t xml:space="preserve"> the problem.</w:t>
      </w:r>
      <w:r w:rsidRPr="004839B8">
        <w:t xml:space="preserve"> </w:t>
      </w:r>
      <w:r w:rsidRPr="004839B8">
        <w:rPr>
          <w:b/>
          <w:u w:val="single"/>
        </w:rPr>
        <w:t xml:space="preserve">The </w:t>
      </w:r>
      <w:r w:rsidRPr="0078572C">
        <w:rPr>
          <w:b/>
          <w:highlight w:val="green"/>
          <w:u w:val="single"/>
        </w:rPr>
        <w:t xml:space="preserve">problems disabled people </w:t>
      </w:r>
      <w:r w:rsidRPr="0078572C">
        <w:rPr>
          <w:rStyle w:val="Emphasis"/>
          <w:highlight w:val="green"/>
        </w:rPr>
        <w:t>face</w:t>
      </w:r>
      <w:r w:rsidRPr="004839B8">
        <w:rPr>
          <w:rStyle w:val="Emphasis"/>
        </w:rPr>
        <w:t xml:space="preserve"> </w:t>
      </w:r>
      <w:r w:rsidRPr="0078572C">
        <w:rPr>
          <w:rStyle w:val="Emphasis"/>
          <w:highlight w:val="green"/>
        </w:rPr>
        <w:t>require more than ideological change</w:t>
      </w:r>
      <w:r w:rsidRPr="0078572C">
        <w:rPr>
          <w:highlight w:val="green"/>
        </w:rPr>
        <w:t xml:space="preserve">, </w:t>
      </w:r>
      <w:r w:rsidRPr="0078572C">
        <w:rPr>
          <w:b/>
          <w:highlight w:val="green"/>
          <w:u w:val="single"/>
        </w:rPr>
        <w:t xml:space="preserve">and ideological change is </w:t>
      </w:r>
      <w:r w:rsidRPr="0078572C">
        <w:rPr>
          <w:rStyle w:val="Emphasis"/>
          <w:highlight w:val="green"/>
        </w:rPr>
        <w:t>of little use</w:t>
      </w:r>
      <w:r w:rsidRPr="0078572C">
        <w:rPr>
          <w:b/>
          <w:highlight w:val="green"/>
          <w:u w:val="single"/>
        </w:rPr>
        <w:t xml:space="preserve"> if it does not result in material change.</w:t>
      </w:r>
    </w:p>
    <w:p w14:paraId="1808BF6A" w14:textId="77777777" w:rsidR="00E8268B" w:rsidRPr="004839B8" w:rsidRDefault="00E8268B" w:rsidP="00E8268B">
      <w:pPr>
        <w:rPr>
          <w:sz w:val="12"/>
          <w:szCs w:val="12"/>
        </w:rPr>
      </w:pPr>
      <w:r w:rsidRPr="004839B8">
        <w:rPr>
          <w:sz w:val="12"/>
          <w:szCs w:val="12"/>
        </w:rPr>
        <w:t xml:space="preserve">CDS fails to account for the economic basis of disability and offers only the tools of deconstruction and the abolishment of cultural hierarchies to eradicate economic injustice. This, as Fraser (2000) has argued, would be possible in a society where there were no relatively autonomous markets and the distribution of goods were regulated through cultural values. In such a society, oppression based on identity would translate perfectly into economic injustice and maldistribution. This is far from the current reality where ‘marketization has pervaded all societies to some degree,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w:t>
      </w:r>
      <w:proofErr w:type="gramStart"/>
      <w:r w:rsidRPr="004839B8">
        <w:rPr>
          <w:sz w:val="12"/>
          <w:szCs w:val="12"/>
        </w:rPr>
        <w:t>to a great extent</w:t>
      </w:r>
      <w:proofErr w:type="gramEnd"/>
      <w:r w:rsidRPr="004839B8">
        <w:rPr>
          <w:sz w:val="12"/>
          <w:szCs w:val="12"/>
        </w:rPr>
        <w:t xml:space="preserve"> a matter of economic injustice, and before this injustice can be </w:t>
      </w:r>
      <w:proofErr w:type="gramStart"/>
      <w:r w:rsidRPr="004839B8">
        <w:rPr>
          <w:sz w:val="12"/>
          <w:szCs w:val="12"/>
        </w:rPr>
        <w:t>corrected</w:t>
      </w:r>
      <w:proofErr w:type="gramEnd"/>
      <w:r w:rsidRPr="004839B8">
        <w:rPr>
          <w:sz w:val="12"/>
          <w:szCs w:val="12"/>
        </w:rPr>
        <w:t xml:space="preserve"> we </w:t>
      </w:r>
      <w:proofErr w:type="gramStart"/>
      <w:r w:rsidRPr="004839B8">
        <w:rPr>
          <w:sz w:val="12"/>
          <w:szCs w:val="12"/>
        </w:rPr>
        <w:t>have to</w:t>
      </w:r>
      <w:proofErr w:type="gramEnd"/>
      <w:r w:rsidRPr="004839B8">
        <w:rPr>
          <w:sz w:val="12"/>
          <w:szCs w:val="12"/>
        </w:rPr>
        <w:t xml:space="preserve">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22A40CEB" w14:textId="77777777" w:rsidR="00E8268B" w:rsidRPr="004839B8" w:rsidRDefault="00E8268B" w:rsidP="00E8268B">
      <w:r w:rsidRPr="004839B8">
        <w:rPr>
          <w:u w:val="single"/>
        </w:rPr>
        <w:t xml:space="preserve">Both the </w:t>
      </w:r>
      <w:r w:rsidRPr="0078572C">
        <w:rPr>
          <w:highlight w:val="green"/>
          <w:u w:val="single"/>
        </w:rPr>
        <w:t>social and physical mechanisms</w:t>
      </w:r>
      <w:r w:rsidRPr="004839B8">
        <w:rPr>
          <w:u w:val="single"/>
        </w:rPr>
        <w:t xml:space="preserve"> that </w:t>
      </w:r>
      <w:r w:rsidRPr="0078572C">
        <w:rPr>
          <w:highlight w:val="green"/>
          <w:u w:val="single"/>
        </w:rPr>
        <w:t>produce</w:t>
      </w:r>
      <w:r w:rsidRPr="004839B8">
        <w:t xml:space="preserve"> human </w:t>
      </w:r>
      <w:r w:rsidRPr="004839B8">
        <w:rPr>
          <w:u w:val="single"/>
        </w:rPr>
        <w:t xml:space="preserve">diversity are real, and they produce </w:t>
      </w:r>
      <w:r w:rsidRPr="0078572C">
        <w:rPr>
          <w:highlight w:val="green"/>
          <w:u w:val="single"/>
        </w:rPr>
        <w:t xml:space="preserve">tangible differences </w:t>
      </w:r>
      <w:r w:rsidRPr="0078572C">
        <w:rPr>
          <w:rStyle w:val="Emphasis"/>
          <w:highlight w:val="green"/>
        </w:rPr>
        <w:t>that cannot be challenged</w:t>
      </w:r>
      <w:r w:rsidRPr="004839B8">
        <w:t xml:space="preserve">, let alone abolished, </w:t>
      </w:r>
      <w:r w:rsidRPr="004839B8">
        <w:rPr>
          <w:b/>
          <w:u w:val="single"/>
        </w:rPr>
        <w:t>merely by pointing out the wanton nature of difference, and deconstructing the meanings attached to disability</w:t>
      </w:r>
      <w:r w:rsidRPr="004839B8">
        <w:t xml:space="preserve">. </w:t>
      </w:r>
      <w:r w:rsidRPr="0078572C">
        <w:rPr>
          <w:highlight w:val="green"/>
          <w:u w:val="single"/>
        </w:rPr>
        <w:t>Changing</w:t>
      </w:r>
      <w:r w:rsidRPr="004839B8">
        <w:rPr>
          <w:u w:val="single"/>
        </w:rPr>
        <w:t xml:space="preserve"> the </w:t>
      </w:r>
      <w:r w:rsidRPr="0078572C">
        <w:rPr>
          <w:highlight w:val="green"/>
          <w:u w:val="single"/>
        </w:rPr>
        <w:t>social</w:t>
      </w:r>
      <w:r w:rsidRPr="004839B8">
        <w:rPr>
          <w:u w:val="single"/>
        </w:rPr>
        <w:t xml:space="preserve"> </w:t>
      </w:r>
      <w:r w:rsidRPr="0078572C">
        <w:rPr>
          <w:highlight w:val="green"/>
          <w:u w:val="single"/>
        </w:rPr>
        <w:t>conditions that</w:t>
      </w:r>
      <w:r w:rsidRPr="004839B8">
        <w:rPr>
          <w:u w:val="single"/>
        </w:rPr>
        <w:t xml:space="preserve"> disadvantage and </w:t>
      </w:r>
      <w:r w:rsidRPr="0078572C">
        <w:rPr>
          <w:highlight w:val="green"/>
          <w:u w:val="single"/>
        </w:rPr>
        <w:t>disable</w:t>
      </w:r>
      <w:r w:rsidRPr="004839B8">
        <w:rPr>
          <w:u w:val="single"/>
        </w:rPr>
        <w:t xml:space="preserve"> some people </w:t>
      </w:r>
      <w:r w:rsidRPr="0078572C">
        <w:rPr>
          <w:highlight w:val="green"/>
          <w:u w:val="single"/>
        </w:rPr>
        <w:t>demands</w:t>
      </w:r>
      <w:r w:rsidRPr="004839B8">
        <w:t xml:space="preserve"> that the diverse, </w:t>
      </w:r>
      <w:r w:rsidRPr="004839B8">
        <w:rPr>
          <w:u w:val="single"/>
        </w:rPr>
        <w:t xml:space="preserve">sometimes </w:t>
      </w:r>
      <w:r w:rsidRPr="0078572C">
        <w:rPr>
          <w:highlight w:val="green"/>
          <w:u w:val="single"/>
        </w:rPr>
        <w:t>dualistic</w:t>
      </w:r>
      <w:r w:rsidRPr="004839B8">
        <w:rPr>
          <w:u w:val="single"/>
        </w:rPr>
        <w:t xml:space="preserve">, </w:t>
      </w:r>
      <w:r w:rsidRPr="0078572C">
        <w:rPr>
          <w:highlight w:val="green"/>
          <w:u w:val="single"/>
        </w:rPr>
        <w:t>reality</w:t>
      </w:r>
      <w:r w:rsidRPr="004839B8">
        <w:rPr>
          <w:u w:val="single"/>
        </w:rPr>
        <w:t xml:space="preserve"> of social advantage and disadvantage between different groups of people is recognized. </w:t>
      </w:r>
      <w:r w:rsidRPr="004839B8">
        <w:t xml:space="preserve">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w:t>
      </w:r>
      <w:r w:rsidRPr="004839B8">
        <w:rPr>
          <w:b/>
          <w:u w:val="single"/>
        </w:rPr>
        <w:t>Quite the opposite, positive realization of one’s difference has been liberating and empowering to many disabled people</w:t>
      </w:r>
      <w:r w:rsidRPr="004839B8">
        <w:t xml:space="preserve"> (Shakespeare 2006; Morris 1991). </w:t>
      </w:r>
      <w:r w:rsidRPr="004839B8">
        <w:rPr>
          <w:u w:val="single"/>
        </w:rPr>
        <w:t>For a radical and active disability movement to emerge</w:t>
      </w:r>
      <w:r w:rsidRPr="004839B8">
        <w:t xml:space="preserve"> and for disabled people to </w:t>
      </w:r>
      <w:proofErr w:type="gramStart"/>
      <w:r w:rsidRPr="004839B8">
        <w:t>take action</w:t>
      </w:r>
      <w:proofErr w:type="gramEnd"/>
      <w:r w:rsidRPr="004839B8">
        <w:t xml:space="preserve"> on their own account, </w:t>
      </w:r>
      <w:r w:rsidRPr="004839B8">
        <w:rPr>
          <w:u w:val="single"/>
        </w:rPr>
        <w:t xml:space="preserve">they </w:t>
      </w:r>
      <w:proofErr w:type="gramStart"/>
      <w:r w:rsidRPr="004839B8">
        <w:rPr>
          <w:u w:val="single"/>
        </w:rPr>
        <w:t>have to</w:t>
      </w:r>
      <w:proofErr w:type="gramEnd"/>
      <w:r w:rsidRPr="004839B8">
        <w:rPr>
          <w:u w:val="single"/>
        </w:rPr>
        <w:t xml:space="preserve"> see themselves as an unfairly marginalized or disadvantaged constituency and a minority group</w:t>
      </w:r>
      <w:r w:rsidRPr="004839B8">
        <w:t xml:space="preserve"> (Shakespeare and Watson 2001). The category disabled/non-disabled is a good abstraction that can enable the development of communities of resistance, and without it is hard to see how these could develop.</w:t>
      </w:r>
    </w:p>
    <w:p w14:paraId="0A904AD2" w14:textId="77777777" w:rsidR="00E8268B" w:rsidRPr="004839B8" w:rsidRDefault="00E8268B" w:rsidP="00E8268B">
      <w:r w:rsidRPr="004839B8">
        <w:rPr>
          <w:b/>
          <w:u w:val="single"/>
        </w:rPr>
        <w:t xml:space="preserve">CDS is premised on the idea that difference acts as a precursor to the normalizing of </w:t>
      </w:r>
      <w:proofErr w:type="spellStart"/>
      <w:r w:rsidRPr="004839B8">
        <w:rPr>
          <w:b/>
          <w:u w:val="single"/>
        </w:rPr>
        <w:t>behaviour</w:t>
      </w:r>
      <w:proofErr w:type="spellEnd"/>
      <w:r w:rsidRPr="004839B8">
        <w:t xml:space="preserve"> and a requirement to treat people differently and, importantly, less </w:t>
      </w:r>
      <w:proofErr w:type="spellStart"/>
      <w:r w:rsidRPr="004839B8">
        <w:t>favourably</w:t>
      </w:r>
      <w:proofErr w:type="spellEnd"/>
      <w:r w:rsidRPr="004839B8">
        <w:t xml:space="preserve">. </w:t>
      </w:r>
      <w:r w:rsidRPr="004839B8">
        <w:rPr>
          <w:u w:val="single"/>
        </w:rPr>
        <w:t>There is, however, no evidence to suggest that the categories that are applied to disabled people create an unnecessary divide between disabled and non-disabled people</w:t>
      </w:r>
      <w:r w:rsidRPr="004839B8">
        <w:t xml:space="preserve">. </w:t>
      </w:r>
      <w:r w:rsidRPr="004839B8">
        <w:rPr>
          <w:b/>
          <w:u w:val="single"/>
        </w:rPr>
        <w:t xml:space="preserve">You could equally make the point that without these categories we would not know what it is we </w:t>
      </w:r>
      <w:proofErr w:type="gramStart"/>
      <w:r w:rsidRPr="004839B8">
        <w:rPr>
          <w:b/>
          <w:u w:val="single"/>
        </w:rPr>
        <w:t>have to</w:t>
      </w:r>
      <w:proofErr w:type="gramEnd"/>
      <w:r w:rsidRPr="004839B8">
        <w:rPr>
          <w:b/>
          <w:u w:val="single"/>
        </w:rPr>
        <w:t xml:space="preserve"> do</w:t>
      </w:r>
      <w:r w:rsidRPr="004839B8">
        <w:t xml:space="preserve">, </w:t>
      </w:r>
      <w:r w:rsidRPr="004839B8">
        <w:rPr>
          <w:b/>
          <w:u w:val="single"/>
        </w:rPr>
        <w:t xml:space="preserve">what actions we </w:t>
      </w:r>
      <w:proofErr w:type="gramStart"/>
      <w:r w:rsidRPr="004839B8">
        <w:rPr>
          <w:b/>
          <w:u w:val="single"/>
        </w:rPr>
        <w:t>have to</w:t>
      </w:r>
      <w:proofErr w:type="gramEnd"/>
      <w:r w:rsidRPr="004839B8">
        <w:rPr>
          <w:b/>
          <w:u w:val="single"/>
        </w:rPr>
        <w:t xml:space="preserve"> take or what services we </w:t>
      </w:r>
      <w:proofErr w:type="gramStart"/>
      <w:r w:rsidRPr="004839B8">
        <w:rPr>
          <w:b/>
          <w:u w:val="single"/>
        </w:rPr>
        <w:t>have to</w:t>
      </w:r>
      <w:proofErr w:type="gramEnd"/>
      <w:r w:rsidRPr="004839B8">
        <w:rPr>
          <w:b/>
          <w:u w:val="single"/>
        </w:rPr>
        <w:t xml:space="preserve"> put in place to include disabled people</w:t>
      </w:r>
      <w:r w:rsidRPr="004839B8">
        <w:t xml:space="preserve">. Indeed, </w:t>
      </w:r>
      <w:r w:rsidRPr="004839B8">
        <w:rPr>
          <w:u w:val="single"/>
        </w:rPr>
        <w:t xml:space="preserve">for many disabled people the </w:t>
      </w:r>
      <w:r w:rsidRPr="0078572C">
        <w:rPr>
          <w:highlight w:val="green"/>
          <w:u w:val="single"/>
        </w:rPr>
        <w:t>disadvantages</w:t>
      </w:r>
      <w:r w:rsidRPr="004839B8">
        <w:rPr>
          <w:u w:val="single"/>
        </w:rPr>
        <w:t xml:space="preserve"> they are subjected to</w:t>
      </w:r>
      <w:r w:rsidRPr="004839B8">
        <w:t xml:space="preserve"> </w:t>
      </w:r>
      <w:r w:rsidRPr="0078572C">
        <w:rPr>
          <w:b/>
          <w:highlight w:val="green"/>
          <w:u w:val="single"/>
        </w:rPr>
        <w:t xml:space="preserve">arise </w:t>
      </w:r>
      <w:r w:rsidRPr="0078572C">
        <w:rPr>
          <w:rStyle w:val="Emphasis"/>
          <w:highlight w:val="green"/>
        </w:rPr>
        <w:t>not as the result of domination</w:t>
      </w:r>
      <w:r w:rsidRPr="0078572C">
        <w:rPr>
          <w:b/>
          <w:highlight w:val="green"/>
          <w:u w:val="single"/>
        </w:rPr>
        <w:t xml:space="preserve"> but through neglect and the denial of services and</w:t>
      </w:r>
      <w:r w:rsidRPr="004839B8">
        <w:rPr>
          <w:b/>
          <w:u w:val="single"/>
        </w:rPr>
        <w:t xml:space="preserve"> through </w:t>
      </w:r>
      <w:r w:rsidRPr="0078572C">
        <w:rPr>
          <w:b/>
          <w:highlight w:val="green"/>
          <w:u w:val="single"/>
        </w:rPr>
        <w:t>society failing</w:t>
      </w:r>
      <w:r w:rsidRPr="004839B8">
        <w:rPr>
          <w:b/>
          <w:u w:val="single"/>
        </w:rPr>
        <w:t xml:space="preserve"> </w:t>
      </w:r>
      <w:r w:rsidRPr="0078572C">
        <w:rPr>
          <w:b/>
          <w:highlight w:val="green"/>
          <w:u w:val="single"/>
        </w:rPr>
        <w:t>to take responsibility</w:t>
      </w:r>
      <w:r w:rsidRPr="004839B8">
        <w:rPr>
          <w:b/>
          <w:u w:val="single"/>
        </w:rPr>
        <w:t xml:space="preserve"> for those in need</w:t>
      </w:r>
      <w:r w:rsidRPr="004839B8">
        <w:t xml:space="preserve">. As Wolff (2009, 114) points out: ‘anti-discrimination policy needs to identify a group to be protected.’ In other words, it is impossible to fight the oppression of a group of people that does not exist. Recognition of impairment is also crucial regarding legislation and policy that aim to protect disabled people against discrimination. The point of anti-discrimination legislation is to protect people from discrimination </w:t>
      </w:r>
      <w:proofErr w:type="gramStart"/>
      <w:r w:rsidRPr="004839B8">
        <w:t>on the basis of</w:t>
      </w:r>
      <w:proofErr w:type="gramEnd"/>
      <w:r w:rsidRPr="004839B8">
        <w:t xml:space="preserve"> their physical and mental properties, not on their opportunity to achieve equal participation and respect. Thus, ‘the parallel to race and gender is not disability but impairment’ (Wolff 2009, 135).</w:t>
      </w:r>
    </w:p>
    <w:p w14:paraId="4A8FFFC6" w14:textId="77777777" w:rsidR="00E8268B" w:rsidRPr="0006541D" w:rsidRDefault="00E8268B" w:rsidP="00E8268B">
      <w:pPr>
        <w:rPr>
          <w:rFonts w:asciiTheme="minorHAnsi" w:hAnsiTheme="minorHAnsi" w:cstheme="minorHAnsi"/>
          <w:sz w:val="16"/>
        </w:rPr>
      </w:pPr>
    </w:p>
    <w:p w14:paraId="11542DB8" w14:textId="77777777" w:rsidR="00E8268B" w:rsidRPr="00872DDE" w:rsidRDefault="00E8268B" w:rsidP="00E8268B"/>
    <w:p w14:paraId="4C8804CC" w14:textId="77777777" w:rsidR="00E8268B" w:rsidRPr="00363593" w:rsidRDefault="00E8268B" w:rsidP="00E8268B"/>
    <w:p w14:paraId="3BA5F8C7" w14:textId="77777777" w:rsidR="00E8268B" w:rsidRPr="00E8268B" w:rsidRDefault="00E8268B" w:rsidP="00E8268B"/>
    <w:sectPr w:rsidR="00E8268B" w:rsidRPr="00E826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640C" w14:textId="77777777" w:rsidR="00FB0C7B" w:rsidRDefault="00FB0C7B" w:rsidP="00066D2C">
      <w:r>
        <w:separator/>
      </w:r>
    </w:p>
  </w:endnote>
  <w:endnote w:type="continuationSeparator" w:id="0">
    <w:p w14:paraId="2C0AA685" w14:textId="77777777" w:rsidR="00FB0C7B" w:rsidRDefault="00FB0C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auto"/>
    <w:pitch w:val="variable"/>
    <w:sig w:usb0="00000003" w:usb1="00000000" w:usb2="00000000" w:usb3="00000000" w:csb0="00000001" w:csb1="00000000"/>
  </w:font>
  <w:font w:name="Sabon LT Std">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967F" w14:textId="77777777" w:rsidR="00FB0C7B" w:rsidRDefault="00FB0C7B" w:rsidP="00066D2C">
      <w:r>
        <w:separator/>
      </w:r>
    </w:p>
  </w:footnote>
  <w:footnote w:type="continuationSeparator" w:id="0">
    <w:p w14:paraId="1D1A1964" w14:textId="77777777" w:rsidR="00FB0C7B" w:rsidRDefault="00FB0C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garwal, Arnav  '25">
    <w15:presenceInfo w15:providerId="AD" w15:userId="S::Arnav.Aggarwal25@bcp.org::a6a05b4c-ed65-4e6c-bb1e-955b7822a626"/>
  </w15:person>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F73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934"/>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523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16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5D"/>
    <w:rsid w:val="003C4D42"/>
    <w:rsid w:val="003C6CA9"/>
    <w:rsid w:val="003D3B44"/>
    <w:rsid w:val="003D4150"/>
    <w:rsid w:val="003D5367"/>
    <w:rsid w:val="003F3920"/>
    <w:rsid w:val="003F4D5F"/>
    <w:rsid w:val="003F7968"/>
    <w:rsid w:val="00405AD7"/>
    <w:rsid w:val="004127EF"/>
    <w:rsid w:val="00414EB4"/>
    <w:rsid w:val="004161A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0CF7"/>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500"/>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269"/>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6E8"/>
    <w:rsid w:val="00906F79"/>
    <w:rsid w:val="00907369"/>
    <w:rsid w:val="00910B12"/>
    <w:rsid w:val="00912404"/>
    <w:rsid w:val="00920B9A"/>
    <w:rsid w:val="009249C5"/>
    <w:rsid w:val="00925558"/>
    <w:rsid w:val="00925B25"/>
    <w:rsid w:val="009263C9"/>
    <w:rsid w:val="00930B2A"/>
    <w:rsid w:val="00934C4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BB0"/>
    <w:rsid w:val="00B53DB3"/>
    <w:rsid w:val="00B66AF2"/>
    <w:rsid w:val="00B66FF7"/>
    <w:rsid w:val="00B72848"/>
    <w:rsid w:val="00B74544"/>
    <w:rsid w:val="00B77754"/>
    <w:rsid w:val="00B80A0D"/>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39D0"/>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68B"/>
    <w:rsid w:val="00E85DE5"/>
    <w:rsid w:val="00E90EC0"/>
    <w:rsid w:val="00E944C1"/>
    <w:rsid w:val="00E97D8B"/>
    <w:rsid w:val="00EA5878"/>
    <w:rsid w:val="00EA7F55"/>
    <w:rsid w:val="00EB1CE6"/>
    <w:rsid w:val="00EB1F19"/>
    <w:rsid w:val="00EB7375"/>
    <w:rsid w:val="00EC06EA"/>
    <w:rsid w:val="00EC2660"/>
    <w:rsid w:val="00EC2953"/>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70EC"/>
    <w:rsid w:val="00FB0C7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8268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826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E826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826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E8268B"/>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E826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E826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268B"/>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E8268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8268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826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E826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E826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E8268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8268B"/>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E8268B"/>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E8268B"/>
    <w:rPr>
      <w:b/>
      <w:bCs/>
    </w:rPr>
  </w:style>
  <w:style w:type="character" w:styleId="BookTitle">
    <w:name w:val="Book Title"/>
    <w:basedOn w:val="DefaultParagraphFont"/>
    <w:uiPriority w:val="33"/>
    <w:qFormat/>
    <w:rsid w:val="00E8268B"/>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E8268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8268B"/>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E8268B"/>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E8268B"/>
    <w:rPr>
      <w:rFonts w:ascii="Calibri" w:hAnsi="Calibri" w:cs="Calibri"/>
    </w:rPr>
  </w:style>
  <w:style w:type="paragraph" w:styleId="Footer">
    <w:name w:val="footer"/>
    <w:basedOn w:val="Normal"/>
    <w:link w:val="FooterChar"/>
    <w:uiPriority w:val="99"/>
    <w:rsid w:val="00E8268B"/>
    <w:pPr>
      <w:tabs>
        <w:tab w:val="center" w:pos="4680"/>
        <w:tab w:val="right" w:pos="9360"/>
      </w:tabs>
    </w:pPr>
  </w:style>
  <w:style w:type="character" w:customStyle="1" w:styleId="FooterChar">
    <w:name w:val="Footer Char"/>
    <w:basedOn w:val="DefaultParagraphFont"/>
    <w:link w:val="Footer"/>
    <w:uiPriority w:val="99"/>
    <w:rsid w:val="00E8268B"/>
    <w:rPr>
      <w:rFonts w:ascii="Calibri" w:hAnsi="Calibri" w:cs="Calibri"/>
    </w:rPr>
  </w:style>
  <w:style w:type="paragraph" w:styleId="BodyText">
    <w:name w:val="Body Text"/>
    <w:aliases w:val="BT"/>
    <w:basedOn w:val="Normal"/>
    <w:link w:val="BodyTextChar"/>
    <w:uiPriority w:val="99"/>
    <w:unhideWhenUsed/>
    <w:rsid w:val="00E8268B"/>
    <w:pPr>
      <w:spacing w:after="120"/>
    </w:pPr>
  </w:style>
  <w:style w:type="character" w:customStyle="1" w:styleId="BodyTextChar">
    <w:name w:val="Body Text Char"/>
    <w:aliases w:val="BT Char"/>
    <w:basedOn w:val="DefaultParagraphFont"/>
    <w:link w:val="BodyText"/>
    <w:uiPriority w:val="99"/>
    <w:rsid w:val="00E8268B"/>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E8268B"/>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E8268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E8268B"/>
    <w:rPr>
      <w:color w:val="0563C1" w:themeColor="hyperlink"/>
      <w:u w:val="single"/>
    </w:rPr>
  </w:style>
  <w:style w:type="character" w:styleId="UnresolvedMention">
    <w:name w:val="Unresolved Mention"/>
    <w:basedOn w:val="DefaultParagraphFont"/>
    <w:uiPriority w:val="99"/>
    <w:unhideWhenUsed/>
    <w:rsid w:val="00E8268B"/>
    <w:rPr>
      <w:color w:val="605E5C"/>
      <w:shd w:val="clear" w:color="auto" w:fill="E1DFDD"/>
    </w:rPr>
  </w:style>
  <w:style w:type="paragraph" w:customStyle="1" w:styleId="Undertag">
    <w:name w:val="Undertag"/>
    <w:link w:val="UndertagChar"/>
    <w:autoRedefine/>
    <w:uiPriority w:val="5"/>
    <w:qFormat/>
    <w:rsid w:val="00E826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26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268B"/>
    <w:rPr>
      <w:color w:val="1F3864" w:themeColor="accent1" w:themeShade="80"/>
    </w:rPr>
  </w:style>
  <w:style w:type="character" w:customStyle="1" w:styleId="AnalyticChar">
    <w:name w:val="Analytic Char"/>
    <w:basedOn w:val="DefaultParagraphFont"/>
    <w:link w:val="Analytic"/>
    <w:uiPriority w:val="5"/>
    <w:rsid w:val="00E8268B"/>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06/21/upshot/gop-health-plan-is-really-a-rollback-of-medicaid.html" TargetMode="External"/><Relationship Id="rId13" Type="http://schemas.openxmlformats.org/officeDocument/2006/relationships/hyperlink" Target="https://www.gao.gov/products/GAO-1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28758773"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abs/10.1080/15298868.2012.6811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ournals.sagepub.com/doi/abs/10.1177/2167696815579830" TargetMode="External"/><Relationship Id="rId4" Type="http://schemas.openxmlformats.org/officeDocument/2006/relationships/settings" Target="settings.xml"/><Relationship Id="rId9" Type="http://schemas.openxmlformats.org/officeDocument/2006/relationships/hyperlink" Target="https://rewire.news/article/2018/01/12/despite-republican-claims-medicaid-work-requirements-hurt-people-disabilities/" TargetMode="External"/><Relationship Id="rId14" Type="http://schemas.openxmlformats.org/officeDocument/2006/relationships/hyperlink" Target="http://www.pewresearch.org/fact-tank/2016/09/22/a-political-profile-of-disabled-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61322</Words>
  <Characters>349537</Characters>
  <Application>Microsoft Office Word</Application>
  <DocSecurity>0</DocSecurity>
  <Lines>2912</Lines>
  <Paragraphs>820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Susan Hu</cp:lastModifiedBy>
  <cp:revision>2</cp:revision>
  <dcterms:created xsi:type="dcterms:W3CDTF">2025-09-06T18:23:00Z</dcterms:created>
  <dcterms:modified xsi:type="dcterms:W3CDTF">2025-09-06T18:23:00Z</dcterms:modified>
</cp:coreProperties>
</file>